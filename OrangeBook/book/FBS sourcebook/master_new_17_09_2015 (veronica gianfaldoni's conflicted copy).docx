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0B0455AA"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4E639B71"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18313C06"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1562E7" w14:paraId="4C1697D0" wp14:textId="77777777">
      <w:pPr>
        <w:pStyle w:val="TOC1"/>
        <w:tabs>
          <w:tab w:val="right" w:leader="dot" w:pos="9016"/>
        </w:tabs>
        <w:spacing w:before="0" w:after="0" w:line="276" w:lineRule="auto"/>
        <w:rPr>
          <w:rFonts w:cs="Times New Roman" w:eastAsiaTheme="minorEastAsia"/>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657C93" w14:paraId="6FAA84E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4</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203287C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6</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6C08E08D"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8</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4B646A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657C93" w14:paraId="46CDFD4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11</w:t>
        </w:r>
        <w:r w:rsidRPr="00F857C8" w:rsidR="001562E7">
          <w:rPr>
            <w:rFonts w:cs="Times New Roman"/>
            <w:noProof/>
            <w:webHidden/>
            <w:szCs w:val="22"/>
          </w:rPr>
          <w:fldChar w:fldCharType="end"/>
        </w:r>
      </w:hyperlink>
    </w:p>
    <w:p xmlns:wp14="http://schemas.microsoft.com/office/word/2010/wordml" w:rsidRPr="00F857C8" w:rsidR="00F857C8" w:rsidP="00F857C8" w:rsidRDefault="009D4D5F" w14:paraId="5845859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"_Toc428436467" </w:instrText>
      </w:r>
      <w:r>
        <w:fldChar w:fldCharType="separate"/>
      </w:r>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
        <w:r w:rsidR="000B360D">
          <w:rPr>
            <w:rFonts w:ascii="Times New Roman" w:hAnsi="Times New Roman" w:cs="Times New Roman"/>
            <w:noProof/>
            <w:webHidden/>
          </w:rPr>
          <w:t>12</w:t>
        </w:r>
      </w:ins>
      <w:del w:author="Onno Hoffmeister (ESS)" w:date="2015-09-08T14:05:00Z" w:id="7">
        <w:r w:rsidDel="000B360D" w:rsidR="00FD5239">
          <w:rPr>
            <w:rFonts w:ascii="Times New Roman" w:hAnsi="Times New Roman" w:cs="Times New Roman"/>
            <w:noProof/>
            <w:webHidden/>
          </w:rPr>
          <w:delText>11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4FC6660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75A758B7"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"_Toc428436469" </w:instrText>
      </w:r>
      <w:r>
        <w:fldChar w:fldCharType="separate"/>
      </w:r>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
        <w:r w:rsidR="000B360D">
          <w:rPr>
            <w:rFonts w:ascii="Times New Roman" w:hAnsi="Times New Roman" w:cs="Times New Roman"/>
            <w:noProof/>
            <w:webHidden/>
          </w:rPr>
          <w:t>15</w:t>
        </w:r>
      </w:ins>
      <w:del w:author="Onno Hoffmeister (ESS)" w:date="2015-09-08T14:05:00Z" w:id="9">
        <w:r w:rsidDel="000B360D" w:rsidR="00FD5239">
          <w:rPr>
            <w:rFonts w:ascii="Times New Roman" w:hAnsi="Times New Roman" w:cs="Times New Roman"/>
            <w:noProof/>
            <w:webHidden/>
          </w:rPr>
          <w:delText>14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673AA3EE"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17</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1FDD1E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0546509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"_Toc428436472" </w:instrText>
      </w:r>
      <w:r>
        <w:fldChar w:fldCharType="separate"/>
      </w:r>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
        <w:r w:rsidR="000B360D">
          <w:rPr>
            <w:rFonts w:ascii="Times New Roman" w:hAnsi="Times New Roman" w:cs="Times New Roman"/>
            <w:noProof/>
            <w:webHidden/>
          </w:rPr>
          <w:t>23</w:t>
        </w:r>
      </w:ins>
      <w:del w:author="Onno Hoffmeister (ESS)" w:date="2015-09-08T14:05:00Z" w:id="11">
        <w:r w:rsidDel="000B360D" w:rsidR="00FD5239">
          <w:rPr>
            <w:rFonts w:ascii="Times New Roman" w:hAnsi="Times New Roman" w:cs="Times New Roman"/>
            <w:noProof/>
            <w:webHidden/>
          </w:rPr>
          <w:delText>21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E2040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"_Toc428436473" </w:instrText>
      </w:r>
      <w:r>
        <w:fldChar w:fldCharType="separate"/>
      </w:r>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2">
        <w:r w:rsidR="000B360D">
          <w:rPr>
            <w:rFonts w:ascii="Times New Roman" w:hAnsi="Times New Roman" w:cs="Times New Roman"/>
            <w:noProof/>
            <w:webHidden/>
          </w:rPr>
          <w:t>24</w:t>
        </w:r>
      </w:ins>
      <w:del w:author="Onno Hoffmeister (ESS)" w:date="2015-09-08T14:05:00Z" w:id="13">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1178B6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"_Toc428436474" </w:instrText>
      </w:r>
      <w:r>
        <w:fldChar w:fldCharType="separate"/>
      </w:r>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4">
        <w:r w:rsidR="000B360D">
          <w:rPr>
            <w:rFonts w:ascii="Times New Roman" w:hAnsi="Times New Roman" w:cs="Times New Roman"/>
            <w:noProof/>
            <w:webHidden/>
          </w:rPr>
          <w:t>25</w:t>
        </w:r>
      </w:ins>
      <w:del w:author="Onno Hoffmeister (ESS)" w:date="2015-09-08T14:05:00Z" w:id="15">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54AF0E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"_Toc428436475" </w:instrText>
      </w:r>
      <w:r>
        <w:fldChar w:fldCharType="separate"/>
      </w:r>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6">
        <w:r w:rsidR="000B360D">
          <w:rPr>
            <w:rFonts w:ascii="Times New Roman" w:hAnsi="Times New Roman" w:cs="Times New Roman"/>
            <w:noProof/>
            <w:webHidden/>
          </w:rPr>
          <w:t>36</w:t>
        </w:r>
      </w:ins>
      <w:del w:author="Onno Hoffmeister (ESS)" w:date="2015-09-08T14:05:00Z" w:id="17">
        <w:r w:rsidDel="000B360D" w:rsidR="00FD5239">
          <w:rPr>
            <w:rFonts w:ascii="Times New Roman" w:hAnsi="Times New Roman" w:cs="Times New Roman"/>
            <w:noProof/>
            <w:webHidden/>
          </w:rPr>
          <w:delText>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9F3770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"_Toc428436476" </w:instrText>
      </w:r>
      <w:r>
        <w:fldChar w:fldCharType="separate"/>
      </w:r>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18">
        <w:r w:rsidR="000B360D">
          <w:rPr>
            <w:rFonts w:cs="Times New Roman"/>
            <w:noProof/>
            <w:webHidden/>
            <w:szCs w:val="22"/>
          </w:rPr>
          <w:t>39</w:t>
        </w:r>
      </w:ins>
      <w:del w:author="Onno Hoffmeister (ESS)" w:date="2015-09-08T14:05:00Z" w:id="19">
        <w:r w:rsidDel="000B360D" w:rsidR="00FD5239">
          <w:rPr>
            <w:rFonts w:cs="Times New Roman"/>
            <w:noProof/>
            <w:webHidden/>
            <w:szCs w:val="22"/>
          </w:rPr>
          <w:delText>36</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55B6B0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"_Toc428436477" </w:instrText>
      </w:r>
      <w:r>
        <w:fldChar w:fldCharType="separate"/>
      </w:r>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0">
        <w:r w:rsidR="000B360D">
          <w:rPr>
            <w:rFonts w:ascii="Times New Roman" w:hAnsi="Times New Roman" w:cs="Times New Roman"/>
            <w:noProof/>
            <w:webHidden/>
          </w:rPr>
          <w:t>39</w:t>
        </w:r>
      </w:ins>
      <w:del w:author="Onno Hoffmeister (ESS)" w:date="2015-09-08T14:05:00Z" w:id="21">
        <w:r w:rsidDel="000B360D" w:rsidR="00FD5239">
          <w:rPr>
            <w:rFonts w:ascii="Times New Roman" w:hAnsi="Times New Roman" w:cs="Times New Roman"/>
            <w:noProof/>
            <w:webHidden/>
          </w:rPr>
          <w:delText>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F283E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"_Toc428436478" </w:instrText>
      </w:r>
      <w:r>
        <w:fldChar w:fldCharType="separate"/>
      </w:r>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2">
        <w:r w:rsidR="000B360D">
          <w:rPr>
            <w:rFonts w:ascii="Times New Roman" w:hAnsi="Times New Roman" w:cs="Times New Roman"/>
            <w:noProof/>
            <w:webHidden/>
          </w:rPr>
          <w:t>47</w:t>
        </w:r>
      </w:ins>
      <w:del w:author="Onno Hoffmeister (ESS)" w:date="2015-09-08T14:05:00Z" w:id="23">
        <w:r w:rsidDel="000B360D" w:rsidR="00FD5239">
          <w:rPr>
            <w:rFonts w:ascii="Times New Roman" w:hAnsi="Times New Roman" w:cs="Times New Roman"/>
            <w:noProof/>
            <w:webHidden/>
          </w:rPr>
          <w:delText>43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4B556F1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"_Toc428436479" </w:instrText>
      </w:r>
      <w:r>
        <w:fldChar w:fldCharType="separate"/>
      </w:r>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4">
        <w:r w:rsidR="000B360D">
          <w:rPr>
            <w:rFonts w:ascii="Times New Roman" w:hAnsi="Times New Roman" w:cs="Times New Roman"/>
            <w:noProof/>
            <w:webHidden/>
          </w:rPr>
          <w:t>49</w:t>
        </w:r>
      </w:ins>
      <w:del w:author="Onno Hoffmeister (ESS)" w:date="2015-09-08T14:05:00Z" w:id="25">
        <w:r w:rsidDel="000B360D" w:rsidR="00FD5239">
          <w:rPr>
            <w:rFonts w:ascii="Times New Roman" w:hAnsi="Times New Roman" w:cs="Times New Roman"/>
            <w:noProof/>
            <w:webHidden/>
          </w:rPr>
          <w:delText>44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C2165D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"_Toc428436480" </w:instrText>
      </w:r>
      <w:r>
        <w:fldChar w:fldCharType="separate"/>
      </w:r>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6">
        <w:r w:rsidR="000B360D">
          <w:rPr>
            <w:rFonts w:ascii="Times New Roman" w:hAnsi="Times New Roman" w:cs="Times New Roman"/>
            <w:noProof/>
            <w:webHidden/>
          </w:rPr>
          <w:t>49</w:t>
        </w:r>
      </w:ins>
      <w:del w:author="Onno Hoffmeister (ESS)" w:date="2015-09-08T14:05:00Z" w:id="27">
        <w:r w:rsidDel="000B360D" w:rsidR="00FD5239">
          <w:rPr>
            <w:rFonts w:ascii="Times New Roman" w:hAnsi="Times New Roman" w:cs="Times New Roman"/>
            <w:noProof/>
            <w:webHidden/>
          </w:rPr>
          <w:delText>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7D189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"_Toc428436481" </w:instrText>
      </w:r>
      <w:r>
        <w:fldChar w:fldCharType="separate"/>
      </w:r>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8">
        <w:r w:rsidR="000B360D">
          <w:rPr>
            <w:rFonts w:ascii="Times New Roman" w:hAnsi="Times New Roman" w:cs="Times New Roman"/>
            <w:noProof/>
            <w:webHidden/>
          </w:rPr>
          <w:t>53</w:t>
        </w:r>
      </w:ins>
      <w:del w:author="Onno Hoffmeister (ESS)" w:date="2015-09-08T14:05:00Z" w:id="29">
        <w:r w:rsidDel="000B360D" w:rsidR="00FD5239">
          <w:rPr>
            <w:rFonts w:ascii="Times New Roman" w:hAnsi="Times New Roman" w:cs="Times New Roman"/>
            <w:noProof/>
            <w:webHidden/>
          </w:rPr>
          <w:delText>47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E01465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"_Toc428436482" </w:instrText>
      </w:r>
      <w:r>
        <w:fldChar w:fldCharType="separate"/>
      </w:r>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30">
        <w:r w:rsidR="000B360D">
          <w:rPr>
            <w:rFonts w:cs="Times New Roman"/>
            <w:noProof/>
            <w:webHidden/>
            <w:szCs w:val="22"/>
          </w:rPr>
          <w:t>55</w:t>
        </w:r>
      </w:ins>
      <w:del w:author="Onno Hoffmeister (ESS)" w:date="2015-09-08T14:05:00Z" w:id="31">
        <w:r w:rsidDel="000B360D" w:rsidR="00FD5239">
          <w:rPr>
            <w:rFonts w:cs="Times New Roman"/>
            <w:noProof/>
            <w:webHidden/>
            <w:szCs w:val="22"/>
          </w:rPr>
          <w:delText>49</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7B48538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"_Toc428436483" </w:instrText>
      </w:r>
      <w:r>
        <w:fldChar w:fldCharType="separate"/>
      </w:r>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2">
        <w:r w:rsidR="000B360D">
          <w:rPr>
            <w:rFonts w:ascii="Times New Roman" w:hAnsi="Times New Roman" w:cs="Times New Roman"/>
            <w:noProof/>
            <w:webHidden/>
          </w:rPr>
          <w:t>55</w:t>
        </w:r>
      </w:ins>
      <w:del w:author="Onno Hoffmeister (ESS)" w:date="2015-09-08T14:05:00Z" w:id="33">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9589E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"_Toc428436484" </w:instrText>
      </w:r>
      <w:r>
        <w:fldChar w:fldCharType="separate"/>
      </w:r>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4">
        <w:r w:rsidR="000B360D">
          <w:rPr>
            <w:rFonts w:ascii="Times New Roman" w:hAnsi="Times New Roman" w:cs="Times New Roman"/>
            <w:noProof/>
            <w:webHidden/>
          </w:rPr>
          <w:t>55</w:t>
        </w:r>
      </w:ins>
      <w:del w:author="Onno Hoffmeister (ESS)" w:date="2015-09-08T14:05:00Z" w:id="35">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7965C4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"_Toc428436485" </w:instrText>
      </w:r>
      <w:r>
        <w:fldChar w:fldCharType="separate"/>
      </w:r>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6">
        <w:r w:rsidR="000B360D">
          <w:rPr>
            <w:rFonts w:ascii="Times New Roman" w:hAnsi="Times New Roman" w:cs="Times New Roman"/>
            <w:noProof/>
            <w:webHidden/>
          </w:rPr>
          <w:t>59</w:t>
        </w:r>
      </w:ins>
      <w:del w:author="Onno Hoffmeister (ESS)" w:date="2015-09-08T14:05:00Z" w:id="37">
        <w:r w:rsidDel="000B360D" w:rsidR="00FD5239">
          <w:rPr>
            <w:rFonts w:ascii="Times New Roman" w:hAnsi="Times New Roman" w:cs="Times New Roman"/>
            <w:noProof/>
            <w:webHidden/>
          </w:rPr>
          <w:delText>53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CC35EA6"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"_Toc428436486" </w:instrText>
      </w:r>
      <w:r>
        <w:fldChar w:fldCharType="separate"/>
      </w:r>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8">
        <w:r w:rsidR="000B360D">
          <w:rPr>
            <w:rFonts w:ascii="Times New Roman" w:hAnsi="Times New Roman" w:cs="Times New Roman"/>
            <w:noProof/>
            <w:webHidden/>
          </w:rPr>
          <w:t>68</w:t>
        </w:r>
      </w:ins>
      <w:del w:author="Onno Hoffmeister (ESS)" w:date="2015-09-08T14:05:00Z" w:id="39">
        <w:r w:rsidDel="000B360D" w:rsidR="00FD5239">
          <w:rPr>
            <w:rFonts w:ascii="Times New Roman" w:hAnsi="Times New Roman" w:cs="Times New Roman"/>
            <w:noProof/>
            <w:webHidden/>
          </w:rPr>
          <w:delText>60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DF7DB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"_Toc428436487" </w:instrText>
      </w:r>
      <w:r>
        <w:fldChar w:fldCharType="separate"/>
      </w:r>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0">
        <w:r w:rsidR="000B360D">
          <w:rPr>
            <w:rFonts w:ascii="Times New Roman" w:hAnsi="Times New Roman" w:cs="Times New Roman"/>
            <w:noProof/>
            <w:webHidden/>
          </w:rPr>
          <w:t>77</w:t>
        </w:r>
      </w:ins>
      <w:del w:author="Onno Hoffmeister (ESS)" w:date="2015-09-08T14:05:00Z" w:id="41">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80D637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"_Toc428436488" </w:instrText>
      </w:r>
      <w:r>
        <w:fldChar w:fldCharType="separate"/>
      </w:r>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2">
        <w:r w:rsidR="000B360D">
          <w:rPr>
            <w:rFonts w:ascii="Times New Roman" w:hAnsi="Times New Roman" w:cs="Times New Roman"/>
            <w:noProof/>
            <w:webHidden/>
          </w:rPr>
          <w:t>77</w:t>
        </w:r>
      </w:ins>
      <w:del w:author="Onno Hoffmeister (ESS)" w:date="2015-09-08T14:05:00Z" w:id="43">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A53E1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"_Toc428436489" </w:instrText>
      </w:r>
      <w:r>
        <w:fldChar w:fldCharType="separate"/>
      </w:r>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4">
        <w:r w:rsidR="000B360D">
          <w:rPr>
            <w:rFonts w:ascii="Times New Roman" w:hAnsi="Times New Roman" w:cs="Times New Roman"/>
            <w:noProof/>
            <w:webHidden/>
          </w:rPr>
          <w:t>91</w:t>
        </w:r>
      </w:ins>
      <w:del w:author="Onno Hoffmeister (ESS)" w:date="2015-09-08T14:05:00Z" w:id="45">
        <w:r w:rsidDel="000B360D" w:rsidR="00FD5239">
          <w:rPr>
            <w:rFonts w:ascii="Times New Roman" w:hAnsi="Times New Roman" w:cs="Times New Roman"/>
            <w:noProof/>
            <w:webHidden/>
          </w:rPr>
          <w:delText>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D28E78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"_Toc428436490" </w:instrText>
      </w:r>
      <w:r>
        <w:fldChar w:fldCharType="separate"/>
      </w:r>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6">
        <w:r w:rsidR="000B360D">
          <w:rPr>
            <w:rFonts w:ascii="Times New Roman" w:hAnsi="Times New Roman" w:cs="Times New Roman"/>
            <w:noProof/>
            <w:webHidden/>
          </w:rPr>
          <w:t>95</w:t>
        </w:r>
      </w:ins>
      <w:del w:author="Onno Hoffmeister (ESS)" w:date="2015-09-08T14:05:00Z" w:id="47">
        <w:r w:rsidDel="000B360D" w:rsidR="00FD5239">
          <w:rPr>
            <w:rFonts w:ascii="Times New Roman" w:hAnsi="Times New Roman" w:cs="Times New Roman"/>
            <w:noProof/>
            <w:webHidden/>
          </w:rPr>
          <w:delText>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6D8B44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"_Toc428436491" </w:instrText>
      </w:r>
      <w:r>
        <w:fldChar w:fldCharType="separate"/>
      </w:r>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8">
        <w:r w:rsidR="000B360D">
          <w:rPr>
            <w:rFonts w:ascii="Times New Roman" w:hAnsi="Times New Roman" w:cs="Times New Roman"/>
            <w:noProof/>
            <w:webHidden/>
          </w:rPr>
          <w:t>97</w:t>
        </w:r>
      </w:ins>
      <w:del w:author="Onno Hoffmeister (ESS)" w:date="2015-09-08T14:05:00Z" w:id="49">
        <w:r w:rsidDel="000B360D" w:rsidR="00FD5239">
          <w:rPr>
            <w:rFonts w:ascii="Times New Roman" w:hAnsi="Times New Roman" w:cs="Times New Roman"/>
            <w:noProof/>
            <w:webHidden/>
          </w:rPr>
          <w:delText>81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916DE7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"_Toc428436492" </w:instrText>
      </w:r>
      <w:r>
        <w:fldChar w:fldCharType="separate"/>
      </w:r>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0">
        <w:r w:rsidR="000B360D">
          <w:rPr>
            <w:rFonts w:ascii="Times New Roman" w:hAnsi="Times New Roman" w:cs="Times New Roman"/>
            <w:noProof/>
            <w:webHidden/>
          </w:rPr>
          <w:t>101</w:t>
        </w:r>
      </w:ins>
      <w:del w:author="Onno Hoffmeister (ESS)" w:date="2015-09-08T14:05:00Z" w:id="51">
        <w:r w:rsidDel="000B360D" w:rsidR="00FD5239">
          <w:rPr>
            <w:rFonts w:ascii="Times New Roman" w:hAnsi="Times New Roman" w:cs="Times New Roman"/>
            <w:noProof/>
            <w:webHidden/>
          </w:rPr>
          <w:delText>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77769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"_Toc428436493" </w:instrText>
      </w:r>
      <w:r>
        <w:fldChar w:fldCharType="separate"/>
      </w:r>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2">
        <w:r w:rsidR="000B360D">
          <w:rPr>
            <w:rFonts w:ascii="Times New Roman" w:hAnsi="Times New Roman" w:cs="Times New Roman"/>
            <w:noProof/>
            <w:webHidden/>
          </w:rPr>
          <w:t>106</w:t>
        </w:r>
      </w:ins>
      <w:del w:author="Onno Hoffmeister (ESS)" w:date="2015-09-08T14:05:00Z" w:id="53">
        <w:r w:rsidDel="000B360D" w:rsidR="00FD5239">
          <w:rPr>
            <w:rFonts w:ascii="Times New Roman" w:hAnsi="Times New Roman" w:cs="Times New Roman"/>
            <w:noProof/>
            <w:webHidden/>
          </w:rPr>
          <w:delText>87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A5B11F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"_Toc428436494" </w:instrText>
      </w:r>
      <w:r>
        <w:fldChar w:fldCharType="separate"/>
      </w:r>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4">
        <w:r w:rsidR="000B360D">
          <w:rPr>
            <w:rFonts w:ascii="Times New Roman" w:hAnsi="Times New Roman" w:cs="Times New Roman"/>
            <w:noProof/>
            <w:webHidden/>
          </w:rPr>
          <w:t>108</w:t>
        </w:r>
      </w:ins>
      <w:del w:author="Onno Hoffmeister (ESS)" w:date="2015-09-08T14:05:00Z" w:id="55">
        <w:r w:rsidDel="000B360D" w:rsidR="00FD5239">
          <w:rPr>
            <w:rFonts w:ascii="Times New Roman" w:hAnsi="Times New Roman" w:cs="Times New Roman"/>
            <w:noProof/>
            <w:webHidden/>
          </w:rPr>
          <w:delText>89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364A14A"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"_Toc428436495" </w:instrText>
      </w:r>
      <w:r>
        <w:fldChar w:fldCharType="separate"/>
      </w:r>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56">
        <w:r w:rsidR="000B360D">
          <w:rPr>
            <w:rFonts w:cs="Times New Roman"/>
            <w:noProof/>
            <w:webHidden/>
            <w:szCs w:val="22"/>
          </w:rPr>
          <w:t>109</w:t>
        </w:r>
      </w:ins>
      <w:del w:author="Onno Hoffmeister (ESS)" w:date="2015-09-08T14:05:00Z" w:id="57">
        <w:r w:rsidDel="000B360D" w:rsidR="00FD5239">
          <w:rPr>
            <w:rFonts w:cs="Times New Roman"/>
            <w:noProof/>
            <w:webHidden/>
            <w:szCs w:val="22"/>
          </w:rPr>
          <w:delText>90</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3344644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"_Toc428436496" </w:instrText>
      </w:r>
      <w:r>
        <w:fldChar w:fldCharType="separate"/>
      </w:r>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8">
        <w:r w:rsidR="000B360D">
          <w:rPr>
            <w:rFonts w:ascii="Times New Roman" w:hAnsi="Times New Roman" w:cs="Times New Roman"/>
            <w:noProof/>
            <w:webHidden/>
          </w:rPr>
          <w:t>109</w:t>
        </w:r>
      </w:ins>
      <w:del w:author="Onno Hoffmeister (ESS)" w:date="2015-09-08T14:05:00Z" w:id="59">
        <w:r w:rsidDel="000B360D" w:rsidR="00FD5239">
          <w:rPr>
            <w:rFonts w:ascii="Times New Roman" w:hAnsi="Times New Roman" w:cs="Times New Roman"/>
            <w:noProof/>
            <w:webHidden/>
          </w:rPr>
          <w:delText>90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FF4FA9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"_Toc428436497" </w:instrText>
      </w:r>
      <w:r>
        <w:fldChar w:fldCharType="separate"/>
      </w:r>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0">
        <w:r w:rsidR="000B360D">
          <w:rPr>
            <w:rFonts w:ascii="Times New Roman" w:hAnsi="Times New Roman" w:cs="Times New Roman"/>
            <w:noProof/>
            <w:webHidden/>
          </w:rPr>
          <w:t>123</w:t>
        </w:r>
      </w:ins>
      <w:del w:author="Onno Hoffmeister (ESS)" w:date="2015-09-08T14:05:00Z" w:id="61">
        <w:r w:rsidDel="000B360D" w:rsidR="00FD5239">
          <w:rPr>
            <w:rFonts w:ascii="Times New Roman" w:hAnsi="Times New Roman" w:cs="Times New Roman"/>
            <w:noProof/>
            <w:webHidden/>
          </w:rPr>
          <w:delText>104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2401B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"_Toc428436498" </w:instrText>
      </w:r>
      <w:r>
        <w:fldChar w:fldCharType="separate"/>
      </w:r>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2">
        <w:r w:rsidR="000B360D">
          <w:rPr>
            <w:rFonts w:ascii="Times New Roman" w:hAnsi="Times New Roman" w:cs="Times New Roman"/>
            <w:noProof/>
            <w:webHidden/>
          </w:rPr>
          <w:t>132</w:t>
        </w:r>
      </w:ins>
      <w:del w:author="Onno Hoffmeister (ESS)" w:date="2015-09-08T14:05:00Z" w:id="63">
        <w:r w:rsidDel="000B360D" w:rsidR="00FD5239">
          <w:rPr>
            <w:rFonts w:ascii="Times New Roman" w:hAnsi="Times New Roman" w:cs="Times New Roman"/>
            <w:noProof/>
            <w:webHidden/>
          </w:rPr>
          <w:delText>113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0215A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"_Toc428436499" </w:instrText>
      </w:r>
      <w:r>
        <w:fldChar w:fldCharType="separate"/>
      </w:r>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4">
        <w:r w:rsidR="000B360D">
          <w:rPr>
            <w:rFonts w:ascii="Times New Roman" w:hAnsi="Times New Roman" w:cs="Times New Roman"/>
            <w:noProof/>
            <w:webHidden/>
          </w:rPr>
          <w:t>143</w:t>
        </w:r>
      </w:ins>
      <w:del w:author="Onno Hoffmeister (ESS)" w:date="2015-09-08T14:05:00Z" w:id="65">
        <w:r w:rsidDel="000B360D" w:rsidR="00FD5239">
          <w:rPr>
            <w:rFonts w:ascii="Times New Roman" w:hAnsi="Times New Roman" w:cs="Times New Roman"/>
            <w:noProof/>
            <w:webHidden/>
          </w:rPr>
          <w:delText>124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E2AA3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"_Toc428436500" </w:instrText>
      </w:r>
      <w:r>
        <w:fldChar w:fldCharType="separate"/>
      </w:r>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6">
        <w:r w:rsidR="000B360D">
          <w:rPr>
            <w:rFonts w:ascii="Times New Roman" w:hAnsi="Times New Roman" w:cs="Times New Roman"/>
            <w:noProof/>
            <w:webHidden/>
          </w:rPr>
          <w:t>151</w:t>
        </w:r>
      </w:ins>
      <w:del w:author="Onno Hoffmeister (ESS)" w:date="2015-09-08T14:05:00Z" w:id="67">
        <w:r w:rsidDel="000B360D" w:rsidR="00FD5239">
          <w:rPr>
            <w:rFonts w:ascii="Times New Roman" w:hAnsi="Times New Roman" w:cs="Times New Roman"/>
            <w:noProof/>
            <w:webHidden/>
          </w:rPr>
          <w:delText>131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0EBA2F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"_Toc428436501" </w:instrText>
      </w:r>
      <w:r>
        <w:fldChar w:fldCharType="separate"/>
      </w:r>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68">
        <w:r w:rsidR="000B360D">
          <w:rPr>
            <w:rFonts w:cs="Times New Roman"/>
            <w:noProof/>
            <w:webHidden/>
            <w:szCs w:val="22"/>
          </w:rPr>
          <w:t>154</w:t>
        </w:r>
      </w:ins>
      <w:del w:author="Onno Hoffmeister (ESS)" w:date="2015-09-08T14:05:00Z" w:id="69">
        <w:r w:rsidDel="000B360D" w:rsidR="00FD5239">
          <w:rPr>
            <w:rFonts w:cs="Times New Roman"/>
            <w:noProof/>
            <w:webHidden/>
            <w:szCs w:val="22"/>
          </w:rPr>
          <w:delText>133</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4276630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"_Toc428436502" </w:instrText>
      </w:r>
      <w:r>
        <w:fldChar w:fldCharType="separate"/>
      </w:r>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0">
        <w:r w:rsidR="000B360D">
          <w:rPr>
            <w:rFonts w:ascii="Times New Roman" w:hAnsi="Times New Roman" w:cs="Times New Roman"/>
            <w:noProof/>
            <w:webHidden/>
          </w:rPr>
          <w:t>154</w:t>
        </w:r>
      </w:ins>
      <w:del w:author="Onno Hoffmeister (ESS)" w:date="2015-09-08T14:05:00Z" w:id="71">
        <w:r w:rsidDel="000B360D" w:rsidR="00FD5239">
          <w:rPr>
            <w:rFonts w:ascii="Times New Roman" w:hAnsi="Times New Roman" w:cs="Times New Roman"/>
            <w:noProof/>
            <w:webHidden/>
          </w:rPr>
          <w:delText>133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280349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"_Toc428436503" </w:instrText>
      </w:r>
      <w:r>
        <w:fldChar w:fldCharType="separate"/>
      </w:r>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2">
        <w:r w:rsidR="000B360D">
          <w:rPr>
            <w:rFonts w:ascii="Times New Roman" w:hAnsi="Times New Roman" w:cs="Times New Roman"/>
            <w:noProof/>
            <w:webHidden/>
          </w:rPr>
          <w:t>159</w:t>
        </w:r>
      </w:ins>
      <w:del w:author="Onno Hoffmeister (ESS)" w:date="2015-09-08T14:05:00Z" w:id="73">
        <w:r w:rsidDel="000B360D" w:rsidR="00FD5239">
          <w:rPr>
            <w:rFonts w:ascii="Times New Roman" w:hAnsi="Times New Roman" w:cs="Times New Roman"/>
            <w:noProof/>
            <w:webHidden/>
          </w:rPr>
          <w:delText>136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B03A0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"_Toc428436504" </w:instrText>
      </w:r>
      <w:r>
        <w:fldChar w:fldCharType="separate"/>
      </w:r>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4">
        <w:r w:rsidR="000B360D">
          <w:rPr>
            <w:rFonts w:ascii="Times New Roman" w:hAnsi="Times New Roman" w:cs="Times New Roman"/>
            <w:noProof/>
            <w:webHidden/>
          </w:rPr>
          <w:t>160</w:t>
        </w:r>
      </w:ins>
      <w:del w:author="Onno Hoffmeister (ESS)" w:date="2015-09-08T14:05:00Z" w:id="75">
        <w:r w:rsidDel="000B360D" w:rsidR="00FD5239">
          <w:rPr>
            <w:rFonts w:ascii="Times New Roman" w:hAnsi="Times New Roman" w:cs="Times New Roman"/>
            <w:noProof/>
            <w:webHidden/>
          </w:rPr>
          <w:delText>138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D8239C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"_Toc428436505" </w:instrText>
      </w:r>
      <w:r>
        <w:fldChar w:fldCharType="separate"/>
      </w:r>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6">
        <w:r w:rsidR="000B360D">
          <w:rPr>
            <w:rFonts w:ascii="Times New Roman" w:hAnsi="Times New Roman" w:cs="Times New Roman"/>
            <w:noProof/>
            <w:webHidden/>
          </w:rPr>
          <w:t>166</w:t>
        </w:r>
      </w:ins>
      <w:del w:author="Onno Hoffmeister (ESS)" w:date="2015-09-08T14:05:00Z" w:id="77">
        <w:r w:rsidDel="000B360D" w:rsidR="00FD5239">
          <w:rPr>
            <w:rFonts w:ascii="Times New Roman" w:hAnsi="Times New Roman" w:cs="Times New Roman"/>
            <w:noProof/>
            <w:webHidden/>
          </w:rPr>
          <w:delText>141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619E31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"_Toc428436506" </w:instrText>
      </w:r>
      <w:r>
        <w:fldChar w:fldCharType="separate"/>
      </w:r>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78">
        <w:r w:rsidR="000B360D">
          <w:rPr>
            <w:rFonts w:cs="Times New Roman"/>
            <w:noProof/>
            <w:webHidden/>
            <w:szCs w:val="22"/>
          </w:rPr>
          <w:t>170</w:t>
        </w:r>
      </w:ins>
      <w:del w:author="Onno Hoffmeister (ESS)" w:date="2015-09-08T14:05:00Z" w:id="79">
        <w:r w:rsidDel="000B360D" w:rsidR="00FD5239">
          <w:rPr>
            <w:rFonts w:cs="Times New Roman"/>
            <w:noProof/>
            <w:webHidden/>
            <w:szCs w:val="22"/>
          </w:rPr>
          <w:delText>145</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0322D8C7" wp14:textId="77777777">
      <w:pPr>
        <w:pStyle w:val="TOC2"/>
        <w:tabs>
          <w:tab w:val="right" w:leader="dot" w:pos="9016"/>
        </w:tabs>
        <w:spacing w:after="0"/>
        <w:rPr>
          <w:rFonts w:ascii="Times New Roman" w:hAnsi="Times New Roman" w:cs="Times New Roman" w:eastAsiaTheme="minorEastAsia"/>
          <w:noProof/>
          <w:lang w:eastAsia="en-US"/>
        </w:rPr>
      </w:pPr>
      <w:r>
        <w:lastRenderedPageBreak/>
        <w:fldChar w:fldCharType="begin"/>
      </w:r>
      <w:r>
        <w:instrText xml:space="preserve"> HYPERLINK \l "_Toc428436507" </w:instrText>
      </w:r>
      <w:r>
        <w:fldChar w:fldCharType="separate"/>
      </w:r>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0">
        <w:r w:rsidR="000B360D">
          <w:rPr>
            <w:rFonts w:ascii="Times New Roman" w:hAnsi="Times New Roman" w:cs="Times New Roman"/>
            <w:noProof/>
            <w:webHidden/>
          </w:rPr>
          <w:t>170</w:t>
        </w:r>
      </w:ins>
      <w:del w:author="Onno Hoffmeister (ESS)" w:date="2015-09-08T14:05:00Z" w:id="81">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5754D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"_Toc428436508" </w:instrText>
      </w:r>
      <w:r>
        <w:fldChar w:fldCharType="separate"/>
      </w:r>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2">
        <w:r w:rsidR="000B360D">
          <w:rPr>
            <w:rFonts w:ascii="Times New Roman" w:hAnsi="Times New Roman" w:cs="Times New Roman"/>
            <w:noProof/>
            <w:webHidden/>
          </w:rPr>
          <w:t>170</w:t>
        </w:r>
      </w:ins>
      <w:del w:author="Onno Hoffmeister (ESS)" w:date="2015-09-08T14:05:00Z" w:id="83">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C2110F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"_Toc428436509" </w:instrText>
      </w:r>
      <w:r>
        <w:fldChar w:fldCharType="separate"/>
      </w:r>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4">
        <w:r w:rsidR="000B360D">
          <w:rPr>
            <w:rFonts w:ascii="Times New Roman" w:hAnsi="Times New Roman" w:cs="Times New Roman"/>
            <w:noProof/>
            <w:webHidden/>
          </w:rPr>
          <w:t>174</w:t>
        </w:r>
      </w:ins>
      <w:del w:author="Onno Hoffmeister (ESS)" w:date="2015-09-08T14:05:00Z" w:id="85">
        <w:r w:rsidDel="000B360D" w:rsidR="00FD5239">
          <w:rPr>
            <w:rFonts w:ascii="Times New Roman" w:hAnsi="Times New Roman" w:cs="Times New Roman"/>
            <w:noProof/>
            <w:webHidden/>
          </w:rPr>
          <w:delText>148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18FA5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"_Toc428436510" </w:instrText>
      </w:r>
      <w:r>
        <w:fldChar w:fldCharType="separate"/>
      </w:r>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6">
        <w:r w:rsidR="000B360D">
          <w:rPr>
            <w:rFonts w:ascii="Times New Roman" w:hAnsi="Times New Roman" w:cs="Times New Roman"/>
            <w:noProof/>
            <w:webHidden/>
          </w:rPr>
          <w:t>176</w:t>
        </w:r>
      </w:ins>
      <w:del w:author="Onno Hoffmeister (ESS)" w:date="2015-09-08T14:05:00Z" w:id="87">
        <w:r w:rsidDel="000B360D" w:rsidR="00FD5239">
          <w:rPr>
            <w:rFonts w:ascii="Times New Roman" w:hAnsi="Times New Roman" w:cs="Times New Roman"/>
            <w:noProof/>
            <w:webHidden/>
          </w:rPr>
          <w:delText>151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F94797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"_Toc428436511" </w:instrText>
      </w:r>
      <w:r>
        <w:fldChar w:fldCharType="separate"/>
      </w:r>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8">
        <w:r w:rsidR="000B360D">
          <w:rPr>
            <w:rFonts w:ascii="Times New Roman" w:hAnsi="Times New Roman" w:cs="Times New Roman"/>
            <w:noProof/>
            <w:webHidden/>
          </w:rPr>
          <w:t>179</w:t>
        </w:r>
      </w:ins>
      <w:del w:author="Onno Hoffmeister (ESS)" w:date="2015-09-08T14:05:00Z" w:id="89">
        <w:r w:rsidDel="000B360D" w:rsidR="00FD5239">
          <w:rPr>
            <w:rFonts w:ascii="Times New Roman" w:hAnsi="Times New Roman" w:cs="Times New Roman"/>
            <w:noProof/>
            <w:webHidden/>
          </w:rPr>
          <w:delText>154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D1F032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"_Toc428436512" </w:instrText>
      </w:r>
      <w:r>
        <w:fldChar w:fldCharType="separate"/>
      </w:r>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0">
        <w:r w:rsidR="000B360D">
          <w:rPr>
            <w:rFonts w:ascii="Times New Roman" w:hAnsi="Times New Roman" w:cs="Times New Roman"/>
            <w:noProof/>
            <w:webHidden/>
          </w:rPr>
          <w:t>181</w:t>
        </w:r>
      </w:ins>
      <w:del w:author="Onno Hoffmeister (ESS)" w:date="2015-09-08T14:05:00Z" w:id="91">
        <w:r w:rsidDel="000B360D" w:rsidR="00FD5239">
          <w:rPr>
            <w:rFonts w:ascii="Times New Roman" w:hAnsi="Times New Roman" w:cs="Times New Roman"/>
            <w:noProof/>
            <w:webHidden/>
          </w:rPr>
          <w:delText>156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FAEE68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"_Toc428436513" </w:instrText>
      </w:r>
      <w:r>
        <w:fldChar w:fldCharType="separate"/>
      </w:r>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2">
        <w:r w:rsidR="000B360D">
          <w:rPr>
            <w:rFonts w:ascii="Times New Roman" w:hAnsi="Times New Roman" w:cs="Times New Roman"/>
            <w:noProof/>
            <w:webHidden/>
          </w:rPr>
          <w:t>183</w:t>
        </w:r>
      </w:ins>
      <w:del w:author="Onno Hoffmeister (ESS)" w:date="2015-09-08T14:05:00Z" w:id="93">
        <w:r w:rsidDel="000B360D" w:rsidR="00FD5239">
          <w:rPr>
            <w:rFonts w:ascii="Times New Roman" w:hAnsi="Times New Roman" w:cs="Times New Roman"/>
            <w:noProof/>
            <w:webHidden/>
          </w:rPr>
          <w:delText>158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2423593"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"_Toc428436514" </w:instrText>
      </w:r>
      <w:r>
        <w:fldChar w:fldCharType="separate"/>
      </w:r>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4">
        <w:r w:rsidR="000B360D">
          <w:rPr>
            <w:rFonts w:ascii="Times New Roman" w:hAnsi="Times New Roman" w:cs="Times New Roman"/>
            <w:noProof/>
            <w:webHidden/>
          </w:rPr>
          <w:t>187</w:t>
        </w:r>
      </w:ins>
      <w:del w:author="Onno Hoffmeister (ESS)" w:date="2015-09-08T14:05:00Z" w:id="95">
        <w:r w:rsidDel="000B360D" w:rsidR="00FD5239">
          <w:rPr>
            <w:rFonts w:ascii="Times New Roman" w:hAnsi="Times New Roman" w:cs="Times New Roman"/>
            <w:noProof/>
            <w:webHidden/>
          </w:rPr>
          <w:delText>162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3B423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"_Toc428436515" </w:instrText>
      </w:r>
      <w:r>
        <w:fldChar w:fldCharType="separate"/>
      </w:r>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6">
        <w:r w:rsidR="000B360D">
          <w:rPr>
            <w:rFonts w:ascii="Times New Roman" w:hAnsi="Times New Roman" w:cs="Times New Roman"/>
            <w:noProof/>
            <w:webHidden/>
          </w:rPr>
          <w:t>190</w:t>
        </w:r>
      </w:ins>
      <w:del w:author="Onno Hoffmeister (ESS)" w:date="2015-09-08T14:05:00Z" w:id="97">
        <w:r w:rsidDel="000B360D" w:rsidR="00FD5239">
          <w:rPr>
            <w:rFonts w:ascii="Times New Roman" w:hAnsi="Times New Roman" w:cs="Times New Roman"/>
            <w:noProof/>
            <w:webHidden/>
          </w:rPr>
          <w:delText>165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E1551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"_Toc428436516" </w:instrText>
      </w:r>
      <w:r>
        <w:fldChar w:fldCharType="separate"/>
      </w:r>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8">
        <w:r w:rsidR="000B360D">
          <w:rPr>
            <w:rFonts w:ascii="Times New Roman" w:hAnsi="Times New Roman" w:cs="Times New Roman"/>
            <w:noProof/>
            <w:webHidden/>
          </w:rPr>
          <w:t>193</w:t>
        </w:r>
      </w:ins>
      <w:del w:author="Onno Hoffmeister (ESS)" w:date="2015-09-08T14:05:00Z" w:id="99">
        <w:r w:rsidDel="000B360D" w:rsidR="00FD5239">
          <w:rPr>
            <w:rFonts w:ascii="Times New Roman" w:hAnsi="Times New Roman" w:cs="Times New Roman"/>
            <w:noProof/>
            <w:webHidden/>
          </w:rPr>
          <w:delText>168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46231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"_Toc428436517" </w:instrText>
      </w:r>
      <w:r>
        <w:fldChar w:fldCharType="separate"/>
      </w:r>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0">
        <w:r w:rsidR="000B360D">
          <w:rPr>
            <w:rFonts w:ascii="Times New Roman" w:hAnsi="Times New Roman" w:cs="Times New Roman"/>
            <w:noProof/>
            <w:webHidden/>
          </w:rPr>
          <w:t>197</w:t>
        </w:r>
      </w:ins>
      <w:del w:author="Onno Hoffmeister (ESS)" w:date="2015-09-08T14:05:00Z" w:id="101">
        <w:r w:rsidDel="000B360D" w:rsidR="00FD5239">
          <w:rPr>
            <w:rFonts w:ascii="Times New Roman" w:hAnsi="Times New Roman" w:cs="Times New Roman"/>
            <w:noProof/>
            <w:webHidden/>
          </w:rPr>
          <w:delText>172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59CFD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"_Toc428436518" </w:instrText>
      </w:r>
      <w:r>
        <w:fldChar w:fldCharType="separate"/>
      </w:r>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2">
        <w:r w:rsidR="000B360D">
          <w:rPr>
            <w:rFonts w:ascii="Times New Roman" w:hAnsi="Times New Roman" w:cs="Times New Roman"/>
            <w:noProof/>
            <w:webHidden/>
          </w:rPr>
          <w:t>199</w:t>
        </w:r>
      </w:ins>
      <w:del w:author="Onno Hoffmeister (ESS)" w:date="2015-09-08T14:05:00Z" w:id="103">
        <w:r w:rsidDel="000B360D" w:rsidR="00FD5239">
          <w:rPr>
            <w:rFonts w:ascii="Times New Roman" w:hAnsi="Times New Roman" w:cs="Times New Roman"/>
            <w:noProof/>
            <w:webHidden/>
          </w:rPr>
          <w:delText>174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72843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"_Toc428436519" </w:instrText>
      </w:r>
      <w:r>
        <w:fldChar w:fldCharType="separate"/>
      </w:r>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4">
        <w:r w:rsidR="000B360D">
          <w:rPr>
            <w:rFonts w:ascii="Times New Roman" w:hAnsi="Times New Roman" w:cs="Times New Roman"/>
            <w:noProof/>
            <w:webHidden/>
          </w:rPr>
          <w:t>201</w:t>
        </w:r>
      </w:ins>
      <w:del w:author="Onno Hoffmeister (ESS)" w:date="2015-09-08T14:05:00Z" w:id="105">
        <w:r w:rsidDel="000B360D" w:rsidR="00FD5239">
          <w:rPr>
            <w:rFonts w:ascii="Times New Roman" w:hAnsi="Times New Roman" w:cs="Times New Roman"/>
            <w:noProof/>
            <w:webHidden/>
          </w:rPr>
          <w:delText>176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7F2E80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"_Toc428436520" </w:instrText>
      </w:r>
      <w:r>
        <w:fldChar w:fldCharType="separate"/>
      </w:r>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6">
        <w:r w:rsidR="000B360D">
          <w:rPr>
            <w:rFonts w:ascii="Times New Roman" w:hAnsi="Times New Roman" w:cs="Times New Roman"/>
            <w:noProof/>
            <w:webHidden/>
          </w:rPr>
          <w:t>204</w:t>
        </w:r>
      </w:ins>
      <w:del w:author="Onno Hoffmeister (ESS)" w:date="2015-09-08T14:05:00Z" w:id="107">
        <w:r w:rsidDel="000B360D" w:rsidR="00FD5239">
          <w:rPr>
            <w:rFonts w:ascii="Times New Roman" w:hAnsi="Times New Roman" w:cs="Times New Roman"/>
            <w:noProof/>
            <w:webHidden/>
          </w:rPr>
          <w:delText>179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D6220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"_Toc428436521" </w:instrText>
      </w:r>
      <w:r>
        <w:fldChar w:fldCharType="separate"/>
      </w:r>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8">
        <w:r w:rsidR="000B360D">
          <w:rPr>
            <w:rFonts w:ascii="Times New Roman" w:hAnsi="Times New Roman" w:cs="Times New Roman"/>
            <w:noProof/>
            <w:webHidden/>
          </w:rPr>
          <w:t>207</w:t>
        </w:r>
      </w:ins>
      <w:del w:author="Onno Hoffmeister (ESS)" w:date="2015-09-08T14:05:00Z" w:id="109">
        <w:r w:rsidDel="000B360D" w:rsidR="00FD5239">
          <w:rPr>
            <w:rFonts w:ascii="Times New Roman" w:hAnsi="Times New Roman" w:cs="Times New Roman"/>
            <w:noProof/>
            <w:webHidden/>
          </w:rPr>
          <w:delText>182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3822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"_Toc428436522" </w:instrText>
      </w:r>
      <w:r>
        <w:fldChar w:fldCharType="separate"/>
      </w:r>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10">
        <w:r w:rsidR="000B360D">
          <w:rPr>
            <w:rFonts w:ascii="Times New Roman" w:hAnsi="Times New Roman" w:cs="Times New Roman"/>
            <w:noProof/>
            <w:webHidden/>
          </w:rPr>
          <w:t>208</w:t>
        </w:r>
      </w:ins>
      <w:del w:author="Onno Hoffmeister (ESS)" w:date="2015-09-08T14:05:00Z" w:id="111">
        <w:r w:rsidDel="000B360D" w:rsidR="00FD5239">
          <w:rPr>
            <w:rFonts w:ascii="Times New Roman" w:hAnsi="Times New Roman" w:cs="Times New Roman"/>
            <w:noProof/>
            <w:webHidden/>
          </w:rPr>
          <w:delText>183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9616CB" w:rsidR="00982B99" w:rsidP="00982B99" w:rsidRDefault="001562E7" w14:paraId="6B2127EF"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387E7135" wp14:textId="77777777">
      <w:pPr>
        <w:pStyle w:val="Title"/>
        <w:rPr>
          <w:rFonts w:ascii="Times New Roman" w:hAnsi="Times New Roman" w:cs="Times New Roman"/>
        </w:rPr>
      </w:pPr>
    </w:p>
    <w:p xmlns:wp14="http://schemas.microsoft.com/office/word/2010/wordml" w:rsidRPr="009616CB" w:rsidR="00982B99" w:rsidP="00374C82" w:rsidRDefault="00982B99" w14:paraId="0061EFA3" wp14:textId="77777777">
      <w:pPr>
        <w:pStyle w:val="Heading1"/>
        <w:rPr>
          <w:rFonts w:eastAsiaTheme="majorEastAsia"/>
          <w:lang w:eastAsia="en-US"/>
        </w:rPr>
      </w:pPr>
      <w:bookmarkStart w:name="_Toc428436035" w:id="112"/>
      <w:bookmarkStart w:name="_Toc428436336" w:id="113"/>
      <w:bookmarkStart w:name="_Toc428436462" w:id="114"/>
      <w:r w:rsidRPr="009616CB">
        <w:rPr>
          <w:rFonts w:eastAsiaTheme="majorEastAsia"/>
          <w:lang w:eastAsia="en-US"/>
        </w:rPr>
        <w:lastRenderedPageBreak/>
        <w:t>List of Tables</w:t>
      </w:r>
      <w:bookmarkEnd w:id="112"/>
      <w:bookmarkEnd w:id="113"/>
      <w:bookmarkEnd w:id="114"/>
    </w:p>
    <w:p xmlns:wp14="http://schemas.microsoft.com/office/word/2010/wordml" w:rsidRPr="009616CB" w:rsidR="00982B99" w:rsidP="00982B99" w:rsidRDefault="00982B99" w14:paraId="08E6F375" wp14:textId="77777777">
      <w:pPr>
        <w:rPr>
          <w:rFonts w:ascii="Times New Roman" w:hAnsi="Times New Roman" w:cs="Times New Roman"/>
          <w:lang w:val="en-GB" w:eastAsia="en-US"/>
        </w:rPr>
      </w:pPr>
    </w:p>
    <w:p xmlns:wp14="http://schemas.microsoft.com/office/word/2010/wordml" w:rsidRPr="009616CB" w:rsidR="00AA5F53" w:rsidRDefault="001562E7" w14:paraId="0DCEE77B" wp14:textId="77777777">
      <w:pPr>
        <w:pStyle w:val="TableofFigures"/>
        <w:tabs>
          <w:tab w:val="right" w:leader="dot" w:pos="9016"/>
        </w:tabs>
        <w:rPr>
          <w:rFonts w:cs="Times New Roman"/>
          <w:noProof/>
          <w:lang w:eastAsia="en-US"/>
        </w:rPr>
      </w:pPr>
      <w:r w:rsidRPr="009616CB">
        <w:rPr>
          <w:rFonts w:cs="Times New Roman"/>
        </w:rPr>
        <w:fldChar w:fldCharType="begin"/>
      </w:r>
      <w:r w:rsidRPr="009616CB" w:rsidR="00982B99">
        <w:rPr>
          <w:rFonts w:cs="Times New Roman"/>
        </w:rPr>
        <w:instrText xml:space="preserve"> TOC \h \z \c "Table" </w:instrText>
      </w:r>
      <w:r w:rsidRPr="009616CB">
        <w:rPr>
          <w:rFonts w:cs="Times New Roman"/>
        </w:rPr>
        <w:fldChar w:fldCharType="separate"/>
      </w:r>
      <w:r w:rsidR="009D4D5F">
        <w:fldChar w:fldCharType="begin"/>
      </w:r>
      <w:r w:rsidR="009D4D5F">
        <w:instrText xml:space="preserve"> HYPERLINK \l "_Toc428423540" </w:instrText>
      </w:r>
      <w:r w:rsidR="009D4D5F">
        <w:fldChar w:fldCharType="separate"/>
      </w:r>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author="Onno Hoffmeister (ESS)" w:date="2015-09-08T14:05:00Z" w:id="115">
        <w:r w:rsidR="000B360D">
          <w:rPr>
            <w:rFonts w:cs="Times New Roman"/>
            <w:noProof/>
            <w:webHidden/>
          </w:rPr>
          <w:t>21</w:t>
        </w:r>
      </w:ins>
      <w:del w:author="Onno Hoffmeister (ESS)" w:date="2015-09-08T14:05:00Z" w:id="116">
        <w:r w:rsidDel="000B360D" w:rsidR="00FD5239">
          <w:rPr>
            <w:rFonts w:cs="Times New Roman"/>
            <w:noProof/>
            <w:webHidden/>
          </w:rPr>
          <w:delText>20</w:delText>
        </w:r>
      </w:del>
      <w:r w:rsidRPr="009616CB">
        <w:rPr>
          <w:rFonts w:cs="Times New Roman"/>
          <w:noProof/>
          <w:webHidden/>
        </w:rPr>
        <w:fldChar w:fldCharType="end"/>
      </w:r>
      <w:r w:rsidR="009D4D5F">
        <w:rPr>
          <w:rFonts w:cs="Times New Roman"/>
          <w:noProof/>
        </w:rPr>
        <w:fldChar w:fldCharType="end"/>
      </w:r>
    </w:p>
    <w:p xmlns:wp14="http://schemas.microsoft.com/office/word/2010/wordml" w:rsidRPr="009616CB" w:rsidR="00AA5F53" w:rsidRDefault="009D4D5F" w14:paraId="4086F214" wp14:textId="77777777">
      <w:pPr>
        <w:pStyle w:val="TableofFigures"/>
        <w:tabs>
          <w:tab w:val="right" w:leader="dot" w:pos="9016"/>
        </w:tabs>
        <w:rPr>
          <w:rFonts w:cs="Times New Roman"/>
          <w:noProof/>
          <w:lang w:eastAsia="en-US"/>
        </w:rPr>
      </w:pPr>
      <w:r>
        <w:fldChar w:fldCharType="begin"/>
      </w:r>
      <w:r>
        <w:instrText xml:space="preserve"> HYPERLINK \l "_Toc428423541" </w:instrText>
      </w:r>
      <w:r>
        <w:fldChar w:fldCharType="separate"/>
      </w:r>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7">
        <w:r w:rsidR="000B360D">
          <w:rPr>
            <w:rFonts w:cs="Times New Roman"/>
            <w:noProof/>
            <w:webHidden/>
          </w:rPr>
          <w:t>24</w:t>
        </w:r>
      </w:ins>
      <w:del w:author="Onno Hoffmeister (ESS)" w:date="2015-09-08T14:05:00Z" w:id="118">
        <w:r w:rsidDel="000B360D" w:rsidR="00FD5239">
          <w:rPr>
            <w:rFonts w:cs="Times New Roman"/>
            <w:noProof/>
            <w:webHidden/>
          </w:rPr>
          <w:delText>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B2EA18" wp14:textId="77777777">
      <w:pPr>
        <w:pStyle w:val="TableofFigures"/>
        <w:tabs>
          <w:tab w:val="right" w:leader="dot" w:pos="9016"/>
        </w:tabs>
        <w:rPr>
          <w:rFonts w:cs="Times New Roman"/>
          <w:noProof/>
          <w:lang w:eastAsia="en-US"/>
        </w:rPr>
      </w:pPr>
      <w:r>
        <w:fldChar w:fldCharType="begin"/>
      </w:r>
      <w:r>
        <w:instrText xml:space="preserve"> HYPERLINK \l "_Toc428423542" </w:instrText>
      </w:r>
      <w:r>
        <w:fldChar w:fldCharType="separate"/>
      </w:r>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9">
        <w:r w:rsidR="000B360D">
          <w:rPr>
            <w:rFonts w:cs="Times New Roman"/>
            <w:noProof/>
            <w:webHidden/>
          </w:rPr>
          <w:t>46</w:t>
        </w:r>
      </w:ins>
      <w:del w:author="Onno Hoffmeister (ESS)" w:date="2015-09-08T14:05:00Z" w:id="120">
        <w:r w:rsidDel="000B360D" w:rsidR="00FD5239">
          <w:rPr>
            <w:rFonts w:cs="Times New Roman"/>
            <w:noProof/>
            <w:webHidden/>
          </w:rPr>
          <w:delText>42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8CA9" wp14:textId="77777777">
      <w:pPr>
        <w:pStyle w:val="TableofFigures"/>
        <w:tabs>
          <w:tab w:val="right" w:leader="dot" w:pos="9016"/>
        </w:tabs>
        <w:rPr>
          <w:rFonts w:cs="Times New Roman"/>
          <w:noProof/>
          <w:lang w:eastAsia="en-US"/>
        </w:rPr>
      </w:pPr>
      <w:r>
        <w:fldChar w:fldCharType="begin"/>
      </w:r>
      <w:r>
        <w:instrText xml:space="preserve"> HYPERLINK \l "_Toc428423543" </w:instrText>
      </w:r>
      <w:r>
        <w:fldChar w:fldCharType="separate"/>
      </w:r>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1">
        <w:r w:rsidR="000B360D">
          <w:rPr>
            <w:rFonts w:cs="Times New Roman"/>
            <w:noProof/>
            <w:webHidden/>
          </w:rPr>
          <w:t>62</w:t>
        </w:r>
      </w:ins>
      <w:del w:author="Onno Hoffmeister (ESS)" w:date="2015-09-08T14:05:00Z" w:id="122">
        <w:r w:rsidDel="000B360D" w:rsidR="00FD5239">
          <w:rPr>
            <w:rFonts w:cs="Times New Roman"/>
            <w:noProof/>
            <w:webHidden/>
          </w:rPr>
          <w:delText>56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FE7C6E" wp14:textId="77777777">
      <w:pPr>
        <w:pStyle w:val="TableofFigures"/>
        <w:tabs>
          <w:tab w:val="right" w:leader="dot" w:pos="9016"/>
        </w:tabs>
        <w:rPr>
          <w:rFonts w:cs="Times New Roman"/>
          <w:noProof/>
          <w:lang w:eastAsia="en-US"/>
        </w:rPr>
      </w:pPr>
      <w:r>
        <w:fldChar w:fldCharType="begin"/>
      </w:r>
      <w:r>
        <w:instrText xml:space="preserve"> HYPERLINK \l "_Toc428423544" </w:instrText>
      </w:r>
      <w:r>
        <w:fldChar w:fldCharType="separate"/>
      </w:r>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3">
        <w:r w:rsidR="000B360D">
          <w:rPr>
            <w:rFonts w:cs="Times New Roman"/>
            <w:noProof/>
            <w:webHidden/>
          </w:rPr>
          <w:t>109</w:t>
        </w:r>
      </w:ins>
      <w:del w:author="Onno Hoffmeister (ESS)" w:date="2015-09-08T14:05:00Z" w:id="124">
        <w:r w:rsidDel="000B360D" w:rsidR="00FD5239">
          <w:rPr>
            <w:rFonts w:cs="Times New Roman"/>
            <w:noProof/>
            <w:webHidden/>
          </w:rPr>
          <w:delText>90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37694A2" wp14:textId="77777777">
      <w:pPr>
        <w:pStyle w:val="TableofFigures"/>
        <w:tabs>
          <w:tab w:val="right" w:leader="dot" w:pos="9016"/>
        </w:tabs>
        <w:rPr>
          <w:rFonts w:cs="Times New Roman"/>
          <w:noProof/>
          <w:lang w:eastAsia="en-US"/>
        </w:rPr>
      </w:pPr>
      <w:r>
        <w:fldChar w:fldCharType="begin"/>
      </w:r>
      <w:r>
        <w:instrText xml:space="preserve"> HYPERLINK \l "_Toc428423545" </w:instrText>
      </w:r>
      <w:r>
        <w:fldChar w:fldCharType="separate"/>
      </w:r>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5">
        <w:r w:rsidR="000B360D">
          <w:rPr>
            <w:rFonts w:cs="Times New Roman"/>
            <w:noProof/>
            <w:webHidden/>
          </w:rPr>
          <w:t>110</w:t>
        </w:r>
      </w:ins>
      <w:del w:author="Onno Hoffmeister (ESS)" w:date="2015-09-08T14:05:00Z" w:id="126">
        <w:r w:rsidDel="000B360D" w:rsidR="00FD5239">
          <w:rPr>
            <w:rFonts w:cs="Times New Roman"/>
            <w:noProof/>
            <w:webHidden/>
          </w:rPr>
          <w:delText>91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0D12928" wp14:textId="77777777">
      <w:pPr>
        <w:pStyle w:val="TableofFigures"/>
        <w:tabs>
          <w:tab w:val="right" w:leader="dot" w:pos="9016"/>
        </w:tabs>
        <w:rPr>
          <w:rFonts w:cs="Times New Roman"/>
          <w:noProof/>
          <w:lang w:eastAsia="en-US"/>
        </w:rPr>
      </w:pPr>
      <w:r>
        <w:fldChar w:fldCharType="begin"/>
      </w:r>
      <w:r>
        <w:instrText xml:space="preserve"> HYPERLINK \l "_Toc428423546" </w:instrText>
      </w:r>
      <w:r>
        <w:fldChar w:fldCharType="separate"/>
      </w:r>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7">
        <w:r w:rsidR="000B360D">
          <w:rPr>
            <w:rFonts w:cs="Times New Roman"/>
            <w:noProof/>
            <w:webHidden/>
          </w:rPr>
          <w:t>111</w:t>
        </w:r>
      </w:ins>
      <w:del w:author="Onno Hoffmeister (ESS)" w:date="2015-09-08T14:05:00Z" w:id="128">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2ACBD8" wp14:textId="77777777">
      <w:pPr>
        <w:pStyle w:val="TableofFigures"/>
        <w:tabs>
          <w:tab w:val="right" w:leader="dot" w:pos="9016"/>
        </w:tabs>
        <w:rPr>
          <w:rFonts w:cs="Times New Roman"/>
          <w:noProof/>
          <w:lang w:eastAsia="en-US"/>
        </w:rPr>
      </w:pPr>
      <w:r>
        <w:fldChar w:fldCharType="begin"/>
      </w:r>
      <w:r>
        <w:instrText xml:space="preserve"> HYPERLINK \l "_Toc428423547" </w:instrText>
      </w:r>
      <w:r>
        <w:fldChar w:fldCharType="separate"/>
      </w:r>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9">
        <w:r w:rsidR="000B360D">
          <w:rPr>
            <w:rFonts w:cs="Times New Roman"/>
            <w:noProof/>
            <w:webHidden/>
          </w:rPr>
          <w:t>111</w:t>
        </w:r>
      </w:ins>
      <w:del w:author="Onno Hoffmeister (ESS)" w:date="2015-09-08T14:05:00Z" w:id="130">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35C2ED" wp14:textId="77777777">
      <w:pPr>
        <w:pStyle w:val="TableofFigures"/>
        <w:tabs>
          <w:tab w:val="right" w:leader="dot" w:pos="9016"/>
        </w:tabs>
        <w:rPr>
          <w:rFonts w:cs="Times New Roman"/>
          <w:noProof/>
          <w:lang w:eastAsia="en-US"/>
        </w:rPr>
      </w:pPr>
      <w:r>
        <w:fldChar w:fldCharType="begin"/>
      </w:r>
      <w:r>
        <w:instrText xml:space="preserve"> HYPERLINK \l "_Toc428423548" </w:instrText>
      </w:r>
      <w:r>
        <w:fldChar w:fldCharType="separate"/>
      </w:r>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1">
        <w:r w:rsidR="000B360D">
          <w:rPr>
            <w:rFonts w:cs="Times New Roman"/>
            <w:noProof/>
            <w:webHidden/>
          </w:rPr>
          <w:t>112</w:t>
        </w:r>
      </w:ins>
      <w:del w:author="Onno Hoffmeister (ESS)" w:date="2015-09-08T14:05:00Z" w:id="132">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B58D" wp14:textId="77777777">
      <w:pPr>
        <w:pStyle w:val="TableofFigures"/>
        <w:tabs>
          <w:tab w:val="right" w:leader="dot" w:pos="9016"/>
        </w:tabs>
        <w:rPr>
          <w:rFonts w:cs="Times New Roman"/>
          <w:noProof/>
          <w:lang w:eastAsia="en-US"/>
        </w:rPr>
      </w:pPr>
      <w:r>
        <w:fldChar w:fldCharType="begin"/>
      </w:r>
      <w:r>
        <w:instrText xml:space="preserve"> HYPERLINK \l "_Toc428423549" </w:instrText>
      </w:r>
      <w:r>
        <w:fldChar w:fldCharType="separate"/>
      </w:r>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3">
        <w:r w:rsidR="000B360D">
          <w:rPr>
            <w:rFonts w:cs="Times New Roman"/>
            <w:noProof/>
            <w:webHidden/>
          </w:rPr>
          <w:t>112</w:t>
        </w:r>
      </w:ins>
      <w:del w:author="Onno Hoffmeister (ESS)" w:date="2015-09-08T14:05:00Z" w:id="134">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B8111C2" wp14:textId="77777777">
      <w:pPr>
        <w:pStyle w:val="TableofFigures"/>
        <w:tabs>
          <w:tab w:val="right" w:leader="dot" w:pos="9016"/>
        </w:tabs>
        <w:rPr>
          <w:rFonts w:cs="Times New Roman"/>
          <w:noProof/>
          <w:lang w:eastAsia="en-US"/>
        </w:rPr>
      </w:pPr>
      <w:r>
        <w:fldChar w:fldCharType="begin"/>
      </w:r>
      <w:r>
        <w:instrText xml:space="preserve"> HYPERLINK \l "_Toc428423550" </w:instrText>
      </w:r>
      <w:r>
        <w:fldChar w:fldCharType="separate"/>
      </w:r>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5">
        <w:r w:rsidR="000B360D">
          <w:rPr>
            <w:rFonts w:cs="Times New Roman"/>
            <w:noProof/>
            <w:webHidden/>
          </w:rPr>
          <w:t>113</w:t>
        </w:r>
      </w:ins>
      <w:del w:author="Onno Hoffmeister (ESS)" w:date="2015-09-08T14:05:00Z" w:id="136">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044B2AF" wp14:textId="77777777">
      <w:pPr>
        <w:pStyle w:val="TableofFigures"/>
        <w:tabs>
          <w:tab w:val="right" w:leader="dot" w:pos="9016"/>
        </w:tabs>
        <w:rPr>
          <w:rFonts w:cs="Times New Roman"/>
          <w:noProof/>
          <w:lang w:eastAsia="en-US"/>
        </w:rPr>
      </w:pPr>
      <w:r>
        <w:fldChar w:fldCharType="begin"/>
      </w:r>
      <w:r>
        <w:instrText xml:space="preserve"> HYPERLINK \l "_Toc428423551" </w:instrText>
      </w:r>
      <w:r>
        <w:fldChar w:fldCharType="separate"/>
      </w:r>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7">
        <w:r w:rsidR="000B360D">
          <w:rPr>
            <w:rFonts w:cs="Times New Roman"/>
            <w:noProof/>
            <w:webHidden/>
          </w:rPr>
          <w:t>113</w:t>
        </w:r>
      </w:ins>
      <w:del w:author="Onno Hoffmeister (ESS)" w:date="2015-09-08T14:05:00Z" w:id="138">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13501B" wp14:textId="77777777">
      <w:pPr>
        <w:pStyle w:val="TableofFigures"/>
        <w:tabs>
          <w:tab w:val="right" w:leader="dot" w:pos="9016"/>
        </w:tabs>
        <w:rPr>
          <w:rFonts w:cs="Times New Roman"/>
          <w:noProof/>
          <w:lang w:eastAsia="en-US"/>
        </w:rPr>
      </w:pPr>
      <w:r>
        <w:fldChar w:fldCharType="begin"/>
      </w:r>
      <w:r>
        <w:instrText xml:space="preserve"> HYPERLINK \l "_Toc428423552" </w:instrText>
      </w:r>
      <w:r>
        <w:fldChar w:fldCharType="separate"/>
      </w:r>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9">
        <w:r w:rsidR="000B360D">
          <w:rPr>
            <w:rFonts w:cs="Times New Roman"/>
            <w:noProof/>
            <w:webHidden/>
          </w:rPr>
          <w:t>114</w:t>
        </w:r>
      </w:ins>
      <w:del w:author="Onno Hoffmeister (ESS)" w:date="2015-09-08T14:05:00Z" w:id="140">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7C793D" wp14:textId="77777777">
      <w:pPr>
        <w:pStyle w:val="TableofFigures"/>
        <w:tabs>
          <w:tab w:val="right" w:leader="dot" w:pos="9016"/>
        </w:tabs>
        <w:rPr>
          <w:rFonts w:cs="Times New Roman"/>
          <w:noProof/>
          <w:lang w:eastAsia="en-US"/>
        </w:rPr>
      </w:pPr>
      <w:r>
        <w:fldChar w:fldCharType="begin"/>
      </w:r>
      <w:r>
        <w:instrText xml:space="preserve"> HYPERLINK \l "_Toc428423553" </w:instrText>
      </w:r>
      <w:r>
        <w:fldChar w:fldCharType="separate"/>
      </w:r>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1">
        <w:r w:rsidR="000B360D">
          <w:rPr>
            <w:rFonts w:cs="Times New Roman"/>
            <w:noProof/>
            <w:webHidden/>
          </w:rPr>
          <w:t>114</w:t>
        </w:r>
      </w:ins>
      <w:del w:author="Onno Hoffmeister (ESS)" w:date="2015-09-08T14:05:00Z" w:id="142">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9A085DF" wp14:textId="77777777">
      <w:pPr>
        <w:pStyle w:val="TableofFigures"/>
        <w:tabs>
          <w:tab w:val="right" w:leader="dot" w:pos="9016"/>
        </w:tabs>
        <w:rPr>
          <w:rFonts w:cs="Times New Roman"/>
          <w:noProof/>
          <w:lang w:eastAsia="en-US"/>
        </w:rPr>
      </w:pPr>
      <w:r>
        <w:fldChar w:fldCharType="begin"/>
      </w:r>
      <w:r>
        <w:instrText xml:space="preserve"> HYPERLINK \l "_Toc428423554" </w:instrText>
      </w:r>
      <w:r>
        <w:fldChar w:fldCharType="separate"/>
      </w:r>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3">
        <w:r w:rsidR="000B360D">
          <w:rPr>
            <w:rFonts w:cs="Times New Roman"/>
            <w:noProof/>
            <w:webHidden/>
          </w:rPr>
          <w:t>115</w:t>
        </w:r>
      </w:ins>
      <w:del w:author="Onno Hoffmeister (ESS)" w:date="2015-09-08T14:05:00Z" w:id="144">
        <w:r w:rsidDel="000B360D" w:rsidR="00FD5239">
          <w:rPr>
            <w:rFonts w:cs="Times New Roman"/>
            <w:noProof/>
            <w:webHidden/>
          </w:rPr>
          <w:delText>96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08663" wp14:textId="77777777">
      <w:pPr>
        <w:pStyle w:val="TableofFigures"/>
        <w:tabs>
          <w:tab w:val="right" w:leader="dot" w:pos="9016"/>
        </w:tabs>
        <w:rPr>
          <w:rFonts w:cs="Times New Roman"/>
          <w:noProof/>
          <w:lang w:eastAsia="en-US"/>
        </w:rPr>
      </w:pPr>
      <w:r>
        <w:fldChar w:fldCharType="begin"/>
      </w:r>
      <w:r>
        <w:instrText xml:space="preserve"> HYPERLINK \l "_Toc428423555" </w:instrText>
      </w:r>
      <w:r>
        <w:fldChar w:fldCharType="separate"/>
      </w:r>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5">
        <w:r w:rsidR="000B360D">
          <w:rPr>
            <w:rFonts w:cs="Times New Roman"/>
            <w:noProof/>
            <w:webHidden/>
          </w:rPr>
          <w:t>116</w:t>
        </w:r>
      </w:ins>
      <w:del w:author="Onno Hoffmeister (ESS)" w:date="2015-09-08T14:05:00Z" w:id="146">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EC527A" wp14:textId="77777777">
      <w:pPr>
        <w:pStyle w:val="TableofFigures"/>
        <w:tabs>
          <w:tab w:val="right" w:leader="dot" w:pos="9016"/>
        </w:tabs>
        <w:rPr>
          <w:rFonts w:cs="Times New Roman"/>
          <w:noProof/>
          <w:lang w:eastAsia="en-US"/>
        </w:rPr>
      </w:pPr>
      <w:r>
        <w:fldChar w:fldCharType="begin"/>
      </w:r>
      <w:r>
        <w:instrText xml:space="preserve"> HYPERLINK \l "_Toc428423556" </w:instrText>
      </w:r>
      <w:r>
        <w:fldChar w:fldCharType="separate"/>
      </w:r>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7">
        <w:r w:rsidR="000B360D">
          <w:rPr>
            <w:rFonts w:cs="Times New Roman"/>
            <w:noProof/>
            <w:webHidden/>
          </w:rPr>
          <w:t>116</w:t>
        </w:r>
      </w:ins>
      <w:del w:author="Onno Hoffmeister (ESS)" w:date="2015-09-08T14:05:00Z" w:id="148">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08C43C2" wp14:textId="77777777">
      <w:pPr>
        <w:pStyle w:val="TableofFigures"/>
        <w:tabs>
          <w:tab w:val="right" w:leader="dot" w:pos="9016"/>
        </w:tabs>
        <w:rPr>
          <w:rFonts w:cs="Times New Roman"/>
          <w:noProof/>
          <w:lang w:eastAsia="en-US"/>
        </w:rPr>
      </w:pPr>
      <w:r>
        <w:fldChar w:fldCharType="begin"/>
      </w:r>
      <w:r>
        <w:instrText xml:space="preserve"> HYPERLINK \l "_Toc428423557" </w:instrText>
      </w:r>
      <w:r>
        <w:fldChar w:fldCharType="separate"/>
      </w:r>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9">
        <w:r w:rsidR="000B360D">
          <w:rPr>
            <w:rFonts w:cs="Times New Roman"/>
            <w:noProof/>
            <w:webHidden/>
          </w:rPr>
          <w:t>117</w:t>
        </w:r>
      </w:ins>
      <w:del w:author="Onno Hoffmeister (ESS)" w:date="2015-09-08T14:05:00Z" w:id="150">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946E05" wp14:textId="77777777">
      <w:pPr>
        <w:pStyle w:val="TableofFigures"/>
        <w:tabs>
          <w:tab w:val="right" w:leader="dot" w:pos="9016"/>
        </w:tabs>
        <w:rPr>
          <w:rFonts w:cs="Times New Roman"/>
          <w:noProof/>
          <w:lang w:eastAsia="en-US"/>
        </w:rPr>
      </w:pPr>
      <w:r>
        <w:fldChar w:fldCharType="begin"/>
      </w:r>
      <w:r>
        <w:instrText xml:space="preserve"> HYPERLINK \l "_Toc428423558" </w:instrText>
      </w:r>
      <w:r>
        <w:fldChar w:fldCharType="separate"/>
      </w:r>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1">
        <w:r w:rsidR="000B360D">
          <w:rPr>
            <w:rFonts w:cs="Times New Roman"/>
            <w:noProof/>
            <w:webHidden/>
          </w:rPr>
          <w:t>117</w:t>
        </w:r>
      </w:ins>
      <w:del w:author="Onno Hoffmeister (ESS)" w:date="2015-09-08T14:05:00Z" w:id="152">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B9B11D" wp14:textId="77777777">
      <w:pPr>
        <w:pStyle w:val="TableofFigures"/>
        <w:tabs>
          <w:tab w:val="right" w:leader="dot" w:pos="9016"/>
        </w:tabs>
        <w:rPr>
          <w:rFonts w:cs="Times New Roman"/>
          <w:noProof/>
          <w:lang w:eastAsia="en-US"/>
        </w:rPr>
      </w:pPr>
      <w:r>
        <w:fldChar w:fldCharType="begin"/>
      </w:r>
      <w:r>
        <w:instrText xml:space="preserve"> HYPERLINK \l "_Toc428423559" </w:instrText>
      </w:r>
      <w:r>
        <w:fldChar w:fldCharType="separate"/>
      </w:r>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3">
        <w:r w:rsidR="000B360D">
          <w:rPr>
            <w:rFonts w:cs="Times New Roman"/>
            <w:noProof/>
            <w:webHidden/>
          </w:rPr>
          <w:t>118</w:t>
        </w:r>
      </w:ins>
      <w:del w:author="Onno Hoffmeister (ESS)" w:date="2015-09-08T14:05:00Z" w:id="154">
        <w:r w:rsidDel="000B360D" w:rsidR="00FD5239">
          <w:rPr>
            <w:rFonts w:cs="Times New Roman"/>
            <w:noProof/>
            <w:webHidden/>
          </w:rPr>
          <w:delText>99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67F7E2" wp14:textId="77777777">
      <w:pPr>
        <w:pStyle w:val="TableofFigures"/>
        <w:tabs>
          <w:tab w:val="right" w:leader="dot" w:pos="9016"/>
        </w:tabs>
        <w:rPr>
          <w:rFonts w:cs="Times New Roman"/>
          <w:noProof/>
          <w:lang w:eastAsia="en-US"/>
        </w:rPr>
      </w:pPr>
      <w:r>
        <w:fldChar w:fldCharType="begin"/>
      </w:r>
      <w:r>
        <w:instrText xml:space="preserve"> HYPERLINK \l "_Toc428423560" </w:instrText>
      </w:r>
      <w:r>
        <w:fldChar w:fldCharType="separate"/>
      </w:r>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5">
        <w:r w:rsidR="000B360D">
          <w:rPr>
            <w:rFonts w:cs="Times New Roman"/>
            <w:noProof/>
            <w:webHidden/>
          </w:rPr>
          <w:t>119</w:t>
        </w:r>
      </w:ins>
      <w:del w:author="Onno Hoffmeister (ESS)" w:date="2015-09-08T14:05:00Z" w:id="156">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353385" wp14:textId="77777777">
      <w:pPr>
        <w:pStyle w:val="TableofFigures"/>
        <w:tabs>
          <w:tab w:val="right" w:leader="dot" w:pos="9016"/>
        </w:tabs>
        <w:rPr>
          <w:rFonts w:cs="Times New Roman"/>
          <w:noProof/>
          <w:lang w:eastAsia="en-US"/>
        </w:rPr>
      </w:pPr>
      <w:r>
        <w:fldChar w:fldCharType="begin"/>
      </w:r>
      <w:r>
        <w:instrText xml:space="preserve"> HYPERLINK \l "_Toc428423561" </w:instrText>
      </w:r>
      <w:r>
        <w:fldChar w:fldCharType="separate"/>
      </w:r>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7">
        <w:r w:rsidR="000B360D">
          <w:rPr>
            <w:rFonts w:cs="Times New Roman"/>
            <w:noProof/>
            <w:webHidden/>
          </w:rPr>
          <w:t>119</w:t>
        </w:r>
      </w:ins>
      <w:del w:author="Onno Hoffmeister (ESS)" w:date="2015-09-08T14:05:00Z" w:id="158">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6A6EE84" wp14:textId="77777777">
      <w:pPr>
        <w:pStyle w:val="TableofFigures"/>
        <w:tabs>
          <w:tab w:val="right" w:leader="dot" w:pos="9016"/>
        </w:tabs>
        <w:rPr>
          <w:rFonts w:cs="Times New Roman"/>
          <w:noProof/>
          <w:lang w:eastAsia="en-US"/>
        </w:rPr>
      </w:pPr>
      <w:r>
        <w:fldChar w:fldCharType="begin"/>
      </w:r>
      <w:r>
        <w:instrText xml:space="preserve"> HYPERLINK \l "_Toc428423562" </w:instrText>
      </w:r>
      <w:r>
        <w:fldChar w:fldCharType="separate"/>
      </w:r>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9">
        <w:r w:rsidR="000B360D">
          <w:rPr>
            <w:rFonts w:cs="Times New Roman"/>
            <w:noProof/>
            <w:webHidden/>
          </w:rPr>
          <w:t>119</w:t>
        </w:r>
      </w:ins>
      <w:del w:author="Onno Hoffmeister (ESS)" w:date="2015-09-08T14:05:00Z" w:id="160">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4F4FD4" wp14:textId="77777777">
      <w:pPr>
        <w:pStyle w:val="TableofFigures"/>
        <w:tabs>
          <w:tab w:val="right" w:leader="dot" w:pos="9016"/>
        </w:tabs>
        <w:rPr>
          <w:rFonts w:cs="Times New Roman"/>
          <w:noProof/>
          <w:lang w:eastAsia="en-US"/>
        </w:rPr>
      </w:pPr>
      <w:r>
        <w:fldChar w:fldCharType="begin"/>
      </w:r>
      <w:r>
        <w:instrText xml:space="preserve"> HYPERLINK \l "_Toc428423563" </w:instrText>
      </w:r>
      <w:r>
        <w:fldChar w:fldCharType="separate"/>
      </w:r>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1">
        <w:r w:rsidR="000B360D">
          <w:rPr>
            <w:rFonts w:cs="Times New Roman"/>
            <w:noProof/>
            <w:webHidden/>
          </w:rPr>
          <w:t>120</w:t>
        </w:r>
      </w:ins>
      <w:del w:author="Onno Hoffmeister (ESS)" w:date="2015-09-08T14:05:00Z" w:id="162">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EE232E4" wp14:textId="77777777">
      <w:pPr>
        <w:pStyle w:val="TableofFigures"/>
        <w:tabs>
          <w:tab w:val="right" w:leader="dot" w:pos="9016"/>
        </w:tabs>
        <w:rPr>
          <w:rFonts w:cs="Times New Roman"/>
          <w:noProof/>
          <w:lang w:eastAsia="en-US"/>
        </w:rPr>
      </w:pPr>
      <w:r>
        <w:fldChar w:fldCharType="begin"/>
      </w:r>
      <w:r>
        <w:instrText xml:space="preserve"> HYPERLINK \l "_Toc428423564" </w:instrText>
      </w:r>
      <w:r>
        <w:fldChar w:fldCharType="separate"/>
      </w:r>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3">
        <w:r w:rsidR="000B360D">
          <w:rPr>
            <w:rFonts w:cs="Times New Roman"/>
            <w:noProof/>
            <w:webHidden/>
          </w:rPr>
          <w:t>120</w:t>
        </w:r>
      </w:ins>
      <w:del w:author="Onno Hoffmeister (ESS)" w:date="2015-09-08T14:05:00Z" w:id="164">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57FCC2" wp14:textId="77777777">
      <w:pPr>
        <w:pStyle w:val="TableofFigures"/>
        <w:tabs>
          <w:tab w:val="right" w:leader="dot" w:pos="9016"/>
        </w:tabs>
        <w:rPr>
          <w:rFonts w:cs="Times New Roman"/>
          <w:noProof/>
          <w:lang w:eastAsia="en-US"/>
        </w:rPr>
      </w:pPr>
      <w:r>
        <w:fldChar w:fldCharType="begin"/>
      </w:r>
      <w:r>
        <w:instrText xml:space="preserve"> HYPERLINK \l "_Toc428423565" </w:instrText>
      </w:r>
      <w:r>
        <w:fldChar w:fldCharType="separate"/>
      </w:r>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5">
        <w:r w:rsidR="000B360D">
          <w:rPr>
            <w:rFonts w:cs="Times New Roman"/>
            <w:noProof/>
            <w:webHidden/>
          </w:rPr>
          <w:t>121</w:t>
        </w:r>
      </w:ins>
      <w:del w:author="Onno Hoffmeister (ESS)" w:date="2015-09-08T14:05:00Z" w:id="166">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CD9779" wp14:textId="77777777">
      <w:pPr>
        <w:pStyle w:val="TableofFigures"/>
        <w:tabs>
          <w:tab w:val="right" w:leader="dot" w:pos="9016"/>
        </w:tabs>
        <w:rPr>
          <w:rFonts w:cs="Times New Roman"/>
          <w:noProof/>
          <w:lang w:eastAsia="en-US"/>
        </w:rPr>
      </w:pPr>
      <w:r>
        <w:fldChar w:fldCharType="begin"/>
      </w:r>
      <w:r>
        <w:instrText xml:space="preserve"> HYPERLINK \l "_Toc428423566" </w:instrText>
      </w:r>
      <w:r>
        <w:fldChar w:fldCharType="separate"/>
      </w:r>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7">
        <w:r w:rsidR="000B360D">
          <w:rPr>
            <w:rFonts w:cs="Times New Roman"/>
            <w:noProof/>
            <w:webHidden/>
          </w:rPr>
          <w:t>121</w:t>
        </w:r>
      </w:ins>
      <w:del w:author="Onno Hoffmeister (ESS)" w:date="2015-09-08T14:05:00Z" w:id="168">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2E72B8" wp14:textId="77777777">
      <w:pPr>
        <w:pStyle w:val="TableofFigures"/>
        <w:tabs>
          <w:tab w:val="right" w:leader="dot" w:pos="9016"/>
        </w:tabs>
        <w:rPr>
          <w:rFonts w:cs="Times New Roman"/>
          <w:noProof/>
          <w:lang w:eastAsia="en-US"/>
        </w:rPr>
      </w:pPr>
      <w:r>
        <w:fldChar w:fldCharType="begin"/>
      </w:r>
      <w:r>
        <w:instrText xml:space="preserve"> HYPERLINK \l "_Toc428423567" </w:instrText>
      </w:r>
      <w:r>
        <w:fldChar w:fldCharType="separate"/>
      </w:r>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9">
        <w:r w:rsidR="000B360D">
          <w:rPr>
            <w:rFonts w:cs="Times New Roman"/>
            <w:noProof/>
            <w:webHidden/>
          </w:rPr>
          <w:t>122</w:t>
        </w:r>
      </w:ins>
      <w:del w:author="Onno Hoffmeister (ESS)" w:date="2015-09-08T14:05:00Z" w:id="170">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554813E" wp14:textId="77777777">
      <w:pPr>
        <w:pStyle w:val="TableofFigures"/>
        <w:tabs>
          <w:tab w:val="right" w:leader="dot" w:pos="9016"/>
        </w:tabs>
        <w:rPr>
          <w:rFonts w:cs="Times New Roman"/>
          <w:noProof/>
          <w:lang w:eastAsia="en-US"/>
        </w:rPr>
      </w:pPr>
      <w:r>
        <w:fldChar w:fldCharType="begin"/>
      </w:r>
      <w:r>
        <w:instrText xml:space="preserve"> HYPERLINK \l "_Toc428423568" </w:instrText>
      </w:r>
      <w:r>
        <w:fldChar w:fldCharType="separate"/>
      </w:r>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1">
        <w:r w:rsidR="000B360D">
          <w:rPr>
            <w:rFonts w:cs="Times New Roman"/>
            <w:noProof/>
            <w:webHidden/>
          </w:rPr>
          <w:t>122</w:t>
        </w:r>
      </w:ins>
      <w:del w:author="Onno Hoffmeister (ESS)" w:date="2015-09-08T14:05:00Z" w:id="172">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0B380D7" wp14:textId="77777777">
      <w:pPr>
        <w:pStyle w:val="TableofFigures"/>
        <w:tabs>
          <w:tab w:val="right" w:leader="dot" w:pos="9016"/>
        </w:tabs>
        <w:rPr>
          <w:rFonts w:cs="Times New Roman"/>
          <w:noProof/>
          <w:lang w:eastAsia="en-US"/>
        </w:rPr>
      </w:pPr>
      <w:r>
        <w:fldChar w:fldCharType="begin"/>
      </w:r>
      <w:r>
        <w:instrText xml:space="preserve"> HYPERLINK \l "_Toc428423569" </w:instrText>
      </w:r>
      <w:r>
        <w:fldChar w:fldCharType="separate"/>
      </w:r>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3">
        <w:r w:rsidR="000B360D">
          <w:rPr>
            <w:rFonts w:cs="Times New Roman"/>
            <w:noProof/>
            <w:webHidden/>
          </w:rPr>
          <w:t>122</w:t>
        </w:r>
      </w:ins>
      <w:del w:author="Onno Hoffmeister (ESS)" w:date="2015-09-08T14:05:00Z" w:id="174">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7553B12" wp14:textId="77777777">
      <w:pPr>
        <w:pStyle w:val="TableofFigures"/>
        <w:tabs>
          <w:tab w:val="right" w:leader="dot" w:pos="9016"/>
        </w:tabs>
        <w:rPr>
          <w:rFonts w:cs="Times New Roman"/>
          <w:noProof/>
          <w:lang w:eastAsia="en-US"/>
        </w:rPr>
      </w:pPr>
      <w:r>
        <w:fldChar w:fldCharType="begin"/>
      </w:r>
      <w:r>
        <w:instrText xml:space="preserve"> HYPERLINK \l "_Toc428423570" </w:instrText>
      </w:r>
      <w:r>
        <w:fldChar w:fldCharType="separate"/>
      </w:r>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5">
        <w:r w:rsidR="000B360D">
          <w:rPr>
            <w:rFonts w:cs="Times New Roman"/>
            <w:noProof/>
            <w:webHidden/>
          </w:rPr>
          <w:t>122</w:t>
        </w:r>
      </w:ins>
      <w:del w:author="Onno Hoffmeister (ESS)" w:date="2015-09-08T14:05:00Z" w:id="176">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01C363" wp14:textId="77777777">
      <w:pPr>
        <w:pStyle w:val="TableofFigures"/>
        <w:tabs>
          <w:tab w:val="right" w:leader="dot" w:pos="9016"/>
        </w:tabs>
        <w:rPr>
          <w:rFonts w:cs="Times New Roman"/>
          <w:noProof/>
          <w:lang w:eastAsia="en-US"/>
        </w:rPr>
      </w:pPr>
      <w:r>
        <w:fldChar w:fldCharType="begin"/>
      </w:r>
      <w:r>
        <w:instrText xml:space="preserve"> HYPERLINK \l "_Toc428423571" </w:instrText>
      </w:r>
      <w:r>
        <w:fldChar w:fldCharType="separate"/>
      </w:r>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7">
        <w:r w:rsidR="000B360D">
          <w:rPr>
            <w:rFonts w:cs="Times New Roman"/>
            <w:noProof/>
            <w:webHidden/>
          </w:rPr>
          <w:t>123</w:t>
        </w:r>
      </w:ins>
      <w:del w:author="Onno Hoffmeister (ESS)" w:date="2015-09-08T14:05:00Z" w:id="178">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A1B137" wp14:textId="77777777">
      <w:pPr>
        <w:pStyle w:val="TableofFigures"/>
        <w:tabs>
          <w:tab w:val="right" w:leader="dot" w:pos="9016"/>
        </w:tabs>
        <w:rPr>
          <w:rFonts w:cs="Times New Roman"/>
          <w:noProof/>
          <w:lang w:eastAsia="en-US"/>
        </w:rPr>
      </w:pPr>
      <w:r>
        <w:fldChar w:fldCharType="begin"/>
      </w:r>
      <w:r>
        <w:instrText xml:space="preserve"> HYPERLINK \l "_Toc428423572" </w:instrText>
      </w:r>
      <w:r>
        <w:fldChar w:fldCharType="separate"/>
      </w:r>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9">
        <w:r w:rsidR="000B360D">
          <w:rPr>
            <w:rFonts w:cs="Times New Roman"/>
            <w:noProof/>
            <w:webHidden/>
          </w:rPr>
          <w:t>123</w:t>
        </w:r>
      </w:ins>
      <w:del w:author="Onno Hoffmeister (ESS)" w:date="2015-09-08T14:05:00Z" w:id="180">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49B4657" wp14:textId="77777777">
      <w:pPr>
        <w:pStyle w:val="TableofFigures"/>
        <w:tabs>
          <w:tab w:val="right" w:leader="dot" w:pos="9016"/>
        </w:tabs>
        <w:rPr>
          <w:rFonts w:cs="Times New Roman"/>
          <w:noProof/>
          <w:lang w:eastAsia="en-US"/>
        </w:rPr>
      </w:pPr>
      <w:r>
        <w:fldChar w:fldCharType="begin"/>
      </w:r>
      <w:r>
        <w:instrText xml:space="preserve"> HYPERLINK \l "_Toc428423573" </w:instrText>
      </w:r>
      <w:r>
        <w:fldChar w:fldCharType="separate"/>
      </w:r>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1">
        <w:r w:rsidR="000B360D">
          <w:rPr>
            <w:rFonts w:cs="Times New Roman"/>
            <w:noProof/>
            <w:webHidden/>
          </w:rPr>
          <w:t>124</w:t>
        </w:r>
      </w:ins>
      <w:del w:author="Onno Hoffmeister (ESS)" w:date="2015-09-08T14:05:00Z" w:id="182">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84AFB95" wp14:textId="77777777">
      <w:pPr>
        <w:pStyle w:val="TableofFigures"/>
        <w:tabs>
          <w:tab w:val="right" w:leader="dot" w:pos="9016"/>
        </w:tabs>
        <w:rPr>
          <w:rFonts w:cs="Times New Roman"/>
          <w:noProof/>
          <w:lang w:eastAsia="en-US"/>
        </w:rPr>
      </w:pPr>
      <w:r>
        <w:fldChar w:fldCharType="begin"/>
      </w:r>
      <w:r>
        <w:instrText xml:space="preserve"> HYPERLINK \l "_Toc428423574" </w:instrText>
      </w:r>
      <w:r>
        <w:fldChar w:fldCharType="separate"/>
      </w:r>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3">
        <w:r w:rsidR="000B360D">
          <w:rPr>
            <w:rFonts w:cs="Times New Roman"/>
            <w:noProof/>
            <w:webHidden/>
          </w:rPr>
          <w:t>124</w:t>
        </w:r>
      </w:ins>
      <w:del w:author="Onno Hoffmeister (ESS)" w:date="2015-09-08T14:05:00Z" w:id="184">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29BE6B2" wp14:textId="77777777">
      <w:pPr>
        <w:pStyle w:val="TableofFigures"/>
        <w:tabs>
          <w:tab w:val="right" w:leader="dot" w:pos="9016"/>
        </w:tabs>
        <w:rPr>
          <w:rFonts w:cs="Times New Roman"/>
          <w:noProof/>
          <w:lang w:eastAsia="en-US"/>
        </w:rPr>
      </w:pPr>
      <w:r>
        <w:fldChar w:fldCharType="begin"/>
      </w:r>
      <w:r>
        <w:instrText xml:space="preserve"> HYPERLINK \l "_Toc428423575" </w:instrText>
      </w:r>
      <w:r>
        <w:fldChar w:fldCharType="separate"/>
      </w:r>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5">
        <w:r w:rsidR="000B360D">
          <w:rPr>
            <w:rFonts w:cs="Times New Roman"/>
            <w:noProof/>
            <w:webHidden/>
          </w:rPr>
          <w:t>125</w:t>
        </w:r>
      </w:ins>
      <w:del w:author="Onno Hoffmeister (ESS)" w:date="2015-09-08T14:05:00Z" w:id="186">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A46AC7" wp14:textId="77777777">
      <w:pPr>
        <w:pStyle w:val="TableofFigures"/>
        <w:tabs>
          <w:tab w:val="right" w:leader="dot" w:pos="9016"/>
        </w:tabs>
        <w:rPr>
          <w:rFonts w:cs="Times New Roman"/>
          <w:noProof/>
          <w:lang w:eastAsia="en-US"/>
        </w:rPr>
      </w:pPr>
      <w:r>
        <w:fldChar w:fldCharType="begin"/>
      </w:r>
      <w:r>
        <w:instrText xml:space="preserve"> HYPERLINK \l "_Toc428423576" </w:instrText>
      </w:r>
      <w:r>
        <w:fldChar w:fldCharType="separate"/>
      </w:r>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7">
        <w:r w:rsidR="000B360D">
          <w:rPr>
            <w:rFonts w:cs="Times New Roman"/>
            <w:noProof/>
            <w:webHidden/>
          </w:rPr>
          <w:t>125</w:t>
        </w:r>
      </w:ins>
      <w:del w:author="Onno Hoffmeister (ESS)" w:date="2015-09-08T14:05:00Z" w:id="188">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A1A8455" wp14:textId="77777777">
      <w:pPr>
        <w:pStyle w:val="TableofFigures"/>
        <w:tabs>
          <w:tab w:val="right" w:leader="dot" w:pos="9016"/>
        </w:tabs>
        <w:rPr>
          <w:rFonts w:cs="Times New Roman"/>
          <w:noProof/>
          <w:lang w:eastAsia="en-US"/>
        </w:rPr>
      </w:pPr>
      <w:r>
        <w:fldChar w:fldCharType="begin"/>
      </w:r>
      <w:r>
        <w:instrText xml:space="preserve"> HYPERLINK \l "_Toc428423577" </w:instrText>
      </w:r>
      <w:r>
        <w:fldChar w:fldCharType="separate"/>
      </w:r>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9">
        <w:r w:rsidR="000B360D">
          <w:rPr>
            <w:rFonts w:cs="Times New Roman"/>
            <w:noProof/>
            <w:webHidden/>
          </w:rPr>
          <w:t>125</w:t>
        </w:r>
      </w:ins>
      <w:del w:author="Onno Hoffmeister (ESS)" w:date="2015-09-08T14:05:00Z" w:id="190">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1A7DE3" wp14:textId="77777777">
      <w:pPr>
        <w:pStyle w:val="TableofFigures"/>
        <w:tabs>
          <w:tab w:val="right" w:leader="dot" w:pos="9016"/>
        </w:tabs>
        <w:rPr>
          <w:rFonts w:cs="Times New Roman"/>
          <w:noProof/>
          <w:lang w:eastAsia="en-US"/>
        </w:rPr>
      </w:pPr>
      <w:r>
        <w:fldChar w:fldCharType="begin"/>
      </w:r>
      <w:r>
        <w:instrText xml:space="preserve"> HYPERLINK \l "_Toc428423578" </w:instrText>
      </w:r>
      <w:r>
        <w:fldChar w:fldCharType="separate"/>
      </w:r>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1">
        <w:r w:rsidR="000B360D">
          <w:rPr>
            <w:rFonts w:cs="Times New Roman"/>
            <w:noProof/>
            <w:webHidden/>
          </w:rPr>
          <w:t>126</w:t>
        </w:r>
      </w:ins>
      <w:del w:author="Onno Hoffmeister (ESS)" w:date="2015-09-08T14:05:00Z" w:id="192">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1DE4DA" wp14:textId="77777777">
      <w:pPr>
        <w:pStyle w:val="TableofFigures"/>
        <w:tabs>
          <w:tab w:val="right" w:leader="dot" w:pos="9016"/>
        </w:tabs>
        <w:rPr>
          <w:rFonts w:cs="Times New Roman"/>
          <w:noProof/>
          <w:lang w:eastAsia="en-US"/>
        </w:rPr>
      </w:pPr>
      <w:r>
        <w:fldChar w:fldCharType="begin"/>
      </w:r>
      <w:r>
        <w:instrText xml:space="preserve"> HYPERLINK \l "_Toc428423579" </w:instrText>
      </w:r>
      <w:r>
        <w:fldChar w:fldCharType="separate"/>
      </w:r>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3">
        <w:r w:rsidR="000B360D">
          <w:rPr>
            <w:rFonts w:cs="Times New Roman"/>
            <w:noProof/>
            <w:webHidden/>
          </w:rPr>
          <w:t>126</w:t>
        </w:r>
      </w:ins>
      <w:del w:author="Onno Hoffmeister (ESS)" w:date="2015-09-08T14:05:00Z" w:id="194">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4DDA05" wp14:textId="77777777">
      <w:pPr>
        <w:pStyle w:val="TableofFigures"/>
        <w:tabs>
          <w:tab w:val="right" w:leader="dot" w:pos="9016"/>
        </w:tabs>
        <w:rPr>
          <w:rFonts w:cs="Times New Roman"/>
          <w:noProof/>
          <w:lang w:eastAsia="en-US"/>
        </w:rPr>
      </w:pPr>
      <w:r>
        <w:fldChar w:fldCharType="begin"/>
      </w:r>
      <w:r>
        <w:instrText xml:space="preserve"> HYPERLINK \l "_Toc428423580" </w:instrText>
      </w:r>
      <w:r>
        <w:fldChar w:fldCharType="separate"/>
      </w:r>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5">
        <w:r w:rsidR="000B360D">
          <w:rPr>
            <w:rFonts w:cs="Times New Roman"/>
            <w:noProof/>
            <w:webHidden/>
          </w:rPr>
          <w:t>126</w:t>
        </w:r>
      </w:ins>
      <w:del w:author="Onno Hoffmeister (ESS)" w:date="2015-09-08T14:05:00Z" w:id="196">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2841AB5" wp14:textId="77777777">
      <w:pPr>
        <w:pStyle w:val="TableofFigures"/>
        <w:tabs>
          <w:tab w:val="right" w:leader="dot" w:pos="9016"/>
        </w:tabs>
        <w:rPr>
          <w:rFonts w:cs="Times New Roman"/>
          <w:noProof/>
          <w:lang w:eastAsia="en-US"/>
        </w:rPr>
      </w:pPr>
      <w:r>
        <w:fldChar w:fldCharType="begin"/>
      </w:r>
      <w:r>
        <w:instrText xml:space="preserve"> HYPERLINK \l "_Toc428423581" </w:instrText>
      </w:r>
      <w:r>
        <w:fldChar w:fldCharType="separate"/>
      </w:r>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7">
        <w:r w:rsidR="000B360D">
          <w:rPr>
            <w:rFonts w:cs="Times New Roman"/>
            <w:noProof/>
            <w:webHidden/>
          </w:rPr>
          <w:t>127</w:t>
        </w:r>
      </w:ins>
      <w:del w:author="Onno Hoffmeister (ESS)" w:date="2015-09-08T14:05:00Z" w:id="198">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70C72A5" wp14:textId="77777777">
      <w:pPr>
        <w:pStyle w:val="TableofFigures"/>
        <w:tabs>
          <w:tab w:val="right" w:leader="dot" w:pos="9016"/>
        </w:tabs>
        <w:rPr>
          <w:rFonts w:cs="Times New Roman"/>
          <w:noProof/>
          <w:lang w:eastAsia="en-US"/>
        </w:rPr>
      </w:pPr>
      <w:r>
        <w:fldChar w:fldCharType="begin"/>
      </w:r>
      <w:r>
        <w:instrText xml:space="preserve"> HYPERLINK \l "_Toc428423582" </w:instrText>
      </w:r>
      <w:r>
        <w:fldChar w:fldCharType="separate"/>
      </w:r>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9">
        <w:r w:rsidR="000B360D">
          <w:rPr>
            <w:rFonts w:cs="Times New Roman"/>
            <w:noProof/>
            <w:webHidden/>
          </w:rPr>
          <w:t>127</w:t>
        </w:r>
      </w:ins>
      <w:del w:author="Onno Hoffmeister (ESS)" w:date="2015-09-08T14:05:00Z" w:id="200">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AD6DE7" wp14:textId="77777777">
      <w:pPr>
        <w:pStyle w:val="TableofFigures"/>
        <w:tabs>
          <w:tab w:val="right" w:leader="dot" w:pos="9016"/>
        </w:tabs>
        <w:rPr>
          <w:rFonts w:cs="Times New Roman"/>
          <w:noProof/>
          <w:lang w:eastAsia="en-US"/>
        </w:rPr>
      </w:pPr>
      <w:r>
        <w:lastRenderedPageBreak/>
        <w:fldChar w:fldCharType="begin"/>
      </w:r>
      <w:r>
        <w:instrText xml:space="preserve"> HYPERLINK \l "_Toc428423583" </w:instrText>
      </w:r>
      <w:r>
        <w:fldChar w:fldCharType="separate"/>
      </w:r>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1">
        <w:r w:rsidR="000B360D">
          <w:rPr>
            <w:rFonts w:cs="Times New Roman"/>
            <w:noProof/>
            <w:webHidden/>
          </w:rPr>
          <w:t>128</w:t>
        </w:r>
      </w:ins>
      <w:del w:author="Onno Hoffmeister (ESS)" w:date="2015-09-08T14:05:00Z" w:id="202">
        <w:r w:rsidDel="000B360D" w:rsidR="00FD5239">
          <w:rPr>
            <w:rFonts w:cs="Times New Roman"/>
            <w:noProof/>
            <w:webHidden/>
          </w:rPr>
          <w:delText>109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2943FB3" wp14:textId="77777777">
      <w:pPr>
        <w:pStyle w:val="TableofFigures"/>
        <w:tabs>
          <w:tab w:val="right" w:leader="dot" w:pos="9016"/>
        </w:tabs>
        <w:rPr>
          <w:rFonts w:cs="Times New Roman"/>
          <w:noProof/>
          <w:lang w:eastAsia="en-US"/>
        </w:rPr>
      </w:pPr>
      <w:r>
        <w:fldChar w:fldCharType="begin"/>
      </w:r>
      <w:r>
        <w:instrText xml:space="preserve"> HYPERLINK \l "_Toc428423584" </w:instrText>
      </w:r>
      <w:r>
        <w:fldChar w:fldCharType="separate"/>
      </w:r>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3">
        <w:r w:rsidR="000B360D">
          <w:rPr>
            <w:rFonts w:cs="Times New Roman"/>
            <w:noProof/>
            <w:webHidden/>
          </w:rPr>
          <w:t>129</w:t>
        </w:r>
      </w:ins>
      <w:del w:author="Onno Hoffmeister (ESS)" w:date="2015-09-08T14:05:00Z" w:id="204">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41D7EAC" wp14:textId="77777777">
      <w:pPr>
        <w:pStyle w:val="TableofFigures"/>
        <w:tabs>
          <w:tab w:val="right" w:leader="dot" w:pos="9016"/>
        </w:tabs>
        <w:rPr>
          <w:rFonts w:cs="Times New Roman"/>
          <w:noProof/>
          <w:lang w:eastAsia="en-US"/>
        </w:rPr>
      </w:pPr>
      <w:r>
        <w:fldChar w:fldCharType="begin"/>
      </w:r>
      <w:r>
        <w:instrText xml:space="preserve"> HYPERLINK \l "_Toc428423585" </w:instrText>
      </w:r>
      <w:r>
        <w:fldChar w:fldCharType="separate"/>
      </w:r>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5">
        <w:r w:rsidR="000B360D">
          <w:rPr>
            <w:rFonts w:cs="Times New Roman"/>
            <w:noProof/>
            <w:webHidden/>
          </w:rPr>
          <w:t>129</w:t>
        </w:r>
      </w:ins>
      <w:del w:author="Onno Hoffmeister (ESS)" w:date="2015-09-08T14:05:00Z" w:id="206">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889ADBE" wp14:textId="77777777">
      <w:pPr>
        <w:pStyle w:val="TableofFigures"/>
        <w:tabs>
          <w:tab w:val="right" w:leader="dot" w:pos="9016"/>
        </w:tabs>
        <w:rPr>
          <w:rFonts w:cs="Times New Roman"/>
          <w:noProof/>
          <w:lang w:eastAsia="en-US"/>
        </w:rPr>
      </w:pPr>
      <w:r>
        <w:fldChar w:fldCharType="begin"/>
      </w:r>
      <w:r>
        <w:instrText xml:space="preserve"> HYPERLINK \l "_Toc428423586" </w:instrText>
      </w:r>
      <w:r>
        <w:fldChar w:fldCharType="separate"/>
      </w:r>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7">
        <w:r w:rsidR="000B360D">
          <w:rPr>
            <w:rFonts w:cs="Times New Roman"/>
            <w:noProof/>
            <w:webHidden/>
          </w:rPr>
          <w:t>129</w:t>
        </w:r>
      </w:ins>
      <w:del w:author="Onno Hoffmeister (ESS)" w:date="2015-09-08T14:05:00Z" w:id="208">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F60B01" wp14:textId="77777777">
      <w:pPr>
        <w:pStyle w:val="TableofFigures"/>
        <w:tabs>
          <w:tab w:val="right" w:leader="dot" w:pos="9016"/>
        </w:tabs>
        <w:rPr>
          <w:rFonts w:cs="Times New Roman"/>
          <w:noProof/>
          <w:lang w:eastAsia="en-US"/>
        </w:rPr>
      </w:pPr>
      <w:r>
        <w:fldChar w:fldCharType="begin"/>
      </w:r>
      <w:r>
        <w:instrText xml:space="preserve"> HYPERLINK \l "_Toc428423587" </w:instrText>
      </w:r>
      <w:r>
        <w:fldChar w:fldCharType="separate"/>
      </w:r>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9">
        <w:r w:rsidR="000B360D">
          <w:rPr>
            <w:rFonts w:cs="Times New Roman"/>
            <w:noProof/>
            <w:webHidden/>
          </w:rPr>
          <w:t>130</w:t>
        </w:r>
      </w:ins>
      <w:del w:author="Onno Hoffmeister (ESS)" w:date="2015-09-08T14:05:00Z" w:id="210">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E526220" wp14:textId="77777777">
      <w:pPr>
        <w:pStyle w:val="TableofFigures"/>
        <w:tabs>
          <w:tab w:val="right" w:leader="dot" w:pos="9016"/>
        </w:tabs>
        <w:rPr>
          <w:rFonts w:cs="Times New Roman"/>
          <w:noProof/>
          <w:lang w:eastAsia="en-US"/>
        </w:rPr>
      </w:pPr>
      <w:r>
        <w:fldChar w:fldCharType="begin"/>
      </w:r>
      <w:r>
        <w:instrText xml:space="preserve"> HYPERLINK \l "_Toc428423588" </w:instrText>
      </w:r>
      <w:r>
        <w:fldChar w:fldCharType="separate"/>
      </w:r>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1">
        <w:r w:rsidR="000B360D">
          <w:rPr>
            <w:rFonts w:cs="Times New Roman"/>
            <w:noProof/>
            <w:webHidden/>
          </w:rPr>
          <w:t>130</w:t>
        </w:r>
      </w:ins>
      <w:del w:author="Onno Hoffmeister (ESS)" w:date="2015-09-08T14:05:00Z" w:id="212">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3359BA1" wp14:textId="77777777">
      <w:pPr>
        <w:pStyle w:val="TableofFigures"/>
        <w:tabs>
          <w:tab w:val="right" w:leader="dot" w:pos="9016"/>
        </w:tabs>
        <w:rPr>
          <w:rFonts w:cs="Times New Roman"/>
          <w:noProof/>
          <w:lang w:eastAsia="en-US"/>
        </w:rPr>
      </w:pPr>
      <w:r>
        <w:fldChar w:fldCharType="begin"/>
      </w:r>
      <w:r>
        <w:instrText xml:space="preserve"> HYPERLINK \l "_Toc428423589" </w:instrText>
      </w:r>
      <w:r>
        <w:fldChar w:fldCharType="separate"/>
      </w:r>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3">
        <w:r w:rsidR="000B360D">
          <w:rPr>
            <w:rFonts w:cs="Times New Roman"/>
            <w:noProof/>
            <w:webHidden/>
          </w:rPr>
          <w:t>130</w:t>
        </w:r>
      </w:ins>
      <w:del w:author="Onno Hoffmeister (ESS)" w:date="2015-09-08T14:05:00Z" w:id="214">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4BCF9E" wp14:textId="77777777">
      <w:pPr>
        <w:pStyle w:val="TableofFigures"/>
        <w:tabs>
          <w:tab w:val="right" w:leader="dot" w:pos="9016"/>
        </w:tabs>
        <w:rPr>
          <w:rFonts w:cs="Times New Roman"/>
          <w:noProof/>
          <w:lang w:eastAsia="en-US"/>
        </w:rPr>
      </w:pPr>
      <w:r>
        <w:fldChar w:fldCharType="begin"/>
      </w:r>
      <w:r>
        <w:instrText xml:space="preserve"> HYPERLINK \l "_Toc428423590" </w:instrText>
      </w:r>
      <w:r>
        <w:fldChar w:fldCharType="separate"/>
      </w:r>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5">
        <w:r w:rsidR="000B360D">
          <w:rPr>
            <w:rFonts w:cs="Times New Roman"/>
            <w:noProof/>
            <w:webHidden/>
          </w:rPr>
          <w:t>131</w:t>
        </w:r>
      </w:ins>
      <w:del w:author="Onno Hoffmeister (ESS)" w:date="2015-09-08T14:05:00Z" w:id="216">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94E42D" wp14:textId="77777777">
      <w:pPr>
        <w:pStyle w:val="TableofFigures"/>
        <w:tabs>
          <w:tab w:val="right" w:leader="dot" w:pos="9016"/>
        </w:tabs>
        <w:rPr>
          <w:rFonts w:cs="Times New Roman"/>
          <w:noProof/>
          <w:lang w:eastAsia="en-US"/>
        </w:rPr>
      </w:pPr>
      <w:r>
        <w:fldChar w:fldCharType="begin"/>
      </w:r>
      <w:r>
        <w:instrText xml:space="preserve"> HYPERLINK \l "_Toc428423591" </w:instrText>
      </w:r>
      <w:r>
        <w:fldChar w:fldCharType="separate"/>
      </w:r>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7">
        <w:r w:rsidR="000B360D">
          <w:rPr>
            <w:rFonts w:cs="Times New Roman"/>
            <w:noProof/>
            <w:webHidden/>
          </w:rPr>
          <w:t>131</w:t>
        </w:r>
      </w:ins>
      <w:del w:author="Onno Hoffmeister (ESS)" w:date="2015-09-08T14:05:00Z" w:id="218">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EA032F" wp14:textId="77777777">
      <w:pPr>
        <w:pStyle w:val="TableofFigures"/>
        <w:tabs>
          <w:tab w:val="right" w:leader="dot" w:pos="9016"/>
        </w:tabs>
        <w:rPr>
          <w:rFonts w:cs="Times New Roman"/>
          <w:noProof/>
          <w:lang w:eastAsia="en-US"/>
        </w:rPr>
      </w:pPr>
      <w:r>
        <w:fldChar w:fldCharType="begin"/>
      </w:r>
      <w:r>
        <w:instrText xml:space="preserve"> HYPERLINK \l "_Toc428423592" </w:instrText>
      </w:r>
      <w:r>
        <w:fldChar w:fldCharType="separate"/>
      </w:r>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9">
        <w:r w:rsidR="000B360D">
          <w:rPr>
            <w:rFonts w:cs="Times New Roman"/>
            <w:noProof/>
            <w:webHidden/>
          </w:rPr>
          <w:t>132</w:t>
        </w:r>
      </w:ins>
      <w:del w:author="Onno Hoffmeister (ESS)" w:date="2015-09-08T14:05:00Z" w:id="220">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6A83E85" wp14:textId="77777777">
      <w:pPr>
        <w:pStyle w:val="TableofFigures"/>
        <w:tabs>
          <w:tab w:val="right" w:leader="dot" w:pos="9016"/>
        </w:tabs>
        <w:rPr>
          <w:rFonts w:cs="Times New Roman"/>
          <w:noProof/>
          <w:lang w:eastAsia="en-US"/>
        </w:rPr>
      </w:pPr>
      <w:r>
        <w:fldChar w:fldCharType="begin"/>
      </w:r>
      <w:r>
        <w:instrText xml:space="preserve"> HYPERLINK \l "_Toc428423593" </w:instrText>
      </w:r>
      <w:r>
        <w:fldChar w:fldCharType="separate"/>
      </w:r>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1">
        <w:r w:rsidR="000B360D">
          <w:rPr>
            <w:rFonts w:cs="Times New Roman"/>
            <w:noProof/>
            <w:webHidden/>
          </w:rPr>
          <w:t>132</w:t>
        </w:r>
      </w:ins>
      <w:del w:author="Onno Hoffmeister (ESS)" w:date="2015-09-08T14:05:00Z" w:id="222">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F7EFB92" wp14:textId="77777777">
      <w:pPr>
        <w:pStyle w:val="TableofFigures"/>
        <w:tabs>
          <w:tab w:val="right" w:leader="dot" w:pos="9016"/>
        </w:tabs>
        <w:rPr>
          <w:rFonts w:cs="Times New Roman"/>
          <w:noProof/>
          <w:lang w:eastAsia="en-US"/>
        </w:rPr>
      </w:pPr>
      <w:r>
        <w:fldChar w:fldCharType="begin"/>
      </w:r>
      <w:r>
        <w:instrText xml:space="preserve"> HYPERLINK \l "_Toc428423594" </w:instrText>
      </w:r>
      <w:r>
        <w:fldChar w:fldCharType="separate"/>
      </w:r>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3">
        <w:r w:rsidR="000B360D">
          <w:rPr>
            <w:rFonts w:cs="Times New Roman"/>
            <w:noProof/>
            <w:webHidden/>
          </w:rPr>
          <w:t>133</w:t>
        </w:r>
      </w:ins>
      <w:del w:author="Onno Hoffmeister (ESS)" w:date="2015-09-08T14:05:00Z" w:id="224">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99B3F5" wp14:textId="77777777">
      <w:pPr>
        <w:pStyle w:val="TableofFigures"/>
        <w:tabs>
          <w:tab w:val="right" w:leader="dot" w:pos="9016"/>
        </w:tabs>
        <w:rPr>
          <w:rFonts w:cs="Times New Roman"/>
          <w:noProof/>
          <w:lang w:eastAsia="en-US"/>
        </w:rPr>
      </w:pPr>
      <w:r>
        <w:fldChar w:fldCharType="begin"/>
      </w:r>
      <w:r>
        <w:instrText xml:space="preserve"> HYPERLINK \l "_Toc428423595" </w:instrText>
      </w:r>
      <w:r>
        <w:fldChar w:fldCharType="separate"/>
      </w:r>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5">
        <w:r w:rsidR="000B360D">
          <w:rPr>
            <w:rFonts w:cs="Times New Roman"/>
            <w:noProof/>
            <w:webHidden/>
          </w:rPr>
          <w:t>133</w:t>
        </w:r>
      </w:ins>
      <w:del w:author="Onno Hoffmeister (ESS)" w:date="2015-09-08T14:05:00Z" w:id="226">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9E0038F" wp14:textId="77777777">
      <w:pPr>
        <w:pStyle w:val="TableofFigures"/>
        <w:tabs>
          <w:tab w:val="right" w:leader="dot" w:pos="9016"/>
        </w:tabs>
        <w:rPr>
          <w:rFonts w:cs="Times New Roman"/>
          <w:noProof/>
          <w:lang w:eastAsia="en-US"/>
        </w:rPr>
      </w:pPr>
      <w:r>
        <w:fldChar w:fldCharType="begin"/>
      </w:r>
      <w:r>
        <w:instrText xml:space="preserve"> HYPERLINK \l "_Toc428423596" </w:instrText>
      </w:r>
      <w:r>
        <w:fldChar w:fldCharType="separate"/>
      </w:r>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7">
        <w:r w:rsidR="000B360D">
          <w:rPr>
            <w:rFonts w:cs="Times New Roman"/>
            <w:noProof/>
            <w:webHidden/>
          </w:rPr>
          <w:t>134</w:t>
        </w:r>
      </w:ins>
      <w:del w:author="Onno Hoffmeister (ESS)" w:date="2015-09-08T14:05:00Z" w:id="228">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8639A43" wp14:textId="77777777">
      <w:pPr>
        <w:pStyle w:val="TableofFigures"/>
        <w:tabs>
          <w:tab w:val="right" w:leader="dot" w:pos="9016"/>
        </w:tabs>
        <w:rPr>
          <w:rFonts w:cs="Times New Roman"/>
          <w:noProof/>
          <w:lang w:eastAsia="en-US"/>
        </w:rPr>
      </w:pPr>
      <w:r>
        <w:fldChar w:fldCharType="begin"/>
      </w:r>
      <w:r>
        <w:instrText xml:space="preserve"> HYPERLINK \l "_Toc428423597" </w:instrText>
      </w:r>
      <w:r>
        <w:fldChar w:fldCharType="separate"/>
      </w:r>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9">
        <w:r w:rsidR="000B360D">
          <w:rPr>
            <w:rFonts w:cs="Times New Roman"/>
            <w:noProof/>
            <w:webHidden/>
          </w:rPr>
          <w:t>134</w:t>
        </w:r>
      </w:ins>
      <w:del w:author="Onno Hoffmeister (ESS)" w:date="2015-09-08T14:05:00Z" w:id="230">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32459C5" wp14:textId="77777777">
      <w:pPr>
        <w:pStyle w:val="TableofFigures"/>
        <w:tabs>
          <w:tab w:val="right" w:leader="dot" w:pos="9016"/>
        </w:tabs>
        <w:rPr>
          <w:rFonts w:cs="Times New Roman"/>
          <w:noProof/>
          <w:lang w:eastAsia="en-US"/>
        </w:rPr>
      </w:pPr>
      <w:r>
        <w:fldChar w:fldCharType="begin"/>
      </w:r>
      <w:r>
        <w:instrText xml:space="preserve"> HYPERLINK \l "_Toc428423598" </w:instrText>
      </w:r>
      <w:r>
        <w:fldChar w:fldCharType="separate"/>
      </w:r>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1">
        <w:r w:rsidR="000B360D">
          <w:rPr>
            <w:rFonts w:cs="Times New Roman"/>
            <w:noProof/>
            <w:webHidden/>
          </w:rPr>
          <w:t>135</w:t>
        </w:r>
      </w:ins>
      <w:del w:author="Onno Hoffmeister (ESS)" w:date="2015-09-08T14:05:00Z" w:id="232">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FA67FAC" wp14:textId="77777777">
      <w:pPr>
        <w:pStyle w:val="TableofFigures"/>
        <w:tabs>
          <w:tab w:val="right" w:leader="dot" w:pos="9016"/>
        </w:tabs>
        <w:rPr>
          <w:rFonts w:cs="Times New Roman"/>
          <w:noProof/>
          <w:lang w:eastAsia="en-US"/>
        </w:rPr>
      </w:pPr>
      <w:r>
        <w:fldChar w:fldCharType="begin"/>
      </w:r>
      <w:r>
        <w:instrText xml:space="preserve"> HYPERLINK \l "_Toc428423599" </w:instrText>
      </w:r>
      <w:r>
        <w:fldChar w:fldCharType="separate"/>
      </w:r>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3">
        <w:r w:rsidR="000B360D">
          <w:rPr>
            <w:rFonts w:cs="Times New Roman"/>
            <w:noProof/>
            <w:webHidden/>
          </w:rPr>
          <w:t>135</w:t>
        </w:r>
      </w:ins>
      <w:del w:author="Onno Hoffmeister (ESS)" w:date="2015-09-08T14:05:00Z" w:id="234">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8FD28" wp14:textId="77777777">
      <w:pPr>
        <w:pStyle w:val="TableofFigures"/>
        <w:tabs>
          <w:tab w:val="right" w:leader="dot" w:pos="9016"/>
        </w:tabs>
        <w:rPr>
          <w:rFonts w:cs="Times New Roman"/>
          <w:noProof/>
          <w:lang w:eastAsia="en-US"/>
        </w:rPr>
      </w:pPr>
      <w:r>
        <w:fldChar w:fldCharType="begin"/>
      </w:r>
      <w:r>
        <w:instrText xml:space="preserve"> HYPERLINK \l "_Toc428423600" </w:instrText>
      </w:r>
      <w:r>
        <w:fldChar w:fldCharType="separate"/>
      </w:r>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5">
        <w:r w:rsidR="000B360D">
          <w:rPr>
            <w:rFonts w:cs="Times New Roman"/>
            <w:noProof/>
            <w:webHidden/>
          </w:rPr>
          <w:t>136</w:t>
        </w:r>
      </w:ins>
      <w:del w:author="Onno Hoffmeister (ESS)" w:date="2015-09-08T14:05:00Z" w:id="236">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8A2B670" wp14:textId="77777777">
      <w:pPr>
        <w:pStyle w:val="TableofFigures"/>
        <w:tabs>
          <w:tab w:val="right" w:leader="dot" w:pos="9016"/>
        </w:tabs>
        <w:rPr>
          <w:rFonts w:cs="Times New Roman"/>
          <w:noProof/>
          <w:lang w:eastAsia="en-US"/>
        </w:rPr>
      </w:pPr>
      <w:r>
        <w:fldChar w:fldCharType="begin"/>
      </w:r>
      <w:r>
        <w:instrText xml:space="preserve"> HYPERLINK \l "_Toc428423601" </w:instrText>
      </w:r>
      <w:r>
        <w:fldChar w:fldCharType="separate"/>
      </w:r>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7">
        <w:r w:rsidR="000B360D">
          <w:rPr>
            <w:rFonts w:cs="Times New Roman"/>
            <w:noProof/>
            <w:webHidden/>
          </w:rPr>
          <w:t>136</w:t>
        </w:r>
      </w:ins>
      <w:del w:author="Onno Hoffmeister (ESS)" w:date="2015-09-08T14:05:00Z" w:id="238">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7D64A9A" wp14:textId="77777777">
      <w:pPr>
        <w:pStyle w:val="TableofFigures"/>
        <w:tabs>
          <w:tab w:val="right" w:leader="dot" w:pos="9016"/>
        </w:tabs>
        <w:rPr>
          <w:rFonts w:cs="Times New Roman"/>
          <w:noProof/>
          <w:lang w:eastAsia="en-US"/>
        </w:rPr>
      </w:pPr>
      <w:r>
        <w:fldChar w:fldCharType="begin"/>
      </w:r>
      <w:r>
        <w:instrText xml:space="preserve"> HYPERLINK \l "_Toc428423602" </w:instrText>
      </w:r>
      <w:r>
        <w:fldChar w:fldCharType="separate"/>
      </w:r>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9">
        <w:r w:rsidR="000B360D">
          <w:rPr>
            <w:rFonts w:cs="Times New Roman"/>
            <w:noProof/>
            <w:webHidden/>
          </w:rPr>
          <w:t>137</w:t>
        </w:r>
      </w:ins>
      <w:del w:author="Onno Hoffmeister (ESS)" w:date="2015-09-08T14:05:00Z" w:id="240">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824215" wp14:textId="77777777">
      <w:pPr>
        <w:pStyle w:val="TableofFigures"/>
        <w:tabs>
          <w:tab w:val="right" w:leader="dot" w:pos="9016"/>
        </w:tabs>
        <w:rPr>
          <w:rFonts w:cs="Times New Roman"/>
          <w:noProof/>
          <w:lang w:eastAsia="en-US"/>
        </w:rPr>
      </w:pPr>
      <w:r>
        <w:fldChar w:fldCharType="begin"/>
      </w:r>
      <w:r>
        <w:instrText xml:space="preserve"> HYPERLINK \l "_Toc428423603" </w:instrText>
      </w:r>
      <w:r>
        <w:fldChar w:fldCharType="separate"/>
      </w:r>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1">
        <w:r w:rsidR="000B360D">
          <w:rPr>
            <w:rFonts w:cs="Times New Roman"/>
            <w:noProof/>
            <w:webHidden/>
          </w:rPr>
          <w:t>137</w:t>
        </w:r>
      </w:ins>
      <w:del w:author="Onno Hoffmeister (ESS)" w:date="2015-09-08T14:05:00Z" w:id="242">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B17A7B" wp14:textId="77777777">
      <w:pPr>
        <w:pStyle w:val="TableofFigures"/>
        <w:tabs>
          <w:tab w:val="right" w:leader="dot" w:pos="9016"/>
        </w:tabs>
        <w:rPr>
          <w:rFonts w:cs="Times New Roman"/>
          <w:noProof/>
          <w:lang w:eastAsia="en-US"/>
        </w:rPr>
      </w:pPr>
      <w:r>
        <w:fldChar w:fldCharType="begin"/>
      </w:r>
      <w:r>
        <w:instrText xml:space="preserve"> HYPERLINK \l "_Toc428423604" </w:instrText>
      </w:r>
      <w:r>
        <w:fldChar w:fldCharType="separate"/>
      </w:r>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3">
        <w:r w:rsidR="000B360D">
          <w:rPr>
            <w:rFonts w:cs="Times New Roman"/>
            <w:noProof/>
            <w:webHidden/>
          </w:rPr>
          <w:t>138</w:t>
        </w:r>
      </w:ins>
      <w:del w:author="Onno Hoffmeister (ESS)" w:date="2015-09-08T14:05:00Z" w:id="244">
        <w:r w:rsidDel="000B360D" w:rsidR="00FD5239">
          <w:rPr>
            <w:rFonts w:cs="Times New Roman"/>
            <w:noProof/>
            <w:webHidden/>
          </w:rPr>
          <w:delText>119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17F4E5E" wp14:textId="77777777">
      <w:pPr>
        <w:pStyle w:val="TableofFigures"/>
        <w:tabs>
          <w:tab w:val="right" w:leader="dot" w:pos="9016"/>
        </w:tabs>
        <w:rPr>
          <w:rFonts w:cs="Times New Roman"/>
          <w:noProof/>
          <w:lang w:eastAsia="en-US"/>
        </w:rPr>
      </w:pPr>
      <w:r>
        <w:fldChar w:fldCharType="begin"/>
      </w:r>
      <w:r>
        <w:instrText xml:space="preserve"> HYPERLINK \l "_Toc428423605" </w:instrText>
      </w:r>
      <w:r>
        <w:fldChar w:fldCharType="separate"/>
      </w:r>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5">
        <w:r w:rsidR="000B360D">
          <w:rPr>
            <w:rFonts w:cs="Times New Roman"/>
            <w:noProof/>
            <w:webHidden/>
          </w:rPr>
          <w:t>139</w:t>
        </w:r>
      </w:ins>
      <w:del w:author="Onno Hoffmeister (ESS)" w:date="2015-09-08T14:05:00Z" w:id="246">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5A30177" wp14:textId="77777777">
      <w:pPr>
        <w:pStyle w:val="TableofFigures"/>
        <w:tabs>
          <w:tab w:val="right" w:leader="dot" w:pos="9016"/>
        </w:tabs>
        <w:rPr>
          <w:rFonts w:cs="Times New Roman"/>
          <w:noProof/>
          <w:lang w:eastAsia="en-US"/>
        </w:rPr>
      </w:pPr>
      <w:r>
        <w:fldChar w:fldCharType="begin"/>
      </w:r>
      <w:r>
        <w:instrText xml:space="preserve"> HYPERLINK \l "_Toc428423606" </w:instrText>
      </w:r>
      <w:r>
        <w:fldChar w:fldCharType="separate"/>
      </w:r>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7">
        <w:r w:rsidR="000B360D">
          <w:rPr>
            <w:rFonts w:cs="Times New Roman"/>
            <w:noProof/>
            <w:webHidden/>
          </w:rPr>
          <w:t>139</w:t>
        </w:r>
      </w:ins>
      <w:del w:author="Onno Hoffmeister (ESS)" w:date="2015-09-08T14:05:00Z" w:id="248">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87809C3" wp14:textId="77777777">
      <w:pPr>
        <w:pStyle w:val="TableofFigures"/>
        <w:tabs>
          <w:tab w:val="right" w:leader="dot" w:pos="9016"/>
        </w:tabs>
        <w:rPr>
          <w:rFonts w:cs="Times New Roman"/>
          <w:noProof/>
          <w:lang w:eastAsia="en-US"/>
        </w:rPr>
      </w:pPr>
      <w:r>
        <w:fldChar w:fldCharType="begin"/>
      </w:r>
      <w:r>
        <w:instrText xml:space="preserve"> HYPERLINK \l "_Toc428423607" </w:instrText>
      </w:r>
      <w:r>
        <w:fldChar w:fldCharType="separate"/>
      </w:r>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9">
        <w:r w:rsidR="000B360D">
          <w:rPr>
            <w:rFonts w:cs="Times New Roman"/>
            <w:noProof/>
            <w:webHidden/>
          </w:rPr>
          <w:t>139</w:t>
        </w:r>
      </w:ins>
      <w:del w:author="Onno Hoffmeister (ESS)" w:date="2015-09-08T14:05:00Z" w:id="250">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317DA8" wp14:textId="77777777">
      <w:pPr>
        <w:pStyle w:val="TableofFigures"/>
        <w:tabs>
          <w:tab w:val="right" w:leader="dot" w:pos="9016"/>
        </w:tabs>
        <w:rPr>
          <w:rFonts w:cs="Times New Roman"/>
          <w:noProof/>
          <w:lang w:eastAsia="en-US"/>
        </w:rPr>
      </w:pPr>
      <w:r>
        <w:fldChar w:fldCharType="begin"/>
      </w:r>
      <w:r>
        <w:instrText xml:space="preserve"> HYPERLINK \l "_Toc428423608" </w:instrText>
      </w:r>
      <w:r>
        <w:fldChar w:fldCharType="separate"/>
      </w:r>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1">
        <w:r w:rsidR="000B360D">
          <w:rPr>
            <w:rFonts w:cs="Times New Roman"/>
            <w:noProof/>
            <w:webHidden/>
          </w:rPr>
          <w:t>140</w:t>
        </w:r>
      </w:ins>
      <w:del w:author="Onno Hoffmeister (ESS)" w:date="2015-09-08T14:05:00Z" w:id="252">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7049F2D" wp14:textId="77777777">
      <w:pPr>
        <w:pStyle w:val="TableofFigures"/>
        <w:tabs>
          <w:tab w:val="right" w:leader="dot" w:pos="9016"/>
        </w:tabs>
        <w:rPr>
          <w:rFonts w:cs="Times New Roman"/>
          <w:noProof/>
          <w:lang w:eastAsia="en-US"/>
        </w:rPr>
      </w:pPr>
      <w:r>
        <w:fldChar w:fldCharType="begin"/>
      </w:r>
      <w:r>
        <w:instrText xml:space="preserve"> HYPERLINK \l "_Toc428423609" </w:instrText>
      </w:r>
      <w:r>
        <w:fldChar w:fldCharType="separate"/>
      </w:r>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3">
        <w:r w:rsidR="000B360D">
          <w:rPr>
            <w:rFonts w:cs="Times New Roman"/>
            <w:noProof/>
            <w:webHidden/>
          </w:rPr>
          <w:t>140</w:t>
        </w:r>
      </w:ins>
      <w:del w:author="Onno Hoffmeister (ESS)" w:date="2015-09-08T14:05:00Z" w:id="254">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FC1B9B" wp14:textId="77777777">
      <w:pPr>
        <w:pStyle w:val="TableofFigures"/>
        <w:tabs>
          <w:tab w:val="right" w:leader="dot" w:pos="9016"/>
        </w:tabs>
        <w:rPr>
          <w:rFonts w:cs="Times New Roman"/>
          <w:noProof/>
          <w:lang w:eastAsia="en-US"/>
        </w:rPr>
      </w:pPr>
      <w:r>
        <w:fldChar w:fldCharType="begin"/>
      </w:r>
      <w:r>
        <w:instrText xml:space="preserve"> HYPERLINK \l "_Toc428423610" </w:instrText>
      </w:r>
      <w:r>
        <w:fldChar w:fldCharType="separate"/>
      </w:r>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5">
        <w:r w:rsidR="000B360D">
          <w:rPr>
            <w:rFonts w:cs="Times New Roman"/>
            <w:noProof/>
            <w:webHidden/>
          </w:rPr>
          <w:t>140</w:t>
        </w:r>
      </w:ins>
      <w:del w:author="Onno Hoffmeister (ESS)" w:date="2015-09-08T14:05:00Z" w:id="256">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D1CE25" wp14:textId="77777777">
      <w:pPr>
        <w:pStyle w:val="TableofFigures"/>
        <w:tabs>
          <w:tab w:val="right" w:leader="dot" w:pos="9016"/>
        </w:tabs>
        <w:rPr>
          <w:rFonts w:cs="Times New Roman"/>
          <w:noProof/>
          <w:lang w:eastAsia="en-US"/>
        </w:rPr>
      </w:pPr>
      <w:r>
        <w:fldChar w:fldCharType="begin"/>
      </w:r>
      <w:r>
        <w:instrText xml:space="preserve"> HYPERLINK \l "_Toc428423611" </w:instrText>
      </w:r>
      <w:r>
        <w:fldChar w:fldCharType="separate"/>
      </w:r>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7">
        <w:r w:rsidR="000B360D">
          <w:rPr>
            <w:rFonts w:cs="Times New Roman"/>
            <w:noProof/>
            <w:webHidden/>
          </w:rPr>
          <w:t>140</w:t>
        </w:r>
      </w:ins>
      <w:del w:author="Onno Hoffmeister (ESS)" w:date="2015-09-08T14:05:00Z" w:id="258">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671C5DE" wp14:textId="77777777">
      <w:pPr>
        <w:pStyle w:val="TableofFigures"/>
        <w:tabs>
          <w:tab w:val="right" w:leader="dot" w:pos="9016"/>
        </w:tabs>
        <w:rPr>
          <w:rFonts w:cs="Times New Roman"/>
          <w:noProof/>
          <w:lang w:eastAsia="en-US"/>
        </w:rPr>
      </w:pPr>
      <w:r>
        <w:fldChar w:fldCharType="begin"/>
      </w:r>
      <w:r>
        <w:instrText xml:space="preserve"> HYPERLINK \l "_Toc428423612" </w:instrText>
      </w:r>
      <w:r>
        <w:fldChar w:fldCharType="separate"/>
      </w:r>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9">
        <w:r w:rsidR="000B360D">
          <w:rPr>
            <w:rFonts w:cs="Times New Roman"/>
            <w:noProof/>
            <w:webHidden/>
          </w:rPr>
          <w:t>141</w:t>
        </w:r>
      </w:ins>
      <w:del w:author="Onno Hoffmeister (ESS)" w:date="2015-09-08T14:05:00Z" w:id="260">
        <w:r w:rsidDel="000B360D" w:rsidR="00FD5239">
          <w:rPr>
            <w:rFonts w:cs="Times New Roman"/>
            <w:noProof/>
            <w:webHidden/>
          </w:rPr>
          <w:delText>122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176892B" wp14:textId="77777777">
      <w:pPr>
        <w:pStyle w:val="TableofFigures"/>
        <w:tabs>
          <w:tab w:val="right" w:leader="dot" w:pos="9016"/>
        </w:tabs>
        <w:rPr>
          <w:rFonts w:cs="Times New Roman"/>
          <w:noProof/>
          <w:lang w:eastAsia="en-US"/>
        </w:rPr>
      </w:pPr>
      <w:r>
        <w:fldChar w:fldCharType="begin"/>
      </w:r>
      <w:r>
        <w:instrText xml:space="preserve"> HYPERLINK \l "_Toc428423613" </w:instrText>
      </w:r>
      <w:r>
        <w:fldChar w:fldCharType="separate"/>
      </w:r>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1">
        <w:r w:rsidR="000B360D">
          <w:rPr>
            <w:rFonts w:cs="Times New Roman"/>
            <w:noProof/>
            <w:webHidden/>
          </w:rPr>
          <w:t>142</w:t>
        </w:r>
      </w:ins>
      <w:del w:author="Onno Hoffmeister (ESS)" w:date="2015-09-08T14:05:00Z" w:id="262">
        <w:r w:rsidDel="000B360D" w:rsidR="00FD5239">
          <w:rPr>
            <w:rFonts w:cs="Times New Roman"/>
            <w:noProof/>
            <w:webHidden/>
          </w:rPr>
          <w:delText>123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6BD717" wp14:textId="77777777">
      <w:pPr>
        <w:pStyle w:val="TableofFigures"/>
        <w:tabs>
          <w:tab w:val="right" w:leader="dot" w:pos="9016"/>
        </w:tabs>
        <w:rPr>
          <w:rFonts w:cs="Times New Roman"/>
          <w:noProof/>
          <w:lang w:eastAsia="en-US"/>
        </w:rPr>
      </w:pPr>
      <w:r>
        <w:fldChar w:fldCharType="begin"/>
      </w:r>
      <w:r>
        <w:instrText xml:space="preserve"> HYPERLINK \l "_Toc428423614" </w:instrText>
      </w:r>
      <w:r>
        <w:fldChar w:fldCharType="separate"/>
      </w:r>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3">
        <w:r w:rsidR="000B360D">
          <w:rPr>
            <w:rFonts w:cs="Times New Roman"/>
            <w:noProof/>
            <w:webHidden/>
          </w:rPr>
          <w:t>143</w:t>
        </w:r>
      </w:ins>
      <w:del w:author="Onno Hoffmeister (ESS)" w:date="2015-09-08T14:05:00Z" w:id="264">
        <w:r w:rsidDel="000B360D" w:rsidR="00FD5239">
          <w:rPr>
            <w:rFonts w:cs="Times New Roman"/>
            <w:noProof/>
            <w:webHidden/>
          </w:rPr>
          <w:delText>124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6E3DD2D" wp14:textId="77777777">
      <w:pPr>
        <w:pStyle w:val="TableofFigures"/>
        <w:tabs>
          <w:tab w:val="right" w:leader="dot" w:pos="9016"/>
        </w:tabs>
        <w:rPr>
          <w:rFonts w:cs="Times New Roman"/>
          <w:noProof/>
          <w:lang w:eastAsia="en-US"/>
        </w:rPr>
      </w:pPr>
      <w:r>
        <w:fldChar w:fldCharType="begin"/>
      </w:r>
      <w:r>
        <w:instrText xml:space="preserve"> HYPERLINK \l "_Toc428423615" </w:instrText>
      </w:r>
      <w:r>
        <w:fldChar w:fldCharType="separate"/>
      </w:r>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5">
        <w:r w:rsidR="000B360D">
          <w:rPr>
            <w:rFonts w:cs="Times New Roman"/>
            <w:noProof/>
            <w:webHidden/>
          </w:rPr>
          <w:t>148</w:t>
        </w:r>
      </w:ins>
      <w:del w:author="Onno Hoffmeister (ESS)" w:date="2015-09-08T14:05:00Z" w:id="266">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E28C0E0" wp14:textId="77777777">
      <w:pPr>
        <w:pStyle w:val="TableofFigures"/>
        <w:tabs>
          <w:tab w:val="right" w:leader="dot" w:pos="9016"/>
        </w:tabs>
        <w:rPr>
          <w:rFonts w:cs="Times New Roman"/>
          <w:noProof/>
          <w:lang w:eastAsia="en-US"/>
        </w:rPr>
      </w:pPr>
      <w:r>
        <w:fldChar w:fldCharType="begin"/>
      </w:r>
      <w:r>
        <w:instrText xml:space="preserve"> HYPERLINK \l "_Toc428423616" </w:instrText>
      </w:r>
      <w:r>
        <w:fldChar w:fldCharType="separate"/>
      </w:r>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7">
        <w:r w:rsidR="000B360D">
          <w:rPr>
            <w:rFonts w:cs="Times New Roman"/>
            <w:noProof/>
            <w:webHidden/>
          </w:rPr>
          <w:t>148</w:t>
        </w:r>
      </w:ins>
      <w:del w:author="Onno Hoffmeister (ESS)" w:date="2015-09-08T14:05:00Z" w:id="268">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F9809D" wp14:textId="77777777">
      <w:pPr>
        <w:pStyle w:val="TableofFigures"/>
        <w:tabs>
          <w:tab w:val="right" w:leader="dot" w:pos="9016"/>
        </w:tabs>
        <w:rPr>
          <w:rFonts w:cs="Times New Roman"/>
          <w:noProof/>
          <w:lang w:eastAsia="en-US"/>
        </w:rPr>
      </w:pPr>
      <w:r>
        <w:fldChar w:fldCharType="begin"/>
      </w:r>
      <w:r>
        <w:instrText xml:space="preserve"> HYPERLINK \l "_Toc428423617" </w:instrText>
      </w:r>
      <w:r>
        <w:fldChar w:fldCharType="separate"/>
      </w:r>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9">
        <w:r w:rsidR="000B360D">
          <w:rPr>
            <w:rFonts w:cs="Times New Roman"/>
            <w:noProof/>
            <w:webHidden/>
          </w:rPr>
          <w:t>149</w:t>
        </w:r>
      </w:ins>
      <w:del w:author="Onno Hoffmeister (ESS)" w:date="2015-09-08T14:05:00Z" w:id="270">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2BB1021" wp14:textId="77777777">
      <w:pPr>
        <w:pStyle w:val="TableofFigures"/>
        <w:tabs>
          <w:tab w:val="right" w:leader="dot" w:pos="9016"/>
        </w:tabs>
        <w:rPr>
          <w:rFonts w:cs="Times New Roman"/>
          <w:noProof/>
          <w:lang w:eastAsia="en-US"/>
        </w:rPr>
      </w:pPr>
      <w:r>
        <w:fldChar w:fldCharType="begin"/>
      </w:r>
      <w:r>
        <w:instrText xml:space="preserve"> HYPERLINK \l "_Toc428423618" </w:instrText>
      </w:r>
      <w:r>
        <w:fldChar w:fldCharType="separate"/>
      </w:r>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1">
        <w:r w:rsidR="000B360D">
          <w:rPr>
            <w:rFonts w:cs="Times New Roman"/>
            <w:noProof/>
            <w:webHidden/>
          </w:rPr>
          <w:t>149</w:t>
        </w:r>
      </w:ins>
      <w:del w:author="Onno Hoffmeister (ESS)" w:date="2015-09-08T14:05:00Z" w:id="272">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C4B437" wp14:textId="77777777">
      <w:pPr>
        <w:pStyle w:val="TableofFigures"/>
        <w:tabs>
          <w:tab w:val="right" w:leader="dot" w:pos="9016"/>
        </w:tabs>
        <w:rPr>
          <w:rFonts w:cs="Times New Roman"/>
          <w:noProof/>
          <w:lang w:eastAsia="en-US"/>
        </w:rPr>
      </w:pPr>
      <w:r>
        <w:fldChar w:fldCharType="begin"/>
      </w:r>
      <w:r>
        <w:instrText xml:space="preserve"> HYPERLINK \l "_Toc428423619" </w:instrText>
      </w:r>
      <w:r>
        <w:fldChar w:fldCharType="separate"/>
      </w:r>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3">
        <w:r w:rsidR="000B360D">
          <w:rPr>
            <w:rFonts w:cs="Times New Roman"/>
            <w:noProof/>
            <w:webHidden/>
          </w:rPr>
          <w:t>150</w:t>
        </w:r>
      </w:ins>
      <w:del w:author="Onno Hoffmeister (ESS)" w:date="2015-09-08T14:05:00Z" w:id="274">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CE4F03" wp14:textId="77777777">
      <w:pPr>
        <w:pStyle w:val="TableofFigures"/>
        <w:tabs>
          <w:tab w:val="right" w:leader="dot" w:pos="9016"/>
        </w:tabs>
        <w:rPr>
          <w:rFonts w:cs="Times New Roman"/>
          <w:noProof/>
          <w:lang w:eastAsia="en-US"/>
        </w:rPr>
      </w:pPr>
      <w:r>
        <w:fldChar w:fldCharType="begin"/>
      </w:r>
      <w:r>
        <w:instrText xml:space="preserve"> HYPERLINK \l "_Toc428423620" </w:instrText>
      </w:r>
      <w:r>
        <w:fldChar w:fldCharType="separate"/>
      </w:r>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5">
        <w:r w:rsidR="000B360D">
          <w:rPr>
            <w:rFonts w:cs="Times New Roman"/>
            <w:noProof/>
            <w:webHidden/>
          </w:rPr>
          <w:t>150</w:t>
        </w:r>
      </w:ins>
      <w:del w:author="Onno Hoffmeister (ESS)" w:date="2015-09-08T14:05:00Z" w:id="276">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AD78C77" wp14:textId="77777777">
      <w:pPr>
        <w:pStyle w:val="TableofFigures"/>
        <w:tabs>
          <w:tab w:val="right" w:leader="dot" w:pos="9016"/>
        </w:tabs>
        <w:rPr>
          <w:rFonts w:cs="Times New Roman"/>
          <w:noProof/>
          <w:lang w:eastAsia="en-US"/>
        </w:rPr>
      </w:pPr>
      <w:r>
        <w:fldChar w:fldCharType="begin"/>
      </w:r>
      <w:r>
        <w:instrText xml:space="preserve"> HYPERLINK \l "_Toc428423621" </w:instrText>
      </w:r>
      <w:r>
        <w:fldChar w:fldCharType="separate"/>
      </w:r>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7">
        <w:r w:rsidR="000B360D">
          <w:rPr>
            <w:rFonts w:cs="Times New Roman"/>
            <w:noProof/>
            <w:webHidden/>
          </w:rPr>
          <w:t>151</w:t>
        </w:r>
      </w:ins>
      <w:del w:author="Onno Hoffmeister (ESS)" w:date="2015-09-08T14:05:00Z" w:id="278">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DC1097" wp14:textId="77777777">
      <w:pPr>
        <w:pStyle w:val="TableofFigures"/>
        <w:tabs>
          <w:tab w:val="right" w:leader="dot" w:pos="9016"/>
        </w:tabs>
        <w:rPr>
          <w:rFonts w:cs="Times New Roman"/>
          <w:noProof/>
          <w:lang w:eastAsia="en-US"/>
        </w:rPr>
      </w:pPr>
      <w:r>
        <w:fldChar w:fldCharType="begin"/>
      </w:r>
      <w:r>
        <w:instrText xml:space="preserve"> HYPERLINK \l "_Toc428423622" </w:instrText>
      </w:r>
      <w:r>
        <w:fldChar w:fldCharType="separate"/>
      </w:r>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9">
        <w:r w:rsidR="000B360D">
          <w:rPr>
            <w:rFonts w:cs="Times New Roman"/>
            <w:noProof/>
            <w:webHidden/>
          </w:rPr>
          <w:t>151</w:t>
        </w:r>
      </w:ins>
      <w:del w:author="Onno Hoffmeister (ESS)" w:date="2015-09-08T14:05:00Z" w:id="280">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982B99" w:rsidP="00374C82" w:rsidRDefault="001562E7" w14:paraId="421EE59C" wp14:textId="77777777">
      <w:pPr>
        <w:pStyle w:val="Heading1"/>
      </w:pPr>
      <w:r w:rsidRPr="009616CB">
        <w:rPr>
          <w:sz w:val="22"/>
        </w:rPr>
        <w:lastRenderedPageBreak/>
        <w:fldChar w:fldCharType="end"/>
      </w:r>
      <w:bookmarkStart w:name="_Toc428436036" w:id="281"/>
      <w:bookmarkStart w:name="_Toc428436337" w:id="282"/>
      <w:bookmarkStart w:name="_Toc428436463" w:id="283"/>
      <w:r w:rsidRPr="009616CB" w:rsidR="00982B99">
        <w:t>List of Figures</w:t>
      </w:r>
      <w:bookmarkEnd w:id="281"/>
      <w:bookmarkEnd w:id="282"/>
      <w:bookmarkEnd w:id="283"/>
    </w:p>
    <w:p xmlns:wp14="http://schemas.microsoft.com/office/word/2010/wordml" w:rsidRPr="00FD5239" w:rsidR="002744C3" w:rsidRDefault="001562E7" w14:paraId="6C67B139" wp14:textId="77777777">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rsidR="009D4D5F">
        <w:fldChar w:fldCharType="begin"/>
      </w:r>
      <w:r w:rsidR="009D4D5F">
        <w:instrText xml:space="preserve"> HYPERLINK \l "_Toc428436784" </w:instrText>
      </w:r>
      <w:r w:rsidR="009D4D5F">
        <w:fldChar w:fldCharType="separate"/>
      </w:r>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author="Onno Hoffmeister (ESS)" w:date="2015-09-08T14:05:00Z" w:id="284">
        <w:r w:rsidR="000B360D">
          <w:rPr>
            <w:rFonts w:cs="Times New Roman"/>
            <w:noProof/>
            <w:webHidden/>
          </w:rPr>
          <w:t>44</w:t>
        </w:r>
      </w:ins>
      <w:del w:author="Onno Hoffmeister (ESS)" w:date="2015-09-08T14:05:00Z" w:id="285">
        <w:r w:rsidDel="000B360D" w:rsidR="00FD5239">
          <w:rPr>
            <w:rFonts w:cs="Times New Roman"/>
            <w:noProof/>
            <w:webHidden/>
          </w:rPr>
          <w:delText>40</w:delText>
        </w:r>
      </w:del>
      <w:r w:rsidRPr="00FD5239">
        <w:rPr>
          <w:rFonts w:cs="Times New Roman"/>
          <w:noProof/>
          <w:webHidden/>
        </w:rPr>
        <w:fldChar w:fldCharType="end"/>
      </w:r>
      <w:r w:rsidR="009D4D5F">
        <w:rPr>
          <w:rFonts w:cs="Times New Roman"/>
          <w:noProof/>
        </w:rPr>
        <w:fldChar w:fldCharType="end"/>
      </w:r>
    </w:p>
    <w:p xmlns:wp14="http://schemas.microsoft.com/office/word/2010/wordml" w:rsidRPr="00FD5239" w:rsidR="002744C3" w:rsidRDefault="009D4D5F" w14:paraId="1CC056E5" wp14:textId="77777777">
      <w:pPr>
        <w:pStyle w:val="TableofFigures"/>
        <w:tabs>
          <w:tab w:val="right" w:leader="dot" w:pos="9016"/>
        </w:tabs>
        <w:rPr>
          <w:rFonts w:cs="Times New Roman"/>
          <w:noProof/>
          <w:lang w:eastAsia="en-US"/>
        </w:rPr>
      </w:pPr>
      <w:r>
        <w:fldChar w:fldCharType="begin"/>
      </w:r>
      <w:r>
        <w:instrText xml:space="preserve"> HYPERLINK \l "_Toc428436785" </w:instrText>
      </w:r>
      <w:r>
        <w:fldChar w:fldCharType="separate"/>
      </w:r>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6">
        <w:r w:rsidR="000B360D">
          <w:rPr>
            <w:rFonts w:cs="Times New Roman"/>
            <w:noProof/>
            <w:webHidden/>
          </w:rPr>
          <w:t>51</w:t>
        </w:r>
      </w:ins>
      <w:del w:author="Onno Hoffmeister (ESS)" w:date="2015-09-08T14:05:00Z" w:id="287">
        <w:r w:rsidDel="000B360D" w:rsidR="00FD5239">
          <w:rPr>
            <w:rFonts w:cs="Times New Roman"/>
            <w:noProof/>
            <w:webHidden/>
          </w:rPr>
          <w:delText>46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F17C033" wp14:textId="77777777">
      <w:pPr>
        <w:pStyle w:val="TableofFigures"/>
        <w:tabs>
          <w:tab w:val="right" w:leader="dot" w:pos="9016"/>
        </w:tabs>
        <w:rPr>
          <w:rFonts w:cs="Times New Roman"/>
          <w:noProof/>
          <w:lang w:eastAsia="en-US"/>
        </w:rPr>
      </w:pPr>
      <w:r>
        <w:fldChar w:fldCharType="begin"/>
      </w:r>
      <w:r>
        <w:instrText xml:space="preserve"> HYPERLINK \l "_Toc428436786" </w:instrText>
      </w:r>
      <w:r>
        <w:fldChar w:fldCharType="separate"/>
      </w:r>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8">
        <w:r w:rsidR="000B360D">
          <w:rPr>
            <w:rFonts w:cs="Times New Roman"/>
            <w:noProof/>
            <w:webHidden/>
          </w:rPr>
          <w:t>53</w:t>
        </w:r>
      </w:ins>
      <w:del w:author="Onno Hoffmeister (ESS)" w:date="2015-09-08T14:05:00Z" w:id="289">
        <w:r w:rsidDel="000B360D" w:rsidR="00FD5239">
          <w:rPr>
            <w:rFonts w:cs="Times New Roman"/>
            <w:noProof/>
            <w:webHidden/>
          </w:rPr>
          <w:delText>47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3F972B2" wp14:textId="77777777">
      <w:pPr>
        <w:pStyle w:val="TableofFigures"/>
        <w:tabs>
          <w:tab w:val="right" w:leader="dot" w:pos="9016"/>
        </w:tabs>
        <w:rPr>
          <w:rFonts w:cs="Times New Roman"/>
          <w:noProof/>
          <w:lang w:eastAsia="en-US"/>
        </w:rPr>
      </w:pPr>
      <w:r>
        <w:fldChar w:fldCharType="begin"/>
      </w:r>
      <w:r>
        <w:instrText xml:space="preserve"> HYPERLINK \l "_Toc428436787" </w:instrText>
      </w:r>
      <w:r>
        <w:fldChar w:fldCharType="separate"/>
      </w:r>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0">
        <w:r w:rsidR="000B360D">
          <w:rPr>
            <w:rFonts w:cs="Times New Roman"/>
            <w:noProof/>
            <w:webHidden/>
          </w:rPr>
          <w:t>61</w:t>
        </w:r>
      </w:ins>
      <w:del w:author="Onno Hoffmeister (ESS)" w:date="2015-09-08T14:05:00Z" w:id="291">
        <w:r w:rsidDel="000B360D" w:rsidR="00FD5239">
          <w:rPr>
            <w:rFonts w:cs="Times New Roman"/>
            <w:noProof/>
            <w:webHidden/>
          </w:rPr>
          <w:delText>55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51C4AC5" wp14:textId="77777777">
      <w:pPr>
        <w:pStyle w:val="TableofFigures"/>
        <w:tabs>
          <w:tab w:val="right" w:leader="dot" w:pos="9016"/>
        </w:tabs>
        <w:rPr>
          <w:rFonts w:cs="Times New Roman"/>
          <w:noProof/>
          <w:lang w:eastAsia="en-US"/>
        </w:rPr>
      </w:pPr>
      <w:r>
        <w:fldChar w:fldCharType="begin"/>
      </w:r>
      <w:r>
        <w:instrText xml:space="preserve"> HYPERLINK \l "_Toc428436788" </w:instrText>
      </w:r>
      <w:r>
        <w:fldChar w:fldCharType="separate"/>
      </w:r>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2">
        <w:r w:rsidR="000B360D">
          <w:rPr>
            <w:rFonts w:cs="Times New Roman"/>
            <w:noProof/>
            <w:webHidden/>
          </w:rPr>
          <w:t>65</w:t>
        </w:r>
      </w:ins>
      <w:del w:author="Onno Hoffmeister (ESS)" w:date="2015-09-08T14:05:00Z" w:id="293">
        <w:r w:rsidDel="000B360D" w:rsidR="00FD5239">
          <w:rPr>
            <w:rFonts w:cs="Times New Roman"/>
            <w:noProof/>
            <w:webHidden/>
          </w:rPr>
          <w:delText>57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FB1479F"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"_Toc428436789" </w:instrText>
      </w:r>
      <w:r>
        <w:fldChar w:fldCharType="separate"/>
      </w:r>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4">
        <w:r w:rsidR="000B360D">
          <w:rPr>
            <w:rFonts w:cs="Times New Roman"/>
            <w:noProof/>
            <w:webHidden/>
          </w:rPr>
          <w:t>67</w:t>
        </w:r>
      </w:ins>
      <w:del w:author="Onno Hoffmeister (ESS)" w:date="2015-09-08T14:05:00Z" w:id="295">
        <w:r w:rsidDel="000B360D" w:rsidR="00FD5239">
          <w:rPr>
            <w:rFonts w:cs="Times New Roman"/>
            <w:noProof/>
            <w:webHidden/>
          </w:rPr>
          <w:delText>59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8BBE322" wp14:textId="77777777">
      <w:pPr>
        <w:pStyle w:val="TableofFigures"/>
        <w:tabs>
          <w:tab w:val="right" w:leader="dot" w:pos="9016"/>
        </w:tabs>
        <w:rPr>
          <w:rFonts w:cs="Times New Roman"/>
          <w:noProof/>
          <w:lang w:eastAsia="en-US"/>
        </w:rPr>
      </w:pPr>
      <w:r>
        <w:fldChar w:fldCharType="begin"/>
      </w:r>
      <w:r>
        <w:instrText xml:space="preserve"> HYPERLINK \l "_Toc428436790" </w:instrText>
      </w:r>
      <w:r>
        <w:fldChar w:fldCharType="separate"/>
      </w:r>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6">
        <w:r w:rsidR="000B360D">
          <w:rPr>
            <w:rFonts w:cs="Times New Roman"/>
            <w:noProof/>
            <w:webHidden/>
          </w:rPr>
          <w:t>69</w:t>
        </w:r>
      </w:ins>
      <w:del w:author="Onno Hoffmeister (ESS)" w:date="2015-09-08T14:05:00Z" w:id="297">
        <w:r w:rsidDel="000B360D" w:rsidR="00FD5239">
          <w:rPr>
            <w:rFonts w:cs="Times New Roman"/>
            <w:noProof/>
            <w:webHidden/>
          </w:rPr>
          <w:delText>61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240D083" wp14:textId="77777777">
      <w:pPr>
        <w:pStyle w:val="TableofFigures"/>
        <w:tabs>
          <w:tab w:val="right" w:leader="dot" w:pos="9016"/>
        </w:tabs>
        <w:rPr>
          <w:rFonts w:cs="Times New Roman"/>
          <w:noProof/>
          <w:lang w:eastAsia="en-US"/>
        </w:rPr>
      </w:pPr>
      <w:r>
        <w:fldChar w:fldCharType="begin"/>
      </w:r>
      <w:r>
        <w:instrText xml:space="preserve"> HYPERLINK \l "_Toc428436791" </w:instrText>
      </w:r>
      <w:r>
        <w:fldChar w:fldCharType="separate"/>
      </w:r>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8">
        <w:r w:rsidR="000B360D">
          <w:rPr>
            <w:rFonts w:cs="Times New Roman"/>
            <w:noProof/>
            <w:webHidden/>
          </w:rPr>
          <w:t>71</w:t>
        </w:r>
      </w:ins>
      <w:del w:author="Onno Hoffmeister (ESS)" w:date="2015-09-08T14:05:00Z" w:id="299">
        <w:r w:rsidDel="000B360D" w:rsidR="00FD5239">
          <w:rPr>
            <w:rFonts w:cs="Times New Roman"/>
            <w:noProof/>
            <w:webHidden/>
          </w:rPr>
          <w:delText>62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6F62A8F" wp14:textId="77777777">
      <w:pPr>
        <w:pStyle w:val="TableofFigures"/>
        <w:tabs>
          <w:tab w:val="right" w:leader="dot" w:pos="9016"/>
        </w:tabs>
        <w:rPr>
          <w:rFonts w:cs="Times New Roman"/>
          <w:noProof/>
          <w:lang w:eastAsia="en-US"/>
        </w:rPr>
      </w:pPr>
      <w:r>
        <w:fldChar w:fldCharType="begin"/>
      </w:r>
      <w:r>
        <w:instrText xml:space="preserve"> HYPERLINK \l "_Toc428436792" </w:instrText>
      </w:r>
      <w:r>
        <w:fldChar w:fldCharType="separate"/>
      </w:r>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0">
        <w:r w:rsidR="000B360D">
          <w:rPr>
            <w:rFonts w:cs="Times New Roman"/>
            <w:noProof/>
            <w:webHidden/>
          </w:rPr>
          <w:t>74</w:t>
        </w:r>
      </w:ins>
      <w:del w:author="Onno Hoffmeister (ESS)" w:date="2015-09-08T14:05:00Z" w:id="301">
        <w:r w:rsidDel="000B360D" w:rsidR="00FD5239">
          <w:rPr>
            <w:rFonts w:cs="Times New Roman"/>
            <w:noProof/>
            <w:webHidden/>
          </w:rPr>
          <w:delText>64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A73FE36" wp14:textId="77777777">
      <w:pPr>
        <w:pStyle w:val="TableofFigures"/>
        <w:tabs>
          <w:tab w:val="right" w:leader="dot" w:pos="9016"/>
        </w:tabs>
        <w:rPr>
          <w:rFonts w:cs="Times New Roman"/>
          <w:noProof/>
          <w:lang w:eastAsia="en-US"/>
        </w:rPr>
      </w:pPr>
      <w:r>
        <w:fldChar w:fldCharType="begin"/>
      </w:r>
      <w:r>
        <w:instrText xml:space="preserve"> HYPERLINK \l "_Toc428436793" </w:instrText>
      </w:r>
      <w:r>
        <w:fldChar w:fldCharType="separate"/>
      </w:r>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2">
        <w:r w:rsidR="000B360D">
          <w:rPr>
            <w:rFonts w:cs="Times New Roman"/>
            <w:noProof/>
            <w:webHidden/>
          </w:rPr>
          <w:t>75</w:t>
        </w:r>
      </w:ins>
      <w:del w:author="Onno Hoffmeister (ESS)" w:date="2015-09-08T14:05:00Z" w:id="303">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674E7B2" wp14:textId="77777777">
      <w:pPr>
        <w:pStyle w:val="TableofFigures"/>
        <w:tabs>
          <w:tab w:val="right" w:leader="dot" w:pos="9016"/>
        </w:tabs>
        <w:rPr>
          <w:rFonts w:cs="Times New Roman"/>
          <w:noProof/>
          <w:lang w:eastAsia="en-US"/>
        </w:rPr>
      </w:pPr>
      <w:r>
        <w:fldChar w:fldCharType="begin"/>
      </w:r>
      <w:r>
        <w:instrText xml:space="preserve"> HYPERLINK \l "_Toc428436794" </w:instrText>
      </w:r>
      <w:r>
        <w:fldChar w:fldCharType="separate"/>
      </w:r>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4">
        <w:r w:rsidR="000B360D">
          <w:rPr>
            <w:rFonts w:cs="Times New Roman"/>
            <w:noProof/>
            <w:webHidden/>
          </w:rPr>
          <w:t>76</w:t>
        </w:r>
      </w:ins>
      <w:del w:author="Onno Hoffmeister (ESS)" w:date="2015-09-08T14:05:00Z" w:id="305">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3AB239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"_Toc428436795" </w:instrText>
      </w:r>
      <w:r>
        <w:fldChar w:fldCharType="separate"/>
      </w:r>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6">
        <w:r w:rsidR="000B360D">
          <w:rPr>
            <w:rFonts w:cs="Times New Roman"/>
            <w:noProof/>
            <w:webHidden/>
          </w:rPr>
          <w:t>83</w:t>
        </w:r>
      </w:ins>
      <w:del w:author="Onno Hoffmeister (ESS)" w:date="2015-09-08T14:05:00Z" w:id="307">
        <w:r w:rsidDel="000B360D" w:rsidR="00FD5239">
          <w:rPr>
            <w:rFonts w:cs="Times New Roman"/>
            <w:noProof/>
            <w:webHidden/>
          </w:rPr>
          <w:delText>71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AADD01A" wp14:textId="77777777">
      <w:pPr>
        <w:pStyle w:val="TableofFigures"/>
        <w:tabs>
          <w:tab w:val="right" w:leader="dot" w:pos="9016"/>
        </w:tabs>
        <w:rPr>
          <w:rFonts w:cs="Times New Roman"/>
          <w:noProof/>
          <w:lang w:eastAsia="en-US"/>
        </w:rPr>
      </w:pPr>
      <w:r>
        <w:fldChar w:fldCharType="begin"/>
      </w:r>
      <w:r>
        <w:instrText xml:space="preserve"> HYPERLINK \l "_Toc428436796" </w:instrText>
      </w:r>
      <w:r>
        <w:fldChar w:fldCharType="separate"/>
      </w:r>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8">
        <w:r w:rsidR="000B360D">
          <w:rPr>
            <w:rFonts w:cs="Times New Roman"/>
            <w:noProof/>
            <w:webHidden/>
          </w:rPr>
          <w:t>84</w:t>
        </w:r>
      </w:ins>
      <w:del w:author="Onno Hoffmeister (ESS)" w:date="2015-09-08T14:05:00Z" w:id="309">
        <w:r w:rsidDel="000B360D" w:rsidR="00FD5239">
          <w:rPr>
            <w:rFonts w:cs="Times New Roman"/>
            <w:noProof/>
            <w:webHidden/>
          </w:rPr>
          <w:delText>72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C8A308F" wp14:textId="77777777">
      <w:pPr>
        <w:pStyle w:val="TableofFigures"/>
        <w:tabs>
          <w:tab w:val="right" w:leader="dot" w:pos="9016"/>
        </w:tabs>
        <w:rPr>
          <w:rFonts w:cs="Times New Roman"/>
          <w:noProof/>
          <w:lang w:eastAsia="en-US"/>
        </w:rPr>
      </w:pPr>
      <w:r>
        <w:fldChar w:fldCharType="begin"/>
      </w:r>
      <w:r>
        <w:instrText xml:space="preserve"> HYPERLINK \l "_Toc428436797" </w:instrText>
      </w:r>
      <w:r>
        <w:fldChar w:fldCharType="separate"/>
      </w:r>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0">
        <w:r w:rsidR="000B360D">
          <w:rPr>
            <w:rFonts w:cs="Times New Roman"/>
            <w:noProof/>
            <w:webHidden/>
          </w:rPr>
          <w:t>86</w:t>
        </w:r>
      </w:ins>
      <w:del w:author="Onno Hoffmeister (ESS)" w:date="2015-09-08T14:05:00Z" w:id="311">
        <w:r w:rsidDel="000B360D" w:rsidR="00FD5239">
          <w:rPr>
            <w:rFonts w:cs="Times New Roman"/>
            <w:noProof/>
            <w:webHidden/>
          </w:rPr>
          <w:delText>73</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6FBF36C" wp14:textId="77777777">
      <w:pPr>
        <w:pStyle w:val="TableofFigures"/>
        <w:tabs>
          <w:tab w:val="right" w:leader="dot" w:pos="9016"/>
        </w:tabs>
        <w:rPr>
          <w:rFonts w:cs="Times New Roman"/>
          <w:noProof/>
          <w:lang w:eastAsia="en-US"/>
        </w:rPr>
      </w:pPr>
      <w:r>
        <w:fldChar w:fldCharType="begin"/>
      </w:r>
      <w:r>
        <w:instrText xml:space="preserve"> HYPERLINK \l "_Toc428436798" </w:instrText>
      </w:r>
      <w:r>
        <w:fldChar w:fldCharType="separate"/>
      </w:r>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2">
        <w:r w:rsidR="000B360D">
          <w:rPr>
            <w:rFonts w:cs="Times New Roman"/>
            <w:noProof/>
            <w:webHidden/>
          </w:rPr>
          <w:t>89</w:t>
        </w:r>
      </w:ins>
      <w:del w:author="Onno Hoffmeister (ESS)" w:date="2015-09-08T14:05:00Z" w:id="313">
        <w:r w:rsidDel="000B360D" w:rsidR="00FD5239">
          <w:rPr>
            <w:rFonts w:cs="Times New Roman"/>
            <w:noProof/>
            <w:webHidden/>
          </w:rPr>
          <w:delText>75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114F154" wp14:textId="77777777">
      <w:pPr>
        <w:pStyle w:val="TableofFigures"/>
        <w:tabs>
          <w:tab w:val="right" w:leader="dot" w:pos="9016"/>
        </w:tabs>
        <w:rPr>
          <w:rFonts w:cs="Times New Roman"/>
          <w:noProof/>
          <w:lang w:eastAsia="en-US"/>
        </w:rPr>
      </w:pPr>
      <w:r>
        <w:fldChar w:fldCharType="begin"/>
      </w:r>
      <w:r>
        <w:instrText xml:space="preserve"> HYPERLINK \l "_Toc428436799" </w:instrText>
      </w:r>
      <w:r>
        <w:fldChar w:fldCharType="separate"/>
      </w:r>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4">
        <w:r w:rsidR="000B360D">
          <w:rPr>
            <w:rFonts w:cs="Times New Roman"/>
            <w:noProof/>
            <w:webHidden/>
          </w:rPr>
          <w:t>99</w:t>
        </w:r>
      </w:ins>
      <w:del w:author="Onno Hoffmeister (ESS)" w:date="2015-09-08T14:05:00Z" w:id="315">
        <w:r w:rsidDel="000B360D" w:rsidR="00FD5239">
          <w:rPr>
            <w:rFonts w:cs="Times New Roman"/>
            <w:noProof/>
            <w:webHidden/>
          </w:rPr>
          <w:delText>81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3E7A7D35" wp14:textId="77777777">
      <w:pPr>
        <w:pStyle w:val="TableofFigures"/>
        <w:tabs>
          <w:tab w:val="right" w:leader="dot" w:pos="9016"/>
        </w:tabs>
        <w:rPr>
          <w:rFonts w:cs="Times New Roman"/>
          <w:noProof/>
          <w:lang w:eastAsia="en-US"/>
        </w:rPr>
      </w:pPr>
      <w:r>
        <w:fldChar w:fldCharType="begin"/>
      </w:r>
      <w:r>
        <w:instrText xml:space="preserve"> HYPERLINK \l "_Toc428436800" </w:instrText>
      </w:r>
      <w:r>
        <w:fldChar w:fldCharType="separate"/>
      </w:r>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6">
        <w:r w:rsidR="000B360D">
          <w:rPr>
            <w:rFonts w:cs="Times New Roman"/>
            <w:noProof/>
            <w:webHidden/>
          </w:rPr>
          <w:t>103</w:t>
        </w:r>
      </w:ins>
      <w:del w:author="Onno Hoffmeister (ESS)" w:date="2015-09-08T14:05:00Z" w:id="317">
        <w:r w:rsidDel="000B360D" w:rsidR="00FD5239">
          <w:rPr>
            <w:rFonts w:cs="Times New Roman"/>
            <w:noProof/>
            <w:webHidden/>
          </w:rPr>
          <w:delText>84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011A3FB" wp14:textId="77777777">
      <w:pPr>
        <w:pStyle w:val="TableofFigures"/>
        <w:tabs>
          <w:tab w:val="right" w:leader="dot" w:pos="9016"/>
        </w:tabs>
        <w:rPr>
          <w:rFonts w:cs="Times New Roman"/>
          <w:noProof/>
          <w:lang w:eastAsia="en-US"/>
        </w:rPr>
      </w:pPr>
      <w:r>
        <w:fldChar w:fldCharType="begin"/>
      </w:r>
      <w:r>
        <w:instrText xml:space="preserve"> HYPERLINK \l "_Toc428436801" </w:instrText>
      </w:r>
      <w:r>
        <w:fldChar w:fldCharType="separate"/>
      </w:r>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8">
        <w:r w:rsidR="000B360D">
          <w:rPr>
            <w:rFonts w:cs="Times New Roman"/>
            <w:noProof/>
            <w:webHidden/>
          </w:rPr>
          <w:t>111</w:t>
        </w:r>
      </w:ins>
      <w:del w:author="Onno Hoffmeister (ESS)" w:date="2015-09-08T14:05:00Z" w:id="319">
        <w:r w:rsidDel="000B360D" w:rsidR="00FD5239">
          <w:rPr>
            <w:rFonts w:cs="Times New Roman"/>
            <w:noProof/>
            <w:webHidden/>
          </w:rPr>
          <w:delText>92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9C48D59" wp14:textId="77777777">
      <w:pPr>
        <w:pStyle w:val="TableofFigures"/>
        <w:tabs>
          <w:tab w:val="right" w:leader="dot" w:pos="9016"/>
        </w:tabs>
        <w:rPr>
          <w:rFonts w:cs="Times New Roman"/>
          <w:noProof/>
          <w:lang w:eastAsia="en-US"/>
        </w:rPr>
      </w:pPr>
      <w:r>
        <w:fldChar w:fldCharType="begin"/>
      </w:r>
      <w:r>
        <w:instrText xml:space="preserve"> HYPERLINK \l "_Toc428436802" </w:instrText>
      </w:r>
      <w:r>
        <w:fldChar w:fldCharType="separate"/>
      </w:r>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0">
        <w:r w:rsidR="000B360D">
          <w:rPr>
            <w:rFonts w:cs="Times New Roman"/>
            <w:noProof/>
            <w:webHidden/>
          </w:rPr>
          <w:t>118</w:t>
        </w:r>
      </w:ins>
      <w:del w:author="Onno Hoffmeister (ESS)" w:date="2015-09-08T14:05:00Z" w:id="321">
        <w:r w:rsidDel="000B360D" w:rsidR="00FD5239">
          <w:rPr>
            <w:rFonts w:cs="Times New Roman"/>
            <w:noProof/>
            <w:webHidden/>
          </w:rPr>
          <w:delText>99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74DC2F3" wp14:textId="77777777">
      <w:pPr>
        <w:pStyle w:val="TableofFigures"/>
        <w:tabs>
          <w:tab w:val="right" w:leader="dot" w:pos="9016"/>
        </w:tabs>
        <w:rPr>
          <w:rFonts w:cs="Times New Roman"/>
          <w:noProof/>
          <w:lang w:eastAsia="en-US"/>
        </w:rPr>
      </w:pPr>
      <w:r>
        <w:fldChar w:fldCharType="begin"/>
      </w:r>
      <w:r>
        <w:instrText xml:space="preserve"> HYPERLINK \l "_Toc428436803" </w:instrText>
      </w:r>
      <w:r>
        <w:fldChar w:fldCharType="separate"/>
      </w:r>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2">
        <w:r w:rsidR="000B360D">
          <w:rPr>
            <w:rFonts w:cs="Times New Roman"/>
            <w:noProof/>
            <w:webHidden/>
          </w:rPr>
          <w:t>128</w:t>
        </w:r>
      </w:ins>
      <w:del w:author="Onno Hoffmeister (ESS)" w:date="2015-09-08T14:05:00Z" w:id="323">
        <w:r w:rsidDel="000B360D" w:rsidR="00FD5239">
          <w:rPr>
            <w:rFonts w:cs="Times New Roman"/>
            <w:noProof/>
            <w:webHidden/>
          </w:rPr>
          <w:delText>109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8398005" wp14:textId="77777777">
      <w:pPr>
        <w:pStyle w:val="TableofFigures"/>
        <w:tabs>
          <w:tab w:val="right" w:leader="dot" w:pos="9016"/>
        </w:tabs>
        <w:rPr>
          <w:rFonts w:cs="Times New Roman"/>
          <w:noProof/>
          <w:lang w:eastAsia="en-US"/>
        </w:rPr>
      </w:pPr>
      <w:r>
        <w:fldChar w:fldCharType="begin"/>
      </w:r>
      <w:r>
        <w:instrText xml:space="preserve"> HYPERLINK \l "_Toc428436804" </w:instrText>
      </w:r>
      <w:r>
        <w:fldChar w:fldCharType="separate"/>
      </w:r>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4">
        <w:r w:rsidR="000B360D">
          <w:rPr>
            <w:rFonts w:cs="Times New Roman"/>
            <w:noProof/>
            <w:webHidden/>
          </w:rPr>
          <w:t>138</w:t>
        </w:r>
      </w:ins>
      <w:del w:author="Onno Hoffmeister (ESS)" w:date="2015-09-08T14:05:00Z" w:id="325">
        <w:r w:rsidDel="000B360D" w:rsidR="00FD5239">
          <w:rPr>
            <w:rFonts w:cs="Times New Roman"/>
            <w:noProof/>
            <w:webHidden/>
          </w:rPr>
          <w:delText>119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27A0178" wp14:textId="77777777">
      <w:pPr>
        <w:pStyle w:val="TableofFigures"/>
        <w:tabs>
          <w:tab w:val="right" w:leader="dot" w:pos="9016"/>
        </w:tabs>
        <w:rPr>
          <w:rFonts w:cs="Times New Roman"/>
          <w:noProof/>
          <w:lang w:eastAsia="en-US"/>
        </w:rPr>
      </w:pPr>
      <w:r>
        <w:fldChar w:fldCharType="begin"/>
      </w:r>
      <w:r>
        <w:instrText xml:space="preserve"> HYPERLINK \l "_Toc428436805" </w:instrText>
      </w:r>
      <w:r>
        <w:fldChar w:fldCharType="separate"/>
      </w:r>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6">
        <w:r w:rsidR="000B360D">
          <w:rPr>
            <w:rFonts w:cs="Times New Roman"/>
            <w:noProof/>
            <w:webHidden/>
          </w:rPr>
          <w:t>146</w:t>
        </w:r>
      </w:ins>
      <w:del w:author="Onno Hoffmeister (ESS)" w:date="2015-09-08T14:05:00Z" w:id="327">
        <w:r w:rsidDel="000B360D" w:rsidR="00FD5239">
          <w:rPr>
            <w:rFonts w:cs="Times New Roman"/>
            <w:noProof/>
            <w:webHidden/>
          </w:rPr>
          <w:delText>126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4231E4E" wp14:textId="77777777">
      <w:pPr>
        <w:pStyle w:val="TableofFigures"/>
        <w:tabs>
          <w:tab w:val="right" w:leader="dot" w:pos="9016"/>
        </w:tabs>
        <w:rPr>
          <w:rFonts w:cs="Times New Roman"/>
          <w:noProof/>
          <w:lang w:eastAsia="en-US"/>
        </w:rPr>
      </w:pPr>
      <w:r>
        <w:fldChar w:fldCharType="begin"/>
      </w:r>
      <w:r>
        <w:instrText xml:space="preserve"> HYPERLINK \l "_Toc428436806" </w:instrText>
      </w:r>
      <w:r>
        <w:fldChar w:fldCharType="separate"/>
      </w:r>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8">
        <w:r w:rsidR="000B360D">
          <w:rPr>
            <w:rFonts w:cs="Times New Roman"/>
            <w:noProof/>
            <w:webHidden/>
          </w:rPr>
          <w:t>147</w:t>
        </w:r>
      </w:ins>
      <w:del w:author="Onno Hoffmeister (ESS)" w:date="2015-09-08T14:05:00Z" w:id="329">
        <w:r w:rsidDel="000B360D" w:rsidR="00FD5239">
          <w:rPr>
            <w:rFonts w:cs="Times New Roman"/>
            <w:noProof/>
            <w:webHidden/>
          </w:rPr>
          <w:delText>127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9737A04"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"_Toc428436807" </w:instrText>
      </w:r>
      <w:r>
        <w:fldChar w:fldCharType="separate"/>
      </w:r>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0">
        <w:r w:rsidR="000B360D">
          <w:rPr>
            <w:rFonts w:cs="Times New Roman"/>
            <w:noProof/>
            <w:webHidden/>
          </w:rPr>
          <w:t>155</w:t>
        </w:r>
      </w:ins>
      <w:del w:author="Onno Hoffmeister (ESS)" w:date="2015-09-08T14:05:00Z" w:id="331">
        <w:r w:rsidDel="000B360D" w:rsidR="00FD5239">
          <w:rPr>
            <w:rFonts w:cs="Times New Roman"/>
            <w:noProof/>
            <w:webHidden/>
          </w:rPr>
          <w:delText>134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93C676D" wp14:textId="77777777">
      <w:pPr>
        <w:pStyle w:val="TableofFigures"/>
        <w:tabs>
          <w:tab w:val="right" w:leader="dot" w:pos="9016"/>
        </w:tabs>
        <w:rPr>
          <w:rFonts w:cs="Times New Roman"/>
          <w:noProof/>
          <w:lang w:eastAsia="en-US"/>
        </w:rPr>
      </w:pPr>
      <w:r>
        <w:fldChar w:fldCharType="begin"/>
      </w:r>
      <w:r>
        <w:instrText xml:space="preserve"> HYPERLINK \l "_Toc428436808" </w:instrText>
      </w:r>
      <w:r>
        <w:fldChar w:fldCharType="separate"/>
      </w:r>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2">
        <w:r w:rsidR="000B360D">
          <w:rPr>
            <w:rFonts w:cs="Times New Roman"/>
            <w:noProof/>
            <w:webHidden/>
          </w:rPr>
          <w:t>156</w:t>
        </w:r>
      </w:ins>
      <w:del w:author="Onno Hoffmeister (ESS)" w:date="2015-09-08T14:05:00Z" w:id="333">
        <w:r w:rsidDel="000B360D" w:rsidR="00FD5239">
          <w:rPr>
            <w:rFonts w:cs="Times New Roman"/>
            <w:noProof/>
            <w:webHidden/>
          </w:rPr>
          <w:delText>135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89B1E6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"_Toc428436809" </w:instrText>
      </w:r>
      <w:r>
        <w:fldChar w:fldCharType="separate"/>
      </w:r>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4">
        <w:r w:rsidR="000B360D">
          <w:rPr>
            <w:rFonts w:cs="Times New Roman"/>
            <w:noProof/>
            <w:webHidden/>
          </w:rPr>
          <w:t>158</w:t>
        </w:r>
      </w:ins>
      <w:del w:author="Onno Hoffmeister (ESS)" w:date="2015-09-08T14:05:00Z" w:id="335">
        <w:r w:rsidDel="000B360D" w:rsidR="00FD5239">
          <w:rPr>
            <w:rFonts w:cs="Times New Roman"/>
            <w:noProof/>
            <w:webHidden/>
          </w:rPr>
          <w:delText>136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A70F31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"_Toc428436810" </w:instrText>
      </w:r>
      <w:r>
        <w:fldChar w:fldCharType="separate"/>
      </w:r>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6">
        <w:r w:rsidR="000B360D">
          <w:rPr>
            <w:rFonts w:cs="Times New Roman"/>
            <w:noProof/>
            <w:webHidden/>
          </w:rPr>
          <w:t>162</w:t>
        </w:r>
      </w:ins>
      <w:del w:author="Onno Hoffmeister (ESS)" w:date="2015-09-08T14:05:00Z" w:id="337">
        <w:r w:rsidDel="000B360D" w:rsidR="00FD5239">
          <w:rPr>
            <w:rFonts w:cs="Times New Roman"/>
            <w:noProof/>
            <w:webHidden/>
          </w:rPr>
          <w:delText>138</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4E682F2" wp14:textId="77777777">
      <w:pPr>
        <w:pStyle w:val="TableofFigures"/>
        <w:tabs>
          <w:tab w:val="right" w:leader="dot" w:pos="9016"/>
        </w:tabs>
        <w:rPr>
          <w:rFonts w:cs="Times New Roman"/>
          <w:noProof/>
          <w:lang w:eastAsia="en-US"/>
        </w:rPr>
      </w:pPr>
      <w:r>
        <w:fldChar w:fldCharType="begin"/>
      </w:r>
      <w:r>
        <w:instrText xml:space="preserve"> HYPERLINK \l "_Toc428436811" </w:instrText>
      </w:r>
      <w:r>
        <w:fldChar w:fldCharType="separate"/>
      </w:r>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8">
        <w:r w:rsidR="000B360D">
          <w:rPr>
            <w:rFonts w:cs="Times New Roman"/>
            <w:noProof/>
            <w:webHidden/>
          </w:rPr>
          <w:t>163</w:t>
        </w:r>
      </w:ins>
      <w:del w:author="Onno Hoffmeister (ESS)" w:date="2015-09-08T14:05:00Z" w:id="339">
        <w:r w:rsidDel="000B360D" w:rsidR="00FD5239">
          <w:rPr>
            <w:rFonts w:cs="Times New Roman"/>
            <w:noProof/>
            <w:webHidden/>
          </w:rPr>
          <w:delText>139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5A88A22" wp14:textId="77777777">
      <w:pPr>
        <w:pStyle w:val="TableofFigures"/>
        <w:tabs>
          <w:tab w:val="right" w:leader="dot" w:pos="9016"/>
        </w:tabs>
        <w:rPr>
          <w:rFonts w:cs="Times New Roman"/>
          <w:noProof/>
          <w:lang w:eastAsia="en-US"/>
        </w:rPr>
      </w:pPr>
      <w:r>
        <w:fldChar w:fldCharType="begin"/>
      </w:r>
      <w:r>
        <w:instrText xml:space="preserve"> HYPERLINK \l "_Toc428436812" </w:instrText>
      </w:r>
      <w:r>
        <w:fldChar w:fldCharType="separate"/>
      </w:r>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0">
        <w:r w:rsidR="000B360D">
          <w:rPr>
            <w:rFonts w:cs="Times New Roman"/>
            <w:noProof/>
            <w:webHidden/>
          </w:rPr>
          <w:t>165</w:t>
        </w:r>
      </w:ins>
      <w:del w:author="Onno Hoffmeister (ESS)" w:date="2015-09-08T14:05:00Z" w:id="341">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85FA58D"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"_Toc428436813" </w:instrText>
      </w:r>
      <w:r>
        <w:fldChar w:fldCharType="separate"/>
      </w:r>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2">
        <w:r w:rsidR="000B360D">
          <w:rPr>
            <w:rFonts w:cs="Times New Roman"/>
            <w:noProof/>
            <w:webHidden/>
          </w:rPr>
          <w:t>165</w:t>
        </w:r>
      </w:ins>
      <w:del w:author="Onno Hoffmeister (ESS)" w:date="2015-09-08T14:05:00Z" w:id="343">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9616CB" w:rsidR="004B3819" w:rsidP="00374C82" w:rsidRDefault="001562E7" w14:paraId="1DD830A9"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344"/>
      <w:bookmarkStart w:name="_Toc428436338" w:id="345"/>
      <w:bookmarkStart w:name="_Toc428436464" w:id="346"/>
      <w:r w:rsidRPr="009616CB" w:rsidR="00505EE3">
        <w:lastRenderedPageBreak/>
        <w:t>About this document</w:t>
      </w:r>
      <w:bookmarkEnd w:id="0"/>
      <w:bookmarkEnd w:id="344"/>
      <w:bookmarkEnd w:id="345"/>
      <w:bookmarkEnd w:id="346"/>
      <w:r w:rsidRPr="009616CB" w:rsidR="00505EE3">
        <w:t xml:space="preserve"> </w:t>
      </w:r>
      <w:bookmarkEnd w:id="1"/>
    </w:p>
    <w:p xmlns:wp14="http://schemas.microsoft.com/office/word/2010/wordml" w:rsidRPr="00E93C3B" w:rsidR="00B15268" w:rsidP="00505E82" w:rsidRDefault="004B3819" w14:paraId="1AD170B0"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w:t>
      </w:r>
      <w:r w:rsidRPr="00E93C3B" w:rsidR="00CF730D">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Pr="00E93C3B" w:rsidR="00B15268">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r w:rsidRPr="00E93C3B" w:rsidR="00B15268">
        <w:rPr>
          <w:rFonts w:ascii="Times New Roman" w:hAnsi="Times New Roman" w:cs="Times New Roman"/>
          <w:bCs/>
          <w:color w:val="000000" w:themeColor="text1"/>
          <w:szCs w:val="24"/>
          <w:lang w:val="en-GB"/>
        </w:rPr>
        <w:t>to roll out in a seamless way.</w:t>
      </w:r>
    </w:p>
    <w:p xmlns:wp14="http://schemas.microsoft.com/office/word/2010/wordml" w:rsidRPr="00E93C3B" w:rsidR="00090BA3" w:rsidP="00090BA3" w:rsidRDefault="004B3819" w14:paraId="5EC6A5D8"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003C6AA5" w:rsidRDefault="00090BA3" w14:paraId="25B764FE"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xmlns:wp14="http://schemas.microsoft.com/office/word/2010/wordml" w:rsidRPr="00E93C3B" w:rsidR="00090BA3" w:rsidP="003C6AA5" w:rsidRDefault="00B76A92" w14:paraId="7E1A90DB"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post-harvest losses (PHL) and waste as well as in exploring new data sources for industrial use of food commodities.</w:t>
      </w:r>
    </w:p>
    <w:p xmlns:wp14="http://schemas.microsoft.com/office/word/2010/wordml" w:rsidRPr="00E93C3B" w:rsidR="00090BA3" w:rsidP="003C6AA5" w:rsidRDefault="00B76A92" w14:paraId="7DF1239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feed estimates, using the expert knowledge and information from various databases, notably the GLEAM</w:t>
      </w:r>
      <w:r w:rsidR="004C0D51">
        <w:rPr>
          <w:rStyle w:val="FootnoteReference"/>
          <w:rFonts w:ascii="Times New Roman" w:hAnsi="Times New Roman" w:cs="Times New Roman"/>
          <w:lang w:val="en-GB" w:eastAsia="en-US"/>
        </w:rPr>
        <w:footnoteReference w:id="2"/>
      </w:r>
      <w:r w:rsidRPr="00E93C3B" w:rsidR="00090BA3">
        <w:rPr>
          <w:rFonts w:ascii="Times New Roman" w:hAnsi="Times New Roman" w:cs="Times New Roman"/>
          <w:lang w:val="en-GB" w:eastAsia="en-US"/>
        </w:rPr>
        <w:t xml:space="preserve"> database. </w:t>
      </w:r>
    </w:p>
    <w:p xmlns:wp14="http://schemas.microsoft.com/office/word/2010/wordml" w:rsidRPr="00E93C3B" w:rsidR="00090BA3" w:rsidP="003C6AA5" w:rsidRDefault="00090BA3" w14:paraId="52678E2A"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xmlns:wp14="http://schemas.microsoft.com/office/word/2010/wordml" w:rsidRPr="00E93C3B" w:rsidR="00090BA3" w:rsidP="003C6AA5" w:rsidRDefault="0040676B" w14:paraId="01A98EC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Pr="00E93C3B" w:rsidR="00090BA3">
        <w:rPr>
          <w:rFonts w:ascii="Times New Roman" w:hAnsi="Times New Roman" w:cs="Times New Roman"/>
          <w:lang w:val="en-GB" w:eastAsia="en-US"/>
        </w:rPr>
        <w:t>Statistic</w:t>
      </w:r>
      <w:r>
        <w:rPr>
          <w:rFonts w:ascii="Times New Roman" w:hAnsi="Times New Roman" w:cs="Times New Roman"/>
          <w:lang w:val="en-GB" w:eastAsia="en-US"/>
        </w:rPr>
        <w:t>s</w:t>
      </w:r>
      <w:r w:rsidRPr="00E93C3B" w:rsidR="00090BA3">
        <w:rPr>
          <w:rFonts w:ascii="Times New Roman" w:hAnsi="Times New Roman" w:cs="Times New Roman"/>
          <w:lang w:val="en-GB" w:eastAsia="en-US"/>
        </w:rPr>
        <w:t xml:space="preserve"> Division of the UN (UNSD) and the World Customs Organization (WCO) on improved classifications for production (CPC) and trade data (HS). </w:t>
      </w:r>
    </w:p>
    <w:p xmlns:wp14="http://schemas.microsoft.com/office/word/2010/wordml" w:rsidRPr="00E93C3B" w:rsidR="00090BA3" w:rsidP="003C6AA5" w:rsidRDefault="00B76A92" w14:paraId="535BBEFD"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regional statistical statutory meetings (AFCAS, APCAS, </w:t>
      </w:r>
      <w:proofErr w:type="gramStart"/>
      <w:r w:rsidRPr="00E93C3B" w:rsidR="00090BA3">
        <w:rPr>
          <w:rFonts w:ascii="Times New Roman" w:hAnsi="Times New Roman" w:cs="Times New Roman"/>
          <w:lang w:val="en-GB" w:eastAsia="en-US"/>
        </w:rPr>
        <w:t>IICA</w:t>
      </w:r>
      <w:proofErr w:type="gramEnd"/>
      <w:r w:rsidRPr="00E93C3B" w:rsidR="00090BA3">
        <w:rPr>
          <w:rFonts w:ascii="Times New Roman" w:hAnsi="Times New Roman" w:cs="Times New Roman"/>
          <w:lang w:val="en-GB" w:eastAsia="en-US"/>
        </w:rPr>
        <w:t xml:space="preserve">) of FAO </w:t>
      </w:r>
      <w:r>
        <w:rPr>
          <w:rFonts w:ascii="Times New Roman" w:hAnsi="Times New Roman" w:cs="Times New Roman"/>
          <w:lang w:val="en-GB" w:eastAsia="en-US"/>
        </w:rPr>
        <w:t xml:space="preserve">provided </w:t>
      </w:r>
      <w:r w:rsidRPr="00E93C3B" w:rsidR="00090BA3">
        <w:rPr>
          <w:rFonts w:ascii="Times New Roman" w:hAnsi="Times New Roman" w:cs="Times New Roman"/>
          <w:lang w:val="en-GB" w:eastAsia="en-US"/>
        </w:rPr>
        <w:t>feedback, inputs, updates on methodological innovations and to build capacity.</w:t>
      </w:r>
    </w:p>
    <w:p xmlns:wp14="http://schemas.microsoft.com/office/word/2010/wordml" w:rsidRPr="00E93C3B" w:rsidR="00090BA3" w:rsidP="00E93C3B" w:rsidRDefault="00090BA3" w14:paraId="19803609" wp14:textId="77777777">
      <w:pPr>
        <w:pStyle w:val="Heading2"/>
        <w:rPr>
          <w:szCs w:val="26"/>
        </w:rPr>
      </w:pPr>
      <w:bookmarkStart w:name="_Toc428383816" w:id="347"/>
      <w:bookmarkStart w:name="_Toc428436038" w:id="348"/>
      <w:bookmarkStart w:name="_Toc428436339" w:id="349"/>
      <w:bookmarkStart w:name="_Toc428436465" w:id="350"/>
      <w:r w:rsidRPr="00E93C3B">
        <w:rPr>
          <w:szCs w:val="26"/>
        </w:rPr>
        <w:lastRenderedPageBreak/>
        <w:t>Overarching findings and principles guiding the FBS revisions</w:t>
      </w:r>
      <w:bookmarkEnd w:id="347"/>
      <w:bookmarkEnd w:id="348"/>
      <w:bookmarkEnd w:id="349"/>
      <w:bookmarkEnd w:id="350"/>
    </w:p>
    <w:p xmlns:wp14="http://schemas.microsoft.com/office/word/2010/wordml" w:rsidRPr="00E93C3B" w:rsidR="00090BA3" w:rsidP="00E93C3B" w:rsidRDefault="00090BA3" w14:paraId="1E48BC0A"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68BB4B1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3ADBA39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6BFDC7A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3B01A178"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19C0B38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2C360D1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319E905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2DFD8D3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31A61ECC"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1C4A3702" wp14:textId="77777777">
      <w:pPr>
        <w:numPr>
          <w:ins w:author="Unknown" w:id="351"/>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Pr="00E93C3B" w:rsidR="00E01500">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xmlns:wp14="http://schemas.microsoft.com/office/word/2010/wordml" w:rsidRPr="00E93C3B" w:rsidR="00090BA3" w:rsidP="00090BA3" w:rsidRDefault="00090BA3" w14:paraId="71BCAB07"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7112FF1E" wp14:textId="77777777">
      <w:pPr>
        <w:pStyle w:val="Heading1"/>
      </w:pPr>
      <w:bookmarkStart w:name="_Toc428383817" w:id="352"/>
      <w:bookmarkStart w:name="_Toc428436039" w:id="353"/>
      <w:bookmarkStart w:name="_Toc428436340" w:id="354"/>
      <w:bookmarkStart w:name="_Toc428436466" w:id="355"/>
      <w:r w:rsidRPr="009616CB">
        <w:lastRenderedPageBreak/>
        <w:t>Introduction</w:t>
      </w:r>
      <w:bookmarkEnd w:id="352"/>
      <w:bookmarkEnd w:id="353"/>
      <w:bookmarkEnd w:id="354"/>
      <w:bookmarkEnd w:id="355"/>
    </w:p>
    <w:p xmlns:wp14="http://schemas.microsoft.com/office/word/2010/wordml" w:rsidRPr="00E93C3B" w:rsidR="00505EE3" w:rsidP="00505EE3" w:rsidRDefault="00505EE3" w14:paraId="528E4DA3"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6A0525" w:rsidRDefault="004B3819" w14:paraId="59E565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author="browningj" w:date="2015-08-27T15:44:00Z" w:id="356">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BA43AE" w:rsidRDefault="004B3819" w14:paraId="19EDAFC1"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489D38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15A4462F"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BA43AE" w:rsidRDefault="00353BD5" w14:paraId="3ABD0B44" wp14:textId="77777777">
      <w:pPr>
        <w:pStyle w:val="Heading2"/>
        <w:rPr>
          <w:rFonts w:eastAsia="Calibri"/>
          <w:lang w:eastAsia="en-US"/>
        </w:rPr>
      </w:pPr>
      <w:bookmarkStart w:name="_Toc428383818" w:id="357"/>
      <w:bookmarkStart w:name="_Toc428436040" w:id="358"/>
      <w:bookmarkStart w:name="_Toc428436341" w:id="359"/>
      <w:bookmarkStart w:name="_Toc428436467" w:id="360"/>
      <w:r w:rsidRPr="009616CB">
        <w:rPr>
          <w:rFonts w:eastAsia="Calibri"/>
          <w:lang w:eastAsia="en-US"/>
        </w:rPr>
        <w:lastRenderedPageBreak/>
        <w:t>FBS history and b</w:t>
      </w:r>
      <w:r w:rsidRPr="009616CB" w:rsidR="00D01AE7">
        <w:rPr>
          <w:rFonts w:eastAsia="Calibri"/>
          <w:lang w:eastAsia="en-US"/>
        </w:rPr>
        <w:t>ackground</w:t>
      </w:r>
      <w:bookmarkEnd w:id="2"/>
      <w:bookmarkEnd w:id="357"/>
      <w:bookmarkEnd w:id="358"/>
      <w:bookmarkEnd w:id="359"/>
      <w:bookmarkEnd w:id="360"/>
    </w:p>
    <w:p xmlns:wp14="http://schemas.microsoft.com/office/word/2010/wordml" w:rsidRPr="009616CB" w:rsidR="00A95227" w:rsidP="00BA43AE" w:rsidRDefault="00A95227" w14:paraId="4C812C60" wp14:textId="77777777">
      <w:pPr>
        <w:keepNext/>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BA43AE" w:rsidRDefault="00340E3F" w14:paraId="2540548A" wp14:textId="77777777">
      <w:pPr>
        <w:keepNext/>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3D5603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4C984661"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4"/>
      </w:r>
    </w:p>
    <w:p xmlns:wp14="http://schemas.microsoft.com/office/word/2010/wordml" w:rsidRPr="00E93C3B" w:rsidR="00A800FF" w:rsidP="00BA43AE" w:rsidRDefault="00BA43AE" w14:paraId="1E968502"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F</w:t>
      </w:r>
      <w:r w:rsidRPr="00E93C3B" w:rsidR="00A800FF">
        <w:rPr>
          <w:rFonts w:ascii="Times New Roman" w:hAnsi="Times New Roman" w:eastAsia="Calibri" w:cs="Times New Roman"/>
          <w:szCs w:val="24"/>
          <w:lang w:val="en-GB" w:eastAsia="en-US"/>
        </w:rPr>
        <w:t xml:space="preserve">ood </w:t>
      </w:r>
      <w:r w:rsidRPr="00E93C3B" w:rsidR="00A800FF">
        <w:rPr>
          <w:rFonts w:ascii="Times New Roman" w:hAnsi="Times New Roman" w:eastAsia="Calibri" w:cs="Times New Roman"/>
          <w:szCs w:val="24"/>
          <w:lang w:val="en-GB" w:eastAsia="en-US"/>
        </w:rPr>
        <w:t>balance sheet</w:t>
      </w:r>
      <w:r>
        <w:rPr>
          <w:rFonts w:ascii="Times New Roman" w:hAnsi="Times New Roman" w:eastAsia="Calibri" w:cs="Times New Roman"/>
          <w:szCs w:val="24"/>
          <w:lang w:val="en-GB" w:eastAsia="en-US"/>
        </w:rPr>
        <w:t>s show</w:t>
      </w:r>
      <w:r w:rsidRPr="00E93C3B" w:rsidR="00A800FF">
        <w:rPr>
          <w:rFonts w:ascii="Times New Roman" w:hAnsi="Times New Roman" w:eastAsia="Calibri" w:cs="Times New Roman"/>
          <w:szCs w:val="24"/>
          <w:lang w:val="en-GB" w:eastAsia="en-US"/>
        </w:rPr>
        <w:t xml:space="preserve"> for each food item</w:t>
      </w:r>
      <w:r w:rsidR="000622DB">
        <w:rPr>
          <w:rFonts w:ascii="Times New Roman" w:hAnsi="Times New Roman" w:eastAsia="Calibri" w:cs="Times New Roman"/>
          <w:szCs w:val="24"/>
          <w:lang w:val="en-GB" w:eastAsia="en-US"/>
        </w:rPr>
        <w:t xml:space="preserve"> (usually </w:t>
      </w:r>
      <w:r w:rsidRPr="00E93C3B" w:rsidR="00A65712">
        <w:rPr>
          <w:rFonts w:ascii="Times New Roman" w:hAnsi="Times New Roman" w:eastAsia="Calibri" w:cs="Times New Roman"/>
          <w:szCs w:val="24"/>
          <w:lang w:val="en-GB" w:eastAsia="en-US"/>
        </w:rPr>
        <w:t xml:space="preserve">expressed in </w:t>
      </w:r>
      <w:r w:rsidRPr="00E93C3B" w:rsidR="00A800FF">
        <w:rPr>
          <w:rFonts w:ascii="Times New Roman" w:hAnsi="Times New Roman" w:eastAsia="Calibri" w:cs="Times New Roman"/>
          <w:szCs w:val="24"/>
          <w:lang w:val="en-GB" w:eastAsia="en-US"/>
        </w:rPr>
        <w:t xml:space="preserve">primary commodity </w:t>
      </w:r>
      <w:r w:rsidRPr="00E93C3B" w:rsidR="00A65712">
        <w:rPr>
          <w:rFonts w:ascii="Times New Roman" w:hAnsi="Times New Roman" w:eastAsia="Calibri" w:cs="Times New Roman"/>
          <w:szCs w:val="24"/>
          <w:lang w:val="en-GB" w:eastAsia="en-US"/>
        </w:rPr>
        <w:t>equivalents</w:t>
      </w:r>
      <w:r w:rsidR="000622DB">
        <w:rPr>
          <w:rFonts w:ascii="Times New Roman" w:hAnsi="Times New Roman" w:eastAsia="Calibri" w:cs="Times New Roman"/>
          <w:szCs w:val="24"/>
          <w:lang w:val="en-GB" w:eastAsia="en-US"/>
        </w:rPr>
        <w:t xml:space="preserve">, with </w:t>
      </w:r>
      <w:r w:rsidRPr="00E93C3B" w:rsidR="00A800FF">
        <w:rPr>
          <w:rFonts w:ascii="Times New Roman" w:hAnsi="Times New Roman" w:eastAsia="Calibri" w:cs="Times New Roman"/>
          <w:szCs w:val="24"/>
          <w:lang w:val="en-GB" w:eastAsia="en-US"/>
        </w:rPr>
        <w:t xml:space="preserve">a </w:t>
      </w:r>
      <w:r w:rsidRPr="00E93C3B" w:rsidR="00A65712">
        <w:rPr>
          <w:rFonts w:ascii="Times New Roman" w:hAnsi="Times New Roman" w:eastAsia="Calibri" w:cs="Times New Roman"/>
          <w:szCs w:val="24"/>
          <w:lang w:val="en-GB" w:eastAsia="en-US"/>
        </w:rPr>
        <w:t xml:space="preserve">few cases expressed as </w:t>
      </w:r>
      <w:r w:rsidRPr="00E93C3B" w:rsidR="00A800FF">
        <w:rPr>
          <w:rFonts w:ascii="Times New Roman" w:hAnsi="Times New Roman" w:eastAsia="Calibri" w:cs="Times New Roman"/>
          <w:szCs w:val="24"/>
          <w:lang w:val="en-GB" w:eastAsia="en-US"/>
        </w:rPr>
        <w:t xml:space="preserve">processed </w:t>
      </w:r>
      <w:r w:rsidRPr="00E93C3B" w:rsidR="00A65712">
        <w:rPr>
          <w:rFonts w:ascii="Times New Roman" w:hAnsi="Times New Roman" w:eastAsia="Calibri" w:cs="Times New Roman"/>
          <w:szCs w:val="24"/>
          <w:lang w:val="en-GB" w:eastAsia="en-US"/>
        </w:rPr>
        <w:t>products</w:t>
      </w:r>
      <w:r w:rsidR="000622DB">
        <w:rPr>
          <w:rFonts w:ascii="Times New Roman" w:hAnsi="Times New Roman" w:eastAsia="Calibri" w:cs="Times New Roman"/>
          <w:szCs w:val="24"/>
          <w:lang w:val="en-GB" w:eastAsia="en-US"/>
        </w:rPr>
        <w:t>)</w:t>
      </w:r>
      <w:r w:rsidRPr="00E93C3B" w:rsidR="00A800FF">
        <w:rPr>
          <w:rFonts w:ascii="Times New Roman" w:hAnsi="Times New Roman" w:eastAsia="Calibri" w:cs="Times New Roman"/>
          <w:szCs w:val="24"/>
          <w:lang w:val="en-GB" w:eastAsia="en-US"/>
        </w:rPr>
        <w:t xml:space="preserve"> </w:t>
      </w:r>
      <w:r>
        <w:rPr>
          <w:rFonts w:ascii="Times New Roman" w:hAnsi="Times New Roman" w:eastAsia="Calibri" w:cs="Times New Roman"/>
          <w:szCs w:val="24"/>
          <w:lang w:val="en-GB" w:eastAsia="en-US"/>
        </w:rPr>
        <w:t xml:space="preserve">the </w:t>
      </w:r>
      <w:r w:rsidRPr="00E93C3B" w:rsidR="00A65712">
        <w:rPr>
          <w:rFonts w:ascii="Times New Roman" w:hAnsi="Times New Roman" w:eastAsia="Calibri" w:cs="Times New Roman"/>
          <w:szCs w:val="24"/>
          <w:lang w:val="en-GB" w:eastAsia="en-US"/>
        </w:rPr>
        <w:t>amounts of supply and utilization of foodstuffs</w:t>
      </w:r>
      <w:r w:rsidRPr="00E93C3B" w:rsidR="00351629">
        <w:rPr>
          <w:rStyle w:val="FootnoteReference"/>
          <w:rFonts w:ascii="Times New Roman" w:hAnsi="Times New Roman" w:eastAsia="Calibri" w:cs="Times New Roman"/>
          <w:szCs w:val="24"/>
          <w:lang w:val="en-GB" w:eastAsia="en-US"/>
        </w:rPr>
        <w:footnoteReference w:id="5"/>
      </w:r>
      <w:r w:rsidRPr="00E93C3B" w:rsidR="00A65712">
        <w:rPr>
          <w:rFonts w:ascii="Times New Roman" w:hAnsi="Times New Roman" w:eastAsia="Calibri" w:cs="Times New Roman"/>
          <w:szCs w:val="24"/>
          <w:lang w:val="en-GB" w:eastAsia="en-US"/>
        </w:rPr>
        <w:t xml:space="preserve">. </w:t>
      </w:r>
      <w:r w:rsidRPr="00E93C3B" w:rsidR="00204903">
        <w:rPr>
          <w:rFonts w:ascii="Times New Roman" w:hAnsi="Times New Roman" w:eastAsia="Calibri" w:cs="Times New Roman"/>
          <w:szCs w:val="24"/>
          <w:lang w:val="en-GB" w:eastAsia="en-US"/>
        </w:rPr>
        <w:t>T</w:t>
      </w:r>
      <w:r w:rsidRPr="00E93C3B" w:rsidR="00A800FF">
        <w:rPr>
          <w:rFonts w:ascii="Times New Roman" w:hAnsi="Times New Roman" w:eastAsia="Calibri" w:cs="Times New Roman"/>
          <w:szCs w:val="24"/>
          <w:lang w:val="en-GB" w:eastAsia="en-US"/>
        </w:rPr>
        <w:t xml:space="preserve">he total quantity </w:t>
      </w:r>
      <w:r w:rsidRPr="00E93C3B" w:rsidR="00A800FF">
        <w:rPr>
          <w:rFonts w:ascii="Times New Roman" w:hAnsi="Times New Roman" w:eastAsia="Calibri" w:cs="Times New Roman"/>
          <w:szCs w:val="24"/>
          <w:lang w:val="en-GB" w:eastAsia="en-US"/>
        </w:rPr>
        <w:t>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hAnsi="Times New Roman" w:eastAsia="Calibri" w:cs="Times New Roman"/>
          <w:szCs w:val="24"/>
          <w:lang w:val="en-GB" w:eastAsia="en-US"/>
        </w:rPr>
        <w:t xml:space="preserve">ita </w:t>
      </w:r>
      <w:r w:rsidRPr="00E93C3B" w:rsidR="00A800FF">
        <w:rPr>
          <w:rFonts w:ascii="Times New Roman" w:hAnsi="Times New Roman" w:eastAsia="Calibri" w:cs="Times New Roman"/>
          <w:szCs w:val="24"/>
          <w:lang w:val="en-GB" w:eastAsia="en-US"/>
        </w:rPr>
        <w:t>supply of each such food item available for human consumption is then obtained by dividing the respective quantity by the related data on the population actually p</w:t>
      </w:r>
      <w:r w:rsidRPr="00E93C3B" w:rsidR="00204903">
        <w:rPr>
          <w:rFonts w:ascii="Times New Roman" w:hAnsi="Times New Roman" w:eastAsia="Calibri" w:cs="Times New Roman"/>
          <w:szCs w:val="24"/>
          <w:lang w:val="en-GB" w:eastAsia="en-US"/>
        </w:rPr>
        <w:t>artaking of it. Data on per capi</w:t>
      </w:r>
      <w:r w:rsidRPr="00E93C3B" w:rsidR="00A800FF">
        <w:rPr>
          <w:rFonts w:ascii="Times New Roman" w:hAnsi="Times New Roman" w:eastAsia="Calibri" w:cs="Times New Roman"/>
          <w:szCs w:val="24"/>
          <w:lang w:val="en-GB" w:eastAsia="en-US"/>
        </w:rPr>
        <w:t>t</w:t>
      </w:r>
      <w:r w:rsidRPr="00E93C3B" w:rsidR="00204903">
        <w:rPr>
          <w:rFonts w:ascii="Times New Roman" w:hAnsi="Times New Roman" w:eastAsia="Calibri" w:cs="Times New Roman"/>
          <w:szCs w:val="24"/>
          <w:lang w:val="en-GB" w:eastAsia="en-US"/>
        </w:rPr>
        <w:t>a</w:t>
      </w:r>
      <w:r w:rsidRPr="00E93C3B" w:rsidR="00A800FF">
        <w:rPr>
          <w:rFonts w:ascii="Times New Roman" w:hAnsi="Times New Roman" w:eastAsia="Calibri" w:cs="Times New Roman"/>
          <w:szCs w:val="24"/>
          <w:lang w:val="en-GB" w:eastAsia="en-US"/>
        </w:rPr>
        <w:t xml:space="preserve"> food supplies are expressed in terms of quantity and - by applying appropriate food composition factors for all primary and processed products - also in terms of caloric value a</w:t>
      </w:r>
      <w:r w:rsidRPr="00E93C3B" w:rsidR="00204903">
        <w:rPr>
          <w:rFonts w:ascii="Times New Roman" w:hAnsi="Times New Roman" w:eastAsia="Calibri" w:cs="Times New Roman"/>
          <w:szCs w:val="24"/>
          <w:lang w:val="en-GB" w:eastAsia="en-US"/>
        </w:rPr>
        <w:t xml:space="preserve">s well as </w:t>
      </w:r>
      <w:r w:rsidRPr="00E93C3B" w:rsidR="00A800FF">
        <w:rPr>
          <w:rFonts w:ascii="Times New Roman" w:hAnsi="Times New Roman" w:eastAsia="Calibri" w:cs="Times New Roman"/>
          <w:szCs w:val="24"/>
          <w:lang w:val="en-GB" w:eastAsia="en-US"/>
        </w:rPr>
        <w:t>protein and fat content.</w:t>
      </w:r>
    </w:p>
    <w:p xmlns:wp14="http://schemas.microsoft.com/office/word/2010/wordml" w:rsidRPr="00E93C3B" w:rsidR="00A800FF" w:rsidP="00171E58" w:rsidRDefault="00A800FF" w14:paraId="5C9BCD8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2BA37702"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64E47DBC"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44F66B1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w:t>
      </w:r>
      <w:r w:rsidRPr="00E93C3B">
        <w:rPr>
          <w:rFonts w:ascii="Times New Roman" w:hAnsi="Times New Roman" w:eastAsia="Calibri" w:cs="Times New Roman"/>
          <w:szCs w:val="24"/>
          <w:lang w:val="en-GB" w:eastAsia="en-US"/>
        </w:rPr>
        <w:t xml:space="preserve">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w:t>
      </w:r>
      <w:r w:rsidR="00DC2C8B">
        <w:rPr>
          <w:rFonts w:ascii="Times New Roman" w:hAnsi="Times New Roman" w:eastAsia="Calibri" w:cs="Times New Roman"/>
          <w:szCs w:val="24"/>
          <w:lang w:val="en-GB" w:eastAsia="en-US"/>
        </w:rPr>
        <w:t>at the</w:t>
      </w:r>
      <w:r w:rsidR="000622DB">
        <w:rPr>
          <w:rFonts w:ascii="Times New Roman" w:hAnsi="Times New Roman" w:eastAsia="Calibri" w:cs="Times New Roman"/>
          <w:szCs w:val="24"/>
          <w:lang w:val="en-GB" w:eastAsia="en-US"/>
        </w:rPr>
        <w:t xml:space="preserve"> retail level and </w:t>
      </w:r>
      <w:r w:rsidRPr="00E93C3B">
        <w:rPr>
          <w:rFonts w:ascii="Times New Roman" w:hAnsi="Times New Roman" w:eastAsia="Calibri" w:cs="Times New Roman"/>
          <w:szCs w:val="24"/>
          <w:lang w:val="en-GB" w:eastAsia="en-US"/>
        </w:rPr>
        <w:t xml:space="preserve">in the household, e.g. during storage, in preparation and cooking (which </w:t>
      </w:r>
      <w:r w:rsidRPr="00E93C3B">
        <w:rPr>
          <w:rFonts w:ascii="Times New Roman" w:hAnsi="Times New Roman" w:eastAsia="Calibri" w:cs="Times New Roman"/>
          <w:szCs w:val="24"/>
          <w:lang w:val="en-GB" w:eastAsia="en-US"/>
        </w:rPr>
        <w:t xml:space="preserve">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5E6F9FB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590ACFD6"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hAnsi="Times New Roman" w:eastAsia="Calibri" w:cs="Times New Roman"/>
          <w:szCs w:val="24"/>
          <w:lang w:val="en-GB" w:eastAsia="en-US"/>
        </w:rPr>
        <w:lastRenderedPageBreak/>
        <w:t xml:space="preserve">cases these are </w:t>
      </w:r>
      <w:r w:rsidRPr="00E93C3B" w:rsidR="000C422B">
        <w:rPr>
          <w:rFonts w:ascii="Times New Roman" w:hAnsi="Times New Roman" w:eastAsia="Calibri" w:cs="Times New Roman"/>
          <w:szCs w:val="24"/>
          <w:lang w:val="en-GB" w:eastAsia="en-US"/>
        </w:rPr>
        <w:t xml:space="preserve">also </w:t>
      </w:r>
      <w:r w:rsidRPr="00E93C3B">
        <w:rPr>
          <w:rFonts w:ascii="Times New Roman" w:hAnsi="Times New Roman" w:eastAsia="Calibri" w:cs="Times New Roman"/>
          <w:szCs w:val="24"/>
          <w:lang w:val="en-GB" w:eastAsia="en-US"/>
        </w:rPr>
        <w:t xml:space="preserve">subject to significant </w:t>
      </w:r>
      <w:r w:rsidRPr="00E93C3B">
        <w:rPr>
          <w:rFonts w:ascii="Times New Roman" w:hAnsi="Times New Roman" w:eastAsia="Calibri" w:cs="Times New Roman"/>
          <w:szCs w:val="24"/>
          <w:lang w:val="en-GB" w:eastAsia="en-US"/>
        </w:rPr>
        <w:t>margins of error. In most cases, the assumptions for waste used in food balance sheets are based on expert opinion obtained in the countries.</w:t>
      </w:r>
      <w:r w:rsidRPr="00E93C3B" w:rsidR="00351629">
        <w:rPr>
          <w:rFonts w:ascii="Times New Roman" w:hAnsi="Times New Roman" w:eastAsia="Calibri" w:cs="Times New Roman"/>
          <w:szCs w:val="24"/>
          <w:lang w:val="en-GB" w:eastAsia="en-US"/>
        </w:rPr>
        <w:t xml:space="preserve"> </w:t>
      </w:r>
    </w:p>
    <w:p xmlns:wp14="http://schemas.microsoft.com/office/word/2010/wordml" w:rsidRPr="00E93C3B" w:rsidR="00340E3F" w:rsidP="00171E58" w:rsidRDefault="00340E3F" w14:paraId="1EAD63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BA43AE" w:rsidRDefault="00CB6E4A" w14:paraId="3CD0EE70"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w:t>
      </w:r>
      <w:r w:rsidRPr="00E93C3B">
        <w:rPr>
          <w:rFonts w:ascii="Times New Roman" w:hAnsi="Times New Roman" w:eastAsia="Calibri" w:cs="Times New Roman"/>
          <w:szCs w:val="24"/>
          <w:lang w:val="en-GB" w:eastAsia="en-US"/>
        </w:rPr>
        <w:t xml:space="preserve">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every year</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w:t>
      </w:r>
      <w:r w:rsidR="00DC2C8B">
        <w:rPr>
          <w:rFonts w:ascii="Times New Roman" w:hAnsi="Times New Roman" w:eastAsia="Calibri" w:cs="Times New Roman"/>
          <w:szCs w:val="24"/>
          <w:lang w:val="en-GB" w:eastAsia="en-US"/>
        </w:rPr>
        <w:t>and</w:t>
      </w:r>
      <w:r w:rsidRPr="00E93C3B">
        <w:rPr>
          <w:rFonts w:ascii="Times New Roman" w:hAnsi="Times New Roman" w:eastAsia="Calibri" w:cs="Times New Roman"/>
          <w:szCs w:val="24"/>
          <w:lang w:val="en-GB" w:eastAsia="en-US"/>
        </w:rPr>
        <w:t xml:space="preserve">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 xml:space="preserve">for dissemination. The architecture is organized in </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commodity trees</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linking primary and derived commodities. </w:t>
      </w:r>
      <w:r w:rsidR="00BA43AE">
        <w:rPr>
          <w:rFonts w:ascii="Times New Roman" w:hAnsi="Times New Roman" w:eastAsia="Calibri" w:cs="Times New Roman"/>
          <w:szCs w:val="24"/>
          <w:lang w:val="en-GB" w:eastAsia="en-US"/>
        </w:rPr>
        <w:t xml:space="preserve">The links are formalized through extraction rates and a clear hierarchy spanning over up to four levels of processing. </w:t>
      </w:r>
    </w:p>
    <w:p xmlns:wp14="http://schemas.microsoft.com/office/word/2010/wordml" w:rsidRPr="00E93C3B" w:rsidR="00CB6E4A" w:rsidP="00171E58" w:rsidRDefault="00CB6E4A" w14:paraId="6CB5E4F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205D58" w:rsidRDefault="00BA43AE" w14:paraId="7044574F"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 xml:space="preserve">When </w:t>
      </w:r>
      <w:r w:rsidRPr="00E93C3B" w:rsidR="00340E3F">
        <w:rPr>
          <w:rFonts w:ascii="Times New Roman" w:hAnsi="Times New Roman" w:eastAsia="Calibri" w:cs="Times New Roman"/>
          <w:szCs w:val="24"/>
          <w:lang w:val="en-GB" w:eastAsia="en-US"/>
        </w:rPr>
        <w:t>processed commodities are converted back to their primary equivalent</w:t>
      </w:r>
      <w:r>
        <w:rPr>
          <w:rFonts w:ascii="Times New Roman" w:hAnsi="Times New Roman" w:eastAsia="Calibri" w:cs="Times New Roman"/>
          <w:szCs w:val="24"/>
          <w:lang w:val="en-GB" w:eastAsia="en-US"/>
        </w:rPr>
        <w:t xml:space="preserve">, </w:t>
      </w:r>
      <w:r w:rsidRPr="00E93C3B" w:rsidR="00340E3F">
        <w:rPr>
          <w:rFonts w:ascii="Times New Roman" w:hAnsi="Times New Roman" w:eastAsia="Calibri"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hAnsi="Times New Roman" w:eastAsia="Calibri" w:cs="Times New Roman"/>
          <w:szCs w:val="24"/>
          <w:lang w:val="en-GB" w:eastAsia="en-US"/>
        </w:rPr>
        <w:t xml:space="preserve">conversion </w:t>
      </w:r>
      <w:r w:rsidRPr="00E93C3B" w:rsidR="00340E3F">
        <w:rPr>
          <w:rFonts w:ascii="Times New Roman" w:hAnsi="Times New Roman" w:eastAsia="Calibri" w:cs="Times New Roman"/>
          <w:szCs w:val="24"/>
          <w:lang w:val="en-GB" w:eastAsia="en-US"/>
        </w:rPr>
        <w:t xml:space="preserve">coefficient. </w:t>
      </w:r>
      <w:r>
        <w:rPr>
          <w:rFonts w:ascii="Times New Roman" w:hAnsi="Times New Roman" w:eastAsia="Calibri" w:cs="Times New Roman"/>
          <w:szCs w:val="24"/>
          <w:lang w:val="en-GB" w:eastAsia="en-US"/>
        </w:rPr>
        <w:t xml:space="preserve">There are several reasons for this standardization process. Firstly, there is </w:t>
      </w:r>
      <w:r w:rsidR="00342E17">
        <w:rPr>
          <w:rFonts w:ascii="Times New Roman" w:hAnsi="Times New Roman" w:eastAsia="Calibri"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Pr="00E93C3B" w:rsidR="00340E3F">
        <w:rPr>
          <w:rFonts w:ascii="Times New Roman" w:hAnsi="Times New Roman" w:eastAsia="Calibri" w:cs="Times New Roman"/>
          <w:szCs w:val="24"/>
          <w:lang w:val="en-GB" w:eastAsia="en-US"/>
        </w:rPr>
        <w:t xml:space="preserve">Secondly, preparing standardized food balance sheets </w:t>
      </w:r>
      <w:r w:rsidR="00342E17">
        <w:rPr>
          <w:rFonts w:ascii="Times New Roman" w:hAnsi="Times New Roman" w:eastAsia="Calibri" w:cs="Times New Roman"/>
          <w:szCs w:val="24"/>
          <w:lang w:val="en-GB" w:eastAsia="en-US"/>
        </w:rPr>
        <w:t xml:space="preserve">at an aggregate level makes the food supply and use data more comparable across countries and over time. Finally, many practical tools </w:t>
      </w:r>
      <w:r w:rsidR="00205D58">
        <w:rPr>
          <w:rFonts w:ascii="Times New Roman" w:hAnsi="Times New Roman" w:eastAsia="Calibri" w:cs="Times New Roman"/>
          <w:szCs w:val="24"/>
          <w:lang w:val="en-GB" w:eastAsia="en-US"/>
        </w:rPr>
        <w:t xml:space="preserve">and </w:t>
      </w:r>
      <w:r w:rsidR="00342E17">
        <w:rPr>
          <w:rFonts w:ascii="Times New Roman" w:hAnsi="Times New Roman" w:eastAsia="Calibri" w:cs="Times New Roman"/>
          <w:szCs w:val="24"/>
          <w:lang w:val="en-GB" w:eastAsia="en-US"/>
        </w:rPr>
        <w:t xml:space="preserve">applications such as projections models require a high level of </w:t>
      </w:r>
      <w:r w:rsidR="00205D58">
        <w:rPr>
          <w:rFonts w:ascii="Times New Roman" w:hAnsi="Times New Roman" w:eastAsia="Calibri" w:cs="Times New Roman"/>
          <w:szCs w:val="24"/>
          <w:lang w:val="en-GB" w:eastAsia="en-US"/>
        </w:rPr>
        <w:t xml:space="preserve">product </w:t>
      </w:r>
      <w:r w:rsidR="00342E17">
        <w:rPr>
          <w:rFonts w:ascii="Times New Roman" w:hAnsi="Times New Roman" w:eastAsia="Calibri" w:cs="Times New Roman"/>
          <w:szCs w:val="24"/>
          <w:lang w:val="en-GB" w:eastAsia="en-US"/>
        </w:rPr>
        <w:t xml:space="preserve">aggregation, in fact, often </w:t>
      </w:r>
      <w:r w:rsidR="00205D58">
        <w:rPr>
          <w:rFonts w:ascii="Times New Roman" w:hAnsi="Times New Roman" w:eastAsia="Calibri" w:cs="Times New Roman"/>
          <w:szCs w:val="24"/>
          <w:lang w:val="en-GB" w:eastAsia="en-US"/>
        </w:rPr>
        <w:t>beyond the level of aggregation offered in the FAO FBS.</w:t>
      </w:r>
      <w:r w:rsidR="00342E17">
        <w:rPr>
          <w:rFonts w:ascii="Times New Roman" w:hAnsi="Times New Roman" w:eastAsia="Calibri" w:cs="Times New Roman"/>
          <w:szCs w:val="24"/>
          <w:lang w:val="en-GB" w:eastAsia="en-US"/>
        </w:rPr>
        <w:t xml:space="preserve"> For instance, FAO’s long-term outlook is based on 34 commodity groups derived from the 60+ individual commodities presented in the Food balance sheets. </w:t>
      </w:r>
    </w:p>
    <w:p xmlns:wp14="http://schemas.microsoft.com/office/word/2010/wordml" w:rsidRPr="00E93C3B" w:rsidR="00340E3F" w:rsidP="00171E58" w:rsidRDefault="00340E3F" w14:paraId="490506E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7F7E34ED" wp14:textId="77777777">
      <w:pPr>
        <w:pStyle w:val="Heading2"/>
      </w:pPr>
      <w:bookmarkStart w:name="_Toc428383819" w:id="361"/>
      <w:bookmarkStart w:name="_Toc428436041" w:id="362"/>
      <w:bookmarkStart w:name="_Toc428436342" w:id="363"/>
      <w:bookmarkStart w:name="_Toc428436468" w:id="364"/>
      <w:r w:rsidRPr="009616CB">
        <w:t>Use and usefulness of FBS</w:t>
      </w:r>
      <w:bookmarkEnd w:id="361"/>
      <w:bookmarkEnd w:id="362"/>
      <w:bookmarkEnd w:id="363"/>
      <w:bookmarkEnd w:id="364"/>
      <w:r w:rsidRPr="009616CB">
        <w:t xml:space="preserve"> </w:t>
      </w:r>
    </w:p>
    <w:p xmlns:wp14="http://schemas.microsoft.com/office/word/2010/wordml" w:rsidRPr="00E93C3B" w:rsidR="00171E58" w:rsidP="483DA69D" w:rsidRDefault="00171E58" w14:paraId="179E5DE3" wp14:textId="77777777">
      <w:pPr>
        <w:keepNext/>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Food Balance Sheets have been compiled for nearly 80 years and have been used for numerous different purposes ever since. They provide a wealth of information on food and nutrient availability and, when </w:t>
      </w:r>
      <w:r w:rsidRPr="483DA69D" w:rsidR="483DA69D">
        <w:rPr>
          <w:rFonts w:ascii="Times New Roman" w:hAnsi="Times New Roman" w:eastAsia="Times New Roman" w:cs="Times New Roman"/>
          <w:lang w:val="en-GB"/>
        </w:rPr>
        <w:t xml:space="preserve">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483DA69D" w:rsidRDefault="00171E58" w14:paraId="682556A6"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allows </w:t>
      </w:r>
      <w:r w:rsidRPr="483DA69D" w:rsidR="483DA69D">
        <w:rPr>
          <w:rFonts w:ascii="Times New Roman" w:hAnsi="Times New Roman" w:eastAsia="Times New Roman" w:cs="Times New Roman"/>
        </w:rPr>
        <w:t xml:space="preserve">FBS users </w:t>
      </w:r>
      <w:r w:rsidRPr="483DA69D" w:rsidR="483DA69D">
        <w:rPr>
          <w:rFonts w:ascii="Times New Roman" w:hAnsi="Times New Roman" w:eastAsia="Times New Roman" w:cs="Times New Roman"/>
        </w:rPr>
        <w:t xml:space="preserve">to calculate the number and percentage of people in a population without sufficient access to calories. </w:t>
      </w:r>
    </w:p>
    <w:p xmlns:wp14="http://schemas.microsoft.com/office/word/2010/wordml" w:rsidRPr="00E93C3B" w:rsidR="00171E58" w:rsidP="483DA69D" w:rsidRDefault="00171E58" w14:paraId="1E71D88C"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The FBS have also been used to examine changes in dietary patterns. While this is possible in principle, it is important to note that the observed changes are only the changes in the average diet and therefore do </w:t>
      </w:r>
      <w:r w:rsidRPr="483DA69D" w:rsidR="483DA69D">
        <w:rPr>
          <w:rFonts w:ascii="Times New Roman" w:hAnsi="Times New Roman" w:eastAsia="Times New Roman" w:cs="Times New Roman"/>
        </w:rPr>
        <w:t xml:space="preserve">not </w:t>
      </w:r>
      <w:r w:rsidRPr="483DA69D" w:rsidR="483DA69D">
        <w:rPr>
          <w:rFonts w:ascii="Times New Roman" w:hAnsi="Times New Roman" w:eastAsia="Times New Roman" w:cs="Times New Roman"/>
        </w:rPr>
        <w:t>allow draw</w:t>
      </w:r>
      <w:r w:rsidRPr="483DA69D" w:rsidR="483DA69D">
        <w:rPr>
          <w:rFonts w:ascii="Times New Roman" w:hAnsi="Times New Roman" w:eastAsia="Times New Roman" w:cs="Times New Roman"/>
        </w:rPr>
        <w:t>ing of</w:t>
      </w:r>
      <w:r w:rsidRPr="483DA69D" w:rsidR="483DA69D">
        <w:rPr>
          <w:rFonts w:ascii="Times New Roman" w:hAnsi="Times New Roman" w:eastAsia="Times New Roman" w:cs="Times New Roman"/>
        </w:rPr>
        <w:t xml:space="preserve"> inferences on whether the dietary quality in a country has improved or deteriorated</w:t>
      </w:r>
      <w:r w:rsidRPr="483DA69D" w:rsidR="483DA69D">
        <w:rPr>
          <w:rFonts w:ascii="Times New Roman" w:hAnsi="Times New Roman" w:eastAsia="Times New Roman" w:cs="Times New Roman"/>
        </w:rPr>
        <w:t xml:space="preserve">. In fact, it is not even possible to say much about the quality of the </w:t>
      </w:r>
      <w:r w:rsidRPr="483DA69D" w:rsidR="483DA69D">
        <w:rPr>
          <w:rFonts w:ascii="Times New Roman" w:hAnsi="Times New Roman" w:eastAsia="Times New Roman" w:cs="Times New Roman"/>
        </w:rPr>
        <w:t xml:space="preserve">average diet. The </w:t>
      </w:r>
      <w:r w:rsidRPr="483DA69D" w:rsidR="483DA69D">
        <w:rPr>
          <w:rFonts w:ascii="Times New Roman" w:hAnsi="Times New Roman" w:eastAsia="Times New Roman" w:cs="Times New Roman"/>
        </w:rPr>
        <w:t xml:space="preserve">estimates provided </w:t>
      </w:r>
      <w:r w:rsidRPr="483DA69D" w:rsidR="483DA69D">
        <w:rPr>
          <w:rFonts w:ascii="Times New Roman" w:hAnsi="Times New Roman" w:eastAsia="Times New Roman" w:cs="Times New Roman"/>
        </w:rPr>
        <w:t>may simply be the average of unhealthy overnutrition and unhealthy undernutrition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while the average diet </w:t>
      </w:r>
      <w:r w:rsidRPr="483DA69D" w:rsidR="483DA69D">
        <w:rPr>
          <w:rFonts w:ascii="Times New Roman" w:hAnsi="Times New Roman" w:eastAsia="Times New Roman" w:cs="Times New Roman"/>
        </w:rPr>
        <w:t>may appear to be about right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in terms of volume and composition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 xml:space="preserve">thus, </w:t>
      </w:r>
      <w:r w:rsidRPr="483DA69D" w:rsidR="483DA69D">
        <w:rPr>
          <w:rFonts w:ascii="Times New Roman" w:hAnsi="Times New Roman" w:eastAsia="Times New Roman" w:cs="Times New Roman"/>
        </w:rPr>
        <w:t xml:space="preserve">most people in a country may consume an unhealthy </w:t>
      </w:r>
      <w:r w:rsidRPr="483DA69D" w:rsidR="483DA69D">
        <w:rPr>
          <w:rFonts w:ascii="Times New Roman" w:hAnsi="Times New Roman" w:eastAsia="Times New Roman" w:cs="Times New Roman"/>
        </w:rPr>
        <w:t xml:space="preserve">diet. </w:t>
      </w:r>
    </w:p>
    <w:p xmlns:wp14="http://schemas.microsoft.com/office/word/2010/wordml" w:rsidRPr="002C59EF" w:rsidR="00171E58" w:rsidP="483DA69D" w:rsidRDefault="00171E58" w14:paraId="4F7BB3EB"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lastRenderedPageBreak/>
        <w:t>FBS are the starting and the end point of many</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if not most</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w:t>
      </w:r>
      <w:r w:rsidRPr="483DA69D" w:rsidR="00114A21">
        <w:rPr>
          <w:rFonts w:ascii="Times New Roman" w:hAnsi="Times New Roman" w:eastAsia="Times New Roman" w:cs="Times New Roman"/>
        </w:rPr>
        <w:t xml:space="preserve">partial </w:t>
      </w:r>
      <w:r w:rsidRPr="483DA69D">
        <w:rPr>
          <w:rFonts w:ascii="Times New Roman" w:hAnsi="Times New Roman" w:eastAsia="Times New Roman" w:cs="Times New Roman"/>
        </w:rPr>
        <w:t>equilibrium models</w:t>
      </w:r>
      <w:r w:rsidRPr="483DA69D">
        <w:rPr>
          <w:rStyle w:val="FootnoteReference"/>
          <w:rFonts w:ascii="Times New Roman" w:hAnsi="Times New Roman" w:eastAsia="Times New Roman" w:cs="Times New Roman"/>
        </w:rPr>
        <w:footnoteReference w:id="6"/>
      </w:r>
      <w:r w:rsidRPr="483DA69D">
        <w:rPr>
          <w:rFonts w:ascii="Times New Roman" w:hAnsi="Times New Roman" w:eastAsia="Times New Roman" w:cs="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w:t>
      </w:r>
      <w:r w:rsidRPr="483DA69D">
        <w:rPr>
          <w:rFonts w:ascii="Times New Roman" w:hAnsi="Times New Roman" w:eastAsia="Times New Roman" w:cs="Times New Roman"/>
        </w:rPr>
        <w:t xml:space="preserve">trade. </w:t>
      </w:r>
      <w:r w:rsidRPr="483DA69D" w:rsidR="00114A21">
        <w:rPr>
          <w:rFonts w:ascii="Times New Roman" w:hAnsi="Times New Roman" w:eastAsia="Times New Roman" w:cs="Times New Roman"/>
        </w:rPr>
        <w:t>FBS are to be seen as a subset of the general family of commodity balances, i.e. commodity balances for food items.</w:t>
      </w:r>
    </w:p>
    <w:p xmlns:wp14="http://schemas.microsoft.com/office/word/2010/wordml" w:rsidRPr="00E93C3B" w:rsidR="00171E58" w:rsidP="483DA69D" w:rsidRDefault="00171E58" w14:paraId="5C651152"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FBS also provide a rich basis to calculate numerous other</w:t>
      </w:r>
      <w:r w:rsidRPr="483DA69D" w:rsidR="483DA69D">
        <w:rPr>
          <w:rFonts w:ascii="Times New Roman" w:hAnsi="Times New Roman" w:eastAsia="Times New Roman" w:cs="Times New Roman"/>
        </w:rPr>
        <w:t xml:space="preserve"> and </w:t>
      </w:r>
      <w:r w:rsidRPr="483DA69D" w:rsidR="483DA69D">
        <w:rPr>
          <w:rFonts w:ascii="Times New Roman" w:hAnsi="Times New Roman" w:eastAsia="Times New Roman" w:cs="Times New Roman"/>
        </w:rPr>
        <w:t>simple</w:t>
      </w:r>
      <w:r w:rsidRPr="483DA69D" w:rsidR="483DA69D">
        <w:rPr>
          <w:rFonts w:ascii="Times New Roman" w:hAnsi="Times New Roman" w:eastAsia="Times New Roman" w:cs="Times New Roman"/>
        </w:rPr>
        <w:t>r</w:t>
      </w:r>
      <w:r w:rsidRPr="483DA69D" w:rsidR="483DA69D">
        <w:rPr>
          <w:rFonts w:ascii="Times New Roman" w:hAnsi="Times New Roman" w:eastAsia="Times New Roman" w:cs="Times New Roman"/>
        </w:rPr>
        <w:t xml:space="preserve"> indicators. The most straightforward indicators are simple ratios such as self-sufficiency and import-dependency ratios. But FBS also provide </w:t>
      </w:r>
      <w:r w:rsidRPr="483DA69D" w:rsidR="483DA69D">
        <w:rPr>
          <w:rFonts w:ascii="Times New Roman" w:hAnsi="Times New Roman" w:eastAsia="Times New Roman" w:cs="Times New Roman"/>
        </w:rPr>
        <w:t xml:space="preserve">inputs into policy measures such as the producer subsidy and consumer subsidy equivalents, regularly updated by the OECD; the same holds for their </w:t>
      </w:r>
      <w:r w:rsidRPr="483DA69D" w:rsidR="483DA69D">
        <w:rPr>
          <w:rFonts w:ascii="Times New Roman" w:hAnsi="Times New Roman" w:eastAsia="Times New Roman" w:cs="Times New Roman"/>
        </w:rPr>
        <w:t xml:space="preserve">trade policy </w:t>
      </w:r>
      <w:r w:rsidRPr="483DA69D" w:rsidR="483DA69D">
        <w:rPr>
          <w:rFonts w:ascii="Times New Roman" w:hAnsi="Times New Roman" w:eastAsia="Times New Roman" w:cs="Times New Roman"/>
        </w:rPr>
        <w:t xml:space="preserve">analogue, the Aggregate Measure of Support used by the WTO. </w:t>
      </w:r>
    </w:p>
    <w:p xmlns:wp14="http://schemas.microsoft.com/office/word/2010/wordml" w:rsidRPr="00E93C3B" w:rsidR="00171E58" w:rsidP="483DA69D" w:rsidRDefault="00171E58" w14:paraId="78D262C4"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w:t>
      </w:r>
      <w:r w:rsidRPr="483DA69D" w:rsidR="483DA69D">
        <w:rPr>
          <w:rFonts w:ascii="Times New Roman" w:hAnsi="Times New Roman" w:eastAsia="Times New Roman" w:cs="Times New Roman"/>
        </w:rPr>
        <w:t xml:space="preserve">used to spot shortfalls </w:t>
      </w:r>
      <w:r w:rsidRPr="483DA69D" w:rsidR="483DA69D">
        <w:rPr>
          <w:rFonts w:ascii="Times New Roman" w:hAnsi="Times New Roman" w:eastAsia="Times New Roman" w:cs="Times New Roman"/>
        </w:rPr>
        <w:t>and</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surplus</w:t>
      </w:r>
      <w:r w:rsidRPr="483DA69D" w:rsidR="483DA69D">
        <w:rPr>
          <w:rFonts w:ascii="Times New Roman" w:hAnsi="Times New Roman" w:eastAsia="Times New Roman" w:cs="Times New Roman"/>
        </w:rPr>
        <w:t>es</w:t>
      </w:r>
      <w:r w:rsidRPr="483DA69D" w:rsidR="483DA69D">
        <w:rPr>
          <w:rFonts w:ascii="Times New Roman" w:hAnsi="Times New Roman" w:eastAsia="Times New Roman" w:cs="Times New Roman"/>
        </w:rPr>
        <w:t xml:space="preserve"> in a nation’s energy and nutrient intake (SADC, USDA/</w:t>
      </w:r>
      <w:r w:rsidRPr="483DA69D" w:rsidR="483DA69D">
        <w:rPr>
          <w:rFonts w:ascii="Times New Roman" w:hAnsi="Times New Roman" w:eastAsia="Times New Roman" w:cs="Times New Roman"/>
        </w:rPr>
        <w:t xml:space="preserve">ERS) or to examine the availability of a particular commodity or class of commodities (el Obeid, Hopper, Helsing). </w:t>
      </w:r>
    </w:p>
    <w:p xmlns:wp14="http://schemas.microsoft.com/office/word/2010/wordml" w:rsidRPr="00E93C3B" w:rsidR="00171E58" w:rsidP="483DA69D" w:rsidRDefault="00171E58" w14:paraId="16E8F5C2"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483DA69D">
        <w:rPr>
          <w:rFonts w:ascii="Times New Roman" w:hAnsi="Times New Roman" w:eastAsia="Times New Roman" w:cs="Times New Roman"/>
        </w:rPr>
        <w:t>Kazuo</w:t>
      </w:r>
      <w:proofErr w:type="gramEnd"/>
      <w:r w:rsidRPr="483DA69D">
        <w:rPr>
          <w:rFonts w:ascii="Times New Roman" w:hAnsi="Times New Roman" w:eastAsia="Times New Roman" w:cs="Times New Roman"/>
        </w:rPr>
        <w:t xml:space="preserve">).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w:t>
      </w:r>
      <w:r w:rsidRPr="483DA69D">
        <w:rPr>
          <w:rFonts w:ascii="Times New Roman" w:hAnsi="Times New Roman" w:eastAsia="Times New Roman" w:cs="Times New Roman"/>
        </w:rPr>
        <w:t>noted</w:t>
      </w:r>
      <w:r w:rsidRPr="483DA69D" w:rsidR="00C720F5">
        <w:rPr>
          <w:rFonts w:ascii="Times New Roman" w:hAnsi="Times New Roman" w:eastAsia="Times New Roman" w:cs="Times New Roman"/>
        </w:rPr>
        <w:t>,</w:t>
      </w:r>
      <w:r w:rsidRPr="483DA69D">
        <w:rPr>
          <w:rFonts w:ascii="Times New Roman" w:hAnsi="Times New Roman" w:eastAsia="Times New Roman" w:cs="Times New Roman"/>
        </w:rPr>
        <w:t xml:space="preserve"> however</w:t>
      </w:r>
      <w:r w:rsidRPr="483DA69D">
        <w:rPr>
          <w:rFonts w:ascii="Times New Roman" w:hAnsi="Times New Roman" w:eastAsia="Times New Roman" w:cs="Times New Roman"/>
        </w:rPr>
        <w:t>, that the majority of the studies are for developed countries, which have more reliable data and clearer methodological approaches.</w:t>
      </w:r>
    </w:p>
    <w:p xmlns:wp14="http://schemas.microsoft.com/office/word/2010/wordml" w:rsidRPr="009616CB" w:rsidR="001E58EB" w:rsidP="00E93C3B" w:rsidRDefault="001E58EB" w14:paraId="74026B55" wp14:textId="77777777">
      <w:pPr>
        <w:pStyle w:val="Heading2"/>
        <w:rPr>
          <w:rFonts w:eastAsia="Calibri"/>
          <w:lang w:eastAsia="en-US"/>
        </w:rPr>
      </w:pPr>
      <w:bookmarkStart w:name="_Toc428383820" w:id="365"/>
      <w:bookmarkStart w:name="_Toc428436042" w:id="366"/>
      <w:bookmarkStart w:name="_Toc428436343" w:id="367"/>
      <w:bookmarkStart w:name="_Toc428436469" w:id="368"/>
      <w:r w:rsidRPr="009616CB">
        <w:rPr>
          <w:rFonts w:eastAsia="Calibri"/>
          <w:lang w:eastAsia="en-US"/>
        </w:rPr>
        <w:t>Limitations</w:t>
      </w:r>
      <w:bookmarkEnd w:id="365"/>
      <w:bookmarkEnd w:id="366"/>
      <w:bookmarkEnd w:id="367"/>
      <w:bookmarkEnd w:id="368"/>
    </w:p>
    <w:p xmlns:wp14="http://schemas.microsoft.com/office/word/2010/wordml" w:rsidRPr="00E93C3B" w:rsidR="001E58EB" w:rsidP="483DA69D" w:rsidRDefault="001E58EB" w14:paraId="3C156E8B" wp14:textId="77777777">
      <w:pPr>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FBSs are </w:t>
      </w:r>
      <w:r w:rsidRPr="483DA69D" w:rsidR="483DA69D">
        <w:rPr>
          <w:rFonts w:ascii="Times New Roman" w:hAnsi="Times New Roman" w:eastAsia="Times New Roman" w:cs="Times New Roman"/>
          <w:lang w:val="en-GB"/>
        </w:rPr>
        <w:t>the most comprehensive collection of data available on a very large set of countries that is related to food commodit</w:t>
      </w:r>
      <w:r w:rsidRPr="483DA69D" w:rsidR="483DA69D">
        <w:rPr>
          <w:rFonts w:ascii="Times New Roman" w:hAnsi="Times New Roman" w:eastAsia="Times New Roman" w:cs="Times New Roman"/>
          <w:lang w:val="en-GB"/>
        </w:rPr>
        <w:t>y</w:t>
      </w:r>
      <w:r w:rsidRPr="483DA69D" w:rsidR="483DA69D">
        <w:rPr>
          <w:rFonts w:ascii="Times New Roman" w:hAnsi="Times New Roman" w:eastAsia="Times New Roman" w:cs="Times New Roman"/>
          <w:lang w:val="en-GB"/>
        </w:rPr>
        <w:t xml:space="preserve"> supply and food commodity utilization. The data are regularly revised</w:t>
      </w:r>
      <w:r w:rsidRPr="483DA69D" w:rsidR="483DA69D">
        <w:rPr>
          <w:rFonts w:ascii="Times New Roman" w:hAnsi="Times New Roman" w:eastAsia="Times New Roman" w:cs="Times New Roman"/>
          <w:lang w:val="en-GB"/>
        </w:rPr>
        <w:t>:</w:t>
      </w:r>
      <w:r w:rsidRPr="483DA69D" w:rsidR="483DA69D">
        <w:rPr>
          <w:rFonts w:ascii="Times New Roman" w:hAnsi="Times New Roman" w:eastAsia="Times New Roman" w:cs="Times New Roman"/>
          <w:lang w:val="en-GB"/>
        </w:rPr>
        <w:t xml:space="preserve">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r w:rsidRPr="483DA69D" w:rsidR="483DA69D">
        <w:rPr>
          <w:rFonts w:ascii="Times New Roman" w:hAnsi="Times New Roman" w:eastAsia="Times New Roman" w:cs="Times New Roman"/>
          <w:lang w:val="en-GB"/>
        </w:rPr>
        <w:t xml:space="preserve">e.g. </w:t>
      </w:r>
      <w:r w:rsidRPr="483DA69D" w:rsidR="483DA69D">
        <w:rPr>
          <w:rFonts w:ascii="Times New Roman" w:hAnsi="Times New Roman" w:eastAsia="Times New Roman" w:cs="Times New Roman"/>
          <w:lang w:val="en-GB"/>
        </w:rPr>
        <w:t xml:space="preserve">that availability </w:t>
      </w:r>
      <w:r w:rsidRPr="483DA69D" w:rsidR="483DA69D">
        <w:rPr>
          <w:rFonts w:ascii="Times New Roman" w:hAnsi="Times New Roman" w:eastAsia="Times New Roman" w:cs="Times New Roman"/>
          <w:lang w:val="en-GB"/>
        </w:rPr>
        <w:t xml:space="preserve">is not the same as intake, or that the FBSs fail to say anything about the distribution of food and nutrient access within a country. Some key limitations can be summarized as follows: </w:t>
      </w:r>
    </w:p>
    <w:p xmlns:wp14="http://schemas.microsoft.com/office/word/2010/wordml" w:rsidRPr="007A7332" w:rsidR="001562E7" w:rsidP="007A7332" w:rsidRDefault="001562E7" w14:paraId="2C1B85A1"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 xml:space="preserve">the diet of the food insecure or poor. Nor </w:t>
      </w:r>
      <w:r w:rsidRPr="007A7332">
        <w:rPr>
          <w:rFonts w:ascii="Times New Roman" w:hAnsi="Times New Roman"/>
          <w:szCs w:val="24"/>
        </w:rPr>
        <w:t>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hAnsi="Times New Roman" w:eastAsia="Calibri"/>
          <w:szCs w:val="24"/>
        </w:rPr>
        <w:t xml:space="preserve">provide an approximate picture of the overall food situation in the countries. </w:t>
      </w:r>
    </w:p>
    <w:p xmlns:wp14="http://schemas.microsoft.com/office/word/2010/wordml" w:rsidRPr="00E93C3B" w:rsidR="001E58EB" w:rsidP="001E58EB" w:rsidRDefault="001E58EB" w14:paraId="29BE7191"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0C385835"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T</w:t>
      </w:r>
      <w:r w:rsidRPr="007A7332" w:rsidR="001562E7">
        <w:rPr>
          <w:rFonts w:ascii="Times New Roman" w:hAnsi="Times New Roman" w:eastAsia="Calibri"/>
          <w:szCs w:val="24"/>
        </w:rPr>
        <w:t xml:space="preserve">he </w:t>
      </w:r>
      <w:r w:rsidRPr="007A7332" w:rsidR="001562E7">
        <w:rPr>
          <w:rFonts w:ascii="Times New Roman" w:hAnsi="Times New Roman" w:eastAsia="Calibri"/>
          <w:szCs w:val="24"/>
        </w:rPr>
        <w:t xml:space="preserve">possibility of imputing missing data cannot </w:t>
      </w:r>
      <w:r w:rsidR="00C720F5">
        <w:rPr>
          <w:rFonts w:ascii="Times New Roman" w:hAnsi="Times New Roman" w:eastAsia="Calibri"/>
          <w:szCs w:val="24"/>
        </w:rPr>
        <w:t xml:space="preserve">replace </w:t>
      </w:r>
      <w:r w:rsidRPr="007A7332" w:rsidR="001562E7">
        <w:rPr>
          <w:rFonts w:ascii="Times New Roman" w:hAnsi="Times New Roman" w:eastAsia="Calibri"/>
          <w:szCs w:val="24"/>
        </w:rPr>
        <w:t xml:space="preserve">proper data collection. This FBS resource book offers methods to detect inconsistencies, to impute missing data and to fill data gaps. However, such imputation methods cannot </w:t>
      </w:r>
      <w:r>
        <w:rPr>
          <w:rFonts w:ascii="Times New Roman" w:hAnsi="Times New Roman" w:eastAsia="Calibri"/>
          <w:szCs w:val="24"/>
        </w:rPr>
        <w:t xml:space="preserve">replace proper data </w:t>
      </w:r>
      <w:r w:rsidRPr="007A7332" w:rsidR="001562E7">
        <w:rPr>
          <w:rFonts w:ascii="Times New Roman" w:hAnsi="Times New Roman" w:eastAsia="Calibri"/>
          <w:szCs w:val="24"/>
        </w:rPr>
        <w:t>collection. No model-based approach can substitute for, let alone produce more accurate information</w:t>
      </w:r>
      <w:r w:rsidR="00E5297B">
        <w:rPr>
          <w:rFonts w:ascii="Times New Roman" w:hAnsi="Times New Roman" w:eastAsia="Calibri"/>
          <w:szCs w:val="24"/>
        </w:rPr>
        <w:t>,</w:t>
      </w:r>
      <w:r w:rsidRPr="007A7332" w:rsidR="001562E7">
        <w:rPr>
          <w:rFonts w:ascii="Times New Roman" w:hAnsi="Times New Roman" w:eastAsia="Calibri"/>
          <w:szCs w:val="24"/>
        </w:rPr>
        <w:t xml:space="preserve"> than actual data collection. It is therefore imperative </w:t>
      </w:r>
      <w:r w:rsidR="00C720F5">
        <w:rPr>
          <w:rFonts w:ascii="Times New Roman" w:hAnsi="Times New Roman" w:eastAsia="Calibri"/>
          <w:szCs w:val="24"/>
        </w:rPr>
        <w:t>that</w:t>
      </w:r>
      <w:r w:rsidRPr="007A7332" w:rsidR="001562E7">
        <w:rPr>
          <w:rFonts w:ascii="Times New Roman" w:hAnsi="Times New Roman" w:eastAsia="Calibri"/>
          <w:szCs w:val="24"/>
        </w:rPr>
        <w:t xml:space="preserve"> countries</w:t>
      </w:r>
      <w:r w:rsidR="00C720F5">
        <w:rPr>
          <w:rFonts w:ascii="Times New Roman" w:hAnsi="Times New Roman" w:eastAsia="Calibri"/>
          <w:szCs w:val="24"/>
        </w:rPr>
        <w:t>,</w:t>
      </w:r>
      <w:r w:rsidRPr="007A7332" w:rsidR="001562E7">
        <w:rPr>
          <w:rFonts w:ascii="Times New Roman" w:hAnsi="Times New Roman" w:eastAsia="Calibri"/>
          <w:szCs w:val="24"/>
        </w:rPr>
        <w:t xml:space="preserve"> in the process of creating their own FBSs</w:t>
      </w:r>
      <w:r w:rsidR="00C720F5">
        <w:rPr>
          <w:rFonts w:ascii="Times New Roman" w:hAnsi="Times New Roman" w:eastAsia="Calibri"/>
          <w:szCs w:val="24"/>
        </w:rPr>
        <w:t>,</w:t>
      </w:r>
      <w:r w:rsidRPr="007A7332" w:rsidR="001562E7">
        <w:rPr>
          <w:rFonts w:ascii="Times New Roman" w:hAnsi="Times New Roman" w:eastAsia="Calibri"/>
          <w:szCs w:val="24"/>
        </w:rPr>
        <w:t xml:space="preserve"> first take stock of food supply and utilization data, juxtapose available data with data needs and make the final decision of whether FBS can be built with </w:t>
      </w:r>
      <w:r w:rsidRPr="007A7332" w:rsidR="001562E7">
        <w:rPr>
          <w:rFonts w:ascii="Times New Roman" w:hAnsi="Times New Roman" w:eastAsia="Calibri"/>
          <w:szCs w:val="24"/>
        </w:rPr>
        <w:t xml:space="preserve">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BD1FF6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642CE11A"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E</w:t>
      </w:r>
      <w:r w:rsidRPr="007A7332" w:rsidR="001562E7">
        <w:rPr>
          <w:rFonts w:ascii="Times New Roman" w:hAnsi="Times New Roman" w:eastAsia="Calibr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7A7332" w:rsidR="001562E7">
        <w:rPr>
          <w:rFonts w:ascii="Times New Roman" w:hAnsi="Times New Roman" w:eastAsia="Calibri"/>
          <w:i/>
          <w:szCs w:val="24"/>
        </w:rPr>
        <w:t>per se</w:t>
      </w:r>
      <w:r w:rsidRPr="007A7332" w:rsidR="001562E7">
        <w:rPr>
          <w:rFonts w:ascii="Times New Roman" w:hAnsi="Times New Roman" w:eastAsia="Calibri"/>
          <w:szCs w:val="24"/>
        </w:rPr>
        <w:t xml:space="preserve"> are virtually non-existent</w:t>
      </w:r>
      <w:r w:rsidR="007912C4">
        <w:rPr>
          <w:rFonts w:ascii="Times New Roman" w:hAnsi="Times New Roman" w:eastAsia="Calibri"/>
          <w:szCs w:val="24"/>
        </w:rPr>
        <w:t>,</w:t>
      </w:r>
      <w:r w:rsidRPr="007A7332" w:rsidR="001562E7">
        <w:rPr>
          <w:rFonts w:ascii="Times New Roman" w:hAnsi="Times New Roman" w:eastAsia="Calibr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hAnsi="Times New Roman" w:eastAsia="Calibri"/>
          <w:szCs w:val="24"/>
        </w:rPr>
        <w:t>, and</w:t>
      </w:r>
      <w:r w:rsidRPr="007A7332" w:rsidR="001562E7">
        <w:rPr>
          <w:rFonts w:ascii="Times New Roman" w:hAnsi="Times New Roman" w:eastAsia="Calibr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7A7332" w:rsidR="001562E7">
        <w:rPr>
          <w:rFonts w:ascii="Times New Roman" w:hAnsi="Times New Roman"/>
        </w:rPr>
        <w:t>a priori</w:t>
      </w:r>
      <w:r w:rsidRPr="007A7332" w:rsidR="001562E7">
        <w:rPr>
          <w:rFonts w:ascii="Times New Roman" w:hAnsi="Times New Roman" w:eastAsia="Calibri"/>
          <w:szCs w:val="24"/>
        </w:rPr>
        <w:t xml:space="preserve"> reason to assume that these measurement errors cancel out, the balancing element is the least reliable</w:t>
      </w:r>
      <w:r w:rsidR="007912C4">
        <w:rPr>
          <w:rFonts w:ascii="Times New Roman" w:hAnsi="Times New Roman" w:eastAsia="Calibri"/>
          <w:szCs w:val="24"/>
        </w:rPr>
        <w:t>, or at least most variable,</w:t>
      </w:r>
      <w:r w:rsidRPr="007A7332" w:rsidR="001562E7">
        <w:rPr>
          <w:rFonts w:ascii="Times New Roman" w:hAnsi="Times New Roman" w:eastAsia="Calibri"/>
          <w:szCs w:val="24"/>
        </w:rPr>
        <w:t xml:space="preserve"> </w:t>
      </w:r>
      <w:r w:rsidR="007912C4">
        <w:rPr>
          <w:rFonts w:ascii="Times New Roman" w:hAnsi="Times New Roman" w:eastAsia="Calibri"/>
          <w:szCs w:val="24"/>
        </w:rPr>
        <w:t xml:space="preserve">item </w:t>
      </w:r>
      <w:r w:rsidRPr="007A7332" w:rsidR="001562E7">
        <w:rPr>
          <w:rFonts w:ascii="Times New Roman" w:hAnsi="Times New Roman" w:eastAsia="Calibr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3553EA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1562E7" w14:paraId="3CC347FB"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eastAsia="Calibr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hAnsi="Times New Roman" w:eastAsia="Calibri"/>
          <w:szCs w:val="24"/>
        </w:rPr>
        <w:t xml:space="preserve">the </w:t>
      </w:r>
      <w:r w:rsidRPr="007A7332">
        <w:rPr>
          <w:rFonts w:ascii="Times New Roman" w:hAnsi="Times New Roman" w:eastAsia="Calibri"/>
          <w:szCs w:val="24"/>
        </w:rPr>
        <w:t xml:space="preserve">military or </w:t>
      </w:r>
      <w:r w:rsidRPr="007A7332">
        <w:rPr>
          <w:rFonts w:ascii="Times New Roman" w:hAnsi="Times New Roman" w:eastAsia="Calibri"/>
          <w:szCs w:val="24"/>
        </w:rPr>
        <w:lastRenderedPageBreak/>
        <w:t xml:space="preserve">prisons, </w:t>
      </w:r>
      <w:r w:rsidR="007912C4">
        <w:rPr>
          <w:rFonts w:ascii="Times New Roman" w:hAnsi="Times New Roman" w:eastAsia="Calibri"/>
          <w:szCs w:val="24"/>
        </w:rPr>
        <w:t>nor do they cover, at least completely,</w:t>
      </w:r>
      <w:r w:rsidRPr="007A7332">
        <w:rPr>
          <w:rFonts w:ascii="Times New Roman" w:hAnsi="Times New Roman" w:eastAsia="Calibri"/>
          <w:szCs w:val="24"/>
        </w:rPr>
        <w:t xml:space="preserve"> out of home consumption in restaurants, street food, etc. </w:t>
      </w:r>
      <w:r w:rsidR="007912C4">
        <w:rPr>
          <w:rFonts w:ascii="Times New Roman" w:hAnsi="Times New Roman" w:eastAsia="Calibri"/>
          <w:szCs w:val="24"/>
        </w:rPr>
        <w:t>T</w:t>
      </w:r>
      <w:r w:rsidRPr="007A7332">
        <w:rPr>
          <w:rFonts w:ascii="Times New Roman" w:hAnsi="Times New Roman" w:eastAsia="Calibri"/>
          <w:szCs w:val="24"/>
        </w:rPr>
        <w:t>hey are</w:t>
      </w:r>
      <w:r w:rsidR="007912C4">
        <w:rPr>
          <w:rFonts w:ascii="Times New Roman" w:hAnsi="Times New Roman" w:eastAsia="Calibri"/>
          <w:szCs w:val="24"/>
        </w:rPr>
        <w:t>, however,</w:t>
      </w:r>
      <w:r w:rsidRPr="007A7332">
        <w:rPr>
          <w:rFonts w:ascii="Times New Roman" w:hAnsi="Times New Roman" w:eastAsia="Calibr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E93C3B" w:rsidR="001E58EB">
        <w:rPr>
          <w:rStyle w:val="FootnoteReference"/>
          <w:rFonts w:ascii="Times New Roman" w:hAnsi="Times New Roman" w:eastAsia="Calibri"/>
          <w:szCs w:val="24"/>
        </w:rPr>
        <w:footnoteReference w:id="7"/>
      </w:r>
      <w:r w:rsidRPr="007A7332">
        <w:rPr>
          <w:rFonts w:ascii="Times New Roman" w:hAnsi="Times New Roman" w:eastAsia="Calibri"/>
          <w:szCs w:val="24"/>
        </w:rPr>
        <w:t xml:space="preserve">. </w:t>
      </w:r>
    </w:p>
    <w:p xmlns:wp14="http://schemas.microsoft.com/office/word/2010/wordml" w:rsidRPr="00E93C3B" w:rsidR="001E58EB" w:rsidP="001E58EB" w:rsidRDefault="001E58EB" w14:paraId="46EC838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06DA929D"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743FE17E" wp14:textId="77777777">
      <w:pPr>
        <w:pStyle w:val="Heading1"/>
      </w:pPr>
      <w:bookmarkStart w:name="_Toc428383821" w:id="369"/>
      <w:bookmarkStart w:name="_Toc428436043" w:id="370"/>
      <w:bookmarkStart w:name="_Toc428436344" w:id="371"/>
      <w:bookmarkStart w:name="_Toc428436470" w:id="372"/>
      <w:r w:rsidRPr="009616CB">
        <w:lastRenderedPageBreak/>
        <w:t>FBSs and SUAs, underlying data, sources, measurement and imputation</w:t>
      </w:r>
      <w:bookmarkEnd w:id="369"/>
      <w:bookmarkEnd w:id="370"/>
      <w:bookmarkEnd w:id="371"/>
      <w:bookmarkEnd w:id="372"/>
    </w:p>
    <w:p xmlns:wp14="http://schemas.microsoft.com/office/word/2010/wordml" w:rsidRPr="009616CB" w:rsidR="00E70192" w:rsidP="00E93C3B" w:rsidRDefault="00E70192" w14:paraId="6A735BD9" wp14:textId="77777777">
      <w:pPr>
        <w:pStyle w:val="Heading2"/>
      </w:pPr>
      <w:bookmarkStart w:name="_Toc428383822" w:id="373"/>
      <w:bookmarkStart w:name="_Toc428436044" w:id="374"/>
      <w:bookmarkStart w:name="_Toc428436345" w:id="375"/>
      <w:bookmarkStart w:name="_Toc428436471" w:id="376"/>
      <w:r w:rsidRPr="009616CB">
        <w:t>FBSs and SUAs</w:t>
      </w:r>
      <w:bookmarkEnd w:id="373"/>
      <w:bookmarkEnd w:id="374"/>
      <w:bookmarkEnd w:id="375"/>
      <w:bookmarkEnd w:id="376"/>
    </w:p>
    <w:p xmlns:wp14="http://schemas.microsoft.com/office/word/2010/wordml" w:rsidRPr="009616CB" w:rsidR="00E70192" w:rsidP="00E70192" w:rsidRDefault="00E70192" w14:paraId="1C2304B6"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1C451E93"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8"/>
      </w:r>
      <w:r w:rsidRPr="009616CB">
        <w:rPr>
          <w:rFonts w:ascii="Times New Roman" w:hAnsi="Times New Roman"/>
          <w:szCs w:val="24"/>
        </w:rPr>
        <w:t xml:space="preserve">. </w:t>
      </w:r>
    </w:p>
    <w:p xmlns:wp14="http://schemas.microsoft.com/office/word/2010/wordml" w:rsidRPr="009616CB" w:rsidR="00E70192" w:rsidP="00E70192" w:rsidRDefault="00E70192" w14:paraId="0F61FA1A"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F5E2A7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2D546A" w:rsidRDefault="00E70192" w14:paraId="34DC35C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w:t>
      </w:r>
      <w:r w:rsidRPr="009616CB">
        <w:rPr>
          <w:rFonts w:ascii="Times New Roman" w:hAnsi="Times New Roman" w:cs="Times New Roman"/>
          <w:szCs w:val="24"/>
          <w:lang w:val="en-GB"/>
        </w:rPr>
        <w:t xml:space="preserve">,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xml:space="preserve">.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w:t>
      </w:r>
      <w:r w:rsidRPr="009616CB">
        <w:rPr>
          <w:rFonts w:ascii="Times New Roman" w:hAnsi="Times New Roman" w:cs="Times New Roman"/>
          <w:szCs w:val="24"/>
          <w:lang w:val="en-GB"/>
        </w:rPr>
        <w:t>and delineate the basic SUA/FBS variables.</w:t>
      </w:r>
    </w:p>
    <w:p xmlns:wp14="http://schemas.microsoft.com/office/word/2010/wordml" w:rsidRPr="009616CB" w:rsidR="00E70192" w:rsidP="00E70192" w:rsidRDefault="00E70192" w14:paraId="673FA1F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532EF09C"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E70192" w14:paraId="54F2BD59" wp14:textId="77777777">
      <w:pPr>
        <w:pStyle w:val="ListParagraph"/>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Pr="009616CB" w:rsidR="008604DA">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12F8BBA2"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5F794891"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E70192" w14:paraId="0506C60A" wp14:textId="77777777">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00CEA7CF"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2D546A" w:rsidRDefault="00E70192" w14:paraId="098946BA"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w:t>
      </w:r>
      <w:r w:rsidRPr="009616CB">
        <w:rPr>
          <w:rFonts w:ascii="Times New Roman" w:hAnsi="Times New Roman" w:cs="Times New Roman"/>
          <w:szCs w:val="24"/>
          <w:lang w:val="en-GB"/>
        </w:rPr>
        <w:t>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xmlns:wp14="http://schemas.microsoft.com/office/word/2010/wordml" w:rsidRPr="009616CB" w:rsidR="00E70192" w:rsidP="003C6AA5" w:rsidRDefault="00E70192" w14:paraId="5A6730A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024F51D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077E1EF"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77326DA2"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xmlns:wp14="http://schemas.microsoft.com/office/word/2010/wordml" w:rsidRPr="009616CB" w:rsidR="00E70192" w:rsidP="00E70192" w:rsidRDefault="00E70192" w14:paraId="6B415758"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701C1B0D"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E70192" w14:paraId="2C6DF1C5" wp14:textId="77777777">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1CEC6A6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2D546A" w:rsidR="00E70192" w:rsidP="002D546A" w:rsidRDefault="002D546A" w14:paraId="5895DB0B" wp14:textId="77777777">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Pr="002D546A" w:rsidR="008604DA">
        <w:rPr>
          <w:rFonts w:ascii="Times New Roman" w:hAnsi="Times New Roman"/>
          <w:bCs/>
          <w:szCs w:val="24"/>
        </w:rPr>
        <w:t xml:space="preserve">covers </w:t>
      </w:r>
      <w:r w:rsidRPr="002D546A" w:rsidR="00E70192">
        <w:rPr>
          <w:rFonts w:ascii="Times New Roman" w:hAnsi="Times New Roman"/>
          <w:bCs/>
          <w:szCs w:val="24"/>
        </w:rPr>
        <w:t xml:space="preserve">the quantities of the commodity used during the year for non-food purposes such as </w:t>
      </w:r>
      <w:r w:rsidRPr="002D546A" w:rsidR="00E70192">
        <w:rPr>
          <w:rFonts w:ascii="Times New Roman" w:hAnsi="Times New Roman"/>
          <w:szCs w:val="24"/>
        </w:rPr>
        <w:t xml:space="preserve">bio-fuels, paints, detergents, cosmetics, etc. </w:t>
      </w:r>
    </w:p>
    <w:p xmlns:wp14="http://schemas.microsoft.com/office/word/2010/wordml" w:rsidRPr="009616CB" w:rsidR="00E70192" w:rsidP="002D546A" w:rsidRDefault="00E70192" w14:paraId="62811676"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lastRenderedPageBreak/>
        <w:t>Tourist Consumption</w:t>
      </w:r>
    </w:p>
    <w:p xmlns:wp14="http://schemas.microsoft.com/office/word/2010/wordml" w:rsidRPr="009616CB" w:rsidR="00E70192" w:rsidP="002D546A" w:rsidRDefault="00E70192" w14:paraId="308047EC" wp14:textId="77777777">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xmlns:wp14="http://schemas.microsoft.com/office/word/2010/wordml" w:rsidRPr="009616CB" w:rsidR="00E70192" w:rsidP="003C6AA5" w:rsidRDefault="00E70192" w14:paraId="01E50571"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8604DA" w14:paraId="58AC2587" wp14:textId="77777777">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Pr="009616CB" w:rsidR="00E70192">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79246BB4"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E70192" w14:paraId="7A42BE98"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xmlns:wp14="http://schemas.microsoft.com/office/word/2010/wordml" w:rsidRPr="009616CB" w:rsidR="00E70192" w:rsidP="00E70192" w:rsidRDefault="00E70192" w14:paraId="23B6E4D7"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61EA1B2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5E46AEF"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65DB5260"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7C0475D0"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002515C7" w:rsidP="002515C7" w:rsidRDefault="00E70192" w14:paraId="5E91AB0F"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w:t>
      </w:r>
      <w:r w:rsidRPr="009616CB">
        <w:rPr>
          <w:rFonts w:ascii="Times New Roman" w:hAnsi="Times New Roman" w:cs="Times New Roman"/>
          <w:szCs w:val="24"/>
          <w:lang w:val="en-GB"/>
        </w:rPr>
        <w:t xml:space="preserve">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 xml:space="preserve">variables </w:t>
      </w:r>
      <w:r w:rsidRPr="009616CB">
        <w:rPr>
          <w:rFonts w:ascii="Times New Roman" w:hAnsi="Times New Roman" w:cs="Times New Roman"/>
          <w:szCs w:val="24"/>
          <w:lang w:val="en-GB"/>
        </w:rPr>
        <w:t>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w:t>
      </w:r>
      <w:r w:rsidRPr="009616CB">
        <w:rPr>
          <w:rFonts w:ascii="Times New Roman" w:hAnsi="Times New Roman" w:cs="Times New Roman"/>
          <w:szCs w:val="24"/>
          <w:lang w:val="en-GB"/>
        </w:rPr>
        <w:t xml:space="preserve">livestock. </w:t>
      </w:r>
    </w:p>
    <w:p xmlns:wp14="http://schemas.microsoft.com/office/word/2010/wordml" w:rsidRPr="009616CB" w:rsidR="00E70192" w:rsidP="002515C7" w:rsidRDefault="002515C7" w14:paraId="635B3037" wp14:textId="7777777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Pr="009616CB" w:rsidR="00E70192">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Pr="009616CB" w:rsidR="00E70192">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9D4D5F">
        <w:fldChar w:fldCharType="begin"/>
      </w:r>
      <w:r w:rsidR="009D4D5F">
        <w:instrText xml:space="preserve"> REF _Ref428366203 \h  \* MERGEFORMAT </w:instrText>
      </w:r>
      <w:r w:rsidR="009D4D5F">
        <w:fldChar w:fldCharType="separate"/>
      </w:r>
      <w:r w:rsidRPr="009616CB" w:rsidR="000B360D">
        <w:rPr>
          <w:rFonts w:ascii="Times New Roman" w:hAnsi="Times New Roman" w:cs="Times New Roman"/>
          <w:lang w:val="en-GB"/>
        </w:rPr>
        <w:t xml:space="preserve">Table </w:t>
      </w:r>
      <w:r w:rsidR="000B360D">
        <w:rPr>
          <w:rFonts w:ascii="Times New Roman" w:hAnsi="Times New Roman" w:cs="Times New Roman"/>
          <w:lang w:val="en-GB"/>
        </w:rPr>
        <w:t>1</w:t>
      </w:r>
      <w:r w:rsidR="009D4D5F">
        <w:fldChar w:fldCharType="end"/>
      </w:r>
      <w:r w:rsidRPr="009616CB" w:rsidR="00E70192">
        <w:rPr>
          <w:rFonts w:ascii="Times New Roman" w:hAnsi="Times New Roman" w:cs="Times New Roman"/>
          <w:szCs w:val="24"/>
          <w:lang w:val="en-GB"/>
        </w:rPr>
        <w:t xml:space="preserve"> below.</w:t>
      </w:r>
      <w:r w:rsidRPr="009616CB" w:rsidR="00E70192">
        <w:rPr>
          <w:rFonts w:ascii="Times New Roman" w:hAnsi="Times New Roman" w:cs="Times New Roman"/>
          <w:b/>
          <w:szCs w:val="24"/>
          <w:lang w:val="en-GB"/>
        </w:rPr>
        <w:t xml:space="preserve"> </w:t>
      </w:r>
    </w:p>
    <w:p xmlns:wp14="http://schemas.microsoft.com/office/word/2010/wordml" w:rsidRPr="009616CB" w:rsidR="00E70192" w:rsidP="00E93C3B" w:rsidRDefault="00E70192" w14:paraId="7B593F4F" wp14:textId="77777777">
      <w:pPr>
        <w:pStyle w:val="Caption"/>
        <w:keepNext/>
        <w:rPr>
          <w:rFonts w:ascii="Times New Roman" w:hAnsi="Times New Roman" w:cs="Times New Roman"/>
          <w:b/>
          <w:bCs/>
          <w:lang w:val="en-GB"/>
        </w:rPr>
      </w:pPr>
      <w:bookmarkStart w:name="_Ref428366203" w:id="377"/>
      <w:bookmarkStart w:name="_Toc428423540" w:id="3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bCs/>
          <w:lang w:val="en-GB"/>
        </w:rPr>
        <w:fldChar w:fldCharType="separate"/>
      </w:r>
      <w:r w:rsidR="000B360D">
        <w:rPr>
          <w:rFonts w:ascii="Times New Roman" w:hAnsi="Times New Roman" w:cs="Times New Roman"/>
          <w:noProof/>
          <w:lang w:val="en-GB"/>
        </w:rPr>
        <w:t>1</w:t>
      </w:r>
      <w:r w:rsidRPr="009616CB" w:rsidR="001562E7">
        <w:rPr>
          <w:rFonts w:ascii="Times New Roman" w:hAnsi="Times New Roman" w:cs="Times New Roman"/>
          <w:b/>
          <w:bCs/>
          <w:lang w:val="en-GB"/>
        </w:rPr>
        <w:fldChar w:fldCharType="end"/>
      </w:r>
      <w:bookmarkEnd w:id="377"/>
      <w:r w:rsidRPr="009616CB">
        <w:rPr>
          <w:rFonts w:ascii="Times New Roman" w:hAnsi="Times New Roman" w:cs="Times New Roman"/>
          <w:lang w:val="en-GB"/>
        </w:rPr>
        <w:t xml:space="preserve">: </w:t>
      </w:r>
      <w:r w:rsidRPr="009616CB">
        <w:rPr>
          <w:rFonts w:ascii="Times New Roman" w:hAnsi="Times New Roman" w:cs="Times New Roman"/>
          <w:lang w:val="en-GB"/>
        </w:rPr>
        <w:t>Basic and auxiliary variables to produce FBSs and SUAs</w:t>
      </w:r>
      <w:bookmarkEnd w:id="378"/>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19"/>
        <w:gridCol w:w="3411"/>
      </w:tblGrid>
      <w:tr xmlns:wp14="http://schemas.microsoft.com/office/word/2010/wordml" w:rsidRPr="009616CB" w:rsidR="002515C7" w:rsidTr="002515C7" w14:paraId="58C35C8C" wp14:textId="77777777">
        <w:trPr>
          <w:jc w:val="center"/>
        </w:trPr>
        <w:tc>
          <w:tcPr>
            <w:tcW w:w="2822" w:type="pct"/>
            <w:shd w:val="clear" w:color="auto" w:fill="auto"/>
          </w:tcPr>
          <w:p w:rsidRPr="009616CB" w:rsidR="002515C7" w:rsidP="00E93C3B" w:rsidRDefault="002515C7" w14:paraId="0F13AE1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rsidRPr="009616CB" w:rsidR="002515C7" w:rsidP="00B1130C" w:rsidRDefault="002515C7" w14:paraId="1A9F7E26" wp14:textId="77777777">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xmlns:wp14="http://schemas.microsoft.com/office/word/2010/wordml" w:rsidRPr="009616CB" w:rsidR="002515C7" w:rsidTr="002515C7" w14:paraId="75256F5C" wp14:textId="77777777">
        <w:trPr>
          <w:jc w:val="center"/>
        </w:trPr>
        <w:tc>
          <w:tcPr>
            <w:tcW w:w="2822" w:type="pct"/>
            <w:shd w:val="clear" w:color="auto" w:fill="auto"/>
          </w:tcPr>
          <w:p w:rsidRPr="009616CB" w:rsidR="002515C7" w:rsidP="00E93C3B" w:rsidRDefault="002515C7" w14:paraId="25A3722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rsidRPr="009616CB" w:rsidR="002515C7" w:rsidP="00B1130C" w:rsidRDefault="002515C7" w14:paraId="41F6386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09AFB3" wp14:textId="77777777">
        <w:trPr>
          <w:jc w:val="center"/>
        </w:trPr>
        <w:tc>
          <w:tcPr>
            <w:tcW w:w="2822" w:type="pct"/>
            <w:shd w:val="clear" w:color="auto" w:fill="auto"/>
          </w:tcPr>
          <w:p w:rsidRPr="009616CB" w:rsidR="002515C7" w:rsidP="00E93C3B" w:rsidRDefault="002515C7" w14:paraId="5C9C25F9"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rsidRPr="009616CB" w:rsidR="002515C7" w:rsidP="00B1130C" w:rsidRDefault="002515C7" w14:paraId="2714BF97"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28EFC9C2" wp14:textId="77777777">
        <w:trPr>
          <w:jc w:val="center"/>
        </w:trPr>
        <w:tc>
          <w:tcPr>
            <w:tcW w:w="2822" w:type="pct"/>
            <w:shd w:val="clear" w:color="auto" w:fill="auto"/>
          </w:tcPr>
          <w:p w:rsidRPr="009616CB" w:rsidR="002515C7" w:rsidP="00E93C3B" w:rsidRDefault="002515C7" w14:paraId="02AF117B"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rsidRPr="009616CB" w:rsidR="002515C7" w:rsidP="00B1130C" w:rsidRDefault="002515C7" w14:paraId="716ACEB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DD8F3C" wp14:textId="77777777">
        <w:trPr>
          <w:trHeight w:val="351"/>
          <w:jc w:val="center"/>
        </w:trPr>
        <w:tc>
          <w:tcPr>
            <w:tcW w:w="2822" w:type="pct"/>
            <w:shd w:val="clear" w:color="auto" w:fill="auto"/>
          </w:tcPr>
          <w:p w:rsidRPr="009616CB" w:rsidR="002515C7" w:rsidP="00E93C3B" w:rsidRDefault="002515C7" w14:paraId="54DC090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rsidRPr="009616CB" w:rsidR="002515C7" w:rsidP="00B1130C" w:rsidRDefault="002515C7" w14:paraId="4590DA5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BAB2C27" wp14:textId="77777777">
        <w:trPr>
          <w:trHeight w:val="399"/>
          <w:jc w:val="center"/>
        </w:trPr>
        <w:tc>
          <w:tcPr>
            <w:tcW w:w="2822" w:type="pct"/>
            <w:shd w:val="clear" w:color="auto" w:fill="auto"/>
          </w:tcPr>
          <w:p w:rsidRPr="009616CB" w:rsidR="002515C7" w:rsidP="00E93C3B" w:rsidRDefault="002515C7" w14:paraId="16BE778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rsidRPr="009616CB" w:rsidR="002515C7" w:rsidP="00B1130C" w:rsidRDefault="002515C7" w14:paraId="47D1EFB9"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4D86F16B" wp14:textId="77777777">
        <w:trPr>
          <w:jc w:val="center"/>
        </w:trPr>
        <w:tc>
          <w:tcPr>
            <w:tcW w:w="2822" w:type="pct"/>
            <w:shd w:val="clear" w:color="auto" w:fill="auto"/>
          </w:tcPr>
          <w:p w:rsidRPr="009616CB" w:rsidR="002515C7" w:rsidP="00E93C3B" w:rsidRDefault="002515C7" w14:paraId="438D29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rsidRPr="009616CB" w:rsidR="002515C7" w:rsidP="00B1130C" w:rsidRDefault="002515C7" w14:paraId="39C4081C"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EE1B22D" wp14:textId="77777777">
        <w:trPr>
          <w:jc w:val="center"/>
        </w:trPr>
        <w:tc>
          <w:tcPr>
            <w:tcW w:w="2822" w:type="pct"/>
            <w:shd w:val="clear" w:color="auto" w:fill="auto"/>
          </w:tcPr>
          <w:p w:rsidRPr="009616CB" w:rsidR="002515C7" w:rsidP="00E93C3B" w:rsidRDefault="002515C7" w14:paraId="0D792505"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rsidRPr="009616CB" w:rsidR="002515C7" w:rsidP="00B1130C" w:rsidRDefault="002515C7" w14:paraId="5C30103D"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E1B3640" wp14:textId="77777777">
        <w:trPr>
          <w:jc w:val="center"/>
        </w:trPr>
        <w:tc>
          <w:tcPr>
            <w:tcW w:w="2822" w:type="pct"/>
            <w:shd w:val="clear" w:color="auto" w:fill="auto"/>
          </w:tcPr>
          <w:p w:rsidRPr="009616CB" w:rsidR="002515C7" w:rsidP="00E93C3B" w:rsidRDefault="002515C7" w14:paraId="58EC3203"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rsidRPr="009616CB" w:rsidR="002515C7" w:rsidP="00B1130C" w:rsidRDefault="002515C7" w14:paraId="313BD882"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310EA073" wp14:textId="77777777">
        <w:trPr>
          <w:jc w:val="center"/>
        </w:trPr>
        <w:tc>
          <w:tcPr>
            <w:tcW w:w="2822" w:type="pct"/>
            <w:shd w:val="clear" w:color="auto" w:fill="auto"/>
          </w:tcPr>
          <w:p w:rsidRPr="009616CB" w:rsidR="002515C7" w:rsidP="00E93C3B" w:rsidRDefault="002515C7" w14:paraId="6994DDA1"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vMergeOrig="rest" w:author="Josh Browning" w:date="2015-09-03T12:40:00Z" w:id="379"/>
          </w:tcPr>
          <w:p w:rsidR="002515C7" w:rsidP="00B1130C" w:rsidRDefault="002515C7" w14:paraId="1F2B73A9" wp14:textId="77777777">
            <w:pPr>
              <w:keepNext/>
              <w:jc w:val="center"/>
              <w:rPr>
                <w:rFonts w:ascii="Times New Roman" w:hAnsi="Times New Roman" w:cs="Times New Roman"/>
                <w:szCs w:val="24"/>
                <w:lang w:val="en-GB"/>
              </w:rPr>
              <w:pPrChange w:author="Josh Browning" w:date="2015-09-03T12:40:00Z" w:id="380">
                <w:pPr>
                  <w:keepNext/>
                  <w:jc w:val="center"/>
                </w:pPr>
              </w:pPrChange>
            </w:pPr>
          </w:p>
        </w:tc>
      </w:tr>
      <w:tr xmlns:wp14="http://schemas.microsoft.com/office/word/2010/wordml" w:rsidRPr="009616CB" w:rsidR="002515C7" w:rsidTr="00B1130C" w14:paraId="04CA31FE" wp14:textId="77777777">
        <w:trPr>
          <w:jc w:val="center"/>
        </w:trPr>
        <w:tc>
          <w:tcPr>
            <w:tcW w:w="2822" w:type="pct"/>
            <w:shd w:val="clear" w:color="auto" w:fill="auto"/>
          </w:tcPr>
          <w:p w:rsidR="002515C7" w:rsidP="002515C7" w:rsidRDefault="002515C7" w14:paraId="2AF79B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rsidRPr="009616CB" w:rsidR="002515C7" w:rsidP="00B1130C" w:rsidRDefault="002515C7" w14:paraId="770C0070" wp14:textId="77777777">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rsidR="002515C7" w:rsidP="00B1130C" w:rsidRDefault="002515C7" w14:paraId="06F6128E"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07B48563" wp14:textId="77777777">
        <w:trPr>
          <w:jc w:val="center"/>
        </w:trPr>
        <w:tc>
          <w:tcPr>
            <w:tcW w:w="2822" w:type="pct"/>
            <w:shd w:val="clear" w:color="auto" w:fill="auto"/>
          </w:tcPr>
          <w:p w:rsidR="002515C7" w:rsidP="002515C7" w:rsidRDefault="002515C7" w14:paraId="681EBF8C"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50A1D932"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AF6ABB0" wp14:textId="77777777">
        <w:trPr>
          <w:jc w:val="center"/>
        </w:trPr>
        <w:tc>
          <w:tcPr>
            <w:tcW w:w="2822" w:type="pct"/>
            <w:shd w:val="clear" w:color="auto" w:fill="auto"/>
          </w:tcPr>
          <w:p w:rsidRPr="009616CB" w:rsidR="002515C7" w:rsidP="002515C7" w:rsidRDefault="002515C7" w14:paraId="06CA7F9D"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rsidRPr="009616CB" w:rsidR="002515C7" w:rsidP="00B1130C" w:rsidRDefault="002515C7" w14:paraId="5AF6320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78C2B57" wp14:textId="77777777">
        <w:trPr>
          <w:jc w:val="center"/>
        </w:trPr>
        <w:tc>
          <w:tcPr>
            <w:tcW w:w="2822" w:type="pct"/>
            <w:shd w:val="clear" w:color="auto" w:fill="auto"/>
          </w:tcPr>
          <w:p w:rsidRPr="009616CB" w:rsidR="002515C7" w:rsidP="00E93C3B" w:rsidRDefault="00B1130C" w14:paraId="05E4F07D"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096B885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58F53BAE" wp14:textId="77777777">
        <w:trPr>
          <w:jc w:val="center"/>
        </w:trPr>
        <w:tc>
          <w:tcPr>
            <w:tcW w:w="2822" w:type="pct"/>
            <w:shd w:val="clear" w:color="auto" w:fill="auto"/>
          </w:tcPr>
          <w:p w:rsidRPr="009616CB" w:rsidR="002515C7" w:rsidP="00E93C3B" w:rsidRDefault="002515C7" w14:paraId="55FD140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rsidRPr="009616CB" w:rsidR="002515C7" w:rsidP="00B1130C" w:rsidRDefault="002515C7" w14:paraId="07B99CF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8652F5C" wp14:textId="77777777">
        <w:trPr>
          <w:jc w:val="center"/>
        </w:trPr>
        <w:tc>
          <w:tcPr>
            <w:tcW w:w="2822" w:type="pct"/>
            <w:shd w:val="clear" w:color="auto" w:fill="auto"/>
          </w:tcPr>
          <w:p w:rsidR="002515C7" w:rsidP="002515C7" w:rsidRDefault="00B1130C" w14:paraId="4EDADBC7"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1C5940D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A393EC8" wp14:textId="77777777">
        <w:trPr>
          <w:jc w:val="center"/>
        </w:trPr>
        <w:tc>
          <w:tcPr>
            <w:tcW w:w="2822" w:type="pct"/>
            <w:shd w:val="clear" w:color="auto" w:fill="auto"/>
          </w:tcPr>
          <w:p w:rsidR="002515C7" w:rsidP="002515C7" w:rsidRDefault="002515C7" w14:paraId="4F1CDAD1" wp14:textId="77777777">
            <w:pPr>
              <w:keepNext/>
              <w:spacing w:after="0"/>
              <w:jc w:val="center"/>
              <w:rPr>
                <w:rFonts w:ascii="Times New Roman" w:hAnsi="Times New Roman" w:cs="Times New Roman"/>
                <w:szCs w:val="24"/>
                <w:lang w:val="en-GB"/>
              </w:rPr>
            </w:pPr>
          </w:p>
        </w:tc>
        <w:tc>
          <w:tcPr>
            <w:tcW w:w="2178" w:type="pct"/>
            <w:vMerge/>
            <w:shd w:val="clear" w:color="auto" w:fill="auto"/>
            <w:vAlign w:val="center"/>
          </w:tcPr>
          <w:p w:rsidRPr="009616CB" w:rsidR="002515C7" w:rsidP="00B1130C" w:rsidRDefault="002515C7" w14:paraId="34328617"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10AB9A4" wp14:textId="77777777">
        <w:trPr>
          <w:jc w:val="center"/>
        </w:trPr>
        <w:tc>
          <w:tcPr>
            <w:tcW w:w="2822" w:type="pct"/>
            <w:shd w:val="clear" w:color="auto" w:fill="auto"/>
          </w:tcPr>
          <w:p w:rsidRPr="009616CB" w:rsidR="002515C7" w:rsidP="00E93C3B" w:rsidRDefault="002515C7" w14:paraId="1FCE068D"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rsidRPr="009616CB" w:rsidR="002515C7" w:rsidP="00B1130C" w:rsidRDefault="002515C7" w14:paraId="41953733" wp14:textId="77777777">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rsidR="002515C7" w:rsidP="00B1130C" w:rsidRDefault="002515C7" w14:paraId="79E1AA5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019A8911" wp14:textId="77777777">
        <w:trPr>
          <w:jc w:val="center"/>
        </w:trPr>
        <w:tc>
          <w:tcPr>
            <w:tcW w:w="2822" w:type="pct"/>
            <w:shd w:val="clear" w:color="auto" w:fill="auto"/>
          </w:tcPr>
          <w:p w:rsidRPr="009616CB" w:rsidR="002515C7" w:rsidP="00E93C3B" w:rsidRDefault="002515C7" w14:paraId="3E6F6DE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rsidRPr="009616CB" w:rsidR="002515C7" w:rsidP="00E93C3B" w:rsidRDefault="002515C7" w14:paraId="070A391C" wp14:textId="77777777">
            <w:pPr>
              <w:keepNext/>
              <w:rPr>
                <w:rFonts w:ascii="Times New Roman" w:hAnsi="Times New Roman" w:cs="Times New Roman"/>
                <w:szCs w:val="24"/>
                <w:lang w:val="en-GB"/>
              </w:rPr>
            </w:pPr>
          </w:p>
        </w:tc>
      </w:tr>
      <w:tr xmlns:wp14="http://schemas.microsoft.com/office/word/2010/wordml" w:rsidRPr="009616CB" w:rsidR="002515C7" w:rsidTr="002515C7" w14:paraId="4CB74024" wp14:textId="77777777">
        <w:trPr>
          <w:jc w:val="center"/>
        </w:trPr>
        <w:tc>
          <w:tcPr>
            <w:tcW w:w="2822" w:type="pct"/>
            <w:shd w:val="clear" w:color="auto" w:fill="auto"/>
          </w:tcPr>
          <w:p w:rsidRPr="009616CB" w:rsidR="002515C7" w:rsidP="00E93C3B" w:rsidRDefault="002515C7" w14:paraId="10BA5FE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rsidRPr="009616CB" w:rsidR="002515C7" w:rsidP="00E93C3B" w:rsidRDefault="002515C7" w14:paraId="2FFB0F40" wp14:textId="77777777">
            <w:pPr>
              <w:keepNext/>
              <w:rPr>
                <w:rFonts w:ascii="Times New Roman" w:hAnsi="Times New Roman" w:cs="Times New Roman"/>
                <w:szCs w:val="24"/>
                <w:lang w:val="en-GB"/>
              </w:rPr>
            </w:pPr>
          </w:p>
        </w:tc>
      </w:tr>
      <w:tr xmlns:wp14="http://schemas.microsoft.com/office/word/2010/wordml" w:rsidRPr="009616CB" w:rsidR="002515C7" w:rsidTr="002515C7" w14:paraId="73074857" wp14:textId="77777777">
        <w:trPr>
          <w:jc w:val="center"/>
        </w:trPr>
        <w:tc>
          <w:tcPr>
            <w:tcW w:w="2822" w:type="pct"/>
            <w:shd w:val="clear" w:color="auto" w:fill="auto"/>
          </w:tcPr>
          <w:p w:rsidRPr="009616CB" w:rsidR="002515C7" w:rsidP="00E93C3B" w:rsidRDefault="002515C7" w14:paraId="07E94BEE"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rsidRPr="009616CB" w:rsidR="002515C7" w:rsidP="00E93C3B" w:rsidRDefault="002515C7" w14:paraId="242597C4" wp14:textId="77777777">
            <w:pPr>
              <w:keepNext/>
              <w:rPr>
                <w:rFonts w:ascii="Times New Roman" w:hAnsi="Times New Roman" w:cs="Times New Roman"/>
                <w:szCs w:val="24"/>
                <w:lang w:val="en-GB"/>
              </w:rPr>
            </w:pPr>
          </w:p>
        </w:tc>
      </w:tr>
      <w:tr xmlns:wp14="http://schemas.microsoft.com/office/word/2010/wordml" w:rsidRPr="009616CB" w:rsidR="002515C7" w:rsidTr="002515C7" w14:paraId="57B775D0" wp14:textId="77777777">
        <w:trPr>
          <w:jc w:val="center"/>
        </w:trPr>
        <w:tc>
          <w:tcPr>
            <w:tcW w:w="2822" w:type="pct"/>
            <w:shd w:val="clear" w:color="auto" w:fill="auto"/>
          </w:tcPr>
          <w:p w:rsidR="002515C7" w:rsidP="002515C7" w:rsidRDefault="002515C7" w14:paraId="7A5ECE4D"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rsidRPr="009616CB" w:rsidR="002515C7" w:rsidP="00E93C3B" w:rsidRDefault="002515C7" w14:paraId="5AE77CAE" wp14:textId="77777777">
            <w:pPr>
              <w:keepNext/>
              <w:rPr>
                <w:rFonts w:ascii="Times New Roman" w:hAnsi="Times New Roman" w:cs="Times New Roman"/>
                <w:szCs w:val="24"/>
                <w:lang w:val="en-GB"/>
              </w:rPr>
            </w:pPr>
          </w:p>
        </w:tc>
      </w:tr>
      <w:tr xmlns:wp14="http://schemas.microsoft.com/office/word/2010/wordml" w:rsidRPr="009616CB" w:rsidR="002515C7" w:rsidTr="002515C7" w14:paraId="4D2783AC" wp14:textId="77777777">
        <w:trPr>
          <w:jc w:val="center"/>
        </w:trPr>
        <w:tc>
          <w:tcPr>
            <w:tcW w:w="2822" w:type="pct"/>
            <w:shd w:val="clear" w:color="auto" w:fill="auto"/>
          </w:tcPr>
          <w:p w:rsidR="002515C7" w:rsidP="002515C7" w:rsidRDefault="002515C7" w14:paraId="5D721ACB"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0B0952F5" wp14:textId="77777777">
            <w:pPr>
              <w:keepNext/>
              <w:rPr>
                <w:rFonts w:ascii="Times New Roman" w:hAnsi="Times New Roman" w:cs="Times New Roman"/>
                <w:szCs w:val="24"/>
                <w:lang w:val="en-GB"/>
              </w:rPr>
            </w:pPr>
          </w:p>
        </w:tc>
      </w:tr>
      <w:tr xmlns:wp14="http://schemas.microsoft.com/office/word/2010/wordml" w:rsidRPr="009616CB" w:rsidR="002515C7" w:rsidTr="002515C7" w14:paraId="1BC7CBDE" wp14:textId="77777777">
        <w:trPr>
          <w:jc w:val="center"/>
        </w:trPr>
        <w:tc>
          <w:tcPr>
            <w:tcW w:w="2822" w:type="pct"/>
            <w:shd w:val="clear" w:color="auto" w:fill="auto"/>
          </w:tcPr>
          <w:p w:rsidRPr="009616CB" w:rsidR="002515C7" w:rsidP="00E93C3B" w:rsidRDefault="002515C7" w14:paraId="4107701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rsidRPr="009616CB" w:rsidR="002515C7" w:rsidP="00E93C3B" w:rsidRDefault="002515C7" w14:paraId="7290BF65" wp14:textId="77777777">
            <w:pPr>
              <w:keepNext/>
              <w:rPr>
                <w:rFonts w:ascii="Times New Roman" w:hAnsi="Times New Roman" w:cs="Times New Roman"/>
                <w:szCs w:val="24"/>
                <w:lang w:val="en-GB"/>
              </w:rPr>
            </w:pPr>
          </w:p>
        </w:tc>
      </w:tr>
      <w:tr xmlns:wp14="http://schemas.microsoft.com/office/word/2010/wordml" w:rsidRPr="009616CB" w:rsidR="002515C7" w:rsidTr="002515C7" w14:paraId="4C00FE52" wp14:textId="77777777">
        <w:trPr>
          <w:jc w:val="center"/>
        </w:trPr>
        <w:tc>
          <w:tcPr>
            <w:tcW w:w="2822" w:type="pct"/>
            <w:shd w:val="clear" w:color="auto" w:fill="auto"/>
          </w:tcPr>
          <w:p w:rsidRPr="009616CB" w:rsidR="002515C7" w:rsidP="00E93C3B" w:rsidRDefault="002515C7" w14:paraId="33DF179F"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557629D8" wp14:textId="77777777">
            <w:pPr>
              <w:keepNext/>
              <w:rPr>
                <w:rFonts w:ascii="Times New Roman" w:hAnsi="Times New Roman" w:cs="Times New Roman"/>
                <w:szCs w:val="24"/>
                <w:lang w:val="en-GB"/>
              </w:rPr>
            </w:pPr>
          </w:p>
        </w:tc>
      </w:tr>
      <w:tr xmlns:wp14="http://schemas.microsoft.com/office/word/2010/wordml" w:rsidRPr="009616CB" w:rsidR="002515C7" w:rsidTr="002515C7" w14:paraId="3483E956" wp14:textId="77777777">
        <w:trPr>
          <w:jc w:val="center"/>
        </w:trPr>
        <w:tc>
          <w:tcPr>
            <w:tcW w:w="2822" w:type="pct"/>
            <w:shd w:val="clear" w:color="auto" w:fill="auto"/>
          </w:tcPr>
          <w:p w:rsidRPr="009616CB" w:rsidR="002515C7" w:rsidP="00E93C3B" w:rsidRDefault="002515C7" w14:paraId="0632FC31"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6661994A" wp14:textId="77777777">
            <w:pPr>
              <w:keepNext/>
              <w:rPr>
                <w:rFonts w:ascii="Times New Roman" w:hAnsi="Times New Roman" w:cs="Times New Roman"/>
                <w:szCs w:val="24"/>
                <w:lang w:val="en-GB"/>
              </w:rPr>
            </w:pPr>
          </w:p>
        </w:tc>
      </w:tr>
      <w:tr xmlns:wp14="http://schemas.microsoft.com/office/word/2010/wordml" w:rsidRPr="009616CB" w:rsidR="002515C7" w:rsidTr="002515C7" w14:paraId="408702A7" wp14:textId="77777777">
        <w:trPr>
          <w:jc w:val="center"/>
        </w:trPr>
        <w:tc>
          <w:tcPr>
            <w:tcW w:w="2822" w:type="pct"/>
            <w:shd w:val="clear" w:color="auto" w:fill="auto"/>
          </w:tcPr>
          <w:p w:rsidRPr="009616CB" w:rsidR="002515C7" w:rsidP="00E93C3B" w:rsidRDefault="002515C7" w14:paraId="6260FCBA"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rsidRPr="009616CB" w:rsidR="002515C7" w:rsidP="00E93C3B" w:rsidRDefault="002515C7" w14:paraId="14B55F9D" wp14:textId="77777777">
            <w:pPr>
              <w:keepNext/>
              <w:rPr>
                <w:rFonts w:ascii="Times New Roman" w:hAnsi="Times New Roman" w:cs="Times New Roman"/>
                <w:szCs w:val="24"/>
                <w:lang w:val="en-GB"/>
              </w:rPr>
            </w:pPr>
          </w:p>
        </w:tc>
      </w:tr>
      <w:tr xmlns:wp14="http://schemas.microsoft.com/office/word/2010/wordml" w:rsidRPr="009616CB" w:rsidR="00B1130C" w:rsidTr="002515C7" w14:paraId="4F5B9ED9" wp14:textId="77777777">
        <w:trPr>
          <w:jc w:val="center"/>
        </w:trPr>
        <w:tc>
          <w:tcPr>
            <w:tcW w:w="2822" w:type="pct"/>
            <w:shd w:val="clear" w:color="auto" w:fill="auto"/>
          </w:tcPr>
          <w:p w:rsidRPr="009616CB" w:rsidR="00B1130C" w:rsidP="00E93C3B" w:rsidRDefault="00B1130C" w14:paraId="500E98D7" wp14:textId="77777777">
            <w:pPr>
              <w:keepNext/>
              <w:spacing w:after="0"/>
              <w:jc w:val="center"/>
              <w:rPr>
                <w:rFonts w:ascii="Times New Roman" w:hAnsi="Times New Roman" w:cs="Times New Roman"/>
                <w:szCs w:val="24"/>
                <w:lang w:val="en-GB"/>
              </w:rPr>
            </w:pPr>
          </w:p>
        </w:tc>
        <w:tc>
          <w:tcPr>
            <w:tcW w:w="2178" w:type="pct"/>
            <w:vMerge/>
            <w:shd w:val="clear" w:color="auto" w:fill="auto"/>
          </w:tcPr>
          <w:p w:rsidRPr="009616CB" w:rsidR="00B1130C" w:rsidP="00E93C3B" w:rsidRDefault="00B1130C" w14:paraId="5097ABE6" wp14:textId="77777777">
            <w:pPr>
              <w:keepNext/>
              <w:rPr>
                <w:rFonts w:ascii="Times New Roman" w:hAnsi="Times New Roman" w:cs="Times New Roman"/>
                <w:szCs w:val="24"/>
                <w:lang w:val="en-GB"/>
              </w:rPr>
            </w:pPr>
          </w:p>
        </w:tc>
      </w:tr>
    </w:tbl>
    <w:p xmlns:wp14="http://schemas.microsoft.com/office/word/2010/wordml" w:rsidRPr="009616CB" w:rsidR="00E70192" w:rsidP="00E70192" w:rsidRDefault="00E70192" w14:paraId="19ECE206" wp14:textId="77777777">
      <w:pPr>
        <w:rPr>
          <w:rFonts w:ascii="Times New Roman" w:hAnsi="Times New Roman" w:cs="Times New Roman"/>
          <w:szCs w:val="24"/>
          <w:lang w:val="en-GB"/>
        </w:rPr>
      </w:pPr>
    </w:p>
    <w:p xmlns:wp14="http://schemas.microsoft.com/office/word/2010/wordml" w:rsidRPr="009616CB" w:rsidR="001E58EB" w:rsidP="001E58EB" w:rsidRDefault="001E58EB" w14:paraId="573DF9E3"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560DB5A"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0DD2DB0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6684367B" wp14:textId="77777777">
      <w:pPr>
        <w:pStyle w:val="Heading2"/>
      </w:pPr>
      <w:bookmarkStart w:name="_Toc428383823" w:id="381"/>
      <w:bookmarkStart w:name="_Toc428436045" w:id="382"/>
      <w:bookmarkStart w:name="_Toc428436346" w:id="383"/>
      <w:bookmarkStart w:name="_Toc428436472" w:id="384"/>
      <w:r w:rsidRPr="009616CB">
        <w:lastRenderedPageBreak/>
        <w:t>Sources and collection of FBS</w:t>
      </w:r>
      <w:r w:rsidRPr="009616CB" w:rsidR="004F65E4">
        <w:t xml:space="preserve"> data</w:t>
      </w:r>
      <w:bookmarkEnd w:id="381"/>
      <w:bookmarkEnd w:id="382"/>
      <w:bookmarkEnd w:id="383"/>
      <w:bookmarkEnd w:id="384"/>
    </w:p>
    <w:p xmlns:wp14="http://schemas.microsoft.com/office/word/2010/wordml" w:rsidRPr="009616CB" w:rsidR="004F65E4" w:rsidP="00C4241C" w:rsidRDefault="004F65E4" w14:paraId="12326B4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w:t>
      </w:r>
      <w:r w:rsidRPr="009616CB">
        <w:rPr>
          <w:rFonts w:ascii="Times New Roman" w:hAnsi="Times New Roman" w:cs="Times New Roman"/>
          <w:color w:val="000000" w:themeColor="text1"/>
          <w:lang w:val="en-GB"/>
        </w:rPr>
        <w:t>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w:t>
      </w:r>
      <w:r w:rsidRPr="009616CB">
        <w:rPr>
          <w:rFonts w:ascii="Times New Roman" w:hAnsi="Times New Roman" w:cs="Times New Roman"/>
          <w:color w:val="000000" w:themeColor="text1"/>
          <w:lang w:val="en-GB"/>
        </w:rPr>
        <w:t xml:space="preserve">, and over the various subsectors of food and agriculture, namely crops and livestock as well as fisheries. Coherently collating production, trade and various forms of food utilization </w:t>
      </w:r>
      <w:r w:rsidRPr="009616CB">
        <w:rPr>
          <w:rFonts w:ascii="Times New Roman" w:hAnsi="Times New Roman" w:cs="Times New Roman"/>
          <w:color w:val="000000" w:themeColor="text1"/>
          <w:lang w:val="en-GB"/>
        </w:rPr>
        <w:t xml:space="preserve">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self-sufficiency ratios. FBS also provide a framework to check and ensure data consistency. As e</w:t>
      </w:r>
      <w:r w:rsidRPr="009616CB">
        <w:rPr>
          <w:rFonts w:ascii="Times New Roman" w:hAnsi="Times New Roman" w:cs="Times New Roman"/>
          <w:color w:val="000000" w:themeColor="text1"/>
          <w:lang w:val="en-GB"/>
        </w:rPr>
        <w:t xml:space="preserve">ach single set of data is confronted with evidence from other </w:t>
      </w:r>
      <w:r w:rsidRPr="009616CB">
        <w:rPr>
          <w:rFonts w:ascii="Times New Roman" w:hAnsi="Times New Roman" w:cs="Times New Roman"/>
          <w:color w:val="000000" w:themeColor="text1"/>
          <w:lang w:val="en-GB"/>
        </w:rPr>
        <w:t xml:space="preserve">sources, FBSs can help identify problems in the compilation of the source data and thereby contribute to enhanced accuracy. </w:t>
      </w:r>
      <w:r w:rsidR="00C4241C">
        <w:rPr>
          <w:rFonts w:ascii="Times New Roman" w:hAnsi="Times New Roman" w:cs="Times New Roman"/>
          <w:color w:val="000000" w:themeColor="text1"/>
          <w:lang w:val="en-GB"/>
        </w:rPr>
        <w:t>That said</w:t>
      </w:r>
      <w:proofErr w:type="gramStart"/>
      <w:r w:rsidR="00C4241C">
        <w:rPr>
          <w:rFonts w:ascii="Times New Roman" w:hAnsi="Times New Roman" w:cs="Times New Roman"/>
          <w:color w:val="000000" w:themeColor="text1"/>
          <w:lang w:val="en-GB"/>
        </w:rPr>
        <w:t>,</w:t>
      </w:r>
      <w:proofErr w:type="gramEnd"/>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w:t>
      </w:r>
      <w:r w:rsidRPr="009616CB">
        <w:rPr>
          <w:rFonts w:ascii="Times New Roman" w:hAnsi="Times New Roman" w:cs="Times New Roman"/>
          <w:color w:val="000000" w:themeColor="text1"/>
          <w:lang w:val="en-GB"/>
        </w:rPr>
        <w:t xml:space="preserve">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73EC729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6676C4" w:rsidRDefault="004F65E4" w14:paraId="3A133F7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Providing primary data on losses, stock changes and food appears to be particularly difficult for the national statistical systems in all parts of the world</w:t>
      </w:r>
      <w:bookmarkStart w:name="_GoBack" w:id="385"/>
      <w:del w:author="Onno Hoffmeister (ESS)" w:date="2015-09-09T10:39:00Z" w:id="386">
        <w:r w:rsidRPr="009616CB" w:rsidDel="00C46C67">
          <w:rPr>
            <w:rFonts w:ascii="Times New Roman" w:hAnsi="Times New Roman" w:cs="Times New Roman"/>
            <w:color w:val="000000" w:themeColor="text1"/>
            <w:lang w:val="en-GB"/>
          </w:rPr>
          <w:delText xml:space="preserve"> (see Table 1)</w:delText>
        </w:r>
      </w:del>
      <w:bookmarkEnd w:id="385"/>
      <w:r w:rsidRPr="60226960">
        <w:rPr>
          <w:rFonts w:ascii="Times New Roman" w:hAnsi="Times New Roman" w:eastAsia="Times New Roman" w:cs="Times New Roman"/>
          <w:color w:val="000000" w:themeColor="text1"/>
          <w:lang w:val="en-GB"/>
        </w:rPr>
        <w:t xml:space="preserve">. </w:t>
      </w:r>
      <w:ins w:author="Onno Hoffmeister (ESS)" w:date="2015-09-09T10:39:00Z" w:id="387">
        <w:r w:rsidRPr="60226960" w:rsidR="00C46C67">
          <w:rPr>
            <w:rFonts w:ascii="Times New Roman" w:hAnsi="Times New Roman" w:eastAsia="Times New Roman" w:cs="Times New Roman"/>
            <w:color w:val="000000" w:themeColor="text1"/>
            <w:lang w:val="en-GB"/>
          </w:rPr>
          <w:t>This can be seen from</w:t>
        </w:r>
        <w:r w:rsidRPr="60226960" w:rsidR="00C46C67">
          <w:rPr>
            <w:rFonts w:ascii="Times New Roman" w:hAnsi="Times New Roman" w:eastAsia="Times New Roman" w:cs="Times New Roman"/>
            <w:color w:val="000000" w:themeColor="text1"/>
            <w:lang w:val="en-GB"/>
          </w:rPr>
          <w:t xml:space="preserve"> </w:t>
        </w:r>
      </w:ins>
      <w:ins w:author="Onno Hoffmeister (ESS)" w:date="2015-09-09T10:41:00Z" w:id="388">
        <w:r w:rsidRPr="60226960" w:rsidR="006676C4">
          <w:rPr>
            <w:rFonts w:ascii="Times New Roman" w:hAnsi="Times New Roman" w:eastAsia="Times New Roman" w:cs="Times New Roman"/>
            <w:lang w:val="en-GB"/>
          </w:rPr>
          <w:t xml:space="preserve">Table </w:t>
        </w:r>
        <w:r w:rsidRPr="60226960" w:rsidR="006676C4">
          <w:rPr>
            <w:rFonts w:ascii="Times New Roman" w:hAnsi="Times New Roman" w:eastAsia="Times New Roman" w:cs="Times New Roman"/>
            <w:lang w:val="en-GB"/>
          </w:rPr>
          <w:t xml:space="preserve">2 </w:t>
        </w:r>
      </w:ins>
      <w:ins w:author="Onno Hoffmeister (ESS)" w:date="2015-09-09T10:39:00Z" w:id="389">
        <w:r w:rsidRPr="60226960" w:rsidR="00C46C67">
          <w:rPr>
            <w:rFonts w:ascii="Times New Roman" w:hAnsi="Times New Roman" w:eastAsia="Times New Roman" w:cs="Times New Roman"/>
            <w:color w:val="000000" w:themeColor="text1"/>
            <w:lang w:val="en-GB"/>
          </w:rPr>
          <w:t xml:space="preserve">which </w:t>
        </w:r>
      </w:ins>
      <w:ins w:author="Onno Hoffmeister (ESS)" w:date="2015-09-09T10:40:00Z" w:id="390">
        <w:r w:rsidRPr="60226960" w:rsidR="00C46C67">
          <w:rPr>
            <w:rFonts w:ascii="Times New Roman" w:hAnsi="Times New Roman" w:eastAsia="Times New Roman" w:cs="Times New Roman"/>
            <w:color w:val="000000" w:themeColor="text1"/>
            <w:lang w:val="en-GB"/>
          </w:rPr>
          <w:t xml:space="preserve">provides an overview of data availability by region and variable. </w:t>
        </w:r>
      </w:ins>
      <w:r w:rsidRPr="60226960">
        <w:rPr>
          <w:rFonts w:ascii="Times New Roman" w:hAnsi="Times New Roman" w:eastAsia="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9D4D5F">
        <w:fldChar w:fldCharType="begin"/>
      </w:r>
      <w:r w:rsidR="009D4D5F">
        <w:instrText xml:space="preserve"> REF _Ref427743211 \h  \* MERGEFORMAT </w:instrText>
      </w:r>
      <w:r w:rsidR="009D4D5F">
        <w:fldChar w:fldCharType="separate"/>
      </w:r>
      <w:del w:author="Onno Hoffmeister (ESS)" w:date="2015-09-08T14:05:00Z" w:id="391">
        <w:r w:rsidRPr="009616CB" w:rsidDel="000B360D" w:rsidR="000854D5">
          <w:rPr>
            <w:rFonts w:ascii="Times New Roman" w:hAnsi="Times New Roman" w:cs="Times New Roman"/>
            <w:lang w:val="en-GB"/>
          </w:rPr>
          <w:delText>Table 2</w:delText>
        </w:r>
      </w:del>
      <w:r w:rsidR="009D4D5F">
        <w:fldChar w:fldCharType="end"/>
      </w:r>
      <w:del w:author="Onno Hoffmeister (ESS)" w:date="2015-09-09T10:41:00Z" w:id="392">
        <w:r w:rsidRPr="009616CB" w:rsidDel="006676C4">
          <w:rPr>
            <w:rFonts w:ascii="Times New Roman" w:hAnsi="Times New Roman" w:cs="Times New Roman"/>
            <w:color w:val="000000" w:themeColor="text1"/>
            <w:lang w:val="en-GB"/>
          </w:rPr>
          <w:delText xml:space="preserve"> </w:delText>
        </w:r>
      </w:del>
      <w:del w:author="Onno Hoffmeister (ESS)" w:date="2015-09-09T10:40:00Z" w:id="393">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60226960">
        <w:rPr>
          <w:rFonts w:ascii="Times New Roman" w:hAnsi="Times New Roman" w:eastAsia="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del w:author="Onno Hoffmeister (ESS)" w:date="2015-09-09T10:49:00Z" w:id="394">
        <w:r w:rsidRPr="009616CB" w:rsidDel="006676C4">
          <w:rPr>
            <w:rStyle w:val="FootnoteReference"/>
            <w:rFonts w:ascii="Times New Roman" w:hAnsi="Times New Roman" w:cs="Times New Roman"/>
            <w:color w:val="000000" w:themeColor="text1"/>
            <w:lang w:val="en-GB"/>
          </w:rPr>
          <w:footnoteReference w:id="11"/>
        </w:r>
      </w:del>
      <w:r w:rsidRPr="60226960">
        <w:rPr>
          <w:rFonts w:ascii="Times New Roman" w:hAnsi="Times New Roman" w:eastAsia="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4F65E4" w14:paraId="4A3BD21F" wp14:textId="77777777" wp14:noSpellErr="1">
      <w:pPr>
        <w:pStyle w:val="Caption"/>
        <w:keepNext/>
        <w:rPr>
          <w:rFonts w:ascii="Times New Roman" w:hAnsi="Times New Roman" w:cs="Times New Roman"/>
          <w:b/>
          <w:bCs/>
          <w:sz w:val="22"/>
          <w:szCs w:val="22"/>
          <w:lang w:val="en-GB"/>
        </w:rPr>
      </w:pPr>
      <w:bookmarkStart w:name="_Ref427743211" w:id="398"/>
      <w:bookmarkStart w:name="_Toc428423541" w:id="399"/>
      <w:commentRangeStart w:id="400"/>
      <w:commentRangeStart w:id="401"/>
      <w:r w:rsidRPr="60226960">
        <w:rPr>
          <w:rFonts w:ascii="Times New Roman" w:hAnsi="Times New Roman" w:eastAsia="Times New Roman" w:cs="Times New Roman"/>
          <w:sz w:val="22"/>
          <w:szCs w:val="22"/>
          <w:lang w:val="en-GB"/>
        </w:rPr>
        <w:lastRenderedPageBreak/>
        <w:t xml:space="preserve">Table </w:t>
      </w:r>
      <w:r w:rsidRPr="60226960" w:rsidR="001562E7">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b/>
          <w:bCs/>
          <w:sz w:val="22"/>
          <w:szCs w:val="22"/>
          <w:lang w:val="en-GB"/>
        </w:rPr>
        <w:fldChar w:fldCharType="separate"/>
      </w:r>
      <w:r w:rsidRPr="60226960" w:rsidR="000B360D">
        <w:rPr>
          <w:rFonts w:ascii="Times New Roman" w:hAnsi="Times New Roman" w:eastAsia="Times New Roman" w:cs="Times New Roman"/>
          <w:noProof/>
          <w:sz w:val="22"/>
          <w:szCs w:val="22"/>
          <w:lang w:val="en-GB"/>
        </w:rPr>
        <w:t>2</w:t>
      </w:r>
      <w:r w:rsidRPr="60226960" w:rsidR="001562E7">
        <w:fldChar w:fldCharType="end"/>
      </w:r>
      <w:bookmarkEnd w:id="398"/>
      <w:ins w:author="Josh Browning" w:date="2015-08-31T19:33:00Z" w:id="402">
        <w:commentRangeEnd w:id="400"/>
        <w:r w:rsidR="00E304EE">
          <w:rPr>
            <w:rStyle w:val="CommentReference"/>
            <w:rFonts w:cs="Arial"/>
            <w:i w:val="0"/>
            <w:iCs w:val="0"/>
          </w:rPr>
          <w:commentReference w:id="400"/>
        </w:r>
      </w:ins>
      <w:commentRangeEnd w:id="401"/>
      <w:r w:rsidR="006676C4">
        <w:rPr>
          <w:rStyle w:val="CommentReference"/>
          <w:rFonts w:cs="Arial"/>
          <w:i w:val="0"/>
          <w:iCs w:val="0"/>
        </w:rPr>
        <w:commentReference w:id="401"/>
      </w:r>
      <w:ins w:author="Josh Browning" w:date="2015-08-31T19:33:00Z" w:id="403">
        <w:r w:rsidRPr="60226960">
          <w:rPr>
            <w:rFonts w:ascii="Times New Roman" w:hAnsi="Times New Roman" w:eastAsia="Times New Roman" w:cs="Times New Roman"/>
            <w:sz w:val="22"/>
            <w:szCs w:val="22"/>
            <w:lang w:val="en-GB"/>
          </w:rPr>
          <w:t>:</w:t>
        </w:r>
      </w:ins>
      <w:del w:author="Josh Browning" w:date="2015-08-31T19:33:00Z" w:id="404">
        <w:r w:rsidRPr="009616CB">
          <w:rPr>
            <w:rFonts w:ascii="Times New Roman" w:hAnsi="Times New Roman" w:cs="Times New Roman"/>
            <w:sz w:val="22"/>
            <w:szCs w:val="22"/>
            <w:lang w:val="en-GB"/>
          </w:rPr>
          <w:delText>:</w:delText>
        </w:r>
      </w:del>
      <w:r w:rsidRPr="60226960">
        <w:rPr>
          <w:rFonts w:ascii="Times New Roman" w:hAnsi="Times New Roman" w:eastAsia="Times New Roman" w:cs="Times New Roman"/>
          <w:sz w:val="22"/>
          <w:szCs w:val="22"/>
          <w:lang w:val="en-GB"/>
        </w:rPr>
        <w:t xml:space="preserve"> Proportion of data for FBS compilation collected from official sources, 2011-2013, in percent</w:t>
      </w:r>
      <w:bookmarkEnd w:id="399"/>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xmlns:wp14="http://schemas.microsoft.com/office/word/2010/wordml" w:rsidRPr="009616CB" w:rsidR="004F65E4" w:rsidTr="00523A4B" w14:paraId="47911C17" wp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2DDA825"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1823C67"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34CFA3E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E459E3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0D5ACEA8"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3D7DB2AD"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01B3581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3EE7260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0F2FEBD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33550EF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732B15FA"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E79FA3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3CD083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DB61F9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246B808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4D169FB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383C71B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20A89FD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C303D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2E59632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B45AFA3"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23ABA97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37DAB31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38DEBD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3DCA93C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2320D46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1586A15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3F54A8A8"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76EDE44F"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78D6E7A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27DB5949"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06F430A4"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2854ED4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046FE23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21016F7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53F3ED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7FB4456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ED5DF5"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5906CAA2"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03094FF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60ADA49F"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5CE3992"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402BB30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1CB989E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5D6C95E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7B72E7C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0370F1A9"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37AABBC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69675A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196D96C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59F5F992"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343D2C3"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2DE301F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1BE26EF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2C4B6C7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F31FEA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49A78950"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6141B80C"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407B0A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A39FA3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27F71159"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405"/>
      <w:r w:rsidRPr="009616CB">
        <w:rPr>
          <w:rFonts w:ascii="Times New Roman" w:hAnsi="Times New Roman" w:cs="Times New Roman"/>
          <w:color w:val="000000" w:themeColor="text1"/>
          <w:sz w:val="20"/>
          <w:szCs w:val="18"/>
          <w:lang w:val="en-GB"/>
        </w:rPr>
        <w:t>2015</w:t>
      </w:r>
      <w:commentRangeEnd w:id="405"/>
      <w:r w:rsidR="00D06DB1">
        <w:rPr>
          <w:rStyle w:val="CommentReference"/>
          <w:vanish/>
        </w:rPr>
        <w:commentReference w:id="405"/>
      </w:r>
      <w:r w:rsidRPr="009616CB">
        <w:rPr>
          <w:rFonts w:ascii="Times New Roman" w:hAnsi="Times New Roman" w:cs="Times New Roman"/>
          <w:color w:val="000000" w:themeColor="text1"/>
          <w:sz w:val="20"/>
          <w:szCs w:val="18"/>
          <w:lang w:val="en-GB"/>
        </w:rPr>
        <w:t>.</w:t>
      </w:r>
    </w:p>
    <w:p xmlns:wp14="http://schemas.microsoft.com/office/word/2010/wordml" w:rsidRPr="009616CB" w:rsidR="004F65E4" w:rsidP="00E93C3B" w:rsidRDefault="004F65E4" w14:paraId="425EAF72" wp14:textId="77777777">
      <w:pPr>
        <w:pStyle w:val="Heading2"/>
      </w:pPr>
      <w:bookmarkStart w:name="_Toc428383824" w:id="406"/>
      <w:bookmarkStart w:name="_Toc428436046" w:id="407"/>
      <w:bookmarkStart w:name="_Toc428436347" w:id="408"/>
      <w:bookmarkStart w:name="_Toc428436473" w:id="409"/>
      <w:r w:rsidRPr="009616CB">
        <w:t>Data collection for FBS compilation</w:t>
      </w:r>
      <w:bookmarkEnd w:id="406"/>
      <w:bookmarkEnd w:id="407"/>
      <w:bookmarkEnd w:id="408"/>
      <w:bookmarkEnd w:id="409"/>
    </w:p>
    <w:p xmlns:wp14="http://schemas.microsoft.com/office/word/2010/wordml" w:rsidRPr="009616CB" w:rsidR="004F65E4" w:rsidP="00B44757" w:rsidRDefault="004F65E4" w14:paraId="47F941B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first step in setting up an FBS compilation system should </w:t>
      </w:r>
      <w:ins w:author="Onno Hoffmeister (ESS)" w:date="2015-09-09T10:45:00Z" w:id="410">
        <w:r w:rsidRPr="60226960" w:rsidR="006676C4">
          <w:rPr>
            <w:rFonts w:ascii="Times New Roman" w:hAnsi="Times New Roman" w:eastAsia="Times New Roman" w:cs="Times New Roman"/>
            <w:color w:val="000000" w:themeColor="text1"/>
            <w:lang w:val="en-GB"/>
          </w:rPr>
          <w:t xml:space="preserve">be devoted to </w:t>
        </w:r>
      </w:ins>
      <w:r w:rsidRPr="60226960">
        <w:rPr>
          <w:rFonts w:ascii="Times New Roman" w:hAnsi="Times New Roman" w:eastAsia="Times New Roman" w:cs="Times New Roman"/>
          <w:color w:val="000000" w:themeColor="text1"/>
          <w:lang w:val="en-GB"/>
        </w:rPr>
        <w:t>tak</w:t>
      </w:r>
      <w:ins w:author="Onno Hoffmeister (ESS)" w:date="2015-09-09T10:45:00Z" w:id="411">
        <w:r w:rsidRPr="60226960" w:rsidR="006676C4">
          <w:rPr>
            <w:rFonts w:ascii="Times New Roman" w:hAnsi="Times New Roman" w:eastAsia="Times New Roman" w:cs="Times New Roman"/>
            <w:color w:val="000000" w:themeColor="text1"/>
            <w:lang w:val="en-GB"/>
          </w:rPr>
          <w:t>ing</w:t>
        </w:r>
      </w:ins>
      <w:del w:author="Onno Hoffmeister (ESS)" w:date="2015-09-09T10:45:00Z" w:id="412">
        <w:r w:rsidRPr="009616CB" w:rsidDel="006676C4">
          <w:rPr>
            <w:rFonts w:ascii="Times New Roman" w:hAnsi="Times New Roman" w:cs="Times New Roman"/>
            <w:color w:val="000000" w:themeColor="text1"/>
            <w:lang w:val="en-GB"/>
          </w:rPr>
          <w:delText>e</w:delText>
        </w:r>
      </w:del>
      <w:r w:rsidRPr="60226960">
        <w:rPr>
          <w:rFonts w:ascii="Times New Roman" w:hAnsi="Times New Roman" w:eastAsia="Times New Roman" w:cs="Times New Roman"/>
          <w:color w:val="000000" w:themeColor="text1"/>
          <w:lang w:val="en-GB"/>
        </w:rPr>
        <w:t xml:space="preserve"> stock and review</w:t>
      </w:r>
      <w:ins w:author="Onno Hoffmeister (ESS)" w:date="2015-09-09T10:45:00Z" w:id="413">
        <w:r w:rsidRPr="60226960" w:rsidR="006676C4">
          <w:rPr>
            <w:rFonts w:ascii="Times New Roman" w:hAnsi="Times New Roman" w:eastAsia="Times New Roman" w:cs="Times New Roman"/>
            <w:color w:val="000000" w:themeColor="text1"/>
            <w:lang w:val="en-GB"/>
          </w:rPr>
          <w:t>ing</w:t>
        </w:r>
      </w:ins>
      <w:r w:rsidRPr="60226960">
        <w:rPr>
          <w:rFonts w:ascii="Times New Roman" w:hAnsi="Times New Roman" w:eastAsia="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commentRangeStart w:id="415"/>
      <w:del w:author="Josh Browning" w:date="2015-08-31T06:20:00Z" w:id="416">
        <w:r w:rsidRPr="009616CB" w:rsidDel="00E304EE">
          <w:rPr>
            <w:rFonts w:ascii="Times New Roman" w:hAnsi="Times New Roman" w:cs="Times New Roman"/>
            <w:color w:val="000000" w:themeColor="text1"/>
            <w:lang w:val="en-GB"/>
          </w:rPr>
          <w:delText>GS</w:delText>
        </w:r>
      </w:del>
      <w:ins w:author="Josh Browning" w:date="2015-08-31T06:20:00Z" w:id="417">
        <w:r w:rsidRPr="60226960" w:rsidR="00E304EE">
          <w:rPr>
            <w:rFonts w:ascii="Times New Roman" w:hAnsi="Times New Roman" w:eastAsia="Times New Roman" w:cs="Times New Roman"/>
            <w:color w:val="000000" w:themeColor="text1"/>
            <w:lang w:val="en-GB"/>
          </w:rPr>
          <w:t>Global Strategy</w:t>
        </w:r>
        <w:commentRangeEnd w:id="414"/>
        <w:r w:rsidR="00AA17A3">
          <w:rPr>
            <w:rStyle w:val="CommentReference"/>
          </w:rPr>
          <w:commentReference w:id="414"/>
        </w:r>
      </w:ins>
      <w:commentRangeEnd w:id="415"/>
      <w:r w:rsidR="006676C4">
        <w:rPr>
          <w:rStyle w:val="CommentReference"/>
        </w:rPr>
        <w:commentReference w:id="415"/>
      </w:r>
      <w:del w:author="Josh Browning" w:date="2015-08-31T19:33:00Z" w:id="418">
        <w:r w:rsidRPr="009616CB">
          <w:rPr>
            <w:rFonts w:ascii="Times New Roman" w:hAnsi="Times New Roman" w:cs="Times New Roman"/>
            <w:color w:val="000000" w:themeColor="text1"/>
            <w:lang w:val="en-GB"/>
          </w:rPr>
          <w:delText>GS</w:delText>
        </w:r>
      </w:del>
      <w:r w:rsidRPr="60226960">
        <w:rPr>
          <w:rFonts w:ascii="Times New Roman" w:hAnsi="Times New Roman" w:eastAsia="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335468" w:rsidRDefault="004F65E4" w14:paraId="1659042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w:t>
      </w:r>
      <w:del w:author="Onno Hoffmeister (ESS)" w:date="2015-09-09T10:47:00Z" w:id="419">
        <w:r w:rsidRPr="009616CB" w:rsidDel="006676C4">
          <w:rPr>
            <w:rFonts w:ascii="Times New Roman" w:hAnsi="Times New Roman" w:cs="Times New Roman"/>
            <w:color w:val="000000" w:themeColor="text1"/>
            <w:lang w:val="en-GB"/>
          </w:rPr>
          <w:delText xml:space="preserve">a </w:delText>
        </w:r>
      </w:del>
      <w:ins w:author="Onno Hoffmeister (ESS)" w:date="2015-09-09T10:47:00Z" w:id="420">
        <w:r w:rsidRPr="60226960" w:rsidR="006676C4">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second step, </w:t>
      </w:r>
      <w:ins w:author="Onno Hoffmeister (ESS)" w:date="2015-09-09T10:48:00Z" w:id="421">
        <w:r w:rsidRPr="60226960" w:rsidR="006676C4">
          <w:rPr>
            <w:rFonts w:ascii="Times New Roman" w:hAnsi="Times New Roman" w:eastAsia="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author="Onno Hoffmeister (ESS)" w:date="2015-09-09T10:49:00Z" w:id="422">
        <w:r w:rsidRPr="60226960" w:rsidR="006676C4">
          <w:rPr>
            <w:rStyle w:val="FootnoteReference"/>
            <w:rFonts w:ascii="Times New Roman" w:hAnsi="Times New Roman" w:eastAsia="Times New Roman" w:cs="Times New Roman"/>
            <w:color w:val="000000" w:themeColor="text1"/>
            <w:lang w:val="en-GB"/>
          </w:rPr>
          <w:footnoteReference w:id="12"/>
        </w:r>
        <w:r w:rsidRPr="60226960" w:rsidR="006676C4">
          <w:rPr>
            <w:rFonts w:ascii="Times New Roman" w:hAnsi="Times New Roman" w:eastAsia="Times New Roman" w:cs="Times New Roman"/>
            <w:color w:val="000000" w:themeColor="text1"/>
            <w:lang w:val="en-GB"/>
          </w:rPr>
          <w:t xml:space="preserve"> </w:t>
        </w:r>
      </w:ins>
      <w:ins w:author="Onno Hoffmeister (ESS)" w:date="2015-09-09T10:56:00Z" w:id="443">
        <w:r w:rsidRPr="60226960" w:rsidR="00335468">
          <w:rPr>
            <w:rFonts w:ascii="Times New Roman" w:hAnsi="Times New Roman" w:eastAsia="Times New Roman" w:cs="Times New Roman"/>
            <w:color w:val="000000" w:themeColor="text1"/>
            <w:lang w:val="en-GB"/>
          </w:rPr>
          <w:t>Coordination of the activities</w:t>
        </w:r>
      </w:ins>
      <w:ins w:author="Onno Hoffmeister (ESS)" w:date="2015-09-09T10:48:00Z" w:id="444">
        <w:r w:rsidRPr="60226960" w:rsidR="006676C4">
          <w:rPr>
            <w:rFonts w:ascii="Times New Roman" w:hAnsi="Times New Roman" w:eastAsia="Times New Roman" w:cs="Times New Roman"/>
            <w:color w:val="000000" w:themeColor="text1"/>
            <w:lang w:val="en-GB"/>
          </w:rPr>
          <w:t xml:space="preserve"> </w:t>
        </w:r>
      </w:ins>
      <w:del w:author="Onno Hoffmeister (ESS)" w:date="2015-09-09T10:56:00Z" w:id="445">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author="Onno Hoffmeister (ESS)" w:date="2015-09-09T10:56:00Z" w:id="446">
        <w:r w:rsidRPr="60226960" w:rsidR="00335468">
          <w:rPr>
            <w:rFonts w:ascii="Times New Roman" w:hAnsi="Times New Roman" w:eastAsia="Times New Roman" w:cs="Times New Roman"/>
            <w:color w:val="000000" w:themeColor="text1"/>
            <w:lang w:val="en-GB"/>
          </w:rPr>
          <w:t xml:space="preserve"> can </w:t>
        </w:r>
      </w:ins>
      <w:r w:rsidRPr="60226960">
        <w:rPr>
          <w:rFonts w:ascii="Times New Roman" w:hAnsi="Times New Roman" w:eastAsia="Times New Roman" w:cs="Times New Roman"/>
          <w:color w:val="000000" w:themeColor="text1"/>
          <w:lang w:val="en-GB"/>
        </w:rPr>
        <w:t>be facilitated through a national working group</w:t>
      </w:r>
      <w:ins w:author="Onno Hoffmeister (ESS)" w:date="2015-09-09T10:57:00Z" w:id="447">
        <w:r w:rsidRPr="60226960" w:rsidR="00335468">
          <w:rPr>
            <w:rFonts w:ascii="Times New Roman" w:hAnsi="Times New Roman" w:eastAsia="Times New Roman" w:cs="Times New Roman"/>
            <w:color w:val="000000" w:themeColor="text1"/>
            <w:lang w:val="en-GB"/>
          </w:rPr>
          <w:t xml:space="preserve"> which plays the role of </w:t>
        </w:r>
      </w:ins>
      <w:del w:author="Onno Hoffmeister (ESS)" w:date="2015-09-09T10:58:00Z" w:id="448">
        <w:r w:rsidRPr="009616CB" w:rsidDel="00335468">
          <w:rPr>
            <w:rFonts w:ascii="Times New Roman" w:hAnsi="Times New Roman" w:cs="Times New Roman"/>
            <w:color w:val="000000" w:themeColor="text1"/>
            <w:lang w:val="en-GB"/>
          </w:rPr>
          <w:delText xml:space="preserve"> as </w:delText>
        </w:r>
      </w:del>
      <w:r w:rsidRPr="60226960">
        <w:rPr>
          <w:rFonts w:ascii="Times New Roman" w:hAnsi="Times New Roman" w:eastAsia="Times New Roman" w:cs="Times New Roman"/>
          <w:color w:val="000000" w:themeColor="text1"/>
          <w:lang w:val="en-GB"/>
        </w:rPr>
        <w:t xml:space="preserve">a governing body </w:t>
      </w:r>
      <w:del w:author="Onno Hoffmeister (ESS)" w:date="2015-09-09T10:58:00Z" w:id="449">
        <w:r w:rsidRPr="009616CB" w:rsidDel="00335468">
          <w:rPr>
            <w:rFonts w:ascii="Times New Roman" w:hAnsi="Times New Roman" w:cs="Times New Roman"/>
            <w:color w:val="000000" w:themeColor="text1"/>
            <w:lang w:val="en-GB"/>
          </w:rPr>
          <w:delText xml:space="preserve">of the FBS compilation process, </w:delText>
        </w:r>
      </w:del>
      <w:ins w:author="Onno Hoffmeister (ESS)" w:date="2015-09-09T10:58:00Z" w:id="450">
        <w:r w:rsidRPr="60226960" w:rsidR="00335468">
          <w:rPr>
            <w:rFonts w:ascii="Times New Roman" w:hAnsi="Times New Roman" w:eastAsia="Times New Roman" w:cs="Times New Roman"/>
            <w:color w:val="000000" w:themeColor="text1"/>
            <w:lang w:val="en-GB"/>
          </w:rPr>
          <w:t xml:space="preserve">and </w:t>
        </w:r>
      </w:ins>
      <w:r w:rsidRPr="60226960">
        <w:rPr>
          <w:rFonts w:ascii="Times New Roman" w:hAnsi="Times New Roman" w:eastAsia="Times New Roman" w:cs="Times New Roman"/>
          <w:color w:val="000000" w:themeColor="text1"/>
          <w:lang w:val="en-GB"/>
        </w:rPr>
        <w:t xml:space="preserve">in which the main data providers, from both the public and the private sector, are represented. </w:t>
      </w:r>
      <w:del w:author="Onno Hoffmeister (ESS)" w:date="2015-09-09T10:58:00Z" w:id="451">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60226960">
        <w:rPr>
          <w:rFonts w:ascii="Times New Roman" w:hAnsi="Times New Roman" w:eastAsia="Times New Roman" w:cs="Times New Roman"/>
          <w:color w:val="000000" w:themeColor="text1"/>
          <w:lang w:val="en-GB"/>
        </w:rPr>
        <w:t xml:space="preserve">In the design phase, </w:t>
      </w:r>
      <w:del w:author="Onno Hoffmeister (ESS)" w:date="2015-09-09T10:58:00Z" w:id="452">
        <w:r w:rsidRPr="009616CB" w:rsidDel="00335468">
          <w:rPr>
            <w:rFonts w:ascii="Times New Roman" w:hAnsi="Times New Roman" w:cs="Times New Roman"/>
            <w:color w:val="000000" w:themeColor="text1"/>
            <w:lang w:val="en-GB"/>
          </w:rPr>
          <w:delText xml:space="preserve">it </w:delText>
        </w:r>
      </w:del>
      <w:ins w:author="Onno Hoffmeister (ESS)" w:date="2015-09-09T10:58:00Z" w:id="453">
        <w:r w:rsidRPr="60226960" w:rsidR="00335468">
          <w:rPr>
            <w:rFonts w:ascii="Times New Roman" w:hAnsi="Times New Roman" w:eastAsia="Times New Roman" w:cs="Times New Roman"/>
            <w:color w:val="000000" w:themeColor="text1"/>
            <w:lang w:val="en-GB"/>
          </w:rPr>
          <w:t xml:space="preserve">the working group </w:t>
        </w:r>
      </w:ins>
      <w:r w:rsidRPr="60226960">
        <w:rPr>
          <w:rFonts w:ascii="Times New Roman" w:hAnsi="Times New Roman" w:eastAsia="Times New Roman" w:cs="Times New Roman"/>
          <w:color w:val="000000" w:themeColor="text1"/>
          <w:lang w:val="en-GB"/>
        </w:rPr>
        <w:t xml:space="preserve">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t>
      </w:r>
      <w:r w:rsidRPr="60226960">
        <w:rPr>
          <w:rFonts w:ascii="Times New Roman" w:hAnsi="Times New Roman" w:eastAsia="Times New Roman" w:cs="Times New Roman"/>
          <w:color w:val="000000" w:themeColor="text1"/>
          <w:lang w:val="en-GB"/>
        </w:rPr>
        <w:lastRenderedPageBreak/>
        <w:t>working group should also pursue the standardization of data formats and concepts and suggest new ways for filling data gaps.</w:t>
      </w:r>
    </w:p>
    <w:p xmlns:wp14="http://schemas.microsoft.com/office/word/2010/wordml" w:rsidRPr="009616CB" w:rsidR="004F65E4" w:rsidP="00B44757" w:rsidRDefault="004F65E4" w14:paraId="0B79B5A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454">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232C5E" w:rsidR="004F65E4" w:rsidP="00335468" w:rsidRDefault="004F65E4" w14:paraId="6C36E556" wp14:textId="77777777" wp14:noSpellErr="1">
      <w:pPr>
        <w:pStyle w:val="Heading2"/>
        <w:rPr/>
      </w:pPr>
      <w:bookmarkStart w:name="_Toc428383825" w:id="455"/>
      <w:bookmarkStart w:name="_Toc428436047" w:id="456"/>
      <w:bookmarkStart w:name="_Toc428436348" w:id="457"/>
      <w:bookmarkStart w:name="_Toc428436474" w:id="458"/>
      <w:r w:rsidRPr="00335468">
        <w:rPr/>
        <w:t xml:space="preserve">Production </w:t>
      </w:r>
      <w:del w:author="Onno Hoffmeister (ESS)" w:date="2015-09-09T10:58:00Z" w:id="459">
        <w:r w:rsidRPr="00C017F7" w:rsidDel="00335468">
          <w:delText>estimates</w:delText>
        </w:r>
      </w:del>
      <w:bookmarkEnd w:id="455"/>
      <w:bookmarkEnd w:id="456"/>
      <w:bookmarkEnd w:id="457"/>
      <w:bookmarkEnd w:id="458"/>
      <w:ins w:author="Onno Hoffmeister (ESS)" w:date="2015-09-09T10:58:00Z" w:id="460">
        <w:r w:rsidRPr="00C017F7" w:rsidR="00335468">
          <w:rPr/>
          <w:t>d</w:t>
        </w:r>
        <w:r w:rsidRPr="00232C5E" w:rsidR="00335468">
          <w:rPr/>
          <w:t>ata</w:t>
        </w:r>
      </w:ins>
    </w:p>
    <w:p xmlns:wp14="http://schemas.microsoft.com/office/word/2010/wordml" w:rsidRPr="009616CB" w:rsidR="004F65E4" w:rsidP="009571C8" w:rsidRDefault="004F65E4" w14:paraId="76250CF7"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232C5E" w:rsidRDefault="004F65E4" w14:paraId="4F5D25FF"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author="Onno Hoffmeister (ESS)" w:date="2015-09-09T11:04:00Z" w:id="461">
        <w:r w:rsidRPr="009616CB" w:rsidDel="00232C5E">
          <w:rPr>
            <w:rFonts w:ascii="Times New Roman" w:hAnsi="Times New Roman" w:cs="Times New Roman"/>
            <w:lang w:val="en-GB"/>
          </w:rPr>
          <w:delText xml:space="preserve">to improve Rural and Agricultural Statistics </w:delText>
        </w:r>
      </w:del>
      <w:r w:rsidRPr="60226960">
        <w:rPr>
          <w:rFonts w:ascii="Times New Roman" w:hAnsi="Times New Roman" w:eastAsia="Times New Roman" w:cs="Times New Roman"/>
          <w:lang w:val="en-GB"/>
        </w:rPr>
        <w:t xml:space="preserve">has proposed a number of innovations for survey design and sampling frames, which should </w:t>
      </w:r>
      <w:ins w:author="Josh Browning" w:date="2015-08-31T06:23:00Z" w:id="462">
        <w:r w:rsidRPr="60226960" w:rsidR="00AA17A3">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enable </w:t>
      </w:r>
      <w:del w:author="Josh Browning" w:date="2015-08-31T06:23:00Z" w:id="463">
        <w:r w:rsidRPr="009616CB">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232C5E" w:rsidRDefault="004F65E4" w14:paraId="6CB4B01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addition to regular surveys, useful </w:t>
      </w:r>
      <w:del w:author="Onno Hoffmeister (ESS)" w:date="2015-09-09T11:04:00Z" w:id="464">
        <w:r w:rsidRPr="009616CB" w:rsidDel="00232C5E">
          <w:rPr>
            <w:rFonts w:ascii="Times New Roman" w:hAnsi="Times New Roman" w:cs="Times New Roman"/>
            <w:lang w:val="en-GB"/>
          </w:rPr>
          <w:delText xml:space="preserve">FBS </w:delText>
        </w:r>
      </w:del>
      <w:ins w:author="Onno Hoffmeister (ESS)" w:date="2015-09-09T11:04:00Z" w:id="465">
        <w:r w:rsidRPr="60226960" w:rsidR="00232C5E">
          <w:rPr>
            <w:rFonts w:ascii="Times New Roman" w:hAnsi="Times New Roman" w:eastAsia="Times New Roman" w:cs="Times New Roman"/>
            <w:lang w:val="en-GB"/>
          </w:rPr>
          <w:t xml:space="preserve">auxiliary </w:t>
        </w:r>
      </w:ins>
      <w:r w:rsidRPr="60226960">
        <w:rPr>
          <w:rFonts w:ascii="Times New Roman" w:hAnsi="Times New Roman" w:eastAsia="Times New Roman" w:cs="Times New Roman"/>
          <w:lang w:val="en-GB"/>
        </w:rPr>
        <w:t>information (e.g. number and type of animals</w:t>
      </w:r>
      <w:ins w:author="Onno Hoffmeister (ESS)" w:date="2015-09-09T11:05:00Z" w:id="466">
        <w:r w:rsidRPr="60226960" w:rsidR="00232C5E">
          <w:rPr>
            <w:rFonts w:ascii="Times New Roman" w:hAnsi="Times New Roman" w:eastAsia="Times New Roman" w:cs="Times New Roman"/>
            <w:lang w:val="en-GB"/>
          </w:rPr>
          <w:t xml:space="preserve">, </w:t>
        </w:r>
        <w:r w:rsidRPr="60226960" w:rsidR="00232C5E">
          <w:rPr>
            <w:rFonts w:ascii="Times New Roman" w:hAnsi="Times New Roman" w:eastAsia="Times New Roman" w:cs="Times New Roman"/>
            <w:lang w:val="en-GB"/>
          </w:rPr>
          <w:t>hectares</w:t>
        </w:r>
        <w:r w:rsidRPr="60226960" w:rsidR="00232C5E">
          <w:rPr>
            <w:rFonts w:ascii="Times New Roman" w:hAnsi="Times New Roman" w:eastAsia="Times New Roman" w:cs="Times New Roman"/>
            <w:lang w:val="en-GB"/>
          </w:rPr>
          <w:t xml:space="preserve"> of area harvested</w:t>
        </w:r>
      </w:ins>
      <w:r w:rsidRPr="60226960">
        <w:rPr>
          <w:rFonts w:ascii="Times New Roman" w:hAnsi="Times New Roman" w:eastAsia="Times New Roman" w:cs="Times New Roman"/>
          <w:lang w:val="en-GB"/>
        </w:rPr>
        <w:t xml:space="preserve">) can </w:t>
      </w:r>
      <w:del w:author="Onno Hoffmeister (ESS)" w:date="2015-09-09T11:05:00Z" w:id="467">
        <w:r w:rsidRPr="009616CB" w:rsidDel="00232C5E">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be gleaned from agricultural censuses; however, censuses are typically conducted less frequently, mostly in ten-year intervals, in rare cases in five year intervals</w:t>
      </w:r>
      <w:r w:rsidRPr="60226960">
        <w:rPr>
          <w:rStyle w:val="FootnoteReference"/>
          <w:rFonts w:ascii="Times New Roman" w:hAnsi="Times New Roman" w:eastAsia="Times New Roman" w:cs="Times New Roman"/>
          <w:lang w:val="en-GB"/>
        </w:rPr>
        <w:footnoteReference w:id="13"/>
      </w:r>
      <w:r w:rsidRPr="60226960">
        <w:rPr>
          <w:rFonts w:ascii="Times New Roman" w:hAnsi="Times New Roman" w:eastAsia="Times New Roman" w:cs="Times New Roman"/>
          <w:lang w:val="en-GB"/>
        </w:rPr>
        <w:t xml:space="preserve">. </w:t>
      </w:r>
      <w:ins w:author="Onno Hoffmeister (ESS)" w:date="2015-09-09T11:05:00Z" w:id="473">
        <w:r w:rsidRPr="60226960" w:rsidR="00232C5E">
          <w:rPr>
            <w:rFonts w:ascii="Times New Roman" w:hAnsi="Times New Roman" w:eastAsia="Times New Roman" w:cs="Times New Roman"/>
            <w:lang w:val="en-GB"/>
          </w:rPr>
          <w:t xml:space="preserve">Also, as </w:t>
        </w:r>
      </w:ins>
      <w:del w:author="Onno Hoffmeister (ESS)" w:date="2015-09-09T11:05:00Z" w:id="474">
        <w:r w:rsidRPr="009616CB" w:rsidDel="00232C5E">
          <w:rPr>
            <w:rFonts w:ascii="Times New Roman" w:hAnsi="Times New Roman" w:cs="Times New Roman"/>
            <w:lang w:val="en-GB"/>
          </w:rPr>
          <w:delText xml:space="preserve">Not only </w:delText>
        </w:r>
      </w:del>
      <w:del w:author="Onno Hoffmeister (ESS)" w:date="2015-09-09T11:06:00Z" w:id="475">
        <w:r w:rsidRPr="009616CB" w:rsidDel="00232C5E">
          <w:rPr>
            <w:rFonts w:ascii="Times New Roman" w:hAnsi="Times New Roman" w:cs="Times New Roman"/>
            <w:lang w:val="en-GB"/>
          </w:rPr>
          <w:delText xml:space="preserve">are </w:delText>
        </w:r>
      </w:del>
      <w:del w:author="Onno Hoffmeister (ESS)" w:date="2015-09-09T11:05:00Z" w:id="476">
        <w:r w:rsidRPr="009616CB" w:rsidDel="00232C5E">
          <w:rPr>
            <w:rFonts w:ascii="Times New Roman" w:hAnsi="Times New Roman" w:cs="Times New Roman"/>
            <w:lang w:val="en-GB"/>
          </w:rPr>
          <w:delText xml:space="preserve">censuses </w:delText>
        </w:r>
      </w:del>
      <w:del w:author="Onno Hoffmeister (ESS)" w:date="2015-09-09T11:06:00Z" w:id="477">
        <w:r w:rsidRPr="009616CB" w:rsidDel="00232C5E">
          <w:rPr>
            <w:rFonts w:ascii="Times New Roman" w:hAnsi="Times New Roman" w:cs="Times New Roman"/>
            <w:lang w:val="en-GB"/>
          </w:rPr>
          <w:delText xml:space="preserve">conducted less frequently, </w:delText>
        </w:r>
      </w:del>
      <w:r w:rsidRPr="60226960">
        <w:rPr>
          <w:rFonts w:ascii="Times New Roman" w:hAnsi="Times New Roman" w:eastAsia="Times New Roman" w:cs="Times New Roman"/>
          <w:lang w:val="en-GB"/>
        </w:rPr>
        <w:t xml:space="preserve">most variables surveyed are of </w:t>
      </w:r>
      <w:del w:author="Onno Hoffmeister (ESS)" w:date="2015-09-09T11:06:00Z" w:id="478">
        <w:r w:rsidRPr="009616CB" w:rsidDel="00232C5E">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structural nature</w:t>
      </w:r>
      <w:ins w:author="Onno Hoffmeister (ESS)" w:date="2015-09-09T11:06:00Z" w:id="479">
        <w:r w:rsidRPr="60226960" w:rsidR="00232C5E">
          <w:rPr>
            <w:rFonts w:ascii="Times New Roman" w:hAnsi="Times New Roman" w:eastAsia="Times New Roman" w:cs="Times New Roman"/>
            <w:lang w:val="en-GB"/>
          </w:rPr>
          <w:t xml:space="preserve">, census data </w:t>
        </w:r>
      </w:ins>
      <w:del w:author="Onno Hoffmeister (ESS)" w:date="2015-09-09T11:06:00Z" w:id="480">
        <w:r w:rsidRPr="009616CB" w:rsidDel="00232C5E">
          <w:rPr>
            <w:rFonts w:ascii="Times New Roman" w:hAnsi="Times New Roman" w:cs="Times New Roman"/>
            <w:lang w:val="en-GB"/>
          </w:rPr>
          <w:delText>. This means that census information can cover some FBS production needs (e.g. number of livestock, number of</w:delText>
        </w:r>
      </w:del>
      <w:del w:author="Onno Hoffmeister (ESS)" w:date="2015-09-09T11:05:00Z" w:id="481">
        <w:r w:rsidRPr="009616CB" w:rsidDel="00232C5E">
          <w:rPr>
            <w:rFonts w:ascii="Times New Roman" w:hAnsi="Times New Roman" w:cs="Times New Roman"/>
            <w:lang w:val="en-GB"/>
          </w:rPr>
          <w:delText xml:space="preserve"> hectares</w:delText>
        </w:r>
      </w:del>
      <w:del w:author="Onno Hoffmeister (ESS)" w:date="2015-09-09T11:06:00Z" w:id="482">
        <w:r w:rsidRPr="009616CB" w:rsidDel="00232C5E">
          <w:rPr>
            <w:rFonts w:ascii="Times New Roman" w:hAnsi="Times New Roman" w:cs="Times New Roman"/>
            <w:lang w:val="en-GB"/>
          </w:rPr>
          <w:delText xml:space="preserve">) but would </w:delText>
        </w:r>
      </w:del>
      <w:r w:rsidRPr="60226960">
        <w:rPr>
          <w:rFonts w:ascii="Times New Roman" w:hAnsi="Times New Roman" w:eastAsia="Times New Roman" w:cs="Times New Roman"/>
          <w:lang w:val="en-GB"/>
        </w:rPr>
        <w:t xml:space="preserve">leave </w:t>
      </w:r>
      <w:ins w:author="Onno Hoffmeister (ESS)" w:date="2015-09-09T11:06:00Z" w:id="483">
        <w:r w:rsidRPr="60226960" w:rsidR="00232C5E">
          <w:rPr>
            <w:rFonts w:ascii="Times New Roman" w:hAnsi="Times New Roman" w:eastAsia="Times New Roman" w:cs="Times New Roman"/>
            <w:lang w:val="en-GB"/>
          </w:rPr>
          <w:t xml:space="preserve">important </w:t>
        </w:r>
      </w:ins>
      <w:r w:rsidRPr="60226960">
        <w:rPr>
          <w:rFonts w:ascii="Times New Roman" w:hAnsi="Times New Roman" w:eastAsia="Times New Roman" w:cs="Times New Roman"/>
          <w:lang w:val="en-GB"/>
        </w:rPr>
        <w:t xml:space="preserve">other </w:t>
      </w:r>
      <w:ins w:author="Onno Hoffmeister (ESS)" w:date="2015-09-09T11:06:00Z" w:id="484">
        <w:r w:rsidRPr="60226960" w:rsidR="00232C5E">
          <w:rPr>
            <w:rFonts w:ascii="Times New Roman" w:hAnsi="Times New Roman" w:eastAsia="Times New Roman" w:cs="Times New Roman"/>
            <w:lang w:val="en-GB"/>
          </w:rPr>
          <w:t xml:space="preserve">information </w:t>
        </w:r>
      </w:ins>
      <w:r w:rsidRPr="60226960">
        <w:rPr>
          <w:rFonts w:ascii="Times New Roman" w:hAnsi="Times New Roman" w:eastAsia="Times New Roman" w:cs="Times New Roman"/>
          <w:lang w:val="en-GB"/>
        </w:rPr>
        <w:t>needs (</w:t>
      </w:r>
      <w:ins w:author="Onno Hoffmeister (ESS)" w:date="2015-09-09T11:07:00Z" w:id="485">
        <w:r w:rsidRPr="60226960" w:rsidR="00232C5E">
          <w:rPr>
            <w:rFonts w:ascii="Times New Roman" w:hAnsi="Times New Roman" w:eastAsia="Times New Roman" w:cs="Times New Roman"/>
            <w:lang w:val="en-GB"/>
          </w:rPr>
          <w:t xml:space="preserve">e.g. on </w:t>
        </w:r>
      </w:ins>
      <w:r w:rsidRPr="60226960">
        <w:rPr>
          <w:rFonts w:ascii="Times New Roman" w:hAnsi="Times New Roman" w:eastAsia="Times New Roman" w:cs="Times New Roman"/>
          <w:lang w:val="en-GB"/>
        </w:rPr>
        <w:t>productivity</w:t>
      </w:r>
      <w:del w:author="Onno Hoffmeister (ESS)" w:date="2015-09-09T11:07:00Z" w:id="486">
        <w:r w:rsidRPr="009616CB" w:rsidDel="00232C5E">
          <w:rPr>
            <w:rFonts w:ascii="Times New Roman" w:hAnsi="Times New Roman" w:cs="Times New Roman"/>
            <w:lang w:val="en-GB"/>
          </w:rPr>
          <w:delText xml:space="preserve"> measures</w:delText>
        </w:r>
      </w:del>
      <w:r w:rsidRPr="60226960">
        <w:rPr>
          <w:rFonts w:ascii="Times New Roman" w:hAnsi="Times New Roman" w:eastAsia="Times New Roman" w:cs="Times New Roman"/>
          <w:lang w:val="en-GB"/>
        </w:rPr>
        <w:t xml:space="preserve">) largely unaddressed. </w:t>
      </w:r>
    </w:p>
    <w:p xmlns:wp14="http://schemas.microsoft.com/office/word/2010/wordml" w:rsidRPr="009616CB" w:rsidR="004F65E4" w:rsidP="00232C5E" w:rsidRDefault="004F65E4" w14:paraId="50779314" wp14:textId="77777777">
      <w:pPr>
        <w:jc w:val="both"/>
        <w:rPr>
          <w:rFonts w:ascii="Times New Roman" w:hAnsi="Times New Roman" w:cs="Times New Roman"/>
          <w:color w:val="000000" w:themeColor="text1"/>
          <w:lang w:val="en-GB"/>
        </w:rPr>
      </w:pPr>
      <w:del w:author="Onno Hoffmeister (ESS)" w:date="2015-09-09T11:07:00Z" w:id="487">
        <w:r w:rsidRPr="009616CB" w:rsidDel="00232C5E">
          <w:rPr>
            <w:rFonts w:ascii="Times New Roman" w:hAnsi="Times New Roman" w:cs="Times New Roman"/>
            <w:lang w:val="en-GB"/>
          </w:rPr>
          <w:delText>In addition to censuses and surveys, s</w:delText>
        </w:r>
      </w:del>
      <w:ins w:author="Onno Hoffmeister (ESS)" w:date="2015-09-09T11:07:00Z" w:id="488">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author="Josh Browning" w:date="2015-09-03T12:40:00Z" w:id="489">
        <w:r w:rsidRPr="009616CB">
          <w:rPr>
            <w:rFonts w:ascii="Times New Roman" w:hAnsi="Times New Roman" w:cs="Times New Roman"/>
            <w:lang w:val="en-GB"/>
          </w:rPr>
          <w:delText>slaughtering</w:delText>
        </w:r>
      </w:del>
      <w:ins w:author="Josh Browning" w:date="2015-08-31T19:33:00Z" w:id="490">
        <w:r w:rsidRPr="009616CB">
          <w:rPr>
            <w:rFonts w:ascii="Times New Roman" w:hAnsi="Times New Roman" w:cs="Times New Roman"/>
            <w:lang w:val="en-GB"/>
          </w:rPr>
          <w:t>slaughter</w:t>
        </w:r>
      </w:ins>
      <w:ins w:author="Josh Browning" w:date="2015-08-31T06:24:00Z" w:id="491">
        <w:r w:rsidR="00AA17A3">
          <w:rPr>
            <w:rFonts w:ascii="Times New Roman" w:hAnsi="Times New Roman" w:cs="Times New Roman"/>
            <w:lang w:val="en-GB"/>
          </w:rPr>
          <w:t>ed animals</w:t>
        </w:r>
      </w:ins>
      <w:del w:author="Josh Browning" w:date="2015-08-31T06:24:00Z" w:id="492">
        <w:r w:rsidRPr="009616CB" w:rsidDel="00AA17A3">
          <w:rPr>
            <w:rFonts w:ascii="Times New Roman" w:hAnsi="Times New Roman" w:cs="Times New Roman"/>
            <w:lang w:val="en-GB"/>
          </w:rPr>
          <w:delText>ing</w:delText>
        </w:r>
      </w:del>
      <w:del w:author="Josh Browning" w:date="2015-08-31T19:33:00Z" w:id="493">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author="Onno Hoffmeister (ESS)" w:date="2015-09-09T11:08:00Z" w:name="move429560209" w:id="494"/>
      <w:moveFrom w:author="Onno Hoffmeister (ESS)" w:date="2015-09-09T11:08:00Z" w:id="495">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494"/>
      <w:r w:rsidRPr="009616CB">
        <w:rPr>
          <w:rFonts w:ascii="Times New Roman" w:hAnsi="Times New Roman" w:cs="Times New Roman"/>
          <w:lang w:val="en-GB"/>
        </w:rPr>
        <w:t>and thus instruct their relevant agencies to keep a record</w:t>
      </w:r>
      <w:ins w:author="Onno Hoffmeister (ESS)" w:date="2015-09-09T11:08:00Z" w:id="496">
        <w:r w:rsidR="00232C5E">
          <w:rPr>
            <w:rFonts w:ascii="Times New Roman" w:hAnsi="Times New Roman" w:cs="Times New Roman"/>
            <w:lang w:val="en-GB"/>
          </w:rPr>
          <w:t xml:space="preserve"> </w:t>
        </w:r>
      </w:ins>
      <w:moveToRangeStart w:author="Onno Hoffmeister (ESS)" w:date="2015-09-09T11:08:00Z" w:name="move429560209" w:id="497"/>
      <w:moveTo w:author="Onno Hoffmeister (ESS)" w:date="2015-09-09T11:08:00Z" w:id="498">
        <w:r w:rsidRPr="009616CB" w:rsidR="00232C5E">
          <w:rPr>
            <w:rFonts w:ascii="Times New Roman" w:hAnsi="Times New Roman" w:cs="Times New Roman"/>
            <w:lang w:val="en-GB"/>
          </w:rPr>
          <w:t xml:space="preserve">(Pica-Ciamarra </w:t>
        </w:r>
        <w:r w:rsidRPr="009616CB" w:rsidR="00232C5E">
          <w:rPr>
            <w:rFonts w:ascii="Times New Roman" w:hAnsi="Times New Roman" w:cs="Times New Roman"/>
            <w:i/>
            <w:lang w:val="en-GB"/>
          </w:rPr>
          <w:t xml:space="preserve">et al. </w:t>
        </w:r>
        <w:r w:rsidRPr="009616CB" w:rsidR="00232C5E">
          <w:rPr>
            <w:rFonts w:ascii="Times New Roman" w:hAnsi="Times New Roman" w:cs="Times New Roman"/>
            <w:lang w:val="en-GB"/>
          </w:rPr>
          <w:t>2014, p. 35f)</w:t>
        </w:r>
      </w:moveTo>
      <w:moveToRangeEnd w:id="497"/>
      <w:r w:rsidRPr="009616CB">
        <w:rPr>
          <w:rFonts w:ascii="Times New Roman" w:hAnsi="Times New Roman" w:cs="Times New Roman"/>
          <w:lang w:val="en-GB"/>
        </w:rPr>
        <w:t xml:space="preserve">. These administrative data can constitute a valuable source of information for the compilation of the FBS production figures. </w:t>
      </w:r>
      <w:del w:author="Onno Hoffmeister (ESS)" w:date="2015-09-09T11:08:00Z" w:id="499">
        <w:r w:rsidRPr="009616CB" w:rsidDel="00232C5E">
          <w:rPr>
            <w:rFonts w:ascii="Times New Roman" w:hAnsi="Times New Roman" w:cs="Times New Roman"/>
            <w:lang w:val="en-GB"/>
          </w:rPr>
          <w:delText xml:space="preserve">This is particularly the </w:delText>
        </w:r>
      </w:del>
      <w:ins w:author="Onno Hoffmeister (ESS)" w:date="2015-09-09T11:09:00Z" w:id="500">
        <w:r w:rsidR="00232C5E">
          <w:rPr>
            <w:rFonts w:ascii="Times New Roman" w:hAnsi="Times New Roman" w:cs="Times New Roman"/>
            <w:lang w:val="en-GB"/>
          </w:rPr>
          <w:t xml:space="preserve">When </w:t>
        </w:r>
      </w:ins>
      <w:del w:author="Onno Hoffmeister (ESS)" w:date="2015-09-09T11:09:00Z" w:id="501">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is concentrated in a small number of large production or processing units</w:t>
      </w:r>
      <w:ins w:author="Onno Hoffmeister (ESS)" w:date="2015-09-09T11:08:00Z" w:id="502">
        <w:r w:rsidR="00232C5E">
          <w:rPr>
            <w:rFonts w:ascii="Times New Roman" w:hAnsi="Times New Roman" w:cs="Times New Roman"/>
            <w:color w:val="000000" w:themeColor="text1"/>
            <w:lang w:val="en-GB"/>
          </w:rPr>
          <w:t xml:space="preserve"> or </w:t>
        </w:r>
      </w:ins>
      <w:del w:author="Onno Hoffmeister (ESS)" w:date="2015-09-09T11:08:00Z" w:id="503">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author="Onno Hoffmeister (ESS)" w:date="2015-09-09T11:08:00Z" w:id="504">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author="Onno Hoffmeister (ESS)" w:date="2015-09-09T11:09:00Z" w:id="505">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author="Onno Hoffmeister (ESS)" w:date="2015-09-09T11:09:00Z" w:id="506">
        <w:r w:rsidRPr="009616CB" w:rsidDel="00232C5E">
          <w:rPr>
            <w:rFonts w:ascii="Times New Roman" w:hAnsi="Times New Roman" w:cs="Times New Roman"/>
            <w:color w:val="000000" w:themeColor="text1"/>
            <w:lang w:val="en-GB"/>
          </w:rPr>
          <w:delText xml:space="preserve">administrative data </w:delText>
        </w:r>
      </w:del>
      <w:ins w:author="Onno Hoffmeister (ESS)" w:date="2015-09-09T11:09:00Z" w:id="507">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author="Onno Hoffmeister (ESS)" w:date="2015-09-09T11:10:00Z" w:id="508">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author="Onno Hoffmeister (ESS)" w:date="2015-09-09T11:10:00Z" w:id="509">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author="Onno Hoffmeister (ESS)" w:date="2015-09-09T11:10:00Z" w:id="510">
        <w:r w:rsidRPr="009616CB" w:rsidDel="00232C5E">
          <w:rPr>
            <w:rFonts w:ascii="Times New Roman" w:hAnsi="Times New Roman" w:cs="Times New Roman"/>
            <w:color w:val="000000" w:themeColor="text1"/>
            <w:lang w:val="en-GB"/>
          </w:rPr>
          <w:delText>In these cases, t</w:delText>
        </w:r>
      </w:del>
      <w:ins w:author="Onno Hoffmeister (ESS)" w:date="2015-09-09T11:10:00Z" w:id="511">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author="Onno Hoffmeister (ESS)" w:date="2015-09-09T11:10:00Z" w:id="512">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author="Onno Hoffmeister (ESS)" w:date="2015-09-09T11:11:00Z" w:id="513">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author="Onno Hoffmeister (ESS)" w:date="2015-09-09T11:11:00Z" w:id="514">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author="Onno Hoffmeister (ESS)" w:date="2015-09-09T11:11:00Z" w:id="515">
        <w:r w:rsidRPr="009616CB" w:rsidR="00232C5E">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author="Onno Hoffmeister (ESS)" w:date="2015-09-09T11:11:00Z" w:id="516">
        <w:r w:rsidRPr="009616CB" w:rsidR="00232C5E">
          <w:rPr>
            <w:rFonts w:ascii="Times New Roman" w:hAnsi="Times New Roman" w:cs="Times New Roman"/>
            <w:color w:val="000000" w:themeColor="text1"/>
            <w:lang w:val="en-GB"/>
          </w:rPr>
          <w:t>the involved companies</w:t>
        </w:r>
      </w:ins>
      <w:del w:author="Onno Hoffmeister (ESS)" w:date="2015-09-09T11:12:00Z" w:id="517">
        <w:r w:rsidRPr="009616CB" w:rsidDel="00232C5E">
          <w:rPr>
            <w:rFonts w:ascii="Times New Roman" w:hAnsi="Times New Roman" w:cs="Times New Roman"/>
            <w:color w:val="000000" w:themeColor="text1"/>
            <w:lang w:val="en-GB"/>
          </w:rPr>
          <w:delText>different sources</w:delText>
        </w:r>
      </w:del>
      <w:del w:author="Josh Browning" w:date="2015-08-31T06:25:00Z" w:id="518">
        <w:r w:rsidRPr="009616CB">
          <w:rPr>
            <w:rFonts w:ascii="Times New Roman" w:hAnsi="Times New Roman" w:cs="Times New Roman"/>
            <w:color w:val="000000" w:themeColor="text1"/>
            <w:lang w:val="en-GB"/>
          </w:rPr>
          <w:delText xml:space="preserve">. These include </w:delText>
        </w:r>
      </w:del>
      <w:ins w:author="Josh Browning" w:date="2015-08-31T06:25:00Z" w:id="519">
        <w:del w:author="Onno Hoffmeister (ESS)" w:date="2015-09-09T11:12:00Z" w:id="520">
          <w:r w:rsidDel="00232C5E" w:rsidR="00AA17A3">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author="Onno Hoffmeister (ESS)" w:date="2015-09-09T11:12:00Z" w:id="521">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tax authorities</w:t>
      </w:r>
      <w:proofErr w:type="gramStart"/>
      <w:r w:rsidRPr="009616CB">
        <w:rPr>
          <w:rFonts w:ascii="Times New Roman" w:hAnsi="Times New Roman" w:cs="Times New Roman"/>
          <w:color w:val="000000" w:themeColor="text1"/>
          <w:lang w:val="en-GB"/>
        </w:rPr>
        <w:t xml:space="preserve">, </w:t>
      </w:r>
      <w:proofErr w:type="gramEnd"/>
      <w:del w:author="Onno Hoffmeister (ESS)" w:date="2015-09-09T11:11:00Z" w:id="522">
        <w:r w:rsidRPr="009616CB" w:rsidDel="00232C5E">
          <w:rPr>
            <w:rFonts w:ascii="Times New Roman" w:hAnsi="Times New Roman" w:cs="Times New Roman"/>
            <w:color w:val="000000" w:themeColor="text1"/>
            <w:lang w:val="en-GB"/>
          </w:rPr>
          <w:delText xml:space="preserve">the involved companies directly </w:delText>
        </w:r>
      </w:del>
      <w:del w:author="Josh Browning" w:date="2015-08-31T06:25:00Z" w:id="523">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author="Josh Browning" w:date="2015-08-31T19:33:00Z" w:id="524">
        <w:r w:rsidRPr="009616CB">
          <w:rPr>
            <w:rFonts w:ascii="Times New Roman" w:hAnsi="Times New Roman" w:cs="Times New Roman"/>
            <w:color w:val="000000" w:themeColor="text1"/>
            <w:lang w:val="en-GB"/>
          </w:rPr>
          <w:t xml:space="preserve"> </w:t>
        </w:r>
      </w:ins>
      <w:ins w:author="Josh Browning" w:date="2015-08-31T06:25:00Z" w:id="525">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26">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w:t>
      </w:r>
      <w:r w:rsidRPr="009616CB">
        <w:rPr>
          <w:rFonts w:ascii="Times New Roman" w:hAnsi="Times New Roman" w:cs="Times New Roman"/>
          <w:color w:val="000000" w:themeColor="text1"/>
          <w:lang w:val="en-GB"/>
        </w:rPr>
        <w:lastRenderedPageBreak/>
        <w:t>industry organizations (flour millers association, etc.)</w:t>
      </w:r>
      <w:del w:author="Onno Hoffmeister (ESS)" w:date="2015-09-09T11:12:00Z" w:id="527">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4D625A4E"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925E69" w:rsidRDefault="00925E69" w14:paraId="304F13C2" wp14:textId="77777777" wp14:noSpellErr="1">
      <w:pPr>
        <w:jc w:val="both"/>
        <w:rPr>
          <w:rFonts w:ascii="Times New Roman" w:hAnsi="Times New Roman" w:cs="Times New Roman"/>
          <w:lang w:val="en-GB"/>
        </w:rPr>
      </w:pPr>
      <w:ins w:author="Onno Hoffmeister (ESS)" w:date="2015-09-09T11:16:00Z" w:id="528">
        <w:r w:rsidRPr="60226960">
          <w:rPr>
            <w:rFonts w:ascii="Times New Roman" w:hAnsi="Times New Roman" w:eastAsia="Times New Roman" w:cs="Times New Roman"/>
            <w:lang w:val="en-GB"/>
          </w:rPr>
          <w:t xml:space="preserve">Whenever the data is collected through surveys, </w:t>
        </w:r>
      </w:ins>
      <w:del w:author="Onno Hoffmeister (ESS)" w:date="2015-09-09T11:17:00Z" w:id="529">
        <w:r w:rsidRPr="009616CB" w:rsidDel="00925E69" w:rsidR="004F65E4">
          <w:rPr>
            <w:rFonts w:ascii="Times New Roman" w:hAnsi="Times New Roman" w:cs="Times New Roman"/>
            <w:lang w:val="en-GB"/>
          </w:rPr>
          <w:delText xml:space="preserve">Once a sample has been drawn, by any of the methods above, </w:delText>
        </w:r>
      </w:del>
      <w:ins w:author="Onno Hoffmeister (ESS)" w:date="2015-09-09T11:17:00Z" w:id="530">
        <w:r w:rsidRPr="60226960">
          <w:rPr>
            <w:rFonts w:ascii="Times New Roman" w:hAnsi="Times New Roman" w:eastAsia="Times New Roman" w:cs="Times New Roman"/>
            <w:lang w:val="en-GB"/>
          </w:rPr>
          <w:t xml:space="preserve">the </w:t>
        </w:r>
      </w:ins>
      <w:r w:rsidRPr="60226960" w:rsidR="004F65E4">
        <w:rPr>
          <w:rFonts w:ascii="Times New Roman" w:hAnsi="Times New Roman" w:eastAsia="Times New Roman" w:cs="Times New Roman"/>
          <w:lang w:val="en-GB"/>
        </w:rPr>
        <w:t xml:space="preserve">production </w:t>
      </w:r>
      <w:ins w:author="Onno Hoffmeister (ESS)" w:date="2015-09-09T11:17:00Z" w:id="531">
        <w:r w:rsidRPr="60226960">
          <w:rPr>
            <w:rFonts w:ascii="Times New Roman" w:hAnsi="Times New Roman" w:eastAsia="Times New Roman" w:cs="Times New Roman"/>
            <w:lang w:val="en-GB"/>
          </w:rPr>
          <w:t xml:space="preserve">of each </w:t>
        </w:r>
      </w:ins>
      <w:ins w:author="Onno Hoffmeister (ESS)" w:date="2015-09-09T11:18:00Z" w:id="532">
        <w:r w:rsidRPr="60226960">
          <w:rPr>
            <w:rFonts w:ascii="Times New Roman" w:hAnsi="Times New Roman" w:eastAsia="Times New Roman" w:cs="Times New Roman"/>
            <w:lang w:val="en-GB"/>
          </w:rPr>
          <w:t xml:space="preserve">survey </w:t>
        </w:r>
      </w:ins>
      <w:ins w:author="Onno Hoffmeister (ESS)" w:date="2015-09-09T11:17:00Z" w:id="533">
        <w:r w:rsidRPr="60226960">
          <w:rPr>
            <w:rFonts w:ascii="Times New Roman" w:hAnsi="Times New Roman" w:eastAsia="Times New Roman" w:cs="Times New Roman"/>
            <w:lang w:val="en-GB"/>
          </w:rPr>
          <w:t xml:space="preserve">unit </w:t>
        </w:r>
      </w:ins>
      <w:r w:rsidRPr="60226960" w:rsidR="004F65E4">
        <w:rPr>
          <w:rFonts w:ascii="Times New Roman" w:hAnsi="Times New Roman" w:eastAsia="Times New Roman" w:cs="Times New Roman"/>
          <w:lang w:val="en-GB"/>
        </w:rPr>
        <w:t>needs to be measured</w:t>
      </w:r>
      <w:del w:author="Onno Hoffmeister (ESS)" w:date="2015-09-09T11:18:00Z" w:id="534">
        <w:r w:rsidRPr="009616CB" w:rsidDel="00925E69" w:rsidR="004F65E4">
          <w:rPr>
            <w:rFonts w:ascii="Times New Roman" w:hAnsi="Times New Roman" w:cs="Times New Roman"/>
            <w:lang w:val="en-GB"/>
          </w:rPr>
          <w:delText xml:space="preserve"> for every sampled unit</w:delText>
        </w:r>
      </w:del>
      <w:r w:rsidRPr="60226960" w:rsidR="004F65E4">
        <w:rPr>
          <w:rFonts w:ascii="Times New Roman" w:hAnsi="Times New Roman" w:eastAsia="Times New Roman" w:cs="Times New Roman"/>
          <w:lang w:val="en-GB"/>
        </w:rPr>
        <w:t>. To this end, a variety of methods have been developed. They are reviewed below, first for production of crops, then for production of livestock products.</w:t>
      </w:r>
      <w:r w:rsidRPr="60226960" w:rsidR="004F65E4">
        <w:rPr>
          <w:rStyle w:val="FootnoteReference"/>
          <w:rFonts w:ascii="Times New Roman" w:hAnsi="Times New Roman" w:eastAsia="Times New Roman" w:cs="Times New Roman"/>
          <w:lang w:val="en-GB"/>
        </w:rPr>
        <w:footnoteReference w:id="14"/>
      </w:r>
    </w:p>
    <w:p xmlns:wp14="http://schemas.microsoft.com/office/word/2010/wordml" w:rsidRPr="009616CB" w:rsidR="004F65E4" w:rsidP="004F65E4" w:rsidRDefault="004F65E4" w14:paraId="47A1D52E"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0926ED83"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536040" w:rsidRDefault="004F65E4" w14:paraId="4DABBE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w:t>
      </w:r>
      <w:r w:rsidRPr="60226960">
        <w:rPr>
          <w:rFonts w:ascii="Times New Roman" w:hAnsi="Times New Roman" w:eastAsia="Times New Roman" w:cs="Times New Roman"/>
          <w:i w:val="1"/>
          <w:iCs w:val="1"/>
          <w:lang w:val="en-GB"/>
        </w:rPr>
        <w:t>direct measurement</w:t>
      </w:r>
      <w:r w:rsidRPr="60226960">
        <w:rPr>
          <w:rFonts w:ascii="Times New Roman" w:hAnsi="Times New Roman" w:eastAsia="Times New Roman" w:cs="Times New Roman"/>
          <w:lang w:val="en-GB"/>
        </w:rPr>
        <w:t xml:space="preserve"> of </w:t>
      </w:r>
      <w:commentRangeStart w:id="535"/>
      <w:commentRangeStart w:id="536"/>
      <w:r w:rsidRPr="60226960">
        <w:rPr>
          <w:rFonts w:ascii="Times New Roman" w:hAnsi="Times New Roman" w:eastAsia="Times New Roman" w:cs="Times New Roman"/>
          <w:lang w:val="en-GB"/>
        </w:rPr>
        <w:t>crops production</w:t>
      </w:r>
      <w:ins w:author="Josh Browning" w:date="2015-08-31T19:33:00Z" w:id="537">
        <w:commentRangeEnd w:id="535"/>
        <w:r w:rsidR="00AA17A3">
          <w:rPr>
            <w:rStyle w:val="CommentReference"/>
          </w:rPr>
          <w:commentReference w:id="535"/>
        </w:r>
      </w:ins>
      <w:commentRangeEnd w:id="536"/>
      <w:r w:rsidR="00925E69">
        <w:rPr>
          <w:rStyle w:val="CommentReference"/>
        </w:rPr>
        <w:commentReference w:id="536"/>
      </w:r>
      <w:ins w:author="Josh Browning" w:date="2015-08-31T06:28:00Z" w:id="538">
        <w:r w:rsidRPr="60226960" w:rsidR="00AA17A3">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author="Onno Hoffmeister (ESS)" w:date="2015-09-09T11:26:00Z" w:id="539">
        <w:r w:rsidRPr="009616CB" w:rsidDel="00536040">
          <w:rPr>
            <w:rFonts w:ascii="Times New Roman" w:hAnsi="Times New Roman" w:cs="Times New Roman"/>
            <w:lang w:val="en-GB"/>
          </w:rPr>
          <w:delText xml:space="preserve">that number </w:delText>
        </w:r>
      </w:del>
      <w:ins w:author="Onno Hoffmeister (ESS)" w:date="2015-09-09T11:26:00Z" w:id="540">
        <w:r w:rsidRPr="60226960" w:rsidR="00536040">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by the average weight of one unit, assessed on the basis of a sample of units</w:t>
      </w:r>
      <w:del w:author="Onno Hoffmeister (ESS)" w:date="2015-09-09T11:26:00Z" w:id="541">
        <w:r w:rsidRPr="009616CB" w:rsidDel="00536040">
          <w:rPr>
            <w:rFonts w:ascii="Times New Roman" w:hAnsi="Times New Roman" w:cs="Times New Roman"/>
            <w:lang w:val="en-GB"/>
          </w:rPr>
          <w:delText xml:space="preserve"> drawn by the enumerator</w:delText>
        </w:r>
      </w:del>
      <w:r w:rsidRPr="60226960">
        <w:rPr>
          <w:rFonts w:ascii="Times New Roman" w:hAnsi="Times New Roman" w:eastAsia="Times New Roman" w:cs="Times New Roman"/>
          <w:lang w:val="en-GB"/>
        </w:rPr>
        <w:t xml:space="preserve">. When harvest takes place at several times of the year, enumerators may visit farmers regularly, ideally each day, to record the amount of </w:t>
      </w:r>
      <w:del w:author="Onno Hoffmeister (ESS)" w:date="2015-09-09T11:26:00Z" w:id="542">
        <w:r w:rsidRPr="009616CB" w:rsidDel="00536040">
          <w:rPr>
            <w:rFonts w:ascii="Times New Roman" w:hAnsi="Times New Roman" w:cs="Times New Roman"/>
            <w:lang w:val="en-GB"/>
          </w:rPr>
          <w:delText xml:space="preserve">any </w:delText>
        </w:r>
      </w:del>
      <w:r w:rsidRPr="60226960">
        <w:rPr>
          <w:rFonts w:ascii="Times New Roman" w:hAnsi="Times New Roman" w:eastAsia="Times New Roman" w:cs="Times New Roman"/>
          <w:lang w:val="en-GB"/>
        </w:rPr>
        <w:t xml:space="preserve">crop harvested since the previous visit. Alternatively, the amount of the harvest can be inquired from </w:t>
      </w:r>
      <w:del w:author="Onno Hoffmeister (ESS)" w:date="2015-09-09T11:28:00Z" w:id="543">
        <w:r w:rsidRPr="009616CB" w:rsidDel="00536040">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farmers, ideally in combination with </w:t>
      </w:r>
      <w:del w:author="Onno Hoffmeister (ESS)" w:date="2015-09-09T11:28:00Z" w:id="544">
        <w:r w:rsidRPr="009616CB" w:rsidDel="00536040">
          <w:rPr>
            <w:rFonts w:ascii="Times New Roman" w:hAnsi="Times New Roman" w:cs="Times New Roman"/>
            <w:lang w:val="en-GB"/>
          </w:rPr>
          <w:delText xml:space="preserve">certain </w:delText>
        </w:r>
      </w:del>
      <w:r w:rsidRPr="60226960">
        <w:rPr>
          <w:rFonts w:ascii="Times New Roman" w:hAnsi="Times New Roman" w:eastAsia="Times New Roman" w:cs="Times New Roman"/>
          <w:lang w:val="en-GB"/>
        </w:rPr>
        <w:t xml:space="preserve">checks by the </w:t>
      </w:r>
      <w:ins w:author="Josh Browning" w:date="2015-08-31T06:28:00Z" w:id="545">
        <w:r w:rsidRPr="60226960" w:rsidR="00AA17A3">
          <w:rPr>
            <w:rFonts w:ascii="Times New Roman" w:hAnsi="Times New Roman" w:eastAsia="Times New Roman" w:cs="Times New Roman"/>
            <w:lang w:val="en-GB"/>
          </w:rPr>
          <w:t>e</w:t>
        </w:r>
      </w:ins>
      <w:ins w:author="Josh Browning" w:date="2015-08-31T19:33:00Z" w:id="546">
        <w:r w:rsidRPr="60226960">
          <w:rPr>
            <w:rFonts w:ascii="Times New Roman" w:hAnsi="Times New Roman" w:eastAsia="Times New Roman" w:cs="Times New Roman"/>
            <w:lang w:val="en-GB"/>
          </w:rPr>
          <w:t>numerator</w:t>
        </w:r>
      </w:ins>
      <w:del w:author="Josh Browning" w:date="2015-08-31T19:33:00Z" w:id="547">
        <w:r w:rsidRPr="009616CB">
          <w:rPr>
            <w:rFonts w:ascii="Times New Roman" w:hAnsi="Times New Roman" w:cs="Times New Roman"/>
            <w:lang w:val="en-GB"/>
          </w:rPr>
          <w:delText>numerator</w:delText>
        </w:r>
      </w:del>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i w:val="1"/>
          <w:iCs w:val="1"/>
          <w:lang w:val="en-GB"/>
        </w:rPr>
        <w:t>e.g.</w:t>
      </w:r>
      <w:r w:rsidRPr="60226960">
        <w:rPr>
          <w:rFonts w:ascii="Times New Roman" w:hAnsi="Times New Roman" w:eastAsia="Times New Roman" w:cs="Times New Roman"/>
          <w:lang w:val="en-GB"/>
        </w:rPr>
        <w:t xml:space="preserve"> </w:t>
      </w:r>
      <w:del w:author="Onno Hoffmeister (ESS)" w:date="2015-09-09T11:28:00Z" w:id="548">
        <w:r w:rsidRPr="009616CB" w:rsidDel="00536040">
          <w:rPr>
            <w:rFonts w:ascii="Times New Roman" w:hAnsi="Times New Roman" w:cs="Times New Roman"/>
            <w:lang w:val="en-GB"/>
          </w:rPr>
          <w:delText xml:space="preserve">by inspecting </w:delText>
        </w:r>
      </w:del>
      <w:ins w:author="Onno Hoffmeister (ESS)" w:date="2015-09-09T11:28:00Z" w:id="549">
        <w:r w:rsidRPr="60226960" w:rsidR="00536040">
          <w:rPr>
            <w:rFonts w:ascii="Times New Roman" w:hAnsi="Times New Roman" w:eastAsia="Times New Roman" w:cs="Times New Roman"/>
            <w:lang w:val="en-GB"/>
          </w:rPr>
          <w:t>inspecti</w:t>
        </w:r>
        <w:r w:rsidRPr="60226960" w:rsidR="00536040">
          <w:rPr>
            <w:rFonts w:ascii="Times New Roman" w:hAnsi="Times New Roman" w:eastAsia="Times New Roman" w:cs="Times New Roman"/>
            <w:lang w:val="en-GB"/>
          </w:rPr>
          <w:t>on of</w:t>
        </w:r>
        <w:r w:rsidRPr="60226960" w:rsidR="0053604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the storage facilities, to prevent false reporting. To reduce recall error, particularly in cases of extended harvest periods, </w:t>
      </w:r>
      <w:ins w:author="Onno Hoffmeister (ESS)" w:date="2015-09-09T11:28:00Z" w:id="550">
        <w:r w:rsidRPr="60226960" w:rsidR="00536040">
          <w:rPr>
            <w:rFonts w:ascii="Times New Roman" w:hAnsi="Times New Roman" w:eastAsia="Times New Roman" w:cs="Times New Roman"/>
            <w:lang w:val="en-GB"/>
          </w:rPr>
          <w:t xml:space="preserve">often </w:t>
        </w:r>
      </w:ins>
      <w:del w:author="Onno Hoffmeister (ESS)" w:date="2015-09-09T11:29:00Z" w:id="551">
        <w:r w:rsidRPr="009616CB" w:rsidDel="00536040">
          <w:rPr>
            <w:rFonts w:ascii="Times New Roman" w:hAnsi="Times New Roman" w:cs="Times New Roman"/>
            <w:lang w:val="en-GB"/>
          </w:rPr>
          <w:delText xml:space="preserve">a common method consists in the use of </w:delText>
        </w:r>
      </w:del>
      <w:r w:rsidRPr="60226960">
        <w:rPr>
          <w:rFonts w:ascii="Times New Roman" w:hAnsi="Times New Roman" w:eastAsia="Times New Roman" w:cs="Times New Roman"/>
          <w:lang w:val="en-GB"/>
        </w:rPr>
        <w:t>so-called crop cards</w:t>
      </w:r>
      <w:ins w:author="Onno Hoffmeister (ESS)" w:date="2015-09-09T11:29:00Z" w:id="552">
        <w:r w:rsidRPr="60226960" w:rsidR="0053604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on which farmers record the results of each single harvest</w:t>
      </w:r>
      <w:ins w:author="Onno Hoffmeister (ESS)" w:date="2015-09-09T11:29:00Z" w:id="553">
        <w:r w:rsidRPr="60226960" w:rsidR="00536040">
          <w:rPr>
            <w:rFonts w:ascii="Times New Roman" w:hAnsi="Times New Roman" w:eastAsia="Times New Roman" w:cs="Times New Roman"/>
            <w:lang w:val="en-GB"/>
          </w:rPr>
          <w:t>, are used</w:t>
        </w:r>
      </w:ins>
      <w:r w:rsidRPr="60226960">
        <w:rPr>
          <w:rFonts w:ascii="Times New Roman" w:hAnsi="Times New Roman" w:eastAsia="Times New Roman" w:cs="Times New Roman"/>
          <w:lang w:val="en-GB"/>
        </w:rPr>
        <w:t xml:space="preserve">. As under the direct approach only one variable is measured, this approach can in general be expected to lead to smaller measurement error of the </w:t>
      </w:r>
      <w:del w:author="Onno Hoffmeister (ESS)" w:date="2015-09-09T11:29:00Z" w:id="554">
        <w:r w:rsidRPr="009616CB" w:rsidDel="00536040">
          <w:rPr>
            <w:rFonts w:ascii="Times New Roman" w:hAnsi="Times New Roman" w:cs="Times New Roman"/>
            <w:lang w:val="en-GB"/>
          </w:rPr>
          <w:delText xml:space="preserve">estimate of </w:delText>
        </w:r>
      </w:del>
      <w:r w:rsidRPr="60226960">
        <w:rPr>
          <w:rFonts w:ascii="Times New Roman" w:hAnsi="Times New Roman" w:eastAsia="Times New Roman" w:cs="Times New Roman"/>
          <w:lang w:val="en-GB"/>
        </w:rPr>
        <w:t xml:space="preserve">production </w:t>
      </w:r>
      <w:ins w:author="Onno Hoffmeister (ESS)" w:date="2015-09-09T11:29:00Z" w:id="555">
        <w:r w:rsidRPr="60226960" w:rsidR="00536040">
          <w:rPr>
            <w:rFonts w:ascii="Times New Roman" w:hAnsi="Times New Roman" w:eastAsia="Times New Roman" w:cs="Times New Roman"/>
            <w:lang w:val="en-GB"/>
          </w:rPr>
          <w:t xml:space="preserve">figure </w:t>
        </w:r>
      </w:ins>
      <w:r w:rsidRPr="60226960">
        <w:rPr>
          <w:rFonts w:ascii="Times New Roman" w:hAnsi="Times New Roman" w:eastAsia="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D81076" w:rsidRDefault="004F65E4" w14:paraId="45777610" wp14:textId="77777777">
      <w:pPr>
        <w:jc w:val="both"/>
        <w:rPr>
          <w:rFonts w:ascii="Times New Roman" w:hAnsi="Times New Roman" w:cs="Times New Roman"/>
          <w:lang w:val="en-GB"/>
        </w:rPr>
      </w:pPr>
      <w:r w:rsidRPr="009616CB">
        <w:rPr>
          <w:rFonts w:ascii="Times New Roman" w:hAnsi="Times New Roman" w:cs="Times New Roman"/>
          <w:i/>
          <w:lang w:val="en-GB"/>
        </w:rPr>
        <w:lastRenderedPageBreak/>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556">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557">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558">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559">
        <w:r w:rsidRPr="009616CB">
          <w:rPr>
            <w:rFonts w:ascii="Times New Roman" w:hAnsi="Times New Roman" w:cs="Times New Roman"/>
            <w:lang w:val="en-GB"/>
          </w:rPr>
          <w:t>assess</w:t>
        </w:r>
      </w:ins>
      <w:ins w:author="Josh Browning" w:date="2015-08-31T06:31:00Z" w:id="560">
        <w:r w:rsidR="00E566EB">
          <w:rPr>
            <w:rFonts w:ascii="Times New Roman" w:hAnsi="Times New Roman" w:cs="Times New Roman"/>
            <w:lang w:val="en-GB"/>
          </w:rPr>
          <w:t>ing</w:t>
        </w:r>
      </w:ins>
      <w:del w:author="Josh Browning" w:date="2015-08-31T19:33:00Z" w:id="561">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562">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563"/>
      <w:commentRangeStart w:id="564"/>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author="Onno Hoffmeister (ESS)" w:date="2015-09-09T11:30:00Z" w:id="565">
        <w:r w:rsidR="00536040">
          <w:rPr>
            <w:rFonts w:ascii="Times New Roman" w:hAnsi="Times New Roman" w:cs="Times New Roman"/>
            <w:lang w:val="en-GB"/>
          </w:rPr>
          <w:t>(associated with a 4)</w:t>
        </w:r>
      </w:ins>
      <w:ins w:author="Onno Hoffmeister (ESS)" w:date="2015-09-09T12:14:00Z" w:id="566">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author="Onno Hoffmeister (ESS)" w:date="2015-09-09T12:14:00Z" w:id="567">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563"/>
      <w:r w:rsidR="00E566EB">
        <w:rPr>
          <w:rStyle w:val="CommentReference"/>
        </w:rPr>
        <w:commentReference w:id="563"/>
      </w:r>
      <w:r w:rsidRPr="009616CB">
        <w:rPr>
          <w:rFonts w:ascii="Times New Roman" w:hAnsi="Times New Roman" w:cs="Times New Roman"/>
          <w:lang w:val="en-GB"/>
        </w:rPr>
        <w:t xml:space="preserve"> </w:t>
      </w:r>
      <w:commentRangeEnd w:id="564"/>
      <w:r w:rsidR="00DE5D89">
        <w:rPr>
          <w:rStyle w:val="CommentReference"/>
        </w:rPr>
        <w:commentReference w:id="564"/>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author="Onno Hoffmeister (ESS)" w:date="2015-09-09T12:15:00Z" w:id="568">
        <w:r w:rsidRPr="009616CB" w:rsidDel="00D81076">
          <w:rPr>
            <w:rFonts w:ascii="Times New Roman" w:hAnsi="Times New Roman" w:cs="Times New Roman"/>
            <w:lang w:val="en-GB"/>
          </w:rPr>
          <w:delText xml:space="preserve">included in </w:delText>
        </w:r>
      </w:del>
      <w:ins w:author="Onno Hoffmeister (ESS)" w:date="2015-09-09T12:15:00Z" w:id="569">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author="Josh Browning" w:date="2015-08-31T06:33:00Z" w:id="570">
        <w:r w:rsidRPr="009616CB">
          <w:rPr>
            <w:rFonts w:ascii="Times New Roman" w:hAnsi="Times New Roman" w:cs="Times New Roman"/>
            <w:lang w:val="en-GB"/>
          </w:rPr>
          <w:delText xml:space="preserve">are </w:delText>
        </w:r>
      </w:del>
      <w:ins w:author="Josh Browning" w:date="2015-08-31T06:33:00Z" w:id="571">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572">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author="Onno Hoffmeister (ESS)" w:date="2015-09-09T12:15:00Z" w:id="573">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xmlns:wp14="http://schemas.microsoft.com/office/word/2010/wordml" w:rsidRPr="009616CB" w:rsidR="004F65E4" w:rsidP="00EB16E2" w:rsidRDefault="004F65E4" w14:paraId="637FF67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author="Onno Hoffmeister (ESS)" w:date="2015-09-09T12:16:00Z" w:id="574">
        <w:r w:rsidRPr="009616CB" w:rsidDel="00D64F7A">
          <w:rPr>
            <w:rFonts w:ascii="Times New Roman" w:hAnsi="Times New Roman" w:cs="Times New Roman"/>
            <w:lang w:val="en-GB"/>
          </w:rPr>
          <w:delText xml:space="preserve">Under </w:delText>
        </w:r>
      </w:del>
      <w:ins w:author="Onno Hoffmeister (ESS)" w:date="2015-09-09T12:16:00Z" w:id="575">
        <w:r w:rsidRPr="60226960" w:rsidR="00D64F7A">
          <w:rPr>
            <w:rFonts w:ascii="Times New Roman" w:hAnsi="Times New Roman" w:eastAsia="Times New Roman" w:cs="Times New Roman"/>
            <w:lang w:val="en-GB"/>
          </w:rPr>
          <w:t xml:space="preserve">According to </w:t>
        </w:r>
      </w:ins>
      <w:r w:rsidRPr="60226960">
        <w:rPr>
          <w:rFonts w:ascii="Times New Roman" w:hAnsi="Times New Roman" w:eastAsia="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author="Onno Hoffmeister (ESS)" w:date="2015-09-09T12:19:00Z" w:id="576">
        <w:r w:rsidRPr="009616CB" w:rsidDel="00EB16E2">
          <w:rPr>
            <w:rFonts w:ascii="Times New Roman" w:hAnsi="Times New Roman" w:cs="Times New Roman"/>
            <w:lang w:val="en-GB"/>
          </w:rPr>
          <w:delText xml:space="preserve">technically </w:delText>
        </w:r>
      </w:del>
      <w:r w:rsidRPr="60226960">
        <w:rPr>
          <w:rFonts w:ascii="Times New Roman" w:hAnsi="Times New Roman" w:eastAsia="Times New Roman" w:cs="Times New Roman"/>
          <w:lang w:val="en-GB"/>
        </w:rPr>
        <w:t>developed, method consists in the analysis of spectral data obtained from the spectral reflection of different bands in satellite images.</w:t>
      </w:r>
    </w:p>
    <w:p xmlns:wp14="http://schemas.microsoft.com/office/word/2010/wordml" w:rsidRPr="009616CB" w:rsidR="004F65E4" w:rsidP="004F65E4" w:rsidRDefault="004F65E4" w14:paraId="1B21293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EB16E2" w:rsidRDefault="004F65E4" w14:paraId="762155F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w:t>
      </w:r>
      <w:del w:author="Onno Hoffmeister (ESS)" w:date="2015-09-09T12:20:00Z" w:id="577">
        <w:r w:rsidRPr="009616CB" w:rsidDel="00EB16E2">
          <w:rPr>
            <w:rFonts w:ascii="Times New Roman" w:hAnsi="Times New Roman" w:cs="Times New Roman"/>
            <w:lang w:val="en-GB"/>
          </w:rPr>
          <w:delText xml:space="preserve">measures </w:delText>
        </w:r>
      </w:del>
      <w:r w:rsidRPr="60226960">
        <w:rPr>
          <w:rFonts w:ascii="Times New Roman" w:hAnsi="Times New Roman" w:eastAsia="Times New Roman" w:cs="Times New Roman"/>
          <w:lang w:val="en-GB"/>
        </w:rPr>
        <w:t xml:space="preserve">their average carcass weight, </w:t>
      </w:r>
      <w:del w:author="Onno Hoffmeister (ESS)" w:date="2015-09-09T12:20:00Z" w:id="578">
        <w:r w:rsidRPr="009616CB" w:rsidDel="00EB16E2">
          <w:rPr>
            <w:rFonts w:ascii="Times New Roman" w:hAnsi="Times New Roman" w:cs="Times New Roman"/>
            <w:lang w:val="en-GB"/>
          </w:rPr>
          <w:delText xml:space="preserve">or </w:delText>
        </w:r>
      </w:del>
      <w:ins w:author="Onno Hoffmeister (ESS)" w:date="2015-09-09T12:20:00Z" w:id="579">
        <w:r w:rsidRPr="60226960" w:rsidR="00EB16E2">
          <w:rPr>
            <w:rFonts w:ascii="Times New Roman" w:hAnsi="Times New Roman" w:eastAsia="Times New Roman" w:cs="Times New Roman"/>
            <w:lang w:val="en-GB"/>
          </w:rPr>
          <w:t xml:space="preserve">as well as </w:t>
        </w:r>
      </w:ins>
      <w:r w:rsidRPr="60226960">
        <w:rPr>
          <w:rFonts w:ascii="Times New Roman" w:hAnsi="Times New Roman" w:eastAsia="Times New Roman" w:cs="Times New Roman"/>
          <w:lang w:val="en-GB"/>
        </w:rPr>
        <w:t xml:space="preserve">the amount of milk, eggs or wool produced. Carcass weights may </w:t>
      </w:r>
      <w:del w:author="Onno Hoffmeister (ESS)" w:date="2015-09-09T12:20:00Z" w:id="580">
        <w:r w:rsidRPr="009616CB" w:rsidDel="00EB16E2">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be predicted </w:t>
      </w:r>
      <w:ins w:author="Onno Hoffmeister (ESS)" w:date="2015-09-09T12:20:00Z" w:id="581">
        <w:r w:rsidRPr="60226960" w:rsidR="00EB16E2">
          <w:rPr>
            <w:rFonts w:ascii="Times New Roman" w:hAnsi="Times New Roman" w:eastAsia="Times New Roman" w:cs="Times New Roman"/>
            <w:lang w:val="en-GB"/>
          </w:rPr>
          <w:t xml:space="preserve">already </w:t>
        </w:r>
      </w:ins>
      <w:r w:rsidRPr="60226960">
        <w:rPr>
          <w:rFonts w:ascii="Times New Roman" w:hAnsi="Times New Roman" w:eastAsia="Times New Roman" w:cs="Times New Roman"/>
          <w:lang w:val="en-GB"/>
        </w:rPr>
        <w:t xml:space="preserve">before slaughter, based on eye-assessment by experts of the animals’ characteristics, particularly their live weight and fat content, probably complemented by </w:t>
      </w:r>
      <w:ins w:author="Onno Hoffmeister (ESS)" w:date="2015-09-09T12:20:00Z" w:id="582">
        <w:r w:rsidRPr="60226960" w:rsidR="00EB16E2">
          <w:rPr>
            <w:rFonts w:ascii="Times New Roman" w:hAnsi="Times New Roman" w:eastAsia="Times New Roman" w:cs="Times New Roman"/>
            <w:lang w:val="en-GB"/>
          </w:rPr>
          <w:t xml:space="preserve">the use of </w:t>
        </w:r>
      </w:ins>
      <w:r w:rsidRPr="60226960">
        <w:rPr>
          <w:rFonts w:ascii="Times New Roman" w:hAnsi="Times New Roman" w:eastAsia="Times New Roman" w:cs="Times New Roman"/>
          <w:lang w:val="en-GB"/>
        </w:rPr>
        <w:t xml:space="preserve">technical devices such as scanners. Self-reporting by farmers, which requires in general less resources, represents the more common method particularly in developing countries. Self-reporting can be conducted in the scope of face-to-face or interviews or </w:t>
      </w:r>
      <w:r w:rsidRPr="60226960">
        <w:rPr>
          <w:rFonts w:ascii="Times New Roman" w:hAnsi="Times New Roman" w:eastAsia="Times New Roman" w:cs="Times New Roman"/>
          <w:lang w:val="en-GB"/>
        </w:rPr>
        <w:lastRenderedPageBreak/>
        <w:t>interviews on the phone, based on set questionnaires. Alternatively, respondents can fill paper questionnaires and return them by mail, or fill web-forms, to submit their responses.</w:t>
      </w:r>
    </w:p>
    <w:p xmlns:wp14="http://schemas.microsoft.com/office/word/2010/wordml" w:rsidRPr="009616CB" w:rsidR="004F65E4" w:rsidP="0053683D" w:rsidRDefault="004F65E4" w14:paraId="4257AC0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Certain difficulties </w:t>
      </w:r>
      <w:ins w:author="Onno Hoffmeister (ESS)" w:date="2015-09-09T12:20:00Z" w:id="583">
        <w:r w:rsidRPr="60226960" w:rsidR="00EB16E2">
          <w:rPr>
            <w:rFonts w:ascii="Times New Roman" w:hAnsi="Times New Roman" w:eastAsia="Times New Roman" w:cs="Times New Roman"/>
            <w:lang w:val="en-GB"/>
          </w:rPr>
          <w:t xml:space="preserve">that may </w:t>
        </w:r>
      </w:ins>
      <w:r w:rsidRPr="60226960">
        <w:rPr>
          <w:rFonts w:ascii="Times New Roman" w:hAnsi="Times New Roman" w:eastAsia="Times New Roman" w:cs="Times New Roman"/>
          <w:lang w:val="en-GB"/>
        </w:rPr>
        <w:t xml:space="preserve">arise in the collection of data on livestock production from surveys </w:t>
      </w:r>
      <w:del w:author="Onno Hoffmeister (ESS)" w:date="2015-09-09T12:21:00Z" w:id="584">
        <w:r w:rsidRPr="009616CB" w:rsidDel="00EB16E2">
          <w:rPr>
            <w:rFonts w:ascii="Times New Roman" w:hAnsi="Times New Roman" w:cs="Times New Roman"/>
            <w:lang w:val="en-GB"/>
          </w:rPr>
          <w:delText xml:space="preserve">which </w:delText>
        </w:r>
      </w:del>
      <w:r w:rsidRPr="60226960">
        <w:rPr>
          <w:rFonts w:ascii="Times New Roman" w:hAnsi="Times New Roman" w:eastAsia="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author="Onno Hoffmeister (ESS)" w:date="2015-09-09T12:21:00Z" w:id="585">
        <w:r w:rsidRPr="009616CB" w:rsidDel="00EB16E2">
          <w:rPr>
            <w:rFonts w:ascii="Times New Roman" w:hAnsi="Times New Roman" w:cs="Times New Roman"/>
            <w:lang w:val="en-GB"/>
          </w:rPr>
          <w:delText xml:space="preserve">The livestock owner </w:delText>
        </w:r>
      </w:del>
      <w:ins w:author="Onno Hoffmeister (ESS)" w:date="2015-09-09T12:21:00Z" w:id="586">
        <w:r w:rsidRPr="60226960" w:rsidR="00EB16E2">
          <w:rPr>
            <w:rFonts w:ascii="Times New Roman" w:hAnsi="Times New Roman" w:eastAsia="Times New Roman" w:cs="Times New Roman"/>
            <w:lang w:val="en-GB"/>
          </w:rPr>
          <w:t xml:space="preserve">He </w:t>
        </w:r>
      </w:ins>
      <w:r w:rsidRPr="60226960">
        <w:rPr>
          <w:rFonts w:ascii="Times New Roman" w:hAnsi="Times New Roman" w:eastAsia="Times New Roman" w:cs="Times New Roman"/>
          <w:lang w:val="en-GB"/>
        </w:rPr>
        <w:t>may in fact not have any land holding at all. In these cases, the respondent</w:t>
      </w:r>
      <w:ins w:author="Onno Hoffmeister (ESS)" w:date="2015-09-09T12:21:00Z" w:id="587">
        <w:r w:rsidRPr="60226960" w:rsidR="00EB16E2">
          <w:rPr>
            <w:rFonts w:ascii="Times New Roman" w:hAnsi="Times New Roman" w:eastAsia="Times New Roman" w:cs="Times New Roman"/>
            <w:lang w:val="en-GB"/>
          </w:rPr>
          <w:t>, i.e. the land owner,</w:t>
        </w:r>
      </w:ins>
      <w:r w:rsidRPr="60226960">
        <w:rPr>
          <w:rFonts w:ascii="Times New Roman" w:hAnsi="Times New Roman" w:eastAsia="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author="Onno Hoffmeister (ESS)" w:date="2015-09-09T12:22:00Z" w:id="588">
        <w:r w:rsidRPr="009616CB" w:rsidDel="00EB16E2">
          <w:rPr>
            <w:rFonts w:ascii="Times New Roman" w:hAnsi="Times New Roman" w:cs="Times New Roman"/>
            <w:lang w:val="en-GB"/>
          </w:rPr>
          <w:delText xml:space="preserve">particular </w:delText>
        </w:r>
      </w:del>
      <w:ins w:author="Onno Hoffmeister (ESS)" w:date="2015-09-09T12:22:00Z" w:id="589">
        <w:r w:rsidRPr="60226960" w:rsidR="00EB16E2">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 xml:space="preserve">data collection methods, such as aerial flyover surveys and electronic tagging of animals, combined with remote collection of </w:t>
      </w:r>
      <w:ins w:author="Onno Hoffmeister (ESS)" w:date="2015-09-09T12:22:00Z" w:id="590">
        <w:r w:rsidRPr="60226960" w:rsidR="00EB16E2">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production data, are required to guarantee </w:t>
      </w:r>
      <w:del w:author="Onno Hoffmeister (ESS)" w:date="2015-09-09T12:23:00Z" w:id="591">
        <w:r w:rsidRPr="009616CB" w:rsidDel="0053683D">
          <w:rPr>
            <w:rFonts w:ascii="Times New Roman" w:hAnsi="Times New Roman" w:cs="Times New Roman"/>
            <w:lang w:val="en-GB"/>
          </w:rPr>
          <w:delText xml:space="preserve">appropriate </w:delText>
        </w:r>
      </w:del>
      <w:ins w:author="Onno Hoffmeister (ESS)" w:date="2015-09-09T12:23:00Z" w:id="592">
        <w:r w:rsidRPr="60226960" w:rsidR="0053683D">
          <w:rPr>
            <w:rFonts w:ascii="Times New Roman" w:hAnsi="Times New Roman" w:eastAsia="Times New Roman" w:cs="Times New Roman"/>
            <w:lang w:val="en-GB"/>
          </w:rPr>
          <w:t xml:space="preserve">complete </w:t>
        </w:r>
      </w:ins>
      <w:r w:rsidRPr="60226960">
        <w:rPr>
          <w:rFonts w:ascii="Times New Roman" w:hAnsi="Times New Roman" w:eastAsia="Times New Roman" w:cs="Times New Roman"/>
          <w:lang w:val="en-GB"/>
        </w:rPr>
        <w:t xml:space="preserve">coverage </w:t>
      </w:r>
      <w:del w:author="Onno Hoffmeister (ESS)" w:date="2015-09-09T12:23:00Z" w:id="593">
        <w:r w:rsidRPr="009616CB" w:rsidDel="0053683D">
          <w:rPr>
            <w:rFonts w:ascii="Times New Roman" w:hAnsi="Times New Roman" w:cs="Times New Roman"/>
            <w:lang w:val="en-GB"/>
          </w:rPr>
          <w:delText xml:space="preserve">of these animals </w:delText>
        </w:r>
      </w:del>
      <w:r w:rsidRPr="60226960">
        <w:rPr>
          <w:rFonts w:ascii="Times New Roman" w:hAnsi="Times New Roman" w:eastAsia="Times New Roman" w:cs="Times New Roman"/>
          <w:lang w:val="en-GB"/>
        </w:rPr>
        <w:t xml:space="preserve">and to avoid double-counting. Finally, holdings with intensified animal farming, while including a large number of animals and producing high </w:t>
      </w:r>
      <w:proofErr w:type="gramStart"/>
      <w:r w:rsidRPr="60226960">
        <w:rPr>
          <w:rFonts w:ascii="Times New Roman" w:hAnsi="Times New Roman" w:eastAsia="Times New Roman" w:cs="Times New Roman"/>
          <w:lang w:val="en-GB"/>
        </w:rPr>
        <w:t>output,</w:t>
      </w:r>
      <w:proofErr w:type="gramEnd"/>
      <w:r w:rsidRPr="60226960">
        <w:rPr>
          <w:rFonts w:ascii="Times New Roman" w:hAnsi="Times New Roman" w:eastAsia="Times New Roman" w:cs="Times New Roman"/>
          <w:lang w:val="en-GB"/>
        </w:rPr>
        <w:t xml:space="preserve"> usually cover small space. </w:t>
      </w:r>
      <w:del w:author="Onno Hoffmeister (ESS)" w:date="2015-09-09T12:23:00Z" w:id="594">
        <w:r w:rsidRPr="009616CB" w:rsidDel="0053683D">
          <w:rPr>
            <w:rFonts w:ascii="Times New Roman" w:hAnsi="Times New Roman" w:cs="Times New Roman"/>
            <w:lang w:val="en-GB"/>
          </w:rPr>
          <w:delText>Therefore, t</w:delText>
        </w:r>
      </w:del>
      <w:ins w:author="Onno Hoffmeister (ESS)" w:date="2015-09-09T12:23:00Z" w:id="595">
        <w:r w:rsidRPr="60226960" w:rsidR="0053683D">
          <w:rPr>
            <w:rFonts w:ascii="Times New Roman" w:hAnsi="Times New Roman" w:eastAsia="Times New Roman" w:cs="Times New Roman"/>
            <w:lang w:val="en-GB"/>
          </w:rPr>
          <w:t>T</w:t>
        </w:r>
      </w:ins>
      <w:r w:rsidRPr="60226960">
        <w:rPr>
          <w:rFonts w:ascii="Times New Roman" w:hAnsi="Times New Roman" w:eastAsia="Times New Roman" w:cs="Times New Roman"/>
          <w:lang w:val="en-GB"/>
        </w:rPr>
        <w:t xml:space="preserve">hese holdings’ probability to be included in area-frame based </w:t>
      </w:r>
      <w:ins w:author="Onno Hoffmeister (ESS)" w:date="2015-09-09T12:23:00Z" w:id="596">
        <w:r w:rsidRPr="60226960" w:rsidR="0053683D">
          <w:rPr>
            <w:rFonts w:ascii="Times New Roman" w:hAnsi="Times New Roman" w:eastAsia="Times New Roman" w:cs="Times New Roman"/>
            <w:lang w:val="en-GB"/>
          </w:rPr>
          <w:t xml:space="preserve">sample </w:t>
        </w:r>
      </w:ins>
      <w:r w:rsidRPr="60226960">
        <w:rPr>
          <w:rFonts w:ascii="Times New Roman" w:hAnsi="Times New Roman" w:eastAsia="Times New Roman" w:cs="Times New Roman"/>
          <w:lang w:val="en-GB"/>
        </w:rPr>
        <w:t xml:space="preserve">surveys is </w:t>
      </w:r>
      <w:ins w:author="Onno Hoffmeister (ESS)" w:date="2015-09-09T12:23:00Z" w:id="597">
        <w:r w:rsidRPr="60226960" w:rsidR="0053683D">
          <w:rPr>
            <w:rFonts w:ascii="Times New Roman" w:hAnsi="Times New Roman" w:eastAsia="Times New Roman" w:cs="Times New Roman"/>
            <w:lang w:val="en-GB"/>
          </w:rPr>
          <w:t xml:space="preserve">therefore </w:t>
        </w:r>
      </w:ins>
      <w:r w:rsidRPr="60226960">
        <w:rPr>
          <w:rFonts w:ascii="Times New Roman" w:hAnsi="Times New Roman" w:eastAsia="Times New Roman" w:cs="Times New Roman"/>
          <w:lang w:val="en-GB"/>
        </w:rPr>
        <w:t>exceptionally small (Vogel 2015, p. 35).</w:t>
      </w:r>
    </w:p>
    <w:p xmlns:wp14="http://schemas.microsoft.com/office/word/2010/wordml" w:rsidRPr="009616CB" w:rsidR="004F65E4" w:rsidP="00AA2701" w:rsidRDefault="00AA2701" w14:paraId="1FAFE2C1" wp14:textId="77777777" wp14:noSpellErr="1">
      <w:pPr>
        <w:pStyle w:val="Heading3"/>
        <w:jc w:val="both"/>
        <w:rPr>
          <w:rFonts w:ascii="Times New Roman" w:hAnsi="Times New Roman" w:eastAsia="Times New Roman" w:cs="Times New Roman"/>
          <w:lang w:val="en-GB"/>
        </w:rPr>
      </w:pPr>
      <w:bookmarkStart w:name="_Ref428541227" w:id="598"/>
      <w:ins w:author="Onno Hoffmeister (ESS)" w:date="2015-09-09T12:24:00Z" w:id="599">
        <w:r w:rsidRPr="60226960">
          <w:rPr>
            <w:rFonts w:ascii="Times New Roman" w:hAnsi="Times New Roman" w:eastAsia="Times New Roman" w:cs="Times New Roman"/>
            <w:lang w:val="en-GB"/>
          </w:rPr>
          <w:t xml:space="preserve">Data on </w:t>
        </w:r>
      </w:ins>
      <w:del w:author="Onno Hoffmeister (ESS)" w:date="2015-09-09T12:24:00Z" w:id="600">
        <w:r w:rsidRPr="009616CB" w:rsidDel="00AA2701" w:rsidR="004F65E4">
          <w:rPr>
            <w:rFonts w:ascii="Times New Roman" w:hAnsi="Times New Roman"/>
            <w:lang w:val="en-GB"/>
          </w:rPr>
          <w:delText>I</w:delText>
        </w:r>
      </w:del>
      <w:ins w:author="Onno Hoffmeister (ESS)" w:date="2015-09-09T12:24:00Z" w:id="601">
        <w:r w:rsidRPr="60226960">
          <w:rPr>
            <w:rFonts w:ascii="Times New Roman" w:hAnsi="Times New Roman" w:eastAsia="Times New Roman" w:cs="Times New Roman"/>
            <w:lang w:val="en-GB"/>
          </w:rPr>
          <w:t>i</w:t>
        </w:r>
      </w:ins>
      <w:r w:rsidRPr="60226960" w:rsidR="004F65E4">
        <w:rPr>
          <w:rFonts w:ascii="Times New Roman" w:hAnsi="Times New Roman" w:eastAsia="Times New Roman" w:cs="Times New Roman"/>
          <w:lang w:val="en-GB"/>
        </w:rPr>
        <w:t xml:space="preserve">mports and </w:t>
      </w:r>
      <w:del w:author="Onno Hoffmeister (ESS)" w:date="2015-09-09T12:24:00Z" w:id="602">
        <w:r w:rsidRPr="009616CB" w:rsidDel="00AA2701" w:rsidR="004F65E4">
          <w:rPr>
            <w:rFonts w:ascii="Times New Roman" w:hAnsi="Times New Roman"/>
            <w:lang w:val="en-GB"/>
          </w:rPr>
          <w:delText>E</w:delText>
        </w:r>
      </w:del>
      <w:ins w:author="Onno Hoffmeister (ESS)" w:date="2015-09-09T12:24:00Z" w:id="603">
        <w:r w:rsidRPr="60226960">
          <w:rPr>
            <w:rFonts w:ascii="Times New Roman" w:hAnsi="Times New Roman" w:eastAsia="Times New Roman" w:cs="Times New Roman"/>
            <w:lang w:val="en-GB"/>
          </w:rPr>
          <w:t>e</w:t>
        </w:r>
      </w:ins>
      <w:r w:rsidRPr="60226960" w:rsidR="004F65E4">
        <w:rPr>
          <w:rFonts w:ascii="Times New Roman" w:hAnsi="Times New Roman" w:eastAsia="Times New Roman" w:cs="Times New Roman"/>
          <w:lang w:val="en-GB"/>
        </w:rPr>
        <w:t>xports</w:t>
      </w:r>
      <w:bookmarkEnd w:id="598"/>
    </w:p>
    <w:p xmlns:wp14="http://schemas.microsoft.com/office/word/2010/wordml" w:rsidRPr="009616CB" w:rsidR="004F65E4" w:rsidP="00B44757" w:rsidRDefault="004F65E4" w14:paraId="5DDBE58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author="Valentina" w:date="2015-09-03T14:25:00Z" w:id="604">
        <w:r w:rsidRPr="009616CB" w:rsidDel="00891363">
          <w:rPr>
            <w:rFonts w:ascii="Times New Roman" w:hAnsi="Times New Roman" w:cs="Times New Roman"/>
            <w:lang w:val="en-GB"/>
          </w:rPr>
          <w:delText>Classification</w:delText>
        </w:r>
      </w:del>
      <w:ins w:author="Valentina" w:date="2015-09-03T14:25:00Z" w:id="605">
        <w:r w:rsidRPr="60226960" w:rsidR="00891363">
          <w:rPr>
            <w:rFonts w:ascii="Times New Roman" w:hAnsi="Times New Roman" w:eastAsia="Times New Roman" w:cs="Times New Roman"/>
            <w:lang w:val="en-GB"/>
          </w:rPr>
          <w:t>c</w:t>
        </w:r>
        <w:r w:rsidRPr="60226960" w:rsidR="00891363">
          <w:rPr>
            <w:rFonts w:ascii="Times New Roman" w:hAnsi="Times New Roman" w:eastAsia="Times New Roman" w:cs="Times New Roman"/>
            <w:lang w:val="en-GB"/>
          </w:rPr>
          <w:t>lassification</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5"/>
      </w:r>
      <w:r w:rsidRPr="60226960">
        <w:rPr>
          <w:rFonts w:ascii="Times New Roman" w:hAnsi="Times New Roman" w:eastAsia="Times New Roman" w:cs="Times New Roman"/>
          <w:lang w:val="en-GB"/>
        </w:rPr>
        <w:t xml:space="preserve"> the weight </w:t>
      </w:r>
      <w:commentRangeStart w:id="606"/>
      <w:r w:rsidRPr="60226960">
        <w:rPr>
          <w:rFonts w:ascii="Times New Roman" w:hAnsi="Times New Roman" w:eastAsia="Times New Roman" w:cs="Times New Roman"/>
          <w:lang w:val="en-GB"/>
        </w:rPr>
        <w:t>of</w:t>
      </w:r>
      <w:commentRangeEnd w:id="606"/>
      <w:r w:rsidR="00D06DB1">
        <w:rPr>
          <w:rStyle w:val="CommentReference"/>
          <w:vanish/>
        </w:rPr>
        <w:commentReference w:id="606"/>
      </w:r>
      <w:r w:rsidRPr="60226960">
        <w:rPr>
          <w:rFonts w:ascii="Times New Roman" w:hAnsi="Times New Roman" w:eastAsia="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AA2701" w:rsidRDefault="004F65E4" w14:paraId="55ED4E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Nevertheless, customs records are not free of errors. Errors emerge</w:t>
      </w:r>
      <w:del w:author="Onno Hoffmeister (ESS)" w:date="2015-09-09T12:24:00Z" w:id="607">
        <w:r w:rsidRPr="009616CB" w:rsidDel="00AA270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for example </w:t>
      </w:r>
      <w:del w:author="Onno Hoffmeister (ESS)" w:date="2015-09-09T12:25:00Z" w:id="608">
        <w:r w:rsidRPr="009616CB" w:rsidDel="00AA2701">
          <w:rPr>
            <w:rFonts w:ascii="Times New Roman" w:hAnsi="Times New Roman" w:cs="Times New Roman"/>
            <w:lang w:val="en-GB"/>
          </w:rPr>
          <w:delText xml:space="preserve">as a result of </w:delText>
        </w:r>
      </w:del>
      <w:ins w:author="Onno Hoffmeister (ESS)" w:date="2015-09-09T12:25:00Z" w:id="609">
        <w:r w:rsidRPr="60226960" w:rsidR="00AA2701">
          <w:rPr>
            <w:rFonts w:ascii="Times New Roman" w:hAnsi="Times New Roman" w:eastAsia="Times New Roman" w:cs="Times New Roman"/>
            <w:lang w:val="en-GB"/>
          </w:rPr>
          <w:t xml:space="preserve">from inaccuracies in the </w:t>
        </w:r>
      </w:ins>
      <w:del w:author="Onno Hoffmeister (ESS)" w:date="2015-09-09T12:25:00Z" w:id="610">
        <w:r w:rsidRPr="009616CB" w:rsidDel="00AA2701">
          <w:rPr>
            <w:rFonts w:ascii="Times New Roman" w:hAnsi="Times New Roman" w:cs="Times New Roman"/>
            <w:lang w:val="en-GB"/>
          </w:rPr>
          <w:delText xml:space="preserve">erroneous </w:delText>
        </w:r>
      </w:del>
      <w:r w:rsidRPr="60226960">
        <w:rPr>
          <w:rFonts w:ascii="Times New Roman" w:hAnsi="Times New Roman" w:eastAsia="Times New Roman" w:cs="Times New Roman"/>
          <w:lang w:val="en-GB"/>
        </w:rPr>
        <w:t>customs declarations</w:t>
      </w:r>
      <w:ins w:author="Onno Hoffmeister (ESS)" w:date="2015-09-09T12:25:00Z" w:id="611">
        <w:r w:rsidRPr="60226960" w:rsidR="00AA2701">
          <w:rPr>
            <w:rFonts w:ascii="Times New Roman" w:hAnsi="Times New Roman" w:eastAsia="Times New Roman" w:cs="Times New Roman"/>
            <w:lang w:val="en-GB"/>
          </w:rPr>
          <w:t xml:space="preserve">, for instance due to </w:t>
        </w:r>
      </w:ins>
      <w:del w:author="Onno Hoffmeister (ESS)" w:date="2015-09-09T12:25:00Z" w:id="612">
        <w:r w:rsidRPr="009616CB" w:rsidDel="00AA2701">
          <w:rPr>
            <w:rFonts w:ascii="Times New Roman" w:hAnsi="Times New Roman" w:cs="Times New Roman"/>
            <w:lang w:val="en-GB"/>
          </w:rPr>
          <w:delText xml:space="preserve">. Typical reporting mistakes arise from the erroneous </w:delText>
        </w:r>
      </w:del>
      <w:ins w:author="Onno Hoffmeister (ESS)" w:date="2015-09-09T12:25:00Z" w:id="613">
        <w:r w:rsidRPr="60226960" w:rsidR="00AA2701">
          <w:rPr>
            <w:rFonts w:ascii="Times New Roman" w:hAnsi="Times New Roman" w:eastAsia="Times New Roman" w:cs="Times New Roman"/>
            <w:lang w:val="en-GB"/>
          </w:rPr>
          <w:t xml:space="preserve">incorrect </w:t>
        </w:r>
      </w:ins>
      <w:r w:rsidRPr="60226960">
        <w:rPr>
          <w:rFonts w:ascii="Times New Roman" w:hAnsi="Times New Roman" w:eastAsia="Times New Roman" w:cs="Times New Roman"/>
          <w:lang w:val="en-GB"/>
        </w:rPr>
        <w:t xml:space="preserve">designation of product codes, </w:t>
      </w:r>
      <w:ins w:author="Onno Hoffmeister (ESS)" w:date="2015-09-09T12:26:00Z" w:id="614">
        <w:r w:rsidRPr="60226960" w:rsidR="00AA2701">
          <w:rPr>
            <w:rFonts w:ascii="Times New Roman" w:hAnsi="Times New Roman" w:eastAsia="Times New Roman" w:cs="Times New Roman"/>
            <w:lang w:val="en-GB"/>
          </w:rPr>
          <w:t xml:space="preserve">application of the </w:t>
        </w:r>
      </w:ins>
      <w:r w:rsidRPr="60226960">
        <w:rPr>
          <w:rFonts w:ascii="Times New Roman" w:hAnsi="Times New Roman" w:eastAsia="Times New Roman" w:cs="Times New Roman"/>
          <w:lang w:val="en-GB"/>
        </w:rPr>
        <w:t>wrong unit</w:t>
      </w:r>
      <w:del w:author="Onno Hoffmeister (ESS)" w:date="2015-09-09T12:26:00Z" w:id="615">
        <w:r w:rsidRPr="009616CB" w:rsidDel="00AA2701">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of measure</w:t>
      </w:r>
      <w:del w:author="Onno Hoffmeister (ESS)" w:date="2015-09-09T12:26:00Z" w:id="616">
        <w:r w:rsidRPr="009616CB" w:rsidDel="00AA2701">
          <w:rPr>
            <w:rFonts w:ascii="Times New Roman" w:hAnsi="Times New Roman" w:cs="Times New Roman"/>
            <w:lang w:val="en-GB"/>
          </w:rPr>
          <w:delText>ment</w:delText>
        </w:r>
      </w:del>
      <w:r w:rsidRPr="60226960">
        <w:rPr>
          <w:rFonts w:ascii="Times New Roman" w:hAnsi="Times New Roman" w:eastAsia="Times New Roman" w:cs="Times New Roman"/>
          <w:lang w:val="en-GB"/>
        </w:rPr>
        <w:t xml:space="preserve">, transcription errors or simple typos. Moreover, </w:t>
      </w:r>
      <w:del w:author="Onno Hoffmeister (ESS)" w:date="2015-09-09T12:27:00Z" w:id="617">
        <w:r w:rsidRPr="009616CB" w:rsidDel="00AA2701">
          <w:rPr>
            <w:rFonts w:ascii="Times New Roman" w:hAnsi="Times New Roman" w:cs="Times New Roman"/>
            <w:lang w:val="en-GB"/>
          </w:rPr>
          <w:delText xml:space="preserve">certain transactions are </w:delText>
        </w:r>
      </w:del>
      <w:ins w:author="Onno Hoffmeister (ESS)" w:date="2015-09-09T12:27:00Z" w:id="618">
        <w:r w:rsidRPr="60226960" w:rsidR="00AA2701">
          <w:rPr>
            <w:rFonts w:ascii="Times New Roman" w:hAnsi="Times New Roman" w:eastAsia="Times New Roman" w:cs="Times New Roman"/>
            <w:lang w:val="en-GB"/>
          </w:rPr>
          <w:t xml:space="preserve">some trade in goods is </w:t>
        </w:r>
      </w:ins>
      <w:r w:rsidRPr="60226960">
        <w:rPr>
          <w:rFonts w:ascii="Times New Roman" w:hAnsi="Times New Roman" w:eastAsia="Times New Roman" w:cs="Times New Roman"/>
          <w:lang w:val="en-GB"/>
        </w:rPr>
        <w:t xml:space="preserve">not at all declared by the traders to avoid customs duties or </w:t>
      </w:r>
      <w:del w:author="Josh Browning" w:date="2015-08-31T06:38:00Z" w:id="619">
        <w:r w:rsidRPr="009616CB">
          <w:rPr>
            <w:rFonts w:ascii="Times New Roman" w:hAnsi="Times New Roman" w:cs="Times New Roman"/>
            <w:lang w:val="en-GB"/>
          </w:rPr>
          <w:delText xml:space="preserve">trade </w:delText>
        </w:r>
      </w:del>
      <w:r w:rsidRPr="60226960">
        <w:rPr>
          <w:rFonts w:ascii="Times New Roman" w:hAnsi="Times New Roman" w:eastAsia="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del w:author="Onno Hoffmeister (ESS)" w:date="2015-09-09T12:30:00Z" w:id="620">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author="Onno Hoffmeister (ESS)" w:date="2015-09-09T12:30:00Z" w:id="621">
        <w:r w:rsidRPr="60226960" w:rsidR="00AA2701">
          <w:rPr>
            <w:rFonts w:ascii="Times New Roman" w:hAnsi="Times New Roman" w:eastAsia="Times New Roman" w:cs="Times New Roman"/>
            <w:lang w:val="en-GB"/>
          </w:rPr>
          <w:t xml:space="preserve">To clean the trade data from such inaccuracies, </w:t>
        </w:r>
      </w:ins>
      <w:del w:author="Onno Hoffmeister (ESS)" w:date="2015-09-09T12:30:00Z" w:id="622">
        <w:r w:rsidRPr="009616CB" w:rsidDel="00AA2701">
          <w:rPr>
            <w:rFonts w:ascii="Times New Roman" w:hAnsi="Times New Roman" w:cs="Times New Roman"/>
            <w:lang w:val="en-GB"/>
          </w:rPr>
          <w:delText xml:space="preserve">This makes </w:delText>
        </w:r>
      </w:del>
      <w:r w:rsidRPr="60226960">
        <w:rPr>
          <w:rFonts w:ascii="Times New Roman" w:hAnsi="Times New Roman" w:eastAsia="Times New Roman" w:cs="Times New Roman"/>
          <w:lang w:val="en-GB"/>
        </w:rPr>
        <w:t xml:space="preserve">additional quality assurance and validation steps </w:t>
      </w:r>
      <w:ins w:author="Onno Hoffmeister (ESS)" w:date="2015-09-09T12:30:00Z" w:id="623">
        <w:r w:rsidRPr="60226960" w:rsidR="00AA2701">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 xml:space="preserve">inevitable, </w:t>
      </w:r>
      <w:ins w:author="Josh Browning" w:date="2015-08-31T19:33:00Z" w:id="624">
        <w:r w:rsidRPr="60226960">
          <w:rPr>
            <w:rFonts w:ascii="Times New Roman" w:hAnsi="Times New Roman" w:eastAsia="Times New Roman" w:cs="Times New Roman"/>
            <w:lang w:val="en-GB"/>
          </w:rPr>
          <w:t>bot</w:t>
        </w:r>
      </w:ins>
      <w:ins w:author="Josh Browning" w:date="2015-08-31T06:38:00Z" w:id="625">
        <w:r w:rsidRPr="60226960" w:rsidR="00E566EB">
          <w:rPr>
            <w:rFonts w:ascii="Times New Roman" w:hAnsi="Times New Roman" w:eastAsia="Times New Roman" w:cs="Times New Roman"/>
            <w:lang w:val="en-GB"/>
          </w:rPr>
          <w:t>h</w:t>
        </w:r>
      </w:ins>
      <w:del w:author="Josh Browning" w:date="2015-08-31T19:33:00Z" w:id="626">
        <w:r w:rsidRPr="009616CB">
          <w:rPr>
            <w:rFonts w:ascii="Times New Roman" w:hAnsi="Times New Roman" w:cs="Times New Roman"/>
            <w:lang w:val="en-GB"/>
          </w:rPr>
          <w:delText>bot</w:delText>
        </w:r>
      </w:del>
      <w:r w:rsidRPr="60226960">
        <w:rPr>
          <w:rFonts w:ascii="Times New Roman" w:hAnsi="Times New Roman" w:eastAsia="Times New Roman" w:cs="Times New Roman"/>
          <w:lang w:val="en-GB"/>
        </w:rPr>
        <w:t xml:space="preserve"> at country level and for FAO. </w:t>
      </w:r>
    </w:p>
    <w:p xmlns:wp14="http://schemas.microsoft.com/office/word/2010/wordml" w:rsidRPr="009616CB" w:rsidR="004F65E4" w:rsidP="00B44757" w:rsidRDefault="004F65E4" w14:paraId="5D804D8E" wp14:textId="77777777" wp14:noSpellErr="1">
      <w:pPr>
        <w:jc w:val="both"/>
        <w:rPr>
          <w:rFonts w:ascii="Times New Roman" w:hAnsi="Times New Roman" w:cs="Times New Roman"/>
          <w:lang w:val="en-GB"/>
        </w:rPr>
      </w:pPr>
      <w:del w:author="Onno Hoffmeister (ESS)" w:date="2015-09-09T12:31:00Z" w:id="627">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author="Onno Hoffmeister (ESS)" w:date="2015-09-09T12:31:00Z" w:id="628">
        <w:r w:rsidRPr="60226960" w:rsidR="00932E35">
          <w:rPr>
            <w:rFonts w:ascii="Times New Roman" w:hAnsi="Times New Roman" w:eastAsia="Times New Roman" w:cs="Times New Roman"/>
            <w:lang w:val="en-GB"/>
          </w:rPr>
          <w:t>T</w:t>
        </w:r>
      </w:ins>
      <w:r w:rsidRPr="60226960">
        <w:rPr>
          <w:rFonts w:ascii="Times New Roman" w:hAnsi="Times New Roman" w:eastAsia="Times New Roman" w:cs="Times New Roman"/>
          <w:lang w:val="en-GB"/>
        </w:rPr>
        <w:t>he quality of the trade data can be enhanced</w:t>
      </w:r>
      <w:ins w:author="Onno Hoffmeister (ESS)" w:date="2015-09-09T12:31:00Z" w:id="629">
        <w:r w:rsidRPr="60226960" w:rsidR="00932E35">
          <w:rPr>
            <w:rFonts w:ascii="Times New Roman" w:hAnsi="Times New Roman" w:eastAsia="Times New Roman" w:cs="Times New Roman"/>
            <w:lang w:val="en-GB"/>
          </w:rPr>
          <w:t>, firstly,</w:t>
        </w:r>
      </w:ins>
      <w:r w:rsidRPr="60226960">
        <w:rPr>
          <w:rFonts w:ascii="Times New Roman" w:hAnsi="Times New Roman" w:eastAsia="Times New Roman" w:cs="Times New Roman"/>
          <w:lang w:val="en-GB"/>
        </w:rPr>
        <w:t xml:space="preserve"> by merging the customs records with data from other sources. These may comprise: </w:t>
      </w:r>
    </w:p>
    <w:p xmlns:wp14="http://schemas.microsoft.com/office/word/2010/wordml" w:rsidRPr="009616CB" w:rsidR="004F65E4" w:rsidP="003C6AA5" w:rsidRDefault="004F65E4" w14:paraId="1EE0EE18" wp14:textId="77777777">
      <w:pPr>
        <w:pStyle w:val="ListParagraph"/>
        <w:numPr>
          <w:ilvl w:val="0"/>
          <w:numId w:val="25"/>
        </w:numPr>
        <w:jc w:val="both"/>
        <w:rPr>
          <w:rFonts w:ascii="Times New Roman" w:hAnsi="Times New Roman"/>
        </w:rPr>
      </w:pPr>
      <w:r w:rsidRPr="009616CB">
        <w:rPr>
          <w:rFonts w:ascii="Times New Roman" w:hAnsi="Times New Roman"/>
        </w:rPr>
        <w:lastRenderedPageBreak/>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54978685"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59112EA8"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0C727E52"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00932E35" w:rsidP="003C6AA5" w:rsidRDefault="004F65E4" w14:paraId="582475C6" wp14:textId="77777777">
      <w:pPr>
        <w:pStyle w:val="ListParagraph"/>
        <w:numPr>
          <w:ilvl w:val="0"/>
          <w:numId w:val="25"/>
        </w:numPr>
        <w:jc w:val="both"/>
        <w:rPr>
          <w:ins w:author="Onno Hoffmeister (ESS)" w:date="2015-09-09T12:31:00Z" w:id="630"/>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xmlns:wp14="http://schemas.microsoft.com/office/word/2010/wordml" w:rsidR="00932E35" w:rsidP="00932E35" w:rsidRDefault="004F65E4" w14:paraId="31CF70D3" wp14:textId="77777777">
      <w:pPr>
        <w:pStyle w:val="ListParagraph"/>
        <w:numPr>
          <w:ilvl w:val="0"/>
          <w:numId w:val="25"/>
        </w:numPr>
        <w:jc w:val="both"/>
        <w:rPr>
          <w:ins w:author="Onno Hoffmeister (ESS)" w:date="2015-09-09T12:31:00Z" w:id="631"/>
          <w:rFonts w:ascii="Times New Roman" w:hAnsi="Times New Roman"/>
        </w:rPr>
      </w:pPr>
      <w:r w:rsidRPr="009616CB">
        <w:rPr>
          <w:rFonts w:ascii="Times New Roman" w:hAnsi="Times New Roman"/>
        </w:rPr>
        <w:t xml:space="preserve">reports of commodity boards; records compiled for the collection of value added tax; </w:t>
      </w:r>
      <w:del w:author="Onno Hoffmeister (ESS)" w:date="2015-09-09T12:31:00Z" w:id="632">
        <w:r w:rsidRPr="009616CB" w:rsidDel="00932E35">
          <w:rPr>
            <w:rFonts w:ascii="Times New Roman" w:hAnsi="Times New Roman"/>
          </w:rPr>
          <w:delText xml:space="preserve">and </w:delText>
        </w:r>
      </w:del>
    </w:p>
    <w:p xmlns:wp14="http://schemas.microsoft.com/office/word/2010/wordml" w:rsidRPr="009616CB" w:rsidR="004F65E4" w:rsidP="60226960" w:rsidRDefault="004F65E4" w14:paraId="0A4C6421" wp14:textId="77777777" wp14:noSpellErr="1">
      <w:pPr>
        <w:pStyle w:val="ListParagraph"/>
        <w:numPr>
          <w:ilvl w:val="0"/>
          <w:numId w:val="25"/>
        </w:numPr>
        <w:jc w:val="both"/>
        <w:rPr>
          <w:rFonts w:ascii="Times New Roman" w:hAnsi="Times New Roman" w:eastAsia="Times New Roman" w:cs="Times New Roman"/>
        </w:rPr>
      </w:pPr>
      <w:proofErr w:type="gramStart"/>
      <w:r w:rsidRPr="60226960">
        <w:rPr>
          <w:rFonts w:ascii="Times New Roman" w:hAnsi="Times New Roman" w:eastAsia="Times New Roman" w:cs="Times New Roman"/>
        </w:rPr>
        <w:t>enterprise</w:t>
      </w:r>
      <w:proofErr w:type="gramEnd"/>
      <w:r w:rsidRPr="60226960">
        <w:rPr>
          <w:rFonts w:ascii="Times New Roman" w:hAnsi="Times New Roman" w:eastAsia="Times New Roman" w:cs="Times New Roman"/>
        </w:rPr>
        <w:t xml:space="preserve"> surveys (</w:t>
      </w:r>
      <w:ins w:author="Onno Hoffmeister (ESS)" w:date="2015-09-09T12:32:00Z" w:id="633">
        <w:r w:rsidRPr="60226960" w:rsidR="00932E35">
          <w:rPr>
            <w:rFonts w:ascii="Times New Roman" w:hAnsi="Times New Roman" w:eastAsia="Times New Roman" w:cs="Times New Roman"/>
          </w:rPr>
          <w:t xml:space="preserve">UNSD </w:t>
        </w:r>
      </w:ins>
      <w:r w:rsidRPr="60226960">
        <w:rPr>
          <w:rFonts w:ascii="Times New Roman" w:hAnsi="Times New Roman" w:eastAsia="Times New Roman" w:cs="Times New Roman"/>
        </w:rPr>
        <w:t xml:space="preserve">2004, chapter 4). </w:t>
      </w:r>
    </w:p>
    <w:p xmlns:wp14="http://schemas.microsoft.com/office/word/2010/wordml" w:rsidR="003F5CAD" w:rsidP="00B44757" w:rsidRDefault="004F65E4" w14:paraId="1E728D5F" wp14:textId="77777777">
      <w:pPr>
        <w:jc w:val="both"/>
        <w:rPr>
          <w:ins w:author="Onno Hoffmeister (ESS)" w:date="2015-09-09T12:33:00Z" w:id="634"/>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3F5CAD" w:rsidRDefault="003F5CAD" w14:paraId="47725383" wp14:textId="77777777" wp14:noSpellErr="1">
      <w:pPr>
        <w:jc w:val="both"/>
        <w:rPr>
          <w:rFonts w:ascii="Times New Roman" w:hAnsi="Times New Roman" w:cs="Times New Roman"/>
          <w:lang w:val="en-GB"/>
        </w:rPr>
      </w:pPr>
      <w:ins w:author="Onno Hoffmeister (ESS)" w:date="2015-09-09T12:33:00Z" w:id="635">
        <w:r w:rsidRPr="60226960">
          <w:rPr>
            <w:rFonts w:ascii="Times New Roman" w:hAnsi="Times New Roman" w:eastAsia="Times New Roman" w:cs="Times New Roman"/>
            <w:lang w:val="en-GB"/>
          </w:rPr>
          <w:t>Secondly, i</w:t>
        </w:r>
      </w:ins>
      <w:del w:author="Onno Hoffmeister (ESS)" w:date="2015-09-09T12:33:00Z" w:id="636">
        <w:r w:rsidRPr="009616CB" w:rsidDel="003F5CAD" w:rsidR="004F65E4">
          <w:rPr>
            <w:rFonts w:ascii="Times New Roman" w:hAnsi="Times New Roman" w:cs="Times New Roman"/>
            <w:lang w:val="en-GB"/>
          </w:rPr>
          <w:delText>I</w:delText>
        </w:r>
      </w:del>
      <w:r w:rsidRPr="60226960" w:rsidR="004F65E4">
        <w:rPr>
          <w:rFonts w:ascii="Times New Roman" w:hAnsi="Times New Roman" w:eastAsia="Times New Roman" w:cs="Times New Roman"/>
          <w:lang w:val="en-GB"/>
        </w:rPr>
        <w:t>t should be ensured that food aid obtained from relief agencies is appropriately measured</w:t>
      </w:r>
      <w:ins w:author="Onno Hoffmeister (ESS)" w:date="2015-09-09T12:33:00Z" w:id="637">
        <w:r w:rsidRPr="60226960">
          <w:rPr>
            <w:rFonts w:ascii="Times New Roman" w:hAnsi="Times New Roman" w:eastAsia="Times New Roman" w:cs="Times New Roman"/>
            <w:lang w:val="en-GB"/>
          </w:rPr>
          <w:t xml:space="preserve"> and covered</w:t>
        </w:r>
      </w:ins>
      <w:r w:rsidRPr="60226960" w:rsidR="004F65E4">
        <w:rPr>
          <w:rFonts w:ascii="Times New Roman" w:hAnsi="Times New Roman" w:eastAsia="Times New Roman" w:cs="Times New Roman"/>
          <w:lang w:val="en-GB"/>
        </w:rPr>
        <w:t xml:space="preserve">; failing this, additional imputations </w:t>
      </w:r>
      <w:del w:author="Onno Hoffmeister (ESS)" w:date="2015-09-09T12:34:00Z" w:id="638">
        <w:r w:rsidRPr="009616CB" w:rsidDel="003F5CAD" w:rsidR="004F65E4">
          <w:rPr>
            <w:rFonts w:ascii="Times New Roman" w:hAnsi="Times New Roman" w:cs="Times New Roman"/>
            <w:lang w:val="en-GB"/>
          </w:rPr>
          <w:delText>can be conducted</w:delText>
        </w:r>
      </w:del>
      <w:r w:rsidRPr="60226960" w:rsidR="004F65E4">
        <w:rPr>
          <w:rFonts w:ascii="Times New Roman" w:hAnsi="Times New Roman" w:eastAsia="Times New Roman" w:cs="Times New Roman"/>
          <w:lang w:val="en-GB"/>
        </w:rPr>
        <w:t>, for instance</w:t>
      </w:r>
      <w:del w:author="Onno Hoffmeister (ESS)" w:date="2015-09-09T12:35:00Z" w:id="639">
        <w:r w:rsidRPr="009616CB" w:rsidDel="003F5CAD" w:rsidR="004F65E4">
          <w:rPr>
            <w:rFonts w:ascii="Times New Roman" w:hAnsi="Times New Roman" w:cs="Times New Roman"/>
            <w:lang w:val="en-GB"/>
          </w:rPr>
          <w:delText xml:space="preserve">, with </w:delText>
        </w:r>
      </w:del>
      <w:ins w:author="Onno Hoffmeister (ESS)" w:date="2015-09-09T12:35:00Z" w:id="640">
        <w:r w:rsidRPr="60226960">
          <w:rPr>
            <w:rFonts w:ascii="Times New Roman" w:hAnsi="Times New Roman" w:eastAsia="Times New Roman" w:cs="Times New Roman"/>
            <w:lang w:val="en-GB"/>
          </w:rPr>
          <w:t xml:space="preserve"> of </w:t>
        </w:r>
      </w:ins>
      <w:r w:rsidRPr="60226960" w:rsidR="004F65E4">
        <w:rPr>
          <w:rFonts w:ascii="Times New Roman" w:hAnsi="Times New Roman" w:eastAsia="Times New Roman" w:cs="Times New Roman"/>
          <w:lang w:val="en-GB"/>
        </w:rPr>
        <w:t xml:space="preserve">data from the Food Aid Information System </w:t>
      </w:r>
      <w:del w:author="Onno Hoffmeister (ESS)" w:date="2015-09-09T12:35:00Z" w:id="641">
        <w:r w:rsidRPr="009616CB" w:rsidDel="003F5CAD" w:rsidR="004F65E4">
          <w:rPr>
            <w:rFonts w:ascii="Times New Roman" w:hAnsi="Times New Roman" w:cs="Times New Roman"/>
            <w:lang w:val="en-GB"/>
          </w:rPr>
          <w:delText xml:space="preserve">maintained by the World Food Programme </w:delText>
        </w:r>
      </w:del>
      <w:r w:rsidRPr="60226960" w:rsidR="004F65E4">
        <w:rPr>
          <w:rFonts w:ascii="Times New Roman" w:hAnsi="Times New Roman" w:eastAsia="Times New Roman" w:cs="Times New Roman"/>
          <w:lang w:val="en-GB"/>
        </w:rPr>
        <w:t>(WFP 2015)</w:t>
      </w:r>
      <w:ins w:author="Onno Hoffmeister (ESS)" w:date="2015-09-09T12:35:00Z" w:id="642">
        <w:r w:rsidRPr="60226960">
          <w:rPr>
            <w:rFonts w:ascii="Times New Roman" w:hAnsi="Times New Roman" w:eastAsia="Times New Roman" w:cs="Times New Roman"/>
            <w:lang w:val="en-GB"/>
          </w:rPr>
          <w:t xml:space="preserve">, should </w:t>
        </w:r>
        <w:r w:rsidRPr="60226960">
          <w:rPr>
            <w:rFonts w:ascii="Times New Roman" w:hAnsi="Times New Roman" w:eastAsia="Times New Roman" w:cs="Times New Roman"/>
            <w:lang w:val="en-GB"/>
          </w:rPr>
          <w:t>be conducted</w:t>
        </w:r>
      </w:ins>
      <w:r w:rsidRPr="60226960" w:rsidR="004F65E4">
        <w:rPr>
          <w:rFonts w:ascii="Times New Roman" w:hAnsi="Times New Roman" w:eastAsia="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author="Onno Hoffmeister (ESS)" w:date="2015-09-09T12:35:00Z" w:id="643">
        <w:r w:rsidRPr="009616CB" w:rsidDel="003F5CAD" w:rsidR="004F65E4">
          <w:rPr>
            <w:rFonts w:ascii="Times New Roman" w:hAnsi="Times New Roman" w:cs="Times New Roman"/>
            <w:lang w:val="en-GB"/>
          </w:rPr>
          <w:delText xml:space="preserve">accurately </w:delText>
        </w:r>
      </w:del>
      <w:ins w:author="Onno Hoffmeister (ESS)" w:date="2015-09-09T12:35:00Z" w:id="644">
        <w:r w:rsidRPr="60226960">
          <w:rPr>
            <w:rFonts w:ascii="Times New Roman" w:hAnsi="Times New Roman" w:eastAsia="Times New Roman" w:cs="Times New Roman"/>
            <w:lang w:val="en-GB"/>
          </w:rPr>
          <w:t xml:space="preserve">diligently </w:t>
        </w:r>
      </w:ins>
      <w:r w:rsidRPr="60226960" w:rsidR="004F65E4">
        <w:rPr>
          <w:rFonts w:ascii="Times New Roman" w:hAnsi="Times New Roman" w:eastAsia="Times New Roman" w:cs="Times New Roman"/>
          <w:lang w:val="en-GB"/>
        </w:rPr>
        <w:t xml:space="preserve">than data on exports (UNSD 2004, chapter 13). </w:t>
      </w:r>
    </w:p>
    <w:p xmlns:wp14="http://schemas.microsoft.com/office/word/2010/wordml" w:rsidRPr="009616CB" w:rsidR="004F65E4" w:rsidP="002B0985" w:rsidRDefault="004F65E4" w14:paraId="6ECCD06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trade </w:t>
      </w:r>
      <w:del w:author="Onno Hoffmeister (ESS)" w:date="2015-09-09T12:36:00Z" w:id="645">
        <w:r w:rsidRPr="009616CB" w:rsidDel="003F5CAD">
          <w:rPr>
            <w:rFonts w:ascii="Times New Roman" w:hAnsi="Times New Roman" w:cs="Times New Roman"/>
            <w:lang w:val="en-GB"/>
          </w:rPr>
          <w:delText xml:space="preserve">estimates </w:delText>
        </w:r>
      </w:del>
      <w:ins w:author="Onno Hoffmeister (ESS)" w:date="2015-09-09T12:36:00Z" w:id="646">
        <w:r w:rsidRPr="60226960" w:rsidR="003F5CAD">
          <w:rPr>
            <w:rFonts w:ascii="Times New Roman" w:hAnsi="Times New Roman" w:eastAsia="Times New Roman" w:cs="Times New Roman"/>
            <w:lang w:val="en-GB"/>
          </w:rPr>
          <w:t xml:space="preserve">data </w:t>
        </w:r>
      </w:ins>
      <w:r w:rsidRPr="60226960">
        <w:rPr>
          <w:rFonts w:ascii="Times New Roman" w:hAnsi="Times New Roman" w:eastAsia="Times New Roman" w:cs="Times New Roman"/>
          <w:lang w:val="en-GB"/>
        </w:rPr>
        <w:t xml:space="preserve">are </w:t>
      </w:r>
      <w:del w:author="Onno Hoffmeister (ESS)" w:date="2015-09-09T12:36:00Z" w:id="647">
        <w:r w:rsidRPr="009616CB" w:rsidDel="003F5CAD">
          <w:rPr>
            <w:rFonts w:ascii="Times New Roman" w:hAnsi="Times New Roman" w:cs="Times New Roman"/>
            <w:lang w:val="en-GB"/>
          </w:rPr>
          <w:delText xml:space="preserve">eventually </w:delText>
        </w:r>
      </w:del>
      <w:r w:rsidRPr="60226960">
        <w:rPr>
          <w:rFonts w:ascii="Times New Roman" w:hAnsi="Times New Roman" w:eastAsia="Times New Roman" w:cs="Times New Roman"/>
          <w:lang w:val="en-GB"/>
        </w:rPr>
        <w:t xml:space="preserve">forwarded to the UN, further checked for quality and eventually </w:t>
      </w:r>
      <w:del w:author="Josh Browning" w:date="2015-08-31T06:40:00Z" w:id="648">
        <w:r w:rsidRPr="009616CB">
          <w:rPr>
            <w:rFonts w:ascii="Times New Roman" w:hAnsi="Times New Roman" w:cs="Times New Roman"/>
            <w:lang w:val="en-GB"/>
          </w:rPr>
          <w:delText xml:space="preserve">be </w:delText>
        </w:r>
      </w:del>
      <w:r w:rsidRPr="60226960">
        <w:rPr>
          <w:rFonts w:ascii="Times New Roman" w:hAnsi="Times New Roman" w:eastAsia="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author="Onno Hoffmeister (ESS)" w:date="2015-09-09T14:03:00Z" w:id="649">
        <w:r w:rsidRPr="009616CB" w:rsidDel="006A1085">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4:01:00Z" w:id="650">
        <w:r w:rsidRPr="009616CB" w:rsidDel="006A1085">
          <w:rPr>
            <w:rFonts w:ascii="Times New Roman" w:hAnsi="Times New Roman" w:cs="Times New Roman"/>
            <w:lang w:val="en-GB"/>
          </w:rPr>
          <w:delText xml:space="preserve">missing values are calculated from available quantities and </w:delText>
        </w:r>
      </w:del>
      <w:ins w:author="Onno Hoffmeister (ESS)" w:date="2015-09-09T14:03:00Z" w:id="651">
        <w:r w:rsidRPr="60226960" w:rsidR="006A1085">
          <w:rPr>
            <w:rFonts w:ascii="Times New Roman" w:hAnsi="Times New Roman" w:eastAsia="Times New Roman" w:cs="Times New Roman"/>
            <w:lang w:val="en-GB"/>
          </w:rPr>
          <w:t xml:space="preserve">by dividing </w:t>
        </w:r>
      </w:ins>
      <w:ins w:author="Onno Hoffmeister (ESS)" w:date="2015-09-09T14:04:00Z" w:id="652">
        <w:r w:rsidRPr="60226960" w:rsidR="006A1085">
          <w:rPr>
            <w:rFonts w:ascii="Times New Roman" w:hAnsi="Times New Roman" w:eastAsia="Times New Roman" w:cs="Times New Roman"/>
            <w:lang w:val="en-GB"/>
          </w:rPr>
          <w:t xml:space="preserve">recorded monetary </w:t>
        </w:r>
      </w:ins>
      <w:ins w:author="Onno Hoffmeister (ESS)" w:date="2015-09-09T14:03:00Z" w:id="653">
        <w:r w:rsidRPr="60226960" w:rsidR="006A1085">
          <w:rPr>
            <w:rFonts w:ascii="Times New Roman" w:hAnsi="Times New Roman" w:eastAsia="Times New Roman" w:cs="Times New Roman"/>
            <w:lang w:val="en-GB"/>
          </w:rPr>
          <w:t xml:space="preserve">value </w:t>
        </w:r>
      </w:ins>
      <w:ins w:author="Onno Hoffmeister (ESS)" w:date="2015-09-09T14:04:00Z" w:id="654">
        <w:r w:rsidRPr="60226960" w:rsidR="006A1085">
          <w:rPr>
            <w:rFonts w:ascii="Times New Roman" w:hAnsi="Times New Roman" w:eastAsia="Times New Roman" w:cs="Times New Roman"/>
            <w:lang w:val="en-GB"/>
          </w:rPr>
          <w:t xml:space="preserve">of </w:t>
        </w:r>
      </w:ins>
      <w:ins w:author="Onno Hoffmeister (ESS)" w:date="2015-09-09T14:05:00Z" w:id="655">
        <w:r w:rsidRPr="60226960" w:rsidR="009A3452">
          <w:rPr>
            <w:rFonts w:ascii="Times New Roman" w:hAnsi="Times New Roman" w:eastAsia="Times New Roman" w:cs="Times New Roman"/>
            <w:lang w:val="en-GB"/>
          </w:rPr>
          <w:t xml:space="preserve">individual </w:t>
        </w:r>
      </w:ins>
      <w:ins w:author="Onno Hoffmeister (ESS)" w:date="2015-09-09T14:03:00Z" w:id="656">
        <w:r w:rsidRPr="60226960" w:rsidR="006A1085">
          <w:rPr>
            <w:rFonts w:ascii="Times New Roman" w:hAnsi="Times New Roman" w:eastAsia="Times New Roman" w:cs="Times New Roman"/>
            <w:lang w:val="en-GB"/>
          </w:rPr>
          <w:t>flow</w:t>
        </w:r>
      </w:ins>
      <w:ins w:author="Onno Hoffmeister (ESS)" w:date="2015-09-09T14:05:00Z" w:id="657">
        <w:r w:rsidRPr="60226960" w:rsidR="009A3452">
          <w:rPr>
            <w:rFonts w:ascii="Times New Roman" w:hAnsi="Times New Roman" w:eastAsia="Times New Roman" w:cs="Times New Roman"/>
            <w:lang w:val="en-GB"/>
          </w:rPr>
          <w:t>s</w:t>
        </w:r>
      </w:ins>
      <w:ins w:author="Onno Hoffmeister (ESS)" w:date="2015-09-09T14:03:00Z" w:id="658">
        <w:r w:rsidRPr="60226960" w:rsidR="006A1085">
          <w:rPr>
            <w:rFonts w:ascii="Times New Roman" w:hAnsi="Times New Roman" w:eastAsia="Times New Roman" w:cs="Times New Roman"/>
            <w:lang w:val="en-GB"/>
          </w:rPr>
          <w:t xml:space="preserve"> </w:t>
        </w:r>
      </w:ins>
      <w:ins w:author="Onno Hoffmeister (ESS)" w:date="2015-09-09T14:05:00Z" w:id="659">
        <w:r w:rsidRPr="60226960" w:rsidR="009A3452">
          <w:rPr>
            <w:rFonts w:ascii="Times New Roman" w:hAnsi="Times New Roman" w:eastAsia="Times New Roman" w:cs="Times New Roman"/>
            <w:lang w:val="en-GB"/>
          </w:rPr>
          <w:t xml:space="preserve">by </w:t>
        </w:r>
      </w:ins>
      <w:del w:author="Onno Hoffmeister (ESS)" w:date="2015-09-09T14:04:00Z" w:id="660">
        <w:r w:rsidRPr="009616CB" w:rsidDel="006A1085">
          <w:rPr>
            <w:rFonts w:ascii="Times New Roman" w:hAnsi="Times New Roman" w:cs="Times New Roman"/>
            <w:lang w:val="en-GB"/>
          </w:rPr>
          <w:delText xml:space="preserve">missing quantities from available values via </w:delText>
        </w:r>
      </w:del>
      <w:r w:rsidRPr="60226960">
        <w:rPr>
          <w:rFonts w:ascii="Times New Roman" w:hAnsi="Times New Roman" w:eastAsia="Times New Roman" w:cs="Times New Roman"/>
          <w:lang w:val="en-GB"/>
        </w:rPr>
        <w:t>appropriate unit values</w:t>
      </w:r>
      <w:ins w:author="Onno Hoffmeister (ESS)" w:date="2015-09-09T14:04:00Z" w:id="661">
        <w:r w:rsidRPr="60226960" w:rsidR="006A1085">
          <w:rPr>
            <w:rFonts w:ascii="Times New Roman" w:hAnsi="Times New Roman" w:eastAsia="Times New Roman" w:cs="Times New Roman"/>
            <w:lang w:val="en-GB"/>
          </w:rPr>
          <w:t xml:space="preserve"> obtained from elsewhere</w:t>
        </w:r>
      </w:ins>
      <w:ins w:author="Onno Hoffmeister (ESS)" w:date="2015-09-09T14:08:00Z" w:id="662">
        <w:r w:rsidRPr="60226960" w:rsidR="009A3452">
          <w:rPr>
            <w:rFonts w:ascii="Times New Roman" w:hAnsi="Times New Roman" w:eastAsia="Times New Roman" w:cs="Times New Roman"/>
            <w:lang w:val="en-GB"/>
          </w:rPr>
          <w:t>,</w:t>
        </w:r>
      </w:ins>
      <w:ins w:author="Onno Hoffmeister (ESS)" w:date="2015-09-09T14:05:00Z" w:id="663">
        <w:r w:rsidRPr="60226960" w:rsidR="009A3452">
          <w:rPr>
            <w:rFonts w:ascii="Times New Roman" w:hAnsi="Times New Roman" w:eastAsia="Times New Roman" w:cs="Times New Roman"/>
            <w:lang w:val="en-GB"/>
          </w:rPr>
          <w:t xml:space="preserve"> by imputing </w:t>
        </w:r>
      </w:ins>
      <w:del w:author="Onno Hoffmeister (ESS)" w:date="2015-09-09T13:58:00Z" w:id="664">
        <w:r w:rsidRPr="009616CB" w:rsidDel="006A1085">
          <w:rPr>
            <w:rFonts w:ascii="Times New Roman" w:hAnsi="Times New Roman" w:cs="Times New Roman"/>
            <w:lang w:val="en-GB"/>
          </w:rPr>
          <w:delText>.</w:delText>
        </w:r>
      </w:del>
      <w:del w:author="Onno Hoffmeister (ESS)" w:date="2015-09-09T14:06:00Z" w:id="665">
        <w:r w:rsidRPr="009616CB" w:rsidDel="009A3452">
          <w:rPr>
            <w:rFonts w:ascii="Times New Roman" w:hAnsi="Times New Roman" w:cs="Times New Roman"/>
            <w:lang w:val="en-GB"/>
          </w:rPr>
          <w:delText xml:space="preserve"> </w:delText>
        </w:r>
      </w:del>
      <w:del w:author="Onno Hoffmeister (ESS)" w:date="2015-09-09T13:58:00Z" w:id="666">
        <w:r w:rsidRPr="009616CB" w:rsidDel="006A1085">
          <w:rPr>
            <w:rFonts w:ascii="Times New Roman" w:hAnsi="Times New Roman" w:cs="Times New Roman"/>
            <w:lang w:val="en-GB"/>
          </w:rPr>
          <w:delText xml:space="preserve">Likewise, </w:delText>
        </w:r>
      </w:del>
      <w:ins w:author="Onno Hoffmeister (ESS)" w:date="2015-09-09T12:36:00Z" w:id="667">
        <w:r w:rsidRPr="60226960" w:rsidR="003F5CAD">
          <w:rPr>
            <w:rFonts w:ascii="Times New Roman" w:hAnsi="Times New Roman" w:eastAsia="Times New Roman" w:cs="Times New Roman"/>
            <w:lang w:val="en-GB"/>
          </w:rPr>
          <w:t xml:space="preserve">mirror data </w:t>
        </w:r>
      </w:ins>
      <w:ins w:author="Onno Hoffmeister (ESS)" w:date="2015-09-09T14:09:00Z" w:id="668">
        <w:r w:rsidRPr="60226960" w:rsidR="009A3452">
          <w:rPr>
            <w:rFonts w:ascii="Times New Roman" w:hAnsi="Times New Roman" w:eastAsia="Times New Roman" w:cs="Times New Roman"/>
            <w:lang w:val="en-GB"/>
          </w:rPr>
          <w:t xml:space="preserve">or </w:t>
        </w:r>
      </w:ins>
      <w:ins w:author="Onno Hoffmeister (ESS)" w:date="2015-09-09T14:08:00Z" w:id="669">
        <w:r w:rsidRPr="60226960" w:rsidR="009A3452">
          <w:rPr>
            <w:rFonts w:ascii="Times New Roman" w:hAnsi="Times New Roman" w:eastAsia="Times New Roman" w:cs="Times New Roman"/>
            <w:lang w:val="en-GB"/>
          </w:rPr>
          <w:t xml:space="preserve">by adding </w:t>
        </w:r>
      </w:ins>
      <w:del w:author="Onno Hoffmeister (ESS)" w:date="2015-09-09T12:37:00Z" w:id="670">
        <w:r w:rsidRPr="009616CB" w:rsidDel="003F5CAD">
          <w:rPr>
            <w:rFonts w:ascii="Times New Roman" w:hAnsi="Times New Roman" w:cs="Times New Roman"/>
            <w:lang w:val="en-GB"/>
          </w:rPr>
          <w:delText xml:space="preserve">trade flows are “mirrored”, i.e. </w:delText>
        </w:r>
      </w:del>
      <w:del w:author="Onno Hoffmeister (ESS)" w:date="2015-09-09T14:06:00Z" w:id="671">
        <w:r w:rsidRPr="009616CB" w:rsidDel="009A3452">
          <w:rPr>
            <w:rFonts w:ascii="Times New Roman" w:hAnsi="Times New Roman" w:cs="Times New Roman"/>
            <w:lang w:val="en-GB"/>
          </w:rPr>
          <w:delText>missing flows</w:delText>
        </w:r>
      </w:del>
      <w:del w:author="Onno Hoffmeister (ESS)" w:date="2015-09-09T12:37:00Z" w:id="672">
        <w:r w:rsidRPr="009616CB" w:rsidDel="003F5CAD">
          <w:rPr>
            <w:rFonts w:ascii="Times New Roman" w:hAnsi="Times New Roman" w:cs="Times New Roman"/>
            <w:lang w:val="en-GB"/>
          </w:rPr>
          <w:delText xml:space="preserve"> from reporters are taken from partners and vice versa</w:delText>
        </w:r>
      </w:del>
      <w:del w:author="Onno Hoffmeister (ESS)" w:date="2015-09-09T14:08:00Z" w:id="673">
        <w:r w:rsidRPr="009616CB" w:rsidDel="009A3452">
          <w:rPr>
            <w:rFonts w:ascii="Times New Roman" w:hAnsi="Times New Roman" w:cs="Times New Roman"/>
            <w:lang w:val="en-GB"/>
          </w:rPr>
          <w:delText xml:space="preserve">. Additional trade data </w:delText>
        </w:r>
      </w:del>
      <w:ins w:author="Onno Hoffmeister (ESS)" w:date="2015-09-09T14:08:00Z" w:id="674">
        <w:r w:rsidRPr="60226960" w:rsidR="009A3452">
          <w:rPr>
            <w:rFonts w:ascii="Times New Roman" w:hAnsi="Times New Roman" w:eastAsia="Times New Roman" w:cs="Times New Roman"/>
            <w:lang w:val="en-GB"/>
          </w:rPr>
          <w:t xml:space="preserve">import and export figures </w:t>
        </w:r>
      </w:ins>
      <w:del w:author="Onno Hoffmeister (ESS)" w:date="2015-09-09T14:08:00Z" w:id="675">
        <w:r w:rsidRPr="009616CB" w:rsidDel="009A3452">
          <w:rPr>
            <w:rFonts w:ascii="Times New Roman" w:hAnsi="Times New Roman" w:cs="Times New Roman"/>
            <w:lang w:val="en-GB"/>
          </w:rPr>
          <w:delText xml:space="preserve">can also come </w:delText>
        </w:r>
      </w:del>
      <w:r w:rsidRPr="60226960">
        <w:rPr>
          <w:rFonts w:ascii="Times New Roman" w:hAnsi="Times New Roman" w:eastAsia="Times New Roman" w:cs="Times New Roman"/>
          <w:lang w:val="en-GB"/>
        </w:rPr>
        <w:t xml:space="preserve">from multinational industry </w:t>
      </w:r>
      <w:commentRangeStart w:id="676"/>
      <w:commentRangeStart w:id="677"/>
      <w:r w:rsidRPr="60226960">
        <w:rPr>
          <w:rFonts w:ascii="Times New Roman" w:hAnsi="Times New Roman" w:eastAsia="Times New Roman" w:cs="Times New Roman"/>
          <w:lang w:val="en-GB"/>
        </w:rPr>
        <w:t>organization</w:t>
      </w:r>
      <w:commentRangeEnd w:id="676"/>
      <w:r w:rsidR="00D06DB1">
        <w:rPr>
          <w:rStyle w:val="CommentReference"/>
          <w:vanish/>
        </w:rPr>
        <w:commentReference w:id="676"/>
      </w:r>
      <w:commentRangeEnd w:id="677"/>
      <w:r w:rsidR="002B0985">
        <w:rPr>
          <w:rStyle w:val="CommentReference"/>
        </w:rPr>
        <w:commentReference w:id="677"/>
      </w:r>
      <w:ins w:author="Onno Hoffmeister (ESS)" w:date="2015-09-09T13:57:00Z" w:id="678">
        <w:r w:rsidRPr="60226960" w:rsidR="006A1085">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Eventually, </w:t>
      </w:r>
      <w:ins w:author="Onno Hoffmeister (ESS)" w:date="2015-09-09T15:01:00Z" w:id="679">
        <w:r w:rsidRPr="60226960" w:rsidR="002B0985">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trade flows are aggregated and the aggregate flows </w:t>
      </w:r>
      <w:del w:author="Onno Hoffmeister (ESS)" w:date="2015-09-09T15:01:00Z" w:id="680">
        <w:r w:rsidRPr="009616CB" w:rsidDel="002B0985">
          <w:rPr>
            <w:rFonts w:ascii="Times New Roman" w:hAnsi="Times New Roman" w:cs="Times New Roman"/>
            <w:lang w:val="en-GB"/>
          </w:rPr>
          <w:delText xml:space="preserve">are </w:delText>
        </w:r>
      </w:del>
      <w:r w:rsidRPr="60226960">
        <w:rPr>
          <w:rFonts w:ascii="Times New Roman" w:hAnsi="Times New Roman" w:eastAsia="Times New Roman" w:cs="Times New Roman"/>
          <w:lang w:val="en-GB"/>
        </w:rPr>
        <w:t xml:space="preserve">subjected to further validation checks, </w:t>
      </w:r>
      <w:ins w:author="Josh Browning" w:date="2015-08-31T19:33:00Z" w:id="681">
        <w:r w:rsidRPr="60226960">
          <w:rPr>
            <w:rFonts w:ascii="Times New Roman" w:hAnsi="Times New Roman" w:eastAsia="Times New Roman" w:cs="Times New Roman"/>
            <w:lang w:val="en-GB"/>
          </w:rPr>
          <w:t>notabl</w:t>
        </w:r>
      </w:ins>
      <w:ins w:author="Josh Browning" w:date="2015-08-31T06:41:00Z" w:id="682">
        <w:r w:rsidRPr="60226960" w:rsidR="003A6BD0">
          <w:rPr>
            <w:rFonts w:ascii="Times New Roman" w:hAnsi="Times New Roman" w:eastAsia="Times New Roman" w:cs="Times New Roman"/>
            <w:lang w:val="en-GB"/>
          </w:rPr>
          <w:t>y</w:t>
        </w:r>
      </w:ins>
      <w:del w:author="Josh Browning" w:date="2015-08-31T06:41:00Z" w:id="683">
        <w:r w:rsidRPr="009616CB" w:rsidDel="003A6BD0">
          <w:rPr>
            <w:rFonts w:ascii="Times New Roman" w:hAnsi="Times New Roman" w:cs="Times New Roman"/>
            <w:lang w:val="en-GB"/>
          </w:rPr>
          <w:delText>e</w:delText>
        </w:r>
      </w:del>
      <w:del w:author="Josh Browning" w:date="2015-08-31T19:33:00Z" w:id="684">
        <w:r w:rsidRPr="009616CB">
          <w:rPr>
            <w:rFonts w:ascii="Times New Roman" w:hAnsi="Times New Roman" w:cs="Times New Roman"/>
            <w:lang w:val="en-GB"/>
          </w:rPr>
          <w:delText>notable</w:delText>
        </w:r>
      </w:del>
      <w:r w:rsidRPr="60226960">
        <w:rPr>
          <w:rFonts w:ascii="Times New Roman" w:hAnsi="Times New Roman" w:eastAsia="Times New Roman" w:cs="Times New Roman"/>
          <w:lang w:val="en-GB"/>
        </w:rPr>
        <w:t xml:space="preserve"> commodity specific global consistency checks </w:t>
      </w:r>
      <w:r w:rsidRPr="60226960">
        <w:rPr>
          <w:rFonts w:ascii="Times New Roman" w:hAnsi="Times New Roman" w:eastAsia="Times New Roman" w:cs="Times New Roman"/>
          <w:lang w:val="en-GB"/>
        </w:rPr>
        <w:lastRenderedPageBreak/>
        <w:t xml:space="preserve">(minimal net trade). Once all validation and imputation steps are completed, </w:t>
      </w:r>
      <w:del w:author="Josh Browning" w:date="2015-08-31T06:41:00Z" w:id="685">
        <w:r w:rsidRPr="009616CB">
          <w:rPr>
            <w:rFonts w:ascii="Times New Roman" w:hAnsi="Times New Roman" w:cs="Times New Roman"/>
            <w:lang w:val="en-GB"/>
          </w:rPr>
          <w:delText xml:space="preserve">and </w:delText>
        </w:r>
      </w:del>
      <w:r w:rsidRPr="60226960">
        <w:rPr>
          <w:rFonts w:ascii="Times New Roman" w:hAnsi="Times New Roman" w:eastAsia="Times New Roman" w:cs="Times New Roman"/>
          <w:lang w:val="en-GB"/>
        </w:rPr>
        <w:t>the final data are published on the FAOSTAT website (FAO 2015</w:t>
      </w:r>
      <w:ins w:author="Onno Hoffmeister (ESS)" w:date="2015-09-09T15:01:00Z" w:id="686">
        <w:r w:rsidRPr="60226960" w:rsidR="002B0985">
          <w:rPr>
            <w:rFonts w:ascii="Times New Roman" w:hAnsi="Times New Roman" w:eastAsia="Times New Roman" w:cs="Times New Roman"/>
            <w:lang w:val="en-GB"/>
          </w:rPr>
          <w:t>b</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7"/>
      </w:r>
      <w:r w:rsidRPr="60226960">
        <w:rPr>
          <w:rFonts w:ascii="Times New Roman" w:hAnsi="Times New Roman" w:eastAsia="Times New Roman" w:cs="Times New Roman"/>
          <w:lang w:val="en-GB"/>
        </w:rPr>
        <w:t xml:space="preserve">. </w:t>
      </w:r>
    </w:p>
    <w:p xmlns:wp14="http://schemas.microsoft.com/office/word/2010/wordml" w:rsidRPr="009616CB" w:rsidR="004F65E4" w:rsidP="002B0985" w:rsidRDefault="004F65E4" w14:paraId="5B123EA0"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author="Josh Browning" w:date="2015-09-03T12:40:00Z" w:id="688">
        <w:r w:rsidRPr="009616CB">
          <w:rPr>
            <w:rFonts w:ascii="Times New Roman" w:hAnsi="Times New Roman" w:cs="Times New Roman"/>
            <w:lang w:val="en-GB"/>
          </w:rPr>
          <w:delText>is</w:delText>
        </w:r>
      </w:del>
      <w:ins w:author="Josh Browning" w:date="2015-08-31T19:33:00Z" w:id="689">
        <w:r w:rsidRPr="009616CB">
          <w:rPr>
            <w:rFonts w:ascii="Times New Roman" w:hAnsi="Times New Roman" w:cs="Times New Roman"/>
            <w:lang w:val="en-GB"/>
          </w:rPr>
          <w:t>i</w:t>
        </w:r>
      </w:ins>
      <w:ins w:author="Josh Browning" w:date="2015-08-31T06:41:00Z" w:id="690">
        <w:r w:rsidR="003A6BD0">
          <w:rPr>
            <w:rFonts w:ascii="Times New Roman" w:hAnsi="Times New Roman" w:cs="Times New Roman"/>
            <w:lang w:val="en-GB"/>
          </w:rPr>
          <w:t>n</w:t>
        </w:r>
      </w:ins>
      <w:del w:author="Josh Browning" w:date="2015-08-31T06:41:00Z" w:id="691">
        <w:r w:rsidRPr="009616CB" w:rsidDel="003A6BD0">
          <w:rPr>
            <w:rFonts w:ascii="Times New Roman" w:hAnsi="Times New Roman" w:cs="Times New Roman"/>
            <w:lang w:val="en-GB"/>
          </w:rPr>
          <w:delText>s</w:delText>
        </w:r>
      </w:del>
      <w:del w:author="Josh Browning" w:date="2015-08-31T19:33:00Z" w:id="692">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del w:author="Onno Hoffmeister (ESS)" w:date="2015-09-09T15:03:00Z" w:id="693">
        <w:r w:rsidRPr="009616CB" w:rsidDel="002B0985">
          <w:rPr>
            <w:rFonts w:ascii="Times New Roman" w:hAnsi="Times New Roman" w:cs="Times New Roman"/>
            <w:lang w:val="en-GB"/>
          </w:rPr>
          <w:delText xml:space="preserve">included </w:delText>
        </w:r>
      </w:del>
      <w:ins w:author="Onno Hoffmeister (ESS)" w:date="2015-09-09T15:03:00Z" w:id="694">
        <w:r w:rsidR="002B0985">
          <w:rPr>
            <w:rFonts w:ascii="Times New Roman" w:hAnsi="Times New Roman" w:cs="Times New Roman"/>
            <w:lang w:val="en-GB"/>
          </w:rPr>
          <w:t xml:space="preserve">covered by </w:t>
        </w:r>
      </w:ins>
      <w:del w:author="Onno Hoffmeister (ESS)" w:date="2015-09-09T15:03:00Z" w:id="695">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author="Onno Hoffmeister (ESS)" w:date="2015-09-09T15:03:00Z" w:id="696">
        <w:r w:rsidR="002B0985">
          <w:rPr>
            <w:rFonts w:ascii="Times New Roman" w:hAnsi="Times New Roman" w:cs="Times New Roman"/>
            <w:lang w:val="en-GB"/>
          </w:rPr>
          <w:t xml:space="preserve">to enhance </w:t>
        </w:r>
      </w:ins>
      <w:del w:author="Onno Hoffmeister (ESS)" w:date="2015-09-09T15:03:00Z" w:id="697">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w:t>
      </w:r>
      <w:ins w:author="Onno Hoffmeister (ESS)" w:date="2015-09-09T15:04:00Z" w:id="702">
        <w:r w:rsidRPr="002B0985" w:rsid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Pr="002B0985" w:rsidR="002B0985">
          <w:rPr>
            <w:rFonts w:ascii="Times New Roman" w:hAnsi="Times New Roman" w:cs="Times New Roman"/>
            <w:lang w:val="en-GB"/>
          </w:rPr>
          <w:t xml:space="preserve">a survey of persons </w:t>
        </w:r>
      </w:ins>
      <w:ins w:author="Onno Hoffmeister (ESS)" w:date="2015-09-09T15:05:00Z" w:id="703">
        <w:r w:rsidRPr="002B0985" w:rsidR="002B0985">
          <w:rPr>
            <w:rFonts w:ascii="Times New Roman" w:hAnsi="Times New Roman" w:cs="Times New Roman"/>
            <w:lang w:val="en-GB"/>
          </w:rPr>
          <w:t xml:space="preserve">carrying goods </w:t>
        </w:r>
      </w:ins>
      <w:ins w:author="Onno Hoffmeister (ESS)" w:date="2015-09-09T15:06:00Z" w:id="704">
        <w:r w:rsidR="002B0985">
          <w:rPr>
            <w:rFonts w:ascii="Times New Roman" w:hAnsi="Times New Roman" w:cs="Times New Roman"/>
            <w:lang w:val="en-GB"/>
          </w:rPr>
          <w:t xml:space="preserve">and </w:t>
        </w:r>
      </w:ins>
      <w:ins w:author="Onno Hoffmeister (ESS)" w:date="2015-09-09T15:04:00Z" w:id="705">
        <w:r w:rsidR="002B0985">
          <w:rPr>
            <w:rFonts w:ascii="Times New Roman" w:hAnsi="Times New Roman" w:cs="Times New Roman"/>
            <w:lang w:val="en-GB"/>
          </w:rPr>
          <w:t>cross</w:t>
        </w:r>
      </w:ins>
      <w:ins w:author="Onno Hoffmeister (ESS)" w:date="2015-09-09T15:06:00Z" w:id="706">
        <w:r w:rsidR="002B0985">
          <w:rPr>
            <w:rFonts w:ascii="Times New Roman" w:hAnsi="Times New Roman" w:cs="Times New Roman"/>
            <w:lang w:val="en-GB"/>
          </w:rPr>
          <w:t>ing</w:t>
        </w:r>
      </w:ins>
      <w:ins w:author="Onno Hoffmeister (ESS)" w:date="2015-09-09T15:04:00Z" w:id="707">
        <w:r w:rsidR="002B0985">
          <w:rPr>
            <w:rFonts w:ascii="Times New Roman" w:hAnsi="Times New Roman" w:cs="Times New Roman"/>
            <w:lang w:val="en-GB"/>
          </w:rPr>
          <w:t xml:space="preserve"> the border</w:t>
        </w:r>
        <w:r w:rsidRPr="002B0985" w:rsidR="002B0985">
          <w:rPr>
            <w:rFonts w:ascii="Times New Roman" w:hAnsi="Times New Roman" w:cs="Times New Roman"/>
            <w:lang w:val="en-GB"/>
          </w:rPr>
          <w:t xml:space="preserve"> at the main border points </w:t>
        </w:r>
      </w:ins>
      <w:ins w:author="Onno Hoffmeister (ESS)" w:date="2015-09-09T15:05:00Z" w:id="708">
        <w:r w:rsidR="002B0985">
          <w:rPr>
            <w:rFonts w:ascii="Times New Roman" w:hAnsi="Times New Roman" w:cs="Times New Roman"/>
            <w:lang w:val="en-GB"/>
          </w:rPr>
          <w:t xml:space="preserve">of the country </w:t>
        </w:r>
      </w:ins>
      <w:ins w:author="Onno Hoffmeister (ESS)" w:date="2015-09-09T15:04:00Z" w:id="709">
        <w:r w:rsidRPr="002B0985" w:rsid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xmlns:wp14="http://schemas.microsoft.com/office/word/2010/wordml" w:rsidRPr="009616CB" w:rsidR="004F65E4" w:rsidP="00B44757" w:rsidRDefault="00F02494" w14:paraId="1E4EF52D" wp14:textId="77777777" wp14:noSpellErr="1">
      <w:pPr>
        <w:pStyle w:val="Heading3"/>
        <w:jc w:val="both"/>
        <w:rPr>
          <w:rFonts w:ascii="Times New Roman" w:hAnsi="Times New Roman" w:eastAsia="Times New Roman" w:cs="Times New Roman"/>
          <w:lang w:val="en-GB"/>
        </w:rPr>
      </w:pPr>
      <w:ins w:author="Onno Hoffmeister (ESS)" w:date="2015-09-09T15:09:00Z" w:id="710">
        <w:r w:rsidRPr="60226960">
          <w:rPr>
            <w:rFonts w:ascii="Times New Roman" w:hAnsi="Times New Roman" w:eastAsia="Times New Roman" w:cs="Times New Roman"/>
            <w:lang w:val="en-GB"/>
          </w:rPr>
          <w:t>Data on s</w:t>
        </w:r>
      </w:ins>
      <w:del w:author="Onno Hoffmeister (ESS)" w:date="2015-09-09T15:09:00Z" w:id="711">
        <w:r w:rsidRPr="009616CB" w:rsidDel="00F02494" w:rsidR="004F65E4">
          <w:rPr>
            <w:rFonts w:ascii="Times New Roman" w:hAnsi="Times New Roman"/>
            <w:lang w:val="en-GB"/>
          </w:rPr>
          <w:delText>S</w:delText>
        </w:r>
      </w:del>
      <w:r w:rsidRPr="60226960" w:rsidR="004F65E4">
        <w:rPr>
          <w:rFonts w:ascii="Times New Roman" w:hAnsi="Times New Roman" w:eastAsia="Times New Roman" w:cs="Times New Roman"/>
          <w:lang w:val="en-GB"/>
        </w:rPr>
        <w:t>tocks</w:t>
      </w:r>
    </w:p>
    <w:p xmlns:wp14="http://schemas.microsoft.com/office/word/2010/wordml" w:rsidRPr="009616CB" w:rsidR="004F65E4" w:rsidP="00F02494" w:rsidRDefault="004F65E4" w14:paraId="0DD4F7D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Stocks of agricultural products are held by a variety of </w:t>
      </w:r>
      <w:del w:author="Onno Hoffmeister (ESS)" w:date="2015-09-09T15:09:00Z" w:id="712">
        <w:r w:rsidRPr="009616CB" w:rsidDel="00F02494">
          <w:rPr>
            <w:rFonts w:ascii="Times New Roman" w:hAnsi="Times New Roman" w:cs="Times New Roman"/>
            <w:lang w:val="en-GB"/>
          </w:rPr>
          <w:delText>market participants</w:delText>
        </w:r>
      </w:del>
      <w:ins w:author="Onno Hoffmeister (ESS)" w:date="2015-09-09T15:09:00Z" w:id="713">
        <w:r w:rsidRPr="60226960" w:rsidR="00F02494">
          <w:rPr>
            <w:rFonts w:ascii="Times New Roman" w:hAnsi="Times New Roman" w:eastAsia="Times New Roman" w:cs="Times New Roman"/>
            <w:lang w:val="en-GB"/>
          </w:rPr>
          <w:t>act</w:t>
        </w:r>
      </w:ins>
      <w:ins w:author="Onno Hoffmeister (ESS)" w:date="2015-09-09T15:10:00Z" w:id="714">
        <w:r w:rsidRPr="60226960" w:rsidR="00F02494">
          <w:rPr>
            <w:rFonts w:ascii="Times New Roman" w:hAnsi="Times New Roman" w:eastAsia="Times New Roman" w:cs="Times New Roman"/>
            <w:lang w:val="en-GB"/>
          </w:rPr>
          <w:t>o</w:t>
        </w:r>
      </w:ins>
      <w:ins w:author="Onno Hoffmeister (ESS)" w:date="2015-09-09T15:09:00Z" w:id="715">
        <w:r w:rsidRPr="60226960" w:rsidR="00F02494">
          <w:rPr>
            <w:rFonts w:ascii="Times New Roman" w:hAnsi="Times New Roman" w:eastAsia="Times New Roman" w:cs="Times New Roman"/>
            <w:lang w:val="en-GB"/>
          </w:rPr>
          <w:t>rs</w:t>
        </w:r>
      </w:ins>
      <w:r w:rsidRPr="60226960">
        <w:rPr>
          <w:rFonts w:ascii="Times New Roman" w:hAnsi="Times New Roman" w:eastAsia="Times New Roman" w:cs="Times New Roman"/>
          <w:lang w:val="en-GB"/>
        </w:rPr>
        <w:t xml:space="preserve">, </w:t>
      </w:r>
      <w:del w:author="Onno Hoffmeister (ESS)" w:date="2015-09-09T15:10:00Z" w:id="716">
        <w:r w:rsidRPr="009616CB" w:rsidDel="00F02494">
          <w:rPr>
            <w:rFonts w:ascii="Times New Roman" w:hAnsi="Times New Roman" w:cs="Times New Roman"/>
            <w:lang w:val="en-GB"/>
          </w:rPr>
          <w:delText xml:space="preserve">such as </w:delText>
        </w:r>
      </w:del>
      <w:ins w:author="Onno Hoffmeister (ESS)" w:date="2015-09-09T15:10:00Z" w:id="717">
        <w:r w:rsidRPr="60226960" w:rsidR="00F02494">
          <w:rPr>
            <w:rFonts w:ascii="Times New Roman" w:hAnsi="Times New Roman" w:eastAsia="Times New Roman" w:cs="Times New Roman"/>
            <w:lang w:val="en-GB"/>
          </w:rPr>
          <w:t xml:space="preserve">including </w:t>
        </w:r>
      </w:ins>
      <w:r w:rsidRPr="60226960">
        <w:rPr>
          <w:rFonts w:ascii="Times New Roman" w:hAnsi="Times New Roman" w:eastAsia="Times New Roman" w:cs="Times New Roman"/>
          <w:lang w:val="en-GB"/>
        </w:rPr>
        <w:t xml:space="preserve">farms, processing or trading companies, government agencies or even international relief organizations such as the WFP. A number of factors determine the amount of stocks </w:t>
      </w:r>
      <w:del w:author="Onno Hoffmeister (ESS)" w:date="2015-09-09T15:10:00Z" w:id="718">
        <w:r w:rsidRPr="009616CB" w:rsidDel="00F02494">
          <w:rPr>
            <w:rFonts w:ascii="Times New Roman" w:hAnsi="Times New Roman" w:cs="Times New Roman"/>
            <w:lang w:val="en-GB"/>
          </w:rPr>
          <w:delText>held by the various players</w:delText>
        </w:r>
      </w:del>
      <w:ins w:author="Onno Hoffmeister (ESS)" w:date="2015-09-09T15:10:00Z" w:id="719">
        <w:r w:rsidRPr="60226960" w:rsidR="00F02494">
          <w:rPr>
            <w:rFonts w:ascii="Times New Roman" w:hAnsi="Times New Roman" w:eastAsia="Times New Roman" w:cs="Times New Roman"/>
            <w:lang w:val="en-GB"/>
          </w:rPr>
          <w:t>they hold</w:t>
        </w:r>
      </w:ins>
      <w:r w:rsidRPr="60226960">
        <w:rPr>
          <w:rFonts w:ascii="Times New Roman" w:hAnsi="Times New Roman" w:eastAsia="Times New Roman" w:cs="Times New Roman"/>
          <w:lang w:val="en-GB"/>
        </w:rPr>
        <w:t xml:space="preserve">. </w:t>
      </w:r>
      <w:del w:author="Onno Hoffmeister (ESS)" w:date="2015-09-09T15:10:00Z" w:id="720">
        <w:r w:rsidRPr="009616CB" w:rsidDel="00F02494">
          <w:rPr>
            <w:rFonts w:ascii="Times New Roman" w:hAnsi="Times New Roman" w:cs="Times New Roman"/>
            <w:lang w:val="en-GB"/>
          </w:rPr>
          <w:delText>In general, s</w:delText>
        </w:r>
      </w:del>
      <w:ins w:author="Onno Hoffmeister (ESS)" w:date="2015-09-09T15:10:00Z" w:id="721">
        <w:r w:rsidRPr="60226960" w:rsidR="00F02494">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tocks are </w:t>
      </w:r>
      <w:ins w:author="Onno Hoffmeister (ESS)" w:date="2015-09-09T15:11:00Z" w:id="722">
        <w:r w:rsidRPr="60226960" w:rsidR="00F02494">
          <w:rPr>
            <w:rFonts w:ascii="Times New Roman" w:hAnsi="Times New Roman" w:eastAsia="Times New Roman" w:cs="Times New Roman"/>
            <w:lang w:val="en-GB"/>
          </w:rPr>
          <w:t xml:space="preserve">generally </w:t>
        </w:r>
      </w:ins>
      <w:r w:rsidRPr="60226960">
        <w:rPr>
          <w:rFonts w:ascii="Times New Roman" w:hAnsi="Times New Roman" w:eastAsia="Times New Roman" w:cs="Times New Roman"/>
          <w:lang w:val="en-GB"/>
        </w:rPr>
        <w:t xml:space="preserve">held </w:t>
      </w:r>
      <w:ins w:author="Onno Hoffmeister (ESS)" w:date="2015-09-09T15:11:00Z" w:id="723">
        <w:r w:rsidRPr="60226960" w:rsidR="00F02494">
          <w:rPr>
            <w:rFonts w:ascii="Times New Roman" w:hAnsi="Times New Roman" w:eastAsia="Times New Roman" w:cs="Times New Roman"/>
            <w:lang w:val="en-GB"/>
          </w:rPr>
          <w:t xml:space="preserve">with the purpose </w:t>
        </w:r>
      </w:ins>
      <w:r w:rsidRPr="60226960">
        <w:rPr>
          <w:rFonts w:ascii="Times New Roman" w:hAnsi="Times New Roman" w:eastAsia="Times New Roman" w:cs="Times New Roman"/>
          <w:lang w:val="en-GB"/>
        </w:rPr>
        <w:t>to smooth consumption</w:t>
      </w:r>
      <w:del w:author="Josh Browning" w:date="2015-08-31T06:44:00Z" w:id="724">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author="Josh Browning" w:date="2015-08-31T06:44:00Z" w:id="725">
        <w:r w:rsidRPr="60226960" w:rsidR="003A6BD0">
          <w:rPr>
            <w:rFonts w:ascii="Times New Roman" w:hAnsi="Times New Roman" w:eastAsia="Times New Roman" w:cs="Times New Roman"/>
            <w:lang w:val="en-GB"/>
          </w:rPr>
          <w:t>;</w:t>
        </w:r>
        <w:r w:rsidRPr="6022696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remote settings of developing countries </w:t>
      </w:r>
      <w:del w:author="Onno Hoffmeister (ESS)" w:date="2015-09-09T15:11:00Z" w:id="726">
        <w:r w:rsidRPr="009616CB" w:rsidDel="00F02494">
          <w:rPr>
            <w:rFonts w:ascii="Times New Roman" w:hAnsi="Times New Roman" w:cs="Times New Roman"/>
            <w:lang w:val="en-GB"/>
          </w:rPr>
          <w:delText xml:space="preserve">stocks </w:delText>
        </w:r>
      </w:del>
      <w:ins w:author="Onno Hoffmeister (ESS)" w:date="2015-09-09T15:11:00Z" w:id="727">
        <w:r w:rsidRPr="60226960" w:rsidR="00F02494">
          <w:rPr>
            <w:rFonts w:ascii="Times New Roman" w:hAnsi="Times New Roman" w:eastAsia="Times New Roman" w:cs="Times New Roman"/>
            <w:lang w:val="en-GB"/>
          </w:rPr>
          <w:t xml:space="preserve">they </w:t>
        </w:r>
      </w:ins>
      <w:r w:rsidRPr="60226960">
        <w:rPr>
          <w:rFonts w:ascii="Times New Roman" w:hAnsi="Times New Roman" w:eastAsia="Times New Roman" w:cs="Times New Roman"/>
          <w:lang w:val="en-GB"/>
        </w:rPr>
        <w:t xml:space="preserve">are also kept as a reserve for insurance against food shortage or, for want of a fully developed rural finance system, as a store of value. </w:t>
      </w:r>
    </w:p>
    <w:p xmlns:wp14="http://schemas.microsoft.com/office/word/2010/wordml" w:rsidRPr="009616CB" w:rsidR="004F65E4" w:rsidP="00F02494" w:rsidRDefault="004F65E4" w14:paraId="29D2AEDE"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728">
        <w:r w:rsidRPr="009616CB">
          <w:rPr>
            <w:rFonts w:ascii="Times New Roman" w:hAnsi="Times New Roman" w:cs="Times New Roman"/>
            <w:lang w:val="en-GB"/>
          </w:rPr>
          <w:t>a</w:t>
        </w:r>
      </w:ins>
      <w:ins w:author="Josh Browning" w:date="2015-08-31T06:44:00Z" w:id="729">
        <w:r w:rsidR="003A6BD0">
          <w:rPr>
            <w:rFonts w:ascii="Times New Roman" w:hAnsi="Times New Roman" w:cs="Times New Roman"/>
            <w:lang w:val="en-GB"/>
          </w:rPr>
          <w:t>re</w:t>
        </w:r>
      </w:ins>
      <w:del w:author="Josh Browning" w:date="2015-08-31T19:33:00Z" w:id="730">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731">
        <w:r w:rsidR="003A6BD0">
          <w:rPr>
            <w:rFonts w:ascii="Times New Roman" w:hAnsi="Times New Roman" w:cs="Times New Roman"/>
            <w:lang w:val="en-GB"/>
          </w:rPr>
          <w:t>-</w:t>
        </w:r>
      </w:ins>
      <w:del w:author="Josh Browning" w:date="2015-08-31T06:45:00Z" w:id="732">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author="Onno Hoffmeister (ESS)" w:date="2015-09-09T15:12:00Z" w:id="733">
        <w:r w:rsidRPr="009616CB" w:rsidDel="00F02494">
          <w:rPr>
            <w:rFonts w:ascii="Times New Roman" w:hAnsi="Times New Roman" w:cs="Times New Roman"/>
            <w:lang w:val="en-GB"/>
          </w:rPr>
          <w:delText>censuses</w:delText>
        </w:r>
      </w:del>
      <w:ins w:author="Onno Hoffmeister (ESS)" w:date="2015-09-09T15:12:00Z" w:id="734">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w:t>
      </w:r>
      <w:r w:rsidRPr="009616CB">
        <w:rPr>
          <w:rFonts w:ascii="Times New Roman" w:hAnsi="Times New Roman" w:cs="Times New Roman"/>
          <w:lang w:val="en-GB"/>
        </w:rPr>
        <w:lastRenderedPageBreak/>
        <w:t xml:space="preserve">censuses, only 30 collect information on storage infrastructure and capacities, while only 7 directly include stock levels (Fonteneau 2014). What is more, agricultural censuses are carried out with large time intervals, and </w:t>
      </w:r>
      <w:del w:author="Onno Hoffmeister (ESS)" w:date="2015-09-09T15:13:00Z" w:id="735">
        <w:r w:rsidRPr="009616CB" w:rsidDel="00F02494">
          <w:rPr>
            <w:rFonts w:ascii="Times New Roman" w:hAnsi="Times New Roman" w:cs="Times New Roman"/>
            <w:lang w:val="en-GB"/>
          </w:rPr>
          <w:delText xml:space="preserve">therefore </w:delText>
        </w:r>
      </w:del>
      <w:ins w:author="Onno Hoffmeister (ESS)" w:date="2015-09-09T15:13:00Z" w:id="736">
        <w:r w:rsidRPr="009616CB" w:rsidR="00F02494">
          <w:rPr>
            <w:rFonts w:ascii="Times New Roman" w:hAnsi="Times New Roman" w:cs="Times New Roman"/>
            <w:lang w:val="en-GB"/>
          </w:rPr>
          <w:t>there</w:t>
        </w:r>
        <w:r w:rsidR="00F02494">
          <w:rPr>
            <w:rFonts w:ascii="Times New Roman" w:hAnsi="Times New Roman" w:cs="Times New Roman"/>
            <w:lang w:val="en-GB"/>
          </w:rPr>
          <w:t>by do</w:t>
        </w:r>
        <w:r w:rsidRPr="009616CB" w:rsidR="00F02494">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author="Onno Hoffmeister (ESS)" w:date="2015-09-09T15:13:00Z" w:id="737">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author="Onno Hoffmeister (ESS)" w:date="2015-09-09T15:14:00Z" w:id="738">
        <w:r w:rsidRPr="009616CB" w:rsidDel="00F02494">
          <w:rPr>
            <w:rFonts w:ascii="Times New Roman" w:hAnsi="Times New Roman" w:cs="Times New Roman"/>
            <w:lang w:val="en-GB"/>
          </w:rPr>
          <w:delText xml:space="preserve">way of </w:delText>
        </w:r>
      </w:del>
      <w:ins w:author="Onno Hoffmeister (ESS)" w:date="2015-09-09T15:14:00Z" w:id="739">
        <w:r w:rsidR="00F02494">
          <w:rPr>
            <w:rFonts w:ascii="Times New Roman" w:hAnsi="Times New Roman" w:cs="Times New Roman"/>
            <w:lang w:val="en-GB"/>
          </w:rPr>
          <w:t xml:space="preserve">tool for </w:t>
        </w:r>
      </w:ins>
      <w:del w:author="Onno Hoffmeister (ESS)" w:date="2015-09-09T15:14:00Z" w:id="740">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author="Onno Hoffmeister (ESS)" w:date="2015-09-09T15:14:00Z" w:id="741">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author="Onno Hoffmeister (ESS)" w:date="2015-09-09T15:14:00Z" w:id="742">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author="Onno Hoffmeister (ESS)" w:date="2015-09-09T15:14:00Z" w:id="743">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author="Onno Hoffmeister (ESS)" w:date="2015-09-09T15:15:00Z" w:id="744">
        <w:r w:rsidR="00F02494">
          <w:rPr>
            <w:rFonts w:ascii="Times New Roman" w:hAnsi="Times New Roman" w:cs="Times New Roman"/>
            <w:lang w:val="en-GB"/>
          </w:rPr>
          <w:t xml:space="preserve"> and </w:t>
        </w:r>
      </w:ins>
      <w:del w:author="Onno Hoffmeister (ESS)" w:date="2015-09-09T15:15:00Z" w:id="745">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author="Onno Hoffmeister (ESS)" w:date="2015-09-09T15:15:00Z" w:id="746">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xmlns:wp14="http://schemas.microsoft.com/office/word/2010/wordml" w:rsidRPr="009616CB" w:rsidR="004F65E4" w:rsidP="00B44757" w:rsidRDefault="004F65E4" w14:paraId="113FD43A"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F02494" w:rsidRDefault="004F65E4" w14:paraId="7135B09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combination of both</w:t>
      </w:r>
      <w:del w:author="Onno Hoffmeister (ESS)" w:date="2015-09-09T15:15:00Z" w:id="747">
        <w:r w:rsidRPr="009616CB" w:rsidDel="00F02494">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farm survey data and data collected from institutional stock holders</w:t>
      </w:r>
      <w:ins w:author="Josh Browning" w:date="2015-08-31T06:46:00Z" w:id="748">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provides a fairly accurate estimate of stocks on a national level. Indeed, the USDA is operating such an approach</w:t>
      </w:r>
      <w:ins w:author="Onno Hoffmeister (ESS)" w:date="2015-09-09T15:16:00Z" w:id="749">
        <w:r w:rsidRPr="60226960" w:rsidR="00F02494">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where farms are surveyed bi-annually. The East African Community </w:t>
      </w:r>
      <w:del w:author="Onno Hoffmeister (ESS)" w:date="2015-09-09T15:16:00Z" w:id="750">
        <w:r w:rsidRPr="009616CB" w:rsidDel="00F02494">
          <w:rPr>
            <w:rFonts w:ascii="Times New Roman" w:hAnsi="Times New Roman" w:cs="Times New Roman"/>
            <w:lang w:val="en-GB"/>
          </w:rPr>
          <w:delText xml:space="preserve">is also </w:delText>
        </w:r>
      </w:del>
      <w:ins w:author="Onno Hoffmeister (ESS)" w:date="2015-09-09T15:16:00Z" w:id="751">
        <w:r w:rsidRPr="60226960" w:rsidR="00F02494">
          <w:rPr>
            <w:rFonts w:ascii="Times New Roman" w:hAnsi="Times New Roman" w:eastAsia="Times New Roman" w:cs="Times New Roman"/>
            <w:lang w:val="en-GB"/>
          </w:rPr>
          <w:t xml:space="preserve">has </w:t>
        </w:r>
      </w:ins>
      <w:r w:rsidRPr="60226960">
        <w:rPr>
          <w:rFonts w:ascii="Times New Roman" w:hAnsi="Times New Roman" w:eastAsia="Times New Roman" w:cs="Times New Roman"/>
          <w:lang w:val="en-GB"/>
        </w:rPr>
        <w:t>adopt</w:t>
      </w:r>
      <w:ins w:author="Onno Hoffmeister (ESS)" w:date="2015-09-09T15:16:00Z" w:id="752">
        <w:r w:rsidRPr="60226960" w:rsidR="00F02494">
          <w:rPr>
            <w:rFonts w:ascii="Times New Roman" w:hAnsi="Times New Roman" w:eastAsia="Times New Roman" w:cs="Times New Roman"/>
            <w:lang w:val="en-GB"/>
          </w:rPr>
          <w:t>ed</w:t>
        </w:r>
      </w:ins>
      <w:del w:author="Onno Hoffmeister (ESS)" w:date="2015-09-09T15:16:00Z" w:id="753">
        <w:r w:rsidRPr="009616CB" w:rsidDel="00F02494">
          <w:rPr>
            <w:rFonts w:ascii="Times New Roman" w:hAnsi="Times New Roman" w:cs="Times New Roman"/>
            <w:lang w:val="en-GB"/>
          </w:rPr>
          <w:delText>ing</w:delText>
        </w:r>
      </w:del>
      <w:r w:rsidRPr="60226960">
        <w:rPr>
          <w:rFonts w:ascii="Times New Roman" w:hAnsi="Times New Roman" w:eastAsia="Times New Roman" w:cs="Times New Roman"/>
          <w:lang w:val="en-GB"/>
        </w:rPr>
        <w:t xml:space="preserve"> this methodology for the compilation of monthly FBS.</w:t>
      </w:r>
    </w:p>
    <w:p xmlns:wp14="http://schemas.microsoft.com/office/word/2010/wordml" w:rsidRPr="009616CB" w:rsidR="004F65E4" w:rsidP="00126B0D" w:rsidRDefault="00126B0D" w14:paraId="054DDAD0" wp14:textId="77777777" wp14:noSpellErr="1">
      <w:pPr>
        <w:pStyle w:val="Heading3"/>
        <w:jc w:val="both"/>
        <w:rPr>
          <w:rFonts w:ascii="Times New Roman" w:hAnsi="Times New Roman" w:eastAsia="Times New Roman" w:cs="Times New Roman"/>
          <w:lang w:val="en-GB"/>
        </w:rPr>
      </w:pPr>
      <w:bookmarkStart w:name="_Ref428814109" w:id="754"/>
      <w:ins w:author="Onno Hoffmeister (ESS)" w:date="2015-09-09T15:29:00Z" w:id="755">
        <w:r w:rsidRPr="60226960">
          <w:rPr>
            <w:rFonts w:ascii="Times New Roman" w:hAnsi="Times New Roman" w:eastAsia="Times New Roman" w:cs="Times New Roman"/>
            <w:lang w:val="en-GB"/>
          </w:rPr>
          <w:t>Data on f</w:t>
        </w:r>
      </w:ins>
      <w:del w:author="Onno Hoffmeister (ESS)" w:date="2015-09-09T15:29:00Z" w:id="756">
        <w:r w:rsidRPr="009616CB" w:rsidDel="00126B0D" w:rsidR="004F65E4">
          <w:rPr>
            <w:rFonts w:ascii="Times New Roman" w:hAnsi="Times New Roman"/>
            <w:lang w:val="en-GB"/>
          </w:rPr>
          <w:delText>F</w:delText>
        </w:r>
      </w:del>
      <w:r w:rsidRPr="60226960" w:rsidR="004F65E4">
        <w:rPr>
          <w:rFonts w:ascii="Times New Roman" w:hAnsi="Times New Roman" w:eastAsia="Times New Roman" w:cs="Times New Roman"/>
          <w:lang w:val="en-GB"/>
        </w:rPr>
        <w:t>eed</w:t>
      </w:r>
      <w:bookmarkEnd w:id="754"/>
    </w:p>
    <w:p xmlns:wp14="http://schemas.microsoft.com/office/word/2010/wordml" w:rsidRPr="009616CB" w:rsidR="004F65E4" w:rsidDel="00126B0D" w:rsidP="00126B0D" w:rsidRDefault="004F65E4" w14:paraId="3413CBA9" wp14:textId="77777777">
      <w:pPr>
        <w:jc w:val="both"/>
        <w:rPr>
          <w:del w:author="Onno Hoffmeister (ESS)" w:date="2015-09-09T15:28:00Z" w:id="757"/>
          <w:rFonts w:ascii="Times New Roman" w:hAnsi="Times New Roman" w:cs="Times New Roman"/>
          <w:lang w:val="en-GB"/>
        </w:rPr>
      </w:pPr>
      <w:r w:rsidRPr="60226960">
        <w:rPr>
          <w:rFonts w:ascii="Times New Roman" w:hAnsi="Times New Roman" w:eastAsia="Times New Roman" w:cs="Times New Roman"/>
          <w:lang w:val="en-GB"/>
        </w:rPr>
        <w:t xml:space="preserve">Farmers feed their animals with agricultural products which they purchase from elsewhere </w:t>
      </w:r>
      <w:del w:author="Onno Hoffmeister (ESS)" w:date="2015-09-09T15:22:00Z" w:id="758">
        <w:r w:rsidRPr="009616CB" w:rsidDel="006051F9">
          <w:rPr>
            <w:rFonts w:ascii="Times New Roman" w:hAnsi="Times New Roman" w:cs="Times New Roman"/>
            <w:lang w:val="en-GB"/>
          </w:rPr>
          <w:delText xml:space="preserve">as well as with products which </w:delText>
        </w:r>
      </w:del>
      <w:ins w:author="Onno Hoffmeister (ESS)" w:date="2015-09-09T15:22:00Z" w:id="759">
        <w:r w:rsidRPr="60226960" w:rsidR="006051F9">
          <w:rPr>
            <w:rFonts w:ascii="Times New Roman" w:hAnsi="Times New Roman" w:eastAsia="Times New Roman" w:cs="Times New Roman"/>
            <w:lang w:val="en-GB"/>
          </w:rPr>
          <w:t xml:space="preserve">or </w:t>
        </w:r>
      </w:ins>
      <w:r w:rsidRPr="60226960">
        <w:rPr>
          <w:rFonts w:ascii="Times New Roman" w:hAnsi="Times New Roman" w:eastAsia="Times New Roman" w:cs="Times New Roman"/>
          <w:lang w:val="en-GB"/>
        </w:rPr>
        <w:t xml:space="preserve">form part of their own agricultural production. </w:t>
      </w:r>
      <w:del w:author="Onno Hoffmeister (ESS)" w:date="2015-09-09T15:23:00Z" w:id="760">
        <w:r w:rsidRPr="009616CB" w:rsidDel="006051F9">
          <w:rPr>
            <w:rFonts w:ascii="Times New Roman" w:hAnsi="Times New Roman" w:cs="Times New Roman"/>
            <w:lang w:val="en-GB"/>
          </w:rPr>
          <w:delText>The importance of b</w:delText>
        </w:r>
      </w:del>
      <w:ins w:author="Onno Hoffmeister (ESS)" w:date="2015-09-09T15:23:00Z" w:id="761">
        <w:r w:rsidRPr="60226960" w:rsidR="006051F9">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oth components </w:t>
      </w:r>
      <w:ins w:author="Onno Hoffmeister (ESS)" w:date="2015-09-09T15:23:00Z" w:id="762">
        <w:r w:rsidRPr="60226960" w:rsidR="006051F9">
          <w:rPr>
            <w:rFonts w:ascii="Times New Roman" w:hAnsi="Times New Roman" w:eastAsia="Times New Roman" w:cs="Times New Roman"/>
            <w:lang w:val="en-GB"/>
          </w:rPr>
          <w:t xml:space="preserve">are important, </w:t>
        </w:r>
      </w:ins>
      <w:ins w:author="Onno Hoffmeister (ESS)" w:date="2015-09-09T15:25:00Z" w:id="763">
        <w:r w:rsidRPr="60226960" w:rsidR="006051F9">
          <w:rPr>
            <w:rFonts w:ascii="Times New Roman" w:hAnsi="Times New Roman" w:eastAsia="Times New Roman" w:cs="Times New Roman"/>
            <w:lang w:val="en-GB"/>
          </w:rPr>
          <w:t xml:space="preserve">and their </w:t>
        </w:r>
      </w:ins>
      <w:ins w:author="Onno Hoffmeister (ESS)" w:date="2015-09-09T15:28:00Z" w:id="764">
        <w:r w:rsidRPr="60226960" w:rsidR="006051F9">
          <w:rPr>
            <w:rFonts w:ascii="Times New Roman" w:hAnsi="Times New Roman" w:eastAsia="Times New Roman" w:cs="Times New Roman"/>
            <w:lang w:val="en-GB"/>
          </w:rPr>
          <w:t xml:space="preserve">relative </w:t>
        </w:r>
      </w:ins>
      <w:ins w:author="Onno Hoffmeister (ESS)" w:date="2015-09-09T15:27:00Z" w:id="765">
        <w:r w:rsidRPr="60226960" w:rsidR="006051F9">
          <w:rPr>
            <w:rFonts w:ascii="Times New Roman" w:hAnsi="Times New Roman" w:eastAsia="Times New Roman" w:cs="Times New Roman"/>
            <w:lang w:val="en-GB"/>
          </w:rPr>
          <w:t>weight</w:t>
        </w:r>
      </w:ins>
      <w:ins w:author="Onno Hoffmeister (ESS)" w:date="2015-09-09T15:25:00Z" w:id="766">
        <w:r w:rsidRPr="60226960" w:rsidR="006051F9">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the overall feed </w:t>
      </w:r>
      <w:del w:author="Onno Hoffmeister (ESS)" w:date="2015-09-09T15:25:00Z" w:id="767">
        <w:r w:rsidRPr="009616CB" w:rsidDel="006051F9">
          <w:rPr>
            <w:rFonts w:ascii="Times New Roman" w:hAnsi="Times New Roman" w:cs="Times New Roman"/>
            <w:lang w:val="en-GB"/>
          </w:rPr>
          <w:delText xml:space="preserve">supply </w:delText>
        </w:r>
      </w:del>
      <w:ins w:author="Onno Hoffmeister (ESS)" w:date="2015-09-09T15:25:00Z" w:id="768">
        <w:r w:rsidRPr="60226960" w:rsidR="006051F9">
          <w:rPr>
            <w:rFonts w:ascii="Times New Roman" w:hAnsi="Times New Roman" w:eastAsia="Times New Roman" w:cs="Times New Roman"/>
            <w:lang w:val="en-GB"/>
          </w:rPr>
          <w:t xml:space="preserve">use </w:t>
        </w:r>
      </w:ins>
      <w:r w:rsidRPr="60226960">
        <w:rPr>
          <w:rFonts w:ascii="Times New Roman" w:hAnsi="Times New Roman" w:eastAsia="Times New Roman" w:cs="Times New Roman"/>
          <w:lang w:val="en-GB"/>
        </w:rPr>
        <w:t xml:space="preserve">varies across countries, </w:t>
      </w:r>
      <w:ins w:author="Onno Hoffmeister (ESS)" w:date="2015-09-09T15:26:00Z" w:id="769">
        <w:r w:rsidRPr="60226960" w:rsidR="006051F9">
          <w:rPr>
            <w:rFonts w:ascii="Times New Roman" w:hAnsi="Times New Roman" w:eastAsia="Times New Roman" w:cs="Times New Roman"/>
            <w:lang w:val="en-GB"/>
          </w:rPr>
          <w:t xml:space="preserve">in accordance with </w:t>
        </w:r>
      </w:ins>
      <w:del w:author="Onno Hoffmeister (ESS)" w:date="2015-09-09T15:26:00Z" w:id="770">
        <w:r w:rsidRPr="009616CB" w:rsidDel="006051F9">
          <w:rPr>
            <w:rFonts w:ascii="Times New Roman" w:hAnsi="Times New Roman" w:cs="Times New Roman"/>
            <w:lang w:val="en-GB"/>
          </w:rPr>
          <w:delText xml:space="preserve">depending on </w:delText>
        </w:r>
      </w:del>
      <w:r w:rsidRPr="60226960">
        <w:rPr>
          <w:rFonts w:ascii="Times New Roman" w:hAnsi="Times New Roman" w:eastAsia="Times New Roman" w:cs="Times New Roman"/>
          <w:lang w:val="en-GB"/>
        </w:rPr>
        <w:t xml:space="preserve">the type of the prevailing livestock production systems, their degree of specialization, commercialization and intensification. </w:t>
      </w:r>
    </w:p>
    <w:p xmlns:wp14="http://schemas.microsoft.com/office/word/2010/wordml" w:rsidR="00126B0D" w:rsidP="00126B0D" w:rsidRDefault="004F65E4" w14:paraId="4AF60BAC" wp14:textId="77777777" wp14:noSpellErr="1">
      <w:pPr>
        <w:jc w:val="both"/>
        <w:rPr>
          <w:ins w:author="Onno Hoffmeister (ESS)" w:date="2015-09-09T15:30:00Z" w:id="771"/>
          <w:rFonts w:ascii="Times New Roman" w:hAnsi="Times New Roman" w:cs="Times New Roman"/>
          <w:szCs w:val="24"/>
          <w:lang w:val="en-GB"/>
        </w:rPr>
      </w:pPr>
      <w:r w:rsidRPr="60226960">
        <w:rPr>
          <w:rFonts w:ascii="Times New Roman" w:hAnsi="Times New Roman" w:eastAsia="Times New Roman" w:cs="Times New Roman"/>
          <w:lang w:val="en-GB"/>
        </w:rPr>
        <w:t>FBS compilers need to create a comprehensive picture of food items used as feed supply</w:t>
      </w:r>
      <w:ins w:author="Onno Hoffmeister (ESS)" w:date="2015-09-09T15:29:00Z" w:id="772">
        <w:r w:rsidRPr="60226960" w:rsidR="00126B0D">
          <w:rPr>
            <w:rFonts w:ascii="Times New Roman" w:hAnsi="Times New Roman" w:eastAsia="Times New Roman" w:cs="Times New Roman"/>
            <w:lang w:val="en-GB"/>
          </w:rPr>
          <w:t>.</w:t>
        </w:r>
      </w:ins>
      <w:del w:author="Onno Hoffmeister (ESS)" w:date="2015-09-09T15:29:00Z" w:id="773">
        <w:r w:rsidRPr="009616CB" w:rsidDel="00126B0D">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29:00Z" w:id="774">
        <w:r w:rsidRPr="009616CB" w:rsidDel="00126B0D">
          <w:rPr>
            <w:rFonts w:ascii="Times New Roman" w:hAnsi="Times New Roman" w:cs="Times New Roman"/>
            <w:lang w:val="en-GB"/>
          </w:rPr>
          <w:delText xml:space="preserve">which </w:delText>
        </w:r>
      </w:del>
      <w:ins w:author="Onno Hoffmeister (ESS)" w:date="2015-09-09T15:29:00Z" w:id="775">
        <w:r w:rsidRPr="60226960" w:rsidR="00126B0D">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 xml:space="preserve">requires coverage of both feeds produced by farmers and feed compounders. </w:t>
      </w:r>
      <w:del w:author="Onno Hoffmeister (ESS)" w:date="2015-09-09T15:29:00Z" w:id="776">
        <w:r w:rsidRPr="009616CB" w:rsidDel="00126B0D">
          <w:rPr>
            <w:rFonts w:ascii="Times New Roman" w:hAnsi="Times New Roman" w:cs="Times New Roman"/>
            <w:lang w:val="en-GB"/>
          </w:rPr>
          <w:delText>It requires i</w:delText>
        </w:r>
      </w:del>
      <w:ins w:author="Onno Hoffmeister (ESS)" w:date="2015-09-09T15:29:00Z" w:id="777">
        <w:r w:rsidRPr="60226960" w:rsidR="00126B0D">
          <w:rPr>
            <w:rFonts w:ascii="Times New Roman" w:hAnsi="Times New Roman" w:eastAsia="Times New Roman" w:cs="Times New Roman"/>
            <w:lang w:val="en-GB"/>
          </w:rPr>
          <w:t>I</w:t>
        </w:r>
      </w:ins>
      <w:r w:rsidRPr="60226960">
        <w:rPr>
          <w:rFonts w:ascii="Times New Roman" w:hAnsi="Times New Roman" w:eastAsia="Times New Roman" w:cs="Times New Roman"/>
          <w:lang w:val="en-GB"/>
        </w:rPr>
        <w:t xml:space="preserve">nformation </w:t>
      </w:r>
      <w:ins w:author="Onno Hoffmeister (ESS)" w:date="2015-09-09T15:30:00Z" w:id="778">
        <w:r w:rsidRPr="60226960" w:rsidR="00126B0D">
          <w:rPr>
            <w:rFonts w:ascii="Times New Roman" w:hAnsi="Times New Roman" w:eastAsia="Times New Roman" w:cs="Times New Roman"/>
            <w:lang w:val="en-GB"/>
          </w:rPr>
          <w:t xml:space="preserve">is needed </w:t>
        </w:r>
      </w:ins>
      <w:r w:rsidRPr="60226960">
        <w:rPr>
          <w:rFonts w:ascii="Times New Roman" w:hAnsi="Times New Roman" w:eastAsia="Times New Roman" w:cs="Times New Roman"/>
          <w:lang w:val="en-GB"/>
        </w:rPr>
        <w:t>about the amounts and the types of products both farmers and compounders use to produce the feeds. As such surveys are costly, only few representative and comprehensive surveys are actually available (</w:t>
      </w:r>
      <w:r w:rsidRPr="60226960">
        <w:rPr>
          <w:rFonts w:ascii="Times New Roman" w:hAnsi="Times New Roman" w:eastAsia="Times New Roman" w:cs="Times New Roman"/>
          <w:lang w:val="en-GB"/>
        </w:rPr>
        <w:t>Westcott and Norton 2012, p. 5).</w:t>
      </w:r>
      <w:r w:rsidRPr="60226960">
        <w:rPr>
          <w:rStyle w:val="FootnoteReference"/>
          <w:rFonts w:ascii="Times New Roman" w:hAnsi="Times New Roman" w:eastAsia="Times New Roman" w:cs="Times New Roman"/>
          <w:lang w:val="en-GB"/>
        </w:rPr>
        <w:footnoteReference w:id="19"/>
      </w:r>
      <w:r w:rsidRPr="60226960">
        <w:rPr>
          <w:rFonts w:ascii="Times New Roman" w:hAnsi="Times New Roman" w:eastAsia="Times New Roman" w:cs="Times New Roman"/>
          <w:lang w:val="en-GB"/>
        </w:rPr>
        <w:t xml:space="preserve"> </w:t>
      </w:r>
    </w:p>
    <w:p xmlns:wp14="http://schemas.microsoft.com/office/word/2010/wordml" w:rsidRPr="009616CB" w:rsidR="004F65E4" w:rsidDel="00126B0D" w:rsidP="00126B0D" w:rsidRDefault="004F65E4" w14:paraId="18EFC769" wp14:textId="77777777">
      <w:pPr>
        <w:jc w:val="both"/>
        <w:rPr>
          <w:del w:author="Onno Hoffmeister (ESS)" w:date="2015-09-09T15:34:00Z" w:id="780"/>
          <w:rFonts w:ascii="Times New Roman" w:hAnsi="Times New Roman" w:cs="Times New Roman"/>
          <w:lang w:val="en-GB"/>
        </w:rPr>
      </w:pPr>
      <w:r w:rsidRPr="60226960">
        <w:rPr>
          <w:rFonts w:ascii="Times New Roman" w:hAnsi="Times New Roman" w:eastAsia="Times New Roman" w:cs="Times New Roman"/>
          <w:lang w:val="en-GB"/>
        </w:rPr>
        <w:t xml:space="preserve">In some cases, exhaustive surveys of feed use </w:t>
      </w:r>
      <w:ins w:author="Onno Hoffmeister (ESS)" w:date="2015-09-09T15:31:00Z" w:id="781">
        <w:r w:rsidRPr="60226960" w:rsidR="00126B0D">
          <w:rPr>
            <w:rFonts w:ascii="Times New Roman" w:hAnsi="Times New Roman" w:eastAsia="Times New Roman" w:cs="Times New Roman"/>
            <w:lang w:val="en-GB"/>
          </w:rPr>
          <w:t xml:space="preserve">have been added </w:t>
        </w:r>
      </w:ins>
      <w:del w:author="Onno Hoffmeister (ESS)" w:date="2015-09-09T15:31:00Z" w:id="782">
        <w:r w:rsidRPr="009616CB" w:rsidDel="00126B0D">
          <w:rPr>
            <w:rFonts w:ascii="Times New Roman" w:hAnsi="Times New Roman" w:cs="Times New Roman"/>
            <w:lang w:val="en-GB"/>
          </w:rPr>
          <w:delText xml:space="preserve">are included as one-off modules annexed </w:delText>
        </w:r>
      </w:del>
      <w:r w:rsidRPr="60226960">
        <w:rPr>
          <w:rFonts w:ascii="Times New Roman" w:hAnsi="Times New Roman" w:eastAsia="Times New Roman" w:cs="Times New Roman"/>
          <w:lang w:val="en-GB"/>
        </w:rPr>
        <w:t>to the regular agricultural survey</w:t>
      </w:r>
      <w:del w:author="Onno Hoffmeister (ESS)" w:date="2015-09-09T15:31:00Z" w:id="783">
        <w:r w:rsidRPr="009616CB" w:rsidDel="00126B0D">
          <w:rPr>
            <w:rFonts w:ascii="Times New Roman" w:hAnsi="Times New Roman" w:cs="Times New Roman"/>
            <w:lang w:val="en-GB"/>
          </w:rPr>
          <w:delText xml:space="preserve"> in a certain year</w:delText>
        </w:r>
      </w:del>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20"/>
      </w:r>
      <w:ins w:author="Onno Hoffmeister (ESS)" w:date="2015-09-09T15:34:00Z" w:id="793">
        <w:r w:rsidRPr="60226960" w:rsidR="00126B0D">
          <w:rPr>
            <w:rFonts w:ascii="Times New Roman" w:hAnsi="Times New Roman" w:eastAsia="Times New Roman" w:cs="Times New Roman"/>
            <w:lang w:val="en-GB"/>
          </w:rPr>
          <w:t xml:space="preserve"> </w:t>
        </w:r>
      </w:ins>
    </w:p>
    <w:p xmlns:wp14="http://schemas.microsoft.com/office/word/2010/wordml" w:rsidRPr="009616CB" w:rsidR="004F65E4" w:rsidP="00126B0D" w:rsidRDefault="004F65E4" w14:paraId="4C0B3C72" wp14:textId="77777777">
      <w:pPr>
        <w:jc w:val="both"/>
        <w:rPr>
          <w:rFonts w:ascii="Times New Roman" w:hAnsi="Times New Roman" w:cs="Times New Roman"/>
          <w:lang w:val="en-GB"/>
        </w:rPr>
      </w:pPr>
      <w:del w:author="Onno Hoffmeister (ESS)" w:date="2015-09-09T15:33:00Z" w:id="794">
        <w:r w:rsidRPr="009616CB" w:rsidDel="00126B0D">
          <w:rPr>
            <w:rFonts w:ascii="Times New Roman" w:hAnsi="Times New Roman" w:cs="Times New Roman"/>
            <w:lang w:val="en-GB"/>
          </w:rPr>
          <w:delText xml:space="preserve">In the absence of such comprehensive surveys, useful information may be obtained by including the relevant questions into the regular agricultural surveys. </w:delText>
        </w:r>
      </w:del>
      <w:r w:rsidRPr="60226960">
        <w:rPr>
          <w:rFonts w:ascii="Times New Roman" w:hAnsi="Times New Roman" w:eastAsia="Times New Roman" w:cs="Times New Roman"/>
          <w:lang w:val="en-GB"/>
        </w:rPr>
        <w:t>This is a particularly appealing option in developing countries where a large proportion of the livestock is reared by smallholders and the proportion of purchased feed can be considered to be comparatively low</w:t>
      </w:r>
      <w:del w:author="Onno Hoffmeister (ESS)" w:date="2015-09-09T15:34:00Z" w:id="795">
        <w:r w:rsidRPr="009616CB" w:rsidDel="00126B0D">
          <w:rPr>
            <w:rStyle w:val="FootnoteReference"/>
            <w:rFonts w:ascii="Times New Roman" w:hAnsi="Times New Roman" w:cs="Times New Roman"/>
            <w:lang w:val="en-GB"/>
          </w:rPr>
          <w:footnoteReference w:id="21"/>
        </w:r>
      </w:del>
      <w:r w:rsidRPr="60226960">
        <w:rPr>
          <w:rFonts w:ascii="Times New Roman" w:hAnsi="Times New Roman" w:eastAsia="Times New Roman" w:cs="Times New Roman"/>
          <w:lang w:val="en-GB"/>
        </w:rPr>
        <w:t xml:space="preserve">. In tandem, compound </w:t>
      </w:r>
      <w:r w:rsidRPr="60226960">
        <w:rPr>
          <w:rFonts w:ascii="Times New Roman" w:hAnsi="Times New Roman" w:eastAsia="Times New Roman" w:cs="Times New Roman"/>
          <w:lang w:val="en-GB"/>
        </w:rPr>
        <w:lastRenderedPageBreak/>
        <w:t xml:space="preserve">feeders can be contacted either directly or through industry associations. </w:t>
      </w:r>
      <w:ins w:author="Onno Hoffmeister (ESS)" w:date="2015-09-09T15:35:00Z" w:id="798">
        <w:r w:rsidRPr="60226960" w:rsidR="00126B0D">
          <w:rPr>
            <w:rFonts w:ascii="Times New Roman" w:hAnsi="Times New Roman" w:eastAsia="Times New Roman" w:cs="Times New Roman"/>
            <w:lang w:val="en-GB"/>
          </w:rPr>
          <w:t xml:space="preserve">In some countries, </w:t>
        </w:r>
        <w:r w:rsidRPr="60226960" w:rsidR="00126B0D">
          <w:rPr>
            <w:rFonts w:ascii="Times New Roman" w:hAnsi="Times New Roman" w:eastAsia="Times New Roman" w:cs="Times New Roman"/>
            <w:lang w:val="en-GB"/>
          </w:rPr>
          <w:t xml:space="preserve">for instance in </w:t>
        </w:r>
        <w:r w:rsidRPr="60226960" w:rsidR="00126B0D">
          <w:rPr>
            <w:rFonts w:ascii="Times New Roman" w:hAnsi="Times New Roman" w:eastAsia="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author="Onno Hoffmeister (ESS)" w:date="2015-09-09T15:36:00Z" w:id="799">
        <w:r w:rsidRPr="60226960" w:rsidR="00126B0D">
          <w:rPr>
            <w:rFonts w:ascii="Times New Roman" w:hAnsi="Times New Roman" w:eastAsia="Times New Roman" w:cs="Times New Roman"/>
            <w:lang w:val="en-GB"/>
          </w:rPr>
          <w:t>; KSH 2014</w:t>
        </w:r>
      </w:ins>
      <w:ins w:author="Onno Hoffmeister (ESS)" w:date="2015-09-09T15:35:00Z" w:id="800">
        <w:r w:rsidRPr="60226960" w:rsidR="00126B0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Combined with the statistics on external trade, the</w:t>
      </w:r>
      <w:ins w:author="Onno Hoffmeister (ESS)" w:date="2015-09-09T15:37:00Z" w:id="801">
        <w:r w:rsidRPr="60226960" w:rsidR="00126B0D">
          <w:rPr>
            <w:rFonts w:ascii="Times New Roman" w:hAnsi="Times New Roman" w:eastAsia="Times New Roman" w:cs="Times New Roman"/>
            <w:lang w:val="en-GB"/>
          </w:rPr>
          <w:t xml:space="preserve">se data </w:t>
        </w:r>
      </w:ins>
      <w:del w:author="Onno Hoffmeister (ESS)" w:date="2015-09-09T15:37:00Z" w:id="802">
        <w:r w:rsidRPr="009616CB" w:rsidDel="00126B0D">
          <w:rPr>
            <w:rFonts w:ascii="Times New Roman" w:hAnsi="Times New Roman" w:cs="Times New Roman"/>
            <w:lang w:val="en-GB"/>
          </w:rPr>
          <w:delText xml:space="preserve"> combination of various sources </w:delText>
        </w:r>
      </w:del>
      <w:r w:rsidRPr="60226960">
        <w:rPr>
          <w:rFonts w:ascii="Times New Roman" w:hAnsi="Times New Roman" w:eastAsia="Times New Roman" w:cs="Times New Roman"/>
          <w:lang w:val="en-GB"/>
        </w:rPr>
        <w:t xml:space="preserve">may provide a </w:t>
      </w:r>
      <w:del w:author="Onno Hoffmeister (ESS)" w:date="2015-09-09T15:36:00Z" w:id="803">
        <w:r w:rsidRPr="009616CB" w:rsidDel="00126B0D">
          <w:rPr>
            <w:rFonts w:ascii="Times New Roman" w:hAnsi="Times New Roman" w:cs="Times New Roman"/>
            <w:lang w:val="en-GB"/>
          </w:rPr>
          <w:delText xml:space="preserve">worthwhile </w:delText>
        </w:r>
      </w:del>
      <w:r w:rsidRPr="60226960">
        <w:rPr>
          <w:rFonts w:ascii="Times New Roman" w:hAnsi="Times New Roman" w:eastAsia="Times New Roman" w:cs="Times New Roman"/>
          <w:lang w:val="en-GB"/>
        </w:rPr>
        <w:t xml:space="preserve">substitute for a </w:t>
      </w:r>
      <w:del w:author="Onno Hoffmeister (ESS)" w:date="2015-09-09T15:36:00Z" w:id="804">
        <w:r w:rsidRPr="009616CB" w:rsidDel="00126B0D">
          <w:rPr>
            <w:rFonts w:ascii="Times New Roman" w:hAnsi="Times New Roman" w:cs="Times New Roman"/>
            <w:lang w:val="en-GB"/>
          </w:rPr>
          <w:delText xml:space="preserve">specialized </w:delText>
        </w:r>
      </w:del>
      <w:ins w:author="Onno Hoffmeister (ESS)" w:date="2015-09-09T15:36:00Z" w:id="805">
        <w:r w:rsidRPr="60226960" w:rsidR="00126B0D">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data collection process</w:t>
      </w:r>
      <w:ins w:author="Onno Hoffmeister (ESS)" w:date="2015-09-09T15:36:00Z" w:id="806">
        <w:r w:rsidRPr="60226960" w:rsidR="00126B0D">
          <w:rPr>
            <w:rFonts w:ascii="Times New Roman" w:hAnsi="Times New Roman" w:eastAsia="Times New Roman" w:cs="Times New Roman"/>
            <w:lang w:val="en-GB"/>
          </w:rPr>
          <w:t>.</w:t>
        </w:r>
      </w:ins>
      <w:del w:author="Onno Hoffmeister (ESS)" w:date="2015-09-09T15:36:00Z" w:id="807">
        <w:r w:rsidRPr="009616CB" w:rsidDel="00126B0D">
          <w:rPr>
            <w:rFonts w:ascii="Times New Roman" w:hAnsi="Times New Roman" w:cs="Times New Roman"/>
            <w:lang w:val="en-GB"/>
          </w:rPr>
          <w:delText xml:space="preserve"> </w:delText>
        </w:r>
      </w:del>
    </w:p>
    <w:p xmlns:wp14="http://schemas.microsoft.com/office/word/2010/wordml" w:rsidRPr="009616CB" w:rsidR="004F65E4" w:rsidP="005E20EA" w:rsidRDefault="005E20EA" w14:paraId="29A6E5D0" wp14:textId="77777777" wp14:noSpellErr="1">
      <w:pPr>
        <w:pStyle w:val="Heading3"/>
        <w:jc w:val="both"/>
        <w:rPr>
          <w:rFonts w:ascii="Times New Roman" w:hAnsi="Times New Roman" w:eastAsia="Times New Roman" w:cs="Times New Roman"/>
          <w:lang w:val="en-GB"/>
        </w:rPr>
      </w:pPr>
      <w:ins w:author="Onno Hoffmeister (ESS)" w:date="2015-09-09T15:37:00Z" w:id="808">
        <w:r w:rsidRPr="60226960">
          <w:rPr>
            <w:rFonts w:ascii="Times New Roman" w:hAnsi="Times New Roman" w:eastAsia="Times New Roman" w:cs="Times New Roman"/>
            <w:lang w:val="en-GB"/>
          </w:rPr>
          <w:t>Data on f</w:t>
        </w:r>
      </w:ins>
      <w:del w:author="Onno Hoffmeister (ESS)" w:date="2015-09-09T15:37:00Z" w:id="809">
        <w:r w:rsidRPr="009616CB" w:rsidDel="005E20EA" w:rsidR="004F65E4">
          <w:rPr>
            <w:rFonts w:ascii="Times New Roman" w:hAnsi="Times New Roman"/>
            <w:lang w:val="en-GB"/>
          </w:rPr>
          <w:delText>F</w:delText>
        </w:r>
      </w:del>
      <w:r w:rsidRPr="60226960" w:rsidR="004F65E4">
        <w:rPr>
          <w:rFonts w:ascii="Times New Roman" w:hAnsi="Times New Roman" w:eastAsia="Times New Roman" w:cs="Times New Roman"/>
          <w:lang w:val="en-GB"/>
        </w:rPr>
        <w:t>ood</w:t>
      </w:r>
    </w:p>
    <w:p xmlns:wp14="http://schemas.microsoft.com/office/word/2010/wordml" w:rsidRPr="009616CB" w:rsidR="004F65E4" w:rsidP="00B44757" w:rsidRDefault="004F65E4" w14:paraId="0BA1FD95"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810"/>
      <w:r w:rsidRPr="009616CB">
        <w:rPr>
          <w:rFonts w:ascii="Times New Roman" w:hAnsi="Times New Roman" w:cs="Times New Roman"/>
          <w:lang w:val="en-GB"/>
        </w:rPr>
        <w:t xml:space="preserve">The first source </w:t>
      </w:r>
      <w:del w:author="Josh Browning" w:date="2015-08-31T06:47:00Z" w:id="811">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812">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810"/>
      <w:r w:rsidR="00110D9F">
        <w:rPr>
          <w:rStyle w:val="CommentReference"/>
        </w:rPr>
        <w:commentReference w:id="810"/>
      </w:r>
    </w:p>
    <w:p xmlns:wp14="http://schemas.microsoft.com/office/word/2010/wordml" w:rsidRPr="009616CB" w:rsidR="004F65E4" w:rsidP="00525E97" w:rsidRDefault="004F65E4" w14:paraId="24BC1478" wp14:textId="77777777" wp14:noSpellErr="1">
      <w:pPr>
        <w:jc w:val="both"/>
        <w:rPr>
          <w:rFonts w:ascii="Times New Roman" w:hAnsi="Times New Roman" w:cs="Times New Roman"/>
          <w:lang w:val="en-GB"/>
        </w:rPr>
      </w:pPr>
      <w:commentRangeStart w:id="813"/>
      <w:del w:author="Onno Hoffmeister (ESS)" w:date="2015-09-09T15:41:00Z" w:id="814">
        <w:r w:rsidRPr="009616CB" w:rsidDel="00525E97">
          <w:rPr>
            <w:rFonts w:ascii="Times New Roman" w:hAnsi="Times New Roman" w:cs="Times New Roman"/>
            <w:lang w:val="en-GB"/>
          </w:rPr>
          <w:delText>R</w:delText>
        </w:r>
        <w:commentRangeEnd w:id="813"/>
        <w:r w:rsidDel="00525E97" w:rsidR="00110D9F">
          <w:rPr>
            <w:rStyle w:val="CommentReference"/>
          </w:rPr>
          <w:commentReference w:id="813"/>
        </w:r>
        <w:r w:rsidRPr="009616CB" w:rsidDel="00525E97">
          <w:rPr>
            <w:rFonts w:ascii="Times New Roman" w:hAnsi="Times New Roman" w:cs="Times New Roman"/>
            <w:lang w:val="en-GB"/>
          </w:rPr>
          <w:delText xml:space="preserve">esults </w:delText>
        </w:r>
      </w:del>
      <w:ins w:author="Onno Hoffmeister (ESS)" w:date="2015-09-09T15:41:00Z" w:id="815">
        <w:r w:rsidRPr="60226960" w:rsidR="00525E97">
          <w:rPr>
            <w:rFonts w:ascii="Times New Roman" w:hAnsi="Times New Roman" w:eastAsia="Times New Roman" w:cs="Times New Roman"/>
            <w:lang w:val="en-GB"/>
          </w:rPr>
          <w:t xml:space="preserve">Data compiled </w:t>
        </w:r>
      </w:ins>
      <w:r w:rsidRPr="60226960">
        <w:rPr>
          <w:rFonts w:ascii="Times New Roman" w:hAnsi="Times New Roman" w:eastAsia="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author="Onno Hoffmeister (ESS)" w:date="2015-09-09T15:41:00Z" w:id="816">
        <w:r w:rsidRPr="009616CB" w:rsidDel="00525E97">
          <w:rPr>
            <w:rFonts w:ascii="Times New Roman" w:hAnsi="Times New Roman" w:cs="Times New Roman"/>
            <w:lang w:val="en-GB"/>
          </w:rPr>
          <w:delText xml:space="preserve">consumption/supply/availability </w:delText>
        </w:r>
      </w:del>
      <w:r w:rsidRPr="60226960">
        <w:rPr>
          <w:rFonts w:ascii="Times New Roman" w:hAnsi="Times New Roman" w:eastAsia="Times New Roman" w:cs="Times New Roman"/>
          <w:lang w:val="en-GB"/>
        </w:rPr>
        <w:t>in FBS</w:t>
      </w:r>
      <w:del w:author="Onno Hoffmeister (ESS)" w:date="2015-09-09T15:41:00Z" w:id="817">
        <w:r w:rsidRPr="009616CB" w:rsidDel="00525E97">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author="Onno Hoffmeister (ESS)" w:date="2015-09-09T15:42:00Z" w:id="818">
        <w:r w:rsidRPr="009616CB" w:rsidDel="00525E97">
          <w:rPr>
            <w:rFonts w:ascii="Times New Roman" w:hAnsi="Times New Roman" w:cs="Times New Roman"/>
            <w:lang w:val="en-GB"/>
          </w:rPr>
          <w:delText xml:space="preserve">which </w:delText>
        </w:r>
      </w:del>
      <w:ins w:author="Onno Hoffmeister (ESS)" w:date="2015-09-09T15:42:00Z" w:id="819">
        <w:r w:rsidRPr="60226960" w:rsidR="00525E97">
          <w:rPr>
            <w:rFonts w:ascii="Times New Roman" w:hAnsi="Times New Roman" w:eastAsia="Times New Roman" w:cs="Times New Roman"/>
            <w:lang w:val="en-GB"/>
          </w:rPr>
          <w:t xml:space="preserve">what </w:t>
        </w:r>
      </w:ins>
      <w:r w:rsidRPr="60226960">
        <w:rPr>
          <w:rFonts w:ascii="Times New Roman" w:hAnsi="Times New Roman" w:eastAsia="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820">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not all household surveys fully account for food eaten outside of home, i.e. in restaurants, as street food, etc. </w:t>
      </w:r>
    </w:p>
    <w:p xmlns:wp14="http://schemas.microsoft.com/office/word/2010/wordml" w:rsidRPr="009616CB" w:rsidR="004F65E4" w:rsidP="00525E97" w:rsidRDefault="004F65E4" w14:paraId="4E36B06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obtain FBS-consistent food supply information, food consumption estimates from </w:t>
      </w:r>
      <w:del w:author="Onno Hoffmeister (ESS)" w:date="2015-09-09T15:42:00Z" w:id="821">
        <w:r w:rsidRPr="009616CB" w:rsidDel="00525E97">
          <w:rPr>
            <w:rFonts w:ascii="Times New Roman" w:hAnsi="Times New Roman" w:cs="Times New Roman"/>
            <w:lang w:val="en-GB"/>
          </w:rPr>
          <w:delText xml:space="preserve">HH </w:delText>
        </w:r>
      </w:del>
      <w:ins w:author="Onno Hoffmeister (ESS)" w:date="2015-09-09T15:42:00Z" w:id="822">
        <w:r w:rsidRPr="60226960" w:rsidR="00525E97">
          <w:rPr>
            <w:rFonts w:ascii="Times New Roman" w:hAnsi="Times New Roman" w:eastAsia="Times New Roman" w:cs="Times New Roman"/>
            <w:lang w:val="en-GB"/>
          </w:rPr>
          <w:t xml:space="preserve">household </w:t>
        </w:r>
      </w:ins>
      <w:r w:rsidRPr="60226960">
        <w:rPr>
          <w:rFonts w:ascii="Times New Roman" w:hAnsi="Times New Roman" w:eastAsia="Times New Roman" w:cs="Times New Roman"/>
          <w:lang w:val="en-GB"/>
        </w:rPr>
        <w:t>surveys need to be adjusted to be consistent with the scope and definitions of FBS. For instance, under-representation of particular population groups can be adjusted for by means of re-calculation of th</w:t>
      </w:r>
      <w:del w:author="Onno Hoffmeister (ESS)" w:date="2015-09-09T15:42:00Z" w:id="823">
        <w:r w:rsidRPr="009616CB" w:rsidDel="00525E97">
          <w:rPr>
            <w:rFonts w:ascii="Times New Roman" w:hAnsi="Times New Roman" w:cs="Times New Roman"/>
            <w:lang w:val="en-GB"/>
          </w:rPr>
          <w:delText>os</w:delText>
        </w:r>
      </w:del>
      <w:r w:rsidRPr="60226960">
        <w:rPr>
          <w:rFonts w:ascii="Times New Roman" w:hAnsi="Times New Roman" w:eastAsia="Times New Roman" w:cs="Times New Roman"/>
          <w:lang w:val="en-GB"/>
        </w:rPr>
        <w:t xml:space="preserve">e </w:t>
      </w:r>
      <w:ins w:author="Onno Hoffmeister (ESS)" w:date="2015-09-09T15:42:00Z" w:id="824">
        <w:r w:rsidRPr="60226960" w:rsidR="00525E97">
          <w:rPr>
            <w:rFonts w:ascii="Times New Roman" w:hAnsi="Times New Roman" w:eastAsia="Times New Roman" w:cs="Times New Roman"/>
            <w:lang w:val="en-GB"/>
          </w:rPr>
          <w:t xml:space="preserve">extrapolation </w:t>
        </w:r>
      </w:ins>
      <w:proofErr w:type="gramStart"/>
      <w:r w:rsidRPr="60226960">
        <w:rPr>
          <w:rFonts w:ascii="Times New Roman" w:hAnsi="Times New Roman" w:eastAsia="Times New Roman" w:cs="Times New Roman"/>
          <w:lang w:val="en-GB"/>
        </w:rPr>
        <w:t>weights</w:t>
      </w:r>
      <w:ins w:author="Onno Hoffmeister (ESS)" w:date="2015-09-09T15:43:00Z" w:id="825">
        <w:r w:rsidRPr="60226960" w:rsidR="00525E97">
          <w:rPr>
            <w:rFonts w:ascii="Times New Roman" w:hAnsi="Times New Roman" w:eastAsia="Times New Roman" w:cs="Times New Roman"/>
            <w:lang w:val="en-GB"/>
          </w:rPr>
          <w:t xml:space="preserve"> </w:t>
        </w:r>
        <w:r w:rsidRPr="60226960" w:rsidR="00525E97">
          <w:rPr>
            <w:rFonts w:ascii="Times New Roman" w:hAnsi="Times New Roman" w:eastAsia="Times New Roman" w:cs="Times New Roman"/>
            <w:lang w:val="en-GB"/>
          </w:rPr>
          <w:t>,</w:t>
        </w:r>
        <w:proofErr w:type="gramEnd"/>
        <w:r w:rsidRPr="60226960" w:rsidR="00525E97">
          <w:rPr>
            <w:rFonts w:ascii="Times New Roman" w:hAnsi="Times New Roman" w:eastAsia="Times New Roman" w:cs="Times New Roman"/>
            <w:lang w:val="en-GB"/>
          </w:rPr>
          <w:t xml:space="preserve"> which </w:t>
        </w:r>
        <w:r w:rsidRPr="60226960" w:rsidR="00525E97">
          <w:rPr>
            <w:rFonts w:ascii="Times New Roman" w:hAnsi="Times New Roman" w:eastAsia="Times New Roman" w:cs="Times New Roman"/>
            <w:lang w:val="en-GB"/>
          </w:rPr>
          <w:t xml:space="preserve">are meant to </w:t>
        </w:r>
        <w:r w:rsidRPr="60226960" w:rsidR="00525E97">
          <w:rPr>
            <w:rFonts w:ascii="Times New Roman" w:hAnsi="Times New Roman" w:eastAsia="Times New Roman" w:cs="Times New Roman"/>
            <w:lang w:val="en-GB"/>
          </w:rPr>
          <w:t>reflect the households’ inverse sampling probability and are used to scale up the values surveyed at the household level to the population total</w:t>
        </w:r>
      </w:ins>
      <w:r w:rsidRPr="60226960">
        <w:rPr>
          <w:rFonts w:ascii="Times New Roman" w:hAnsi="Times New Roman" w:eastAsia="Times New Roman" w:cs="Times New Roman"/>
          <w:lang w:val="en-GB"/>
        </w:rPr>
        <w:t xml:space="preserve">. However, as often only one vector of weights is applied, this </w:t>
      </w:r>
      <w:ins w:author="Onno Hoffmeister (ESS)" w:date="2015-09-09T15:44:00Z" w:id="826">
        <w:r w:rsidRPr="60226960" w:rsidR="00525E97">
          <w:rPr>
            <w:rFonts w:ascii="Times New Roman" w:hAnsi="Times New Roman" w:eastAsia="Times New Roman" w:cs="Times New Roman"/>
            <w:lang w:val="en-GB"/>
          </w:rPr>
          <w:t xml:space="preserve">adjustment </w:t>
        </w:r>
      </w:ins>
      <w:r w:rsidRPr="60226960">
        <w:rPr>
          <w:rFonts w:ascii="Times New Roman" w:hAnsi="Times New Roman" w:eastAsia="Times New Roman" w:cs="Times New Roman"/>
          <w:lang w:val="en-GB"/>
        </w:rPr>
        <w:t>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525E97" w:rsidRDefault="004F65E4" w14:paraId="66D3F6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Moreover, food consumption measured in household surveys needs to be brought up to the food availability definition in the FBS.</w:t>
      </w:r>
      <w:r w:rsidRPr="60226960">
        <w:rPr>
          <w:rStyle w:val="FootnoteReference"/>
          <w:rFonts w:ascii="Times New Roman" w:hAnsi="Times New Roman" w:eastAsia="Times New Roman" w:cs="Times New Roman"/>
          <w:lang w:val="en-GB"/>
        </w:rPr>
        <w:footnoteReference w:id="22"/>
      </w:r>
      <w:r w:rsidRPr="60226960">
        <w:rPr>
          <w:rFonts w:ascii="Times New Roman" w:hAnsi="Times New Roman" w:eastAsia="Times New Roman" w:cs="Times New Roman"/>
          <w:lang w:val="en-GB"/>
        </w:rPr>
        <w:t xml:space="preserve"> This means that all food consumed in collective household needs to be estimated and household survey results need to be </w:t>
      </w:r>
      <w:del w:author="Onno Hoffmeister (ESS)" w:date="2015-09-09T15:44:00Z" w:id="827">
        <w:r w:rsidRPr="009616CB" w:rsidDel="00525E97">
          <w:rPr>
            <w:rFonts w:ascii="Times New Roman" w:hAnsi="Times New Roman" w:cs="Times New Roman"/>
            <w:lang w:val="en-GB"/>
          </w:rPr>
          <w:delText xml:space="preserve">scaled up </w:delText>
        </w:r>
      </w:del>
      <w:ins w:author="Onno Hoffmeister (ESS)" w:date="2015-09-09T15:44:00Z" w:id="828">
        <w:r w:rsidRPr="60226960" w:rsidR="00525E97">
          <w:rPr>
            <w:rFonts w:ascii="Times New Roman" w:hAnsi="Times New Roman" w:eastAsia="Times New Roman" w:cs="Times New Roman"/>
            <w:lang w:val="en-GB"/>
          </w:rPr>
          <w:t xml:space="preserve">adjusted </w:t>
        </w:r>
      </w:ins>
      <w:r w:rsidRPr="60226960">
        <w:rPr>
          <w:rFonts w:ascii="Times New Roman" w:hAnsi="Times New Roman" w:eastAsia="Times New Roman" w:cs="Times New Roman"/>
          <w:lang w:val="en-GB"/>
        </w:rPr>
        <w:t xml:space="preserve">accordingly. The same holds for food consumed in restaurants or as street food. </w:t>
      </w:r>
    </w:p>
    <w:p xmlns:wp14="http://schemas.microsoft.com/office/word/2010/wordml" w:rsidRPr="009616CB" w:rsidR="004F65E4" w:rsidP="00525E97" w:rsidRDefault="004F65E4" w14:paraId="0BB2082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gauge the extent of differences and facilitate necessary adjustments, FAO has systematically compared </w:t>
      </w:r>
      <w:ins w:author="Onno Hoffmeister (ESS)" w:date="2015-09-09T15:45:00Z" w:id="829">
        <w:r w:rsidRPr="60226960" w:rsidR="00525E97">
          <w:rPr>
            <w:rFonts w:ascii="Times New Roman" w:hAnsi="Times New Roman" w:eastAsia="Times New Roman" w:cs="Times New Roman"/>
            <w:lang w:val="en-GB"/>
          </w:rPr>
          <w:t xml:space="preserve">the food figures </w:t>
        </w:r>
      </w:ins>
      <w:del w:author="Onno Hoffmeister (ESS)" w:date="2015-09-09T15:45:00Z" w:id="830">
        <w:r w:rsidRPr="009616CB" w:rsidDel="00525E97">
          <w:rPr>
            <w:rFonts w:ascii="Times New Roman" w:hAnsi="Times New Roman" w:cs="Times New Roman"/>
            <w:lang w:val="en-GB"/>
          </w:rPr>
          <w:delText xml:space="preserve">results </w:delText>
        </w:r>
      </w:del>
      <w:ins w:author="Onno Hoffmeister (ESS)" w:date="2015-09-09T15:45:00Z" w:id="831">
        <w:r w:rsidRPr="60226960" w:rsidR="00525E97">
          <w:rPr>
            <w:rFonts w:ascii="Times New Roman" w:hAnsi="Times New Roman" w:eastAsia="Times New Roman" w:cs="Times New Roman"/>
            <w:lang w:val="en-GB"/>
          </w:rPr>
          <w:t xml:space="preserve">derived </w:t>
        </w:r>
      </w:ins>
      <w:r w:rsidRPr="60226960">
        <w:rPr>
          <w:rFonts w:ascii="Times New Roman" w:hAnsi="Times New Roman" w:eastAsia="Times New Roman" w:cs="Times New Roman"/>
          <w:lang w:val="en-GB"/>
        </w:rPr>
        <w:t xml:space="preserve">from household surveys with those </w:t>
      </w:r>
      <w:del w:author="Onno Hoffmeister (ESS)" w:date="2015-09-09T15:46:00Z" w:id="832">
        <w:r w:rsidRPr="009616CB" w:rsidDel="00525E97">
          <w:rPr>
            <w:rFonts w:ascii="Times New Roman" w:hAnsi="Times New Roman" w:cs="Times New Roman"/>
            <w:lang w:val="en-GB"/>
          </w:rPr>
          <w:delText xml:space="preserve">of </w:delText>
        </w:r>
      </w:del>
      <w:ins w:author="Onno Hoffmeister (ESS)" w:date="2015-09-09T15:46:00Z" w:id="833">
        <w:r w:rsidRPr="60226960" w:rsidR="00525E97">
          <w:rPr>
            <w:rFonts w:ascii="Times New Roman" w:hAnsi="Times New Roman" w:eastAsia="Times New Roman" w:cs="Times New Roman"/>
            <w:lang w:val="en-GB"/>
          </w:rPr>
          <w:t xml:space="preserve">derived from </w:t>
        </w:r>
      </w:ins>
      <w:r w:rsidRPr="60226960">
        <w:rPr>
          <w:rFonts w:ascii="Times New Roman" w:hAnsi="Times New Roman" w:eastAsia="Times New Roman" w:cs="Times New Roman"/>
          <w:lang w:val="en-GB"/>
        </w:rPr>
        <w:t xml:space="preserve">FBS. The results suggest that </w:t>
      </w:r>
      <w:del w:author="Onno Hoffmeister (ESS)" w:date="2015-09-09T15:46:00Z" w:id="834">
        <w:r w:rsidRPr="009616CB" w:rsidDel="00525E97">
          <w:rPr>
            <w:rFonts w:ascii="Times New Roman" w:hAnsi="Times New Roman" w:cs="Times New Roman"/>
            <w:lang w:val="en-GB"/>
          </w:rPr>
          <w:delText xml:space="preserve">food estimates obtained from </w:delText>
        </w:r>
      </w:del>
      <w:r w:rsidRPr="60226960">
        <w:rPr>
          <w:rFonts w:ascii="Times New Roman" w:hAnsi="Times New Roman" w:eastAsia="Times New Roman" w:cs="Times New Roman"/>
          <w:lang w:val="en-GB"/>
        </w:rPr>
        <w:t xml:space="preserve">the two </w:t>
      </w:r>
      <w:del w:author="Onno Hoffmeister (ESS)" w:date="2015-09-09T15:46:00Z" w:id="835">
        <w:r w:rsidRPr="009616CB" w:rsidDel="00525E97">
          <w:rPr>
            <w:rFonts w:ascii="Times New Roman" w:hAnsi="Times New Roman" w:cs="Times New Roman"/>
            <w:lang w:val="en-GB"/>
          </w:rPr>
          <w:delText xml:space="preserve">sources </w:delText>
        </w:r>
      </w:del>
      <w:r w:rsidRPr="60226960">
        <w:rPr>
          <w:rFonts w:ascii="Times New Roman" w:hAnsi="Times New Roman" w:eastAsia="Times New Roman" w:cs="Times New Roman"/>
          <w:lang w:val="en-GB"/>
        </w:rPr>
        <w:t xml:space="preserve">are only modestly correlated across countries. Throughout a sample of 64 countries, data on food consumption compiled from FBS turn out to be on average higher than those obtained from household surveys. In some extreme cases, </w:t>
      </w:r>
      <w:proofErr w:type="gramStart"/>
      <w:r w:rsidRPr="60226960">
        <w:rPr>
          <w:rFonts w:ascii="Times New Roman" w:hAnsi="Times New Roman" w:eastAsia="Times New Roman" w:cs="Times New Roman"/>
          <w:lang w:val="en-GB"/>
        </w:rPr>
        <w:t>th</w:t>
      </w:r>
      <w:proofErr w:type="gramEnd"/>
      <w:del w:author="Onno Hoffmeister (ESS)" w:date="2015-09-09T15:46:00Z" w:id="836">
        <w:r w:rsidRPr="009616CB" w:rsidDel="00525E97">
          <w:rPr>
            <w:rFonts w:ascii="Times New Roman" w:hAnsi="Times New Roman" w:cs="Times New Roman"/>
            <w:lang w:val="en-GB"/>
          </w:rPr>
          <w:delText>at</w:delText>
        </w:r>
      </w:del>
      <w:ins w:author="Onno Hoffmeister (ESS)" w:date="2015-09-09T15:46:00Z" w:id="837">
        <w:r w:rsidRPr="60226960" w:rsidR="00525E97">
          <w:rPr>
            <w:rFonts w:ascii="Times New Roman" w:hAnsi="Times New Roman" w:eastAsia="Times New Roman" w:cs="Times New Roman"/>
            <w:lang w:val="en-GB"/>
          </w:rPr>
          <w:t>e</w:t>
        </w:r>
      </w:ins>
      <w:r w:rsidRPr="60226960">
        <w:rPr>
          <w:rFonts w:ascii="Times New Roman" w:hAnsi="Times New Roman" w:eastAsia="Times New Roman" w:cs="Times New Roman"/>
          <w:lang w:val="en-GB"/>
        </w:rPr>
        <w:t xml:space="preserve"> difference amounts to up to two thirds of the value obtained from household surveys</w:t>
      </w:r>
      <w:ins w:author="Onno Hoffmeister (ESS)" w:date="2015-09-09T15:46:00Z" w:id="838">
        <w:r w:rsidRPr="60226960" w:rsidR="00525E97">
          <w:rPr>
            <w:rFonts w:ascii="Times New Roman" w:hAnsi="Times New Roman" w:eastAsia="Times New Roman" w:cs="Times New Roman"/>
            <w:lang w:val="en-GB"/>
          </w:rPr>
          <w:t>, while</w:t>
        </w:r>
      </w:ins>
      <w:del w:author="Onno Hoffmeister (ESS)" w:date="2015-09-09T15:46:00Z" w:id="839">
        <w:r w:rsidRPr="009616CB" w:rsidDel="00525E97">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47:00Z" w:id="840">
        <w:r w:rsidRPr="009616CB" w:rsidDel="00525E97">
          <w:rPr>
            <w:rFonts w:ascii="Times New Roman" w:hAnsi="Times New Roman" w:cs="Times New Roman"/>
            <w:lang w:val="en-GB"/>
          </w:rPr>
          <w:delText xml:space="preserve">In </w:delText>
        </w:r>
      </w:del>
      <w:ins w:author="Onno Hoffmeister (ESS)" w:date="2015-09-09T15:47:00Z" w:id="841">
        <w:r w:rsidRPr="60226960" w:rsidR="00525E97">
          <w:rPr>
            <w:rFonts w:ascii="Times New Roman" w:hAnsi="Times New Roman" w:eastAsia="Times New Roman" w:cs="Times New Roman"/>
            <w:lang w:val="en-GB"/>
          </w:rPr>
          <w:t>i</w:t>
        </w:r>
        <w:r w:rsidRPr="60226960" w:rsidR="00525E97">
          <w:rPr>
            <w:rFonts w:ascii="Times New Roman" w:hAnsi="Times New Roman" w:eastAsia="Times New Roman" w:cs="Times New Roman"/>
            <w:lang w:val="en-GB"/>
          </w:rPr>
          <w:t xml:space="preserve">n </w:t>
        </w:r>
      </w:ins>
      <w:r w:rsidRPr="60226960">
        <w:rPr>
          <w:rFonts w:ascii="Times New Roman" w:hAnsi="Times New Roman" w:eastAsia="Times New Roman" w:cs="Times New Roman"/>
          <w:lang w:val="en-GB"/>
        </w:rPr>
        <w:t>other cases the value derived from FBS is</w:t>
      </w:r>
      <w:del w:author="Josh Browning" w:date="2015-08-31T06:51:00Z" w:id="842">
        <w:r w:rsidRPr="009616CB">
          <w:rPr>
            <w:rFonts w:ascii="Times New Roman" w:hAnsi="Times New Roman" w:cs="Times New Roman"/>
            <w:lang w:val="en-GB"/>
          </w:rPr>
          <w:delText xml:space="preserve"> by</w:delText>
        </w:r>
      </w:del>
      <w:r w:rsidRPr="60226960">
        <w:rPr>
          <w:rFonts w:ascii="Times New Roman" w:hAnsi="Times New Roman" w:eastAsia="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525E97" w:rsidRDefault="004F65E4" w14:paraId="2E86601E"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author="Onno Hoffmeister (ESS)" w:date="2015-09-09T15:47:00Z" w:id="843">
        <w:r w:rsidRPr="009616CB" w:rsidDel="00525E97">
          <w:rPr>
            <w:rFonts w:ascii="Times New Roman" w:hAnsi="Times New Roman" w:cs="Times New Roman"/>
            <w:lang w:val="en-GB"/>
          </w:rPr>
          <w:delText xml:space="preserve">HH </w:delText>
        </w:r>
      </w:del>
      <w:ins w:author="Onno Hoffmeister (ESS)" w:date="2015-09-09T15:47:00Z" w:id="844">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author="Onno Hoffmeister (ESS)" w:date="2015-09-09T15:47:00Z" w:id="845">
        <w:r w:rsidRPr="009616CB" w:rsidDel="00525E97">
          <w:rPr>
            <w:rFonts w:ascii="Times New Roman" w:hAnsi="Times New Roman" w:cs="Times New Roman"/>
            <w:lang w:val="en-GB"/>
          </w:rPr>
          <w:delText xml:space="preserve">HH </w:delText>
        </w:r>
      </w:del>
      <w:ins w:author="Onno Hoffmeister (ESS)" w:date="2015-09-09T15:47:00Z" w:id="846">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6B20621A"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931520" w:rsidRDefault="004F65E4" w14:paraId="7E235E6E" wp14:textId="77777777">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measurement of FLW should cover all stages of the food supply chain at which such losses </w:t>
      </w:r>
      <w:ins w:author="Onno Hoffmeister (ESS)" w:date="2015-09-09T15:48:00Z" w:id="847">
        <w:r w:rsidRPr="60226960" w:rsidR="006C244D">
          <w:rPr>
            <w:rFonts w:ascii="Times New Roman" w:hAnsi="Times New Roman" w:eastAsia="Times New Roman" w:cs="Times New Roman"/>
            <w:lang w:val="en-GB"/>
          </w:rPr>
          <w:t xml:space="preserve">and waste </w:t>
        </w:r>
      </w:ins>
      <w:r w:rsidRPr="60226960">
        <w:rPr>
          <w:rFonts w:ascii="Times New Roman" w:hAnsi="Times New Roman" w:eastAsia="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author="Onno Hoffmeister (ESS)" w:date="2015-09-09T15:48:00Z" w:id="848">
        <w:r w:rsidRPr="60226960" w:rsidR="00931520">
          <w:rPr>
            <w:rFonts w:ascii="Times New Roman" w:hAnsi="Times New Roman" w:eastAsia="Times New Roman" w:cs="Times New Roman"/>
            <w:lang w:val="en-GB"/>
          </w:rPr>
          <w:t>”</w:t>
        </w:r>
      </w:ins>
      <w:r w:rsidRPr="60226960">
        <w:rPr>
          <w:rStyle w:val="FootnoteReference"/>
          <w:rFonts w:ascii="Times New Roman" w:hAnsi="Times New Roman" w:eastAsia="Times New Roman" w:cs="Times New Roman"/>
          <w:lang w:val="en-GB"/>
        </w:rPr>
        <w:footnoteReference w:id="23"/>
      </w:r>
      <w:del w:author="Onno Hoffmeister (ESS)" w:date="2015-09-09T15:48:00Z" w:id="851">
        <w:r w:rsidRPr="009616CB" w:rsidDel="0093152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Before setting up the data collection system, it is </w:t>
      </w:r>
      <w:del w:author="Onno Hoffmeister (ESS)" w:date="2015-09-09T15:48:00Z" w:id="852">
        <w:r w:rsidRPr="009616CB" w:rsidDel="00931520">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advisable to conduct a general baseline study </w:t>
      </w:r>
      <w:ins w:author="Onno Hoffmeister (ESS)" w:date="2015-09-09T15:49:00Z" w:id="853">
        <w:r w:rsidRPr="60226960" w:rsidR="00931520">
          <w:rPr>
            <w:rFonts w:ascii="Times New Roman" w:hAnsi="Times New Roman" w:eastAsia="Times New Roman" w:cs="Times New Roman"/>
            <w:lang w:val="en-GB"/>
          </w:rPr>
          <w:t xml:space="preserve">in the scope of </w:t>
        </w:r>
        <w:r w:rsidRPr="60226960" w:rsidR="00931520">
          <w:rPr>
            <w:rFonts w:ascii="Times New Roman" w:hAnsi="Times New Roman" w:eastAsia="Times New Roman" w:cs="Times New Roman"/>
            <w:lang w:val="en-GB"/>
          </w:rPr>
          <w:t xml:space="preserve">which the most </w:t>
        </w:r>
        <w:proofErr w:type="gramStart"/>
        <w:r w:rsidRPr="60226960" w:rsidR="00931520">
          <w:rPr>
            <w:rFonts w:ascii="Times New Roman" w:hAnsi="Times New Roman" w:eastAsia="Times New Roman" w:cs="Times New Roman"/>
            <w:lang w:val="en-GB"/>
          </w:rPr>
          <w:t>relevant  food</w:t>
        </w:r>
        <w:proofErr w:type="gramEnd"/>
        <w:r w:rsidRPr="60226960" w:rsidR="00931520">
          <w:rPr>
            <w:rFonts w:ascii="Times New Roman" w:hAnsi="Times New Roman" w:eastAsia="Times New Roman" w:cs="Times New Roman"/>
            <w:lang w:val="en-GB"/>
          </w:rPr>
          <w:t xml:space="preserve"> supply chains are analyzed and the involved processes and actors identified </w:t>
        </w:r>
      </w:ins>
      <w:r w:rsidRPr="60226960">
        <w:rPr>
          <w:rFonts w:ascii="Times New Roman" w:hAnsi="Times New Roman" w:eastAsia="Times New Roman" w:cs="Times New Roman"/>
          <w:lang w:val="en-GB"/>
        </w:rPr>
        <w:t xml:space="preserve">(FAO 2015, p. 13; O’Connor </w:t>
      </w:r>
      <w:r w:rsidRPr="60226960">
        <w:rPr>
          <w:rFonts w:ascii="Times New Roman" w:hAnsi="Times New Roman" w:eastAsia="Times New Roman" w:cs="Times New Roman"/>
          <w:i w:val="1"/>
          <w:iCs w:val="1"/>
          <w:lang w:val="en-GB"/>
        </w:rPr>
        <w:t>et al.</w:t>
      </w:r>
      <w:r w:rsidRPr="60226960">
        <w:rPr>
          <w:rFonts w:ascii="Times New Roman" w:hAnsi="Times New Roman" w:eastAsia="Times New Roman" w:cs="Times New Roman"/>
          <w:lang w:val="en-GB"/>
        </w:rPr>
        <w:t>, 2015).</w:t>
      </w:r>
    </w:p>
    <w:p xmlns:wp14="http://schemas.microsoft.com/office/word/2010/wordml" w:rsidRPr="009616CB" w:rsidR="004F65E4" w:rsidP="00B44757" w:rsidRDefault="004F65E4" w14:paraId="4A8A177C"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4"/>
      </w:r>
    </w:p>
    <w:p xmlns:wp14="http://schemas.microsoft.com/office/word/2010/wordml" w:rsidRPr="009616CB" w:rsidR="004F65E4" w:rsidP="00B44757" w:rsidRDefault="004F65E4" w14:paraId="4A1B2BCB"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854"/>
      <w:commentRangeStart w:id="855"/>
      <w:r w:rsidRPr="009616CB">
        <w:rPr>
          <w:rFonts w:ascii="Times New Roman" w:hAnsi="Times New Roman" w:cs="Times New Roman"/>
          <w:lang w:val="en-GB"/>
        </w:rPr>
        <w:t>stooking</w:t>
      </w:r>
      <w:commentRangeEnd w:id="854"/>
      <w:r w:rsidR="00706B28">
        <w:rPr>
          <w:rStyle w:val="CommentReference"/>
        </w:rPr>
        <w:commentReference w:id="854"/>
      </w:r>
      <w:commentRangeEnd w:id="855"/>
      <w:r w:rsidR="00931520">
        <w:rPr>
          <w:rStyle w:val="CommentReference"/>
        </w:rPr>
        <w:commentReference w:id="85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5"/>
      </w:r>
    </w:p>
    <w:p xmlns:wp14="http://schemas.microsoft.com/office/word/2010/wordml" w:rsidRPr="009616CB" w:rsidR="004F65E4" w:rsidP="00B44757" w:rsidRDefault="004F65E4" w14:paraId="6C716147" wp14:textId="7777777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Pr="00A67CF0">
        <w:rPr>
          <w:rFonts w:ascii="Times New Roman" w:hAnsi="Times New Roman" w:cs="Times New Roman"/>
          <w:i/>
          <w:lang w:val="en-GB"/>
          <w:rPrChange w:author="Onno Hoffmeister (ESS)" w:date="2015-09-09T15:59:00Z" w:id="856">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xmlns:wp14="http://schemas.microsoft.com/office/word/2010/wordml" w:rsidRPr="009616CB" w:rsidR="004F65E4" w:rsidP="003C6AA5" w:rsidRDefault="004F65E4" w14:paraId="6A78F42B"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60226960" w:rsidRDefault="004F65E4" w14:paraId="7778160F" wp14:textId="77777777" wp14:noSpellErr="1">
      <w:pPr>
        <w:pStyle w:val="ListParagraph"/>
        <w:numPr>
          <w:ilvl w:val="0"/>
          <w:numId w:val="24"/>
        </w:numPr>
        <w:jc w:val="both"/>
        <w:rPr>
          <w:rFonts w:ascii="Times New Roman" w:hAnsi="Times New Roman" w:eastAsia="Times New Roman" w:cs="Times New Roman"/>
        </w:rPr>
      </w:pPr>
      <w:r w:rsidRPr="60226960">
        <w:rPr>
          <w:rFonts w:ascii="Times New Roman" w:hAnsi="Times New Roman" w:eastAsia="Times New Roman" w:cs="Times New Roman"/>
          <w:i w:val="1"/>
          <w:iCs w:val="1"/>
        </w:rPr>
        <w:t xml:space="preserve">following up </w:t>
      </w:r>
      <w:del w:author="Onno Hoffmeister (ESS)" w:date="2015-09-09T15:59:00Z" w:id="857">
        <w:r w:rsidRPr="009616CB" w:rsidDel="00A67CF0">
          <w:rPr>
            <w:rFonts w:ascii="Times New Roman" w:hAnsi="Times New Roman"/>
            <w:i/>
          </w:rPr>
          <w:delText xml:space="preserve">units or sets of </w:delText>
        </w:r>
      </w:del>
      <w:r w:rsidRPr="60226960">
        <w:rPr>
          <w:rFonts w:ascii="Times New Roman" w:hAnsi="Times New Roman" w:eastAsia="Times New Roman" w:cs="Times New Roman"/>
          <w:i w:val="1"/>
          <w:iCs w:val="1"/>
        </w:rPr>
        <w:t xml:space="preserve">food products and comparing their state before and after </w:t>
      </w:r>
      <w:del w:author="Onno Hoffmeister (ESS)" w:date="2015-09-09T15:59:00Z" w:id="858">
        <w:r w:rsidRPr="009616CB" w:rsidDel="00A67CF0">
          <w:rPr>
            <w:rFonts w:ascii="Times New Roman" w:hAnsi="Times New Roman"/>
            <w:i/>
          </w:rPr>
          <w:delText xml:space="preserve">the </w:delText>
        </w:r>
      </w:del>
      <w:ins w:author="Onno Hoffmeister (ESS)" w:date="2015-09-09T15:59:00Z" w:id="859">
        <w:r w:rsidRPr="60226960" w:rsidR="00A67CF0">
          <w:rPr>
            <w:rFonts w:ascii="Times New Roman" w:hAnsi="Times New Roman" w:eastAsia="Times New Roman" w:cs="Times New Roman"/>
            <w:i w:val="1"/>
            <w:iCs w:val="1"/>
          </w:rPr>
          <w:t xml:space="preserve">an </w:t>
        </w:r>
      </w:ins>
      <w:r w:rsidRPr="60226960">
        <w:rPr>
          <w:rFonts w:ascii="Times New Roman" w:hAnsi="Times New Roman" w:eastAsia="Times New Roman" w:cs="Times New Roman"/>
          <w:i w:val="1"/>
          <w:iCs w:val="1"/>
        </w:rPr>
        <w:t>activity</w:t>
      </w:r>
      <w:r w:rsidRPr="60226960">
        <w:rPr>
          <w:rFonts w:ascii="Times New Roman" w:hAnsi="Times New Roman" w:eastAsia="Times New Roman" w:cs="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FootnoteReference"/>
          <w:rFonts w:ascii="Times New Roman" w:hAnsi="Times New Roman" w:eastAsia="Times New Roman" w:cs="Times New Roman"/>
        </w:rPr>
        <w:footnoteReference w:id="26"/>
      </w:r>
    </w:p>
    <w:p xmlns:wp14="http://schemas.microsoft.com/office/word/2010/wordml" w:rsidRPr="009616CB" w:rsidR="004F65E4" w:rsidP="003C6AA5" w:rsidRDefault="004F65E4" w14:paraId="36E22F24" wp14:textId="77777777">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7"/>
      </w:r>
    </w:p>
    <w:p xmlns:wp14="http://schemas.microsoft.com/office/word/2010/wordml" w:rsidRPr="009616CB" w:rsidR="004F65E4" w:rsidDel="00A67CF0" w:rsidP="00B44757" w:rsidRDefault="004F65E4" w14:paraId="1325B6AE" wp14:textId="77777777">
      <w:pPr>
        <w:jc w:val="both"/>
        <w:rPr>
          <w:rFonts w:ascii="Times New Roman" w:hAnsi="Times New Roman" w:cs="Times New Roman"/>
          <w:lang w:val="en-GB"/>
        </w:rPr>
      </w:pPr>
      <w:moveFromRangeStart w:author="Onno Hoffmeister (ESS)" w:date="2015-09-09T16:00:00Z" w:name="move429577743" w:id="860"/>
      <w:moveFrom w:author="Onno Hoffmeister (ESS)" w:date="2015-09-09T16:00:00Z" w:id="861">
        <w:r w:rsidRPr="009616CB" w:rsidDel="00A67CF0">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moveFrom>
    </w:p>
    <w:moveFromRangeEnd w:id="860"/>
    <w:p xmlns:wp14="http://schemas.microsoft.com/office/word/2010/wordml" w:rsidR="004F65E4" w:rsidP="00660C76" w:rsidRDefault="004F65E4" w14:paraId="69B28EA5" wp14:textId="77777777">
      <w:pPr>
        <w:jc w:val="both"/>
        <w:rPr>
          <w:ins w:author="Onno Hoffmeister (ESS)" w:date="2015-09-09T16:00:00Z" w:id="862"/>
          <w:rFonts w:ascii="Times New Roman" w:hAnsi="Times New Roman" w:cs="Times New Roman"/>
          <w:lang w:val="en-GB"/>
        </w:rPr>
      </w:pPr>
      <w:r w:rsidRPr="009616CB">
        <w:rPr>
          <w:rFonts w:ascii="Times New Roman" w:hAnsi="Times New Roman" w:cs="Times New Roman"/>
          <w:lang w:val="en-GB"/>
        </w:rPr>
        <w:t xml:space="preserve">For the measurement of </w:t>
      </w:r>
      <w:r w:rsidRPr="00A67CF0">
        <w:rPr>
          <w:rFonts w:ascii="Times New Roman" w:hAnsi="Times New Roman" w:cs="Times New Roman"/>
          <w:i/>
          <w:lang w:val="en-GB"/>
          <w:rPrChange w:author="Onno Hoffmeister (ESS)" w:date="2015-09-09T16:00:00Z" w:id="863">
            <w:rPr>
              <w:rFonts w:ascii="Times New Roman" w:hAnsi="Times New Roman" w:cs="Times New Roman"/>
              <w:lang w:val="en-GB"/>
            </w:rPr>
          </w:rPrChange>
        </w:rPr>
        <w:t>biodegradation</w:t>
      </w:r>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traditional</w:t>
      </w:r>
      <w:del w:author="Onno Hoffmeister (ESS)" w:date="2015-09-09T16:23:00Z" w:id="864">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author="Josh Browning" w:date="2015-08-31T06:56:00Z" w:id="865">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866">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author="Onno Hoffmeister (ESS)" w:date="2015-09-09T16:23:00Z" w:id="867">
        <w:r w:rsidR="00660C76">
          <w:rPr>
            <w:rFonts w:ascii="Times New Roman" w:hAnsi="Times New Roman" w:cs="Times New Roman"/>
            <w:lang w:val="en-GB"/>
          </w:rPr>
          <w:t>-</w:t>
        </w:r>
      </w:ins>
      <w:del w:author="Onno Hoffmeister (ESS)" w:date="2015-09-09T16:23:00Z" w:id="868">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author="Josh Browning" w:date="2015-08-31T06:56:00Z" w:id="869">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w:t>
      </w:r>
      <w:proofErr w:type="gramEnd"/>
      <w:r w:rsidRPr="009616CB">
        <w:rPr>
          <w:rFonts w:ascii="Times New Roman" w:hAnsi="Times New Roman" w:cs="Times New Roman"/>
          <w:lang w:val="en-GB"/>
        </w:rPr>
        <w:t xml:space="preserve"> method</w:t>
      </w:r>
      <w:ins w:author="Josh Browning" w:date="2015-08-31T06:56:00Z" w:id="870">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w:t>
      </w:r>
      <w:r w:rsidRPr="009616CB">
        <w:rPr>
          <w:rFonts w:ascii="Times New Roman" w:hAnsi="Times New Roman" w:cs="Times New Roman"/>
          <w:lang w:val="en-GB"/>
        </w:rPr>
        <w:lastRenderedPageBreak/>
        <w:t xml:space="preserve">proportion of damaged grain (Harris and Lindblad 1978, p. 90f). A main disadvantage of </w:t>
      </w:r>
      <w:ins w:author="Onno Hoffmeister (ESS)" w:date="2015-09-09T16:25:00Z" w:id="871">
        <w:r w:rsidR="00660C76">
          <w:rPr>
            <w:rFonts w:ascii="Times New Roman" w:hAnsi="Times New Roman" w:cs="Times New Roman"/>
            <w:lang w:val="en-GB"/>
          </w:rPr>
          <w:t xml:space="preserve">that </w:t>
        </w:r>
      </w:ins>
      <w:del w:author="Onno Hoffmeister (ESS)" w:date="2015-09-09T16:00:00Z" w:id="872">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author="Onno Hoffmeister (ESS)" w:date="2015-09-09T16:25:00Z" w:id="873">
        <w:r w:rsidR="00660C76">
          <w:rPr>
            <w:rFonts w:ascii="Times New Roman" w:hAnsi="Times New Roman" w:cs="Times New Roman"/>
            <w:lang w:val="en-GB"/>
          </w:rPr>
          <w:t xml:space="preserve">that </w:t>
        </w:r>
      </w:ins>
      <w:del w:author="Onno Hoffmeister (ESS)" w:date="2015-09-09T16:25:00Z" w:id="874">
        <w:r w:rsidRPr="009616CB" w:rsidDel="00660C76">
          <w:rPr>
            <w:rFonts w:ascii="Times New Roman" w:hAnsi="Times New Roman" w:cs="Times New Roman"/>
            <w:lang w:val="en-GB"/>
          </w:rPr>
          <w:delText xml:space="preserve">the assessment </w:delText>
        </w:r>
      </w:del>
      <w:ins w:author="Onno Hoffmeister (ESS)" w:date="2015-09-09T16:25:00Z" w:id="875">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author="Onno Hoffmeister (ESS)" w:date="2015-09-09T16:01:00Z" w:id="876">
        <w:r w:rsidRPr="009616CB" w:rsidDel="00A67CF0">
          <w:rPr>
            <w:rFonts w:ascii="Times New Roman" w:hAnsi="Times New Roman" w:cs="Times New Roman"/>
            <w:lang w:val="en-GB"/>
          </w:rPr>
          <w:delText xml:space="preserve">agree to </w:delText>
        </w:r>
      </w:del>
      <w:ins w:author="Onno Hoffmeister (ESS)" w:date="2015-09-09T16:01:00Z" w:id="877">
        <w:r w:rsidR="00A67CF0">
          <w:rPr>
            <w:rFonts w:ascii="Times New Roman" w:hAnsi="Times New Roman" w:cs="Times New Roman"/>
            <w:lang w:val="en-GB"/>
          </w:rPr>
          <w:t>partici</w:t>
        </w:r>
      </w:ins>
      <w:ins w:author="Onno Hoffmeister (ESS)" w:date="2015-09-09T16:26:00Z" w:id="878">
        <w:r w:rsidR="00660C76">
          <w:rPr>
            <w:rFonts w:ascii="Times New Roman" w:hAnsi="Times New Roman" w:cs="Times New Roman"/>
            <w:lang w:val="en-GB"/>
          </w:rPr>
          <w:t>p</w:t>
        </w:r>
      </w:ins>
      <w:ins w:author="Onno Hoffmeister (ESS)" w:date="2015-09-09T16:01:00Z" w:id="879">
        <w:r w:rsidR="00660C76">
          <w:rPr>
            <w:rFonts w:ascii="Times New Roman" w:hAnsi="Times New Roman" w:cs="Times New Roman"/>
            <w:lang w:val="en-GB"/>
          </w:rPr>
          <w:t>a</w:t>
        </w:r>
      </w:ins>
      <w:ins w:author="Onno Hoffmeister (ESS)" w:date="2015-09-09T16:26:00Z" w:id="880">
        <w:r w:rsidR="00660C76">
          <w:rPr>
            <w:rFonts w:ascii="Times New Roman" w:hAnsi="Times New Roman" w:cs="Times New Roman"/>
            <w:lang w:val="en-GB"/>
          </w:rPr>
          <w:t>t</w:t>
        </w:r>
      </w:ins>
      <w:ins w:author="Onno Hoffmeister (ESS)" w:date="2015-09-09T16:01:00Z" w:id="881">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author="Onno Hoffmeister (ESS)" w:date="2015-09-09T16:01:00Z" w:id="882">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author="Onno Hoffmeister (ESS)" w:date="2015-09-09T16:02:00Z" w:id="883">
        <w:r w:rsidR="00A67CF0">
          <w:rPr>
            <w:rFonts w:ascii="Times New Roman" w:hAnsi="Times New Roman" w:cs="Times New Roman"/>
            <w:lang w:val="en-GB"/>
          </w:rPr>
          <w:t xml:space="preserve"> </w:t>
        </w:r>
        <w:r w:rsidRPr="00A67CF0" w:rsidR="00A67CF0">
          <w:rPr>
            <w:rFonts w:ascii="Times New Roman" w:hAnsi="Times New Roman" w:cs="Times New Roman"/>
            <w:lang w:val="en-GB"/>
          </w:rPr>
          <w:t>accompanied by numbers representing the percentage weight loss</w:t>
        </w:r>
      </w:ins>
      <w:del w:author="Onno Hoffmeister (ESS)" w:date="2015-09-09T16:02:00Z" w:id="884">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author="Onno Hoffmeister (ESS)" w:date="2015-09-09T16:02:00Z" w:id="885">
        <w:r w:rsidR="00A67CF0">
          <w:rPr>
            <w:rFonts w:ascii="Times New Roman" w:hAnsi="Times New Roman" w:cs="Times New Roman"/>
            <w:lang w:val="en-GB"/>
          </w:rPr>
          <w:t xml:space="preserve">with the </w:t>
        </w:r>
      </w:ins>
      <w:del w:author="Onno Hoffmeister (ESS)" w:date="2015-09-09T16:02:00Z" w:id="886">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author="Onno Hoffmeister (ESS)" w:date="2015-09-09T16:03:00Z" w:id="887">
        <w:r w:rsidR="00A67CF0">
          <w:rPr>
            <w:rFonts w:ascii="Times New Roman" w:hAnsi="Times New Roman" w:cs="Times New Roman"/>
            <w:lang w:val="en-GB"/>
          </w:rPr>
          <w:t>, as</w:t>
        </w:r>
      </w:ins>
      <w:del w:author="Onno Hoffmeister (ESS)" w:date="2015-09-09T16:03:00Z" w:id="888">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author="Onno Hoffmeister (ESS)" w:date="2015-09-09T16:03:00Z" w:id="889">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author="Onno Hoffmeister (ESS)" w:date="2015-09-09T16:03:00Z" w:id="890">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author="Onno Hoffmeister (ESS)" w:date="2015-09-09T16:03:00Z" w:id="891">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author="Onno Hoffmeister (ESS)" w:date="2015-09-09T16:04:00Z" w:id="892">
        <w:r w:rsidRPr="009616CB" w:rsidDel="00A67CF0">
          <w:rPr>
            <w:rFonts w:ascii="Times New Roman" w:hAnsi="Times New Roman" w:cs="Times New Roman"/>
            <w:lang w:val="en-GB"/>
          </w:rPr>
          <w:delText xml:space="preserve">together </w:delText>
        </w:r>
      </w:del>
      <w:ins w:author="Onno Hoffmeister (ESS)" w:date="2015-09-09T16:04:00Z" w:id="893">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author="Onno Hoffmeister (ESS)" w:date="2015-09-09T16:04:00Z" w:id="894">
        <w:r w:rsidRPr="009616CB" w:rsidDel="00A67CF0">
          <w:rPr>
            <w:rFonts w:ascii="Times New Roman" w:hAnsi="Times New Roman" w:cs="Times New Roman"/>
            <w:lang w:val="en-GB"/>
          </w:rPr>
          <w:delText xml:space="preserve">respective </w:delText>
        </w:r>
      </w:del>
      <w:ins w:author="Onno Hoffmeister (ESS)" w:date="2015-09-09T16:04:00Z" w:id="895">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xmlns:wp14="http://schemas.microsoft.com/office/word/2010/wordml" w:rsidRPr="00A67CF0" w:rsidR="00A67CF0" w:rsidP="00A67CF0" w:rsidRDefault="00A67CF0" w14:paraId="7738B038" wp14:textId="77777777" wp14:noSpellErr="1">
      <w:pPr>
        <w:jc w:val="both"/>
        <w:rPr>
          <w:rFonts w:ascii="Times New Roman" w:hAnsi="Times New Roman" w:cs="Times New Roman"/>
          <w:lang w:val="en-GB"/>
        </w:rPr>
      </w:pPr>
      <w:moveToRangeStart w:author="Onno Hoffmeister (ESS)" w:date="2015-09-09T16:00:00Z" w:name="move429577743" w:id="896"/>
      <w:moveTo w:author="Onno Hoffmeister (ESS)" w:date="2015-09-09T16:00:00Z" w:id="897">
        <w:r w:rsidRPr="60226960">
          <w:rPr>
            <w:rFonts w:ascii="Times New Roman" w:hAnsi="Times New Roman" w:eastAsia="Times New Roman" w:cs="Times New Roman"/>
            <w:lang w:val="en-GB"/>
          </w:rPr>
          <w:t xml:space="preserve">In the later stages of the food supply chain, where agricultural products often occur in mixed form with other products, </w:t>
        </w:r>
      </w:moveTo>
      <w:ins w:author="Onno Hoffmeister (ESS)" w:date="2015-09-09T16:04:00Z" w:id="898">
        <w:r w:rsidRPr="60226960">
          <w:rPr>
            <w:rFonts w:ascii="Times New Roman" w:hAnsi="Times New Roman" w:eastAsia="Times New Roman" w:cs="Times New Roman"/>
            <w:lang w:val="en-GB"/>
          </w:rPr>
          <w:t xml:space="preserve">before application of any of the methods above, </w:t>
        </w:r>
      </w:ins>
      <w:moveTo w:author="Onno Hoffmeister (ESS)" w:date="2015-09-09T16:00:00Z" w:id="899">
        <w:r w:rsidRPr="60226960">
          <w:rPr>
            <w:rFonts w:ascii="Times New Roman" w:hAnsi="Times New Roman" w:eastAsia="Times New Roman" w:cs="Times New Roman"/>
            <w:lang w:val="en-GB"/>
          </w:rPr>
          <w:t>waste composition analysis may be required</w:t>
        </w:r>
        <w:del w:author="Onno Hoffmeister (ESS)" w:date="2015-09-09T16:07:00Z" w:id="900">
          <w:r w:rsidRPr="003749ED" w:rsidDel="00A67CF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to </w:t>
        </w:r>
        <w:del w:author="Onno Hoffmeister (ESS)" w:date="2015-09-09T16:05:00Z" w:id="901">
          <w:r w:rsidRPr="005F1781" w:rsidDel="00A67CF0">
            <w:rPr>
              <w:rFonts w:ascii="Times New Roman" w:hAnsi="Times New Roman" w:cs="Times New Roman"/>
              <w:lang w:val="en-GB"/>
            </w:rPr>
            <w:delText xml:space="preserve">separate </w:delText>
          </w:r>
        </w:del>
      </w:moveTo>
      <w:ins w:author="Onno Hoffmeister (ESS)" w:date="2015-09-09T16:05:00Z" w:id="902">
        <w:r w:rsidRPr="60226960">
          <w:rPr>
            <w:rFonts w:ascii="Times New Roman" w:hAnsi="Times New Roman" w:eastAsia="Times New Roman" w:cs="Times New Roman"/>
            <w:lang w:val="en-GB"/>
          </w:rPr>
          <w:t xml:space="preserve">distinguish between </w:t>
        </w:r>
      </w:ins>
      <w:moveTo w:author="Onno Hoffmeister (ESS)" w:date="2015-09-09T16:00:00Z" w:id="903">
        <w:r w:rsidRPr="60226960">
          <w:rPr>
            <w:rFonts w:ascii="Times New Roman" w:hAnsi="Times New Roman" w:eastAsia="Times New Roman" w:cs="Times New Roman"/>
            <w:lang w:val="en-GB"/>
          </w:rPr>
          <w:t xml:space="preserve">the losses of different </w:t>
        </w:r>
      </w:moveTo>
      <w:ins w:author="Onno Hoffmeister (ESS)" w:date="2015-09-09T16:05:00Z" w:id="904">
        <w:r w:rsidRPr="60226960">
          <w:rPr>
            <w:rFonts w:ascii="Times New Roman" w:hAnsi="Times New Roman" w:eastAsia="Times New Roman" w:cs="Times New Roman"/>
            <w:lang w:val="en-GB"/>
          </w:rPr>
          <w:t xml:space="preserve">food </w:t>
        </w:r>
      </w:ins>
      <w:moveTo w:author="Onno Hoffmeister (ESS)" w:date="2015-09-09T16:00:00Z" w:id="905">
        <w:r w:rsidRPr="60226960">
          <w:rPr>
            <w:rFonts w:ascii="Times New Roman" w:hAnsi="Times New Roman" w:eastAsia="Times New Roman" w:cs="Times New Roman"/>
            <w:lang w:val="en-GB"/>
          </w:rPr>
          <w:t xml:space="preserve">products </w:t>
        </w:r>
        <w:del w:author="Onno Hoffmeister (ESS)" w:date="2015-09-09T16:05:00Z" w:id="906">
          <w:r w:rsidRPr="00660C76" w:rsidDel="00A67CF0">
            <w:rPr>
              <w:rFonts w:ascii="Times New Roman" w:hAnsi="Times New Roman" w:cs="Times New Roman"/>
              <w:lang w:val="en-GB"/>
            </w:rPr>
            <w:delText xml:space="preserve">from each other </w:delText>
          </w:r>
        </w:del>
      </w:moveTo>
      <w:ins w:author="Onno Hoffmeister (ESS)" w:date="2015-09-09T16:05:00Z" w:id="907">
        <w:r w:rsidRPr="60226960">
          <w:rPr>
            <w:rFonts w:ascii="Times New Roman" w:hAnsi="Times New Roman" w:eastAsia="Times New Roman" w:cs="Times New Roman"/>
            <w:lang w:val="en-GB"/>
          </w:rPr>
          <w:t xml:space="preserve">and to separate food products </w:t>
        </w:r>
      </w:ins>
      <w:moveTo w:author="Onno Hoffmeister (ESS)" w:date="2015-09-09T16:00:00Z" w:id="908">
        <w:del w:author="Onno Hoffmeister (ESS)" w:date="2015-09-09T16:06:00Z" w:id="909">
          <w:r w:rsidRPr="00A67CF0" w:rsidDel="00A67CF0">
            <w:rPr>
              <w:rFonts w:ascii="Times New Roman" w:hAnsi="Times New Roman" w:cs="Times New Roman"/>
              <w:lang w:val="en-GB"/>
            </w:rPr>
            <w:delText xml:space="preserve">of </w:delText>
          </w:r>
        </w:del>
        <w:r w:rsidRPr="60226960">
          <w:rPr>
            <w:rFonts w:ascii="Times New Roman" w:hAnsi="Times New Roman" w:eastAsia="Times New Roman" w:cs="Times New Roman"/>
            <w:lang w:val="en-GB"/>
          </w:rPr>
          <w:t xml:space="preserve">from </w:t>
        </w:r>
      </w:moveTo>
      <w:ins w:author="Onno Hoffmeister (ESS)" w:date="2015-09-09T16:06:00Z" w:id="910">
        <w:r w:rsidRPr="60226960">
          <w:rPr>
            <w:rFonts w:ascii="Times New Roman" w:hAnsi="Times New Roman" w:eastAsia="Times New Roman" w:cs="Times New Roman"/>
            <w:lang w:val="en-GB"/>
          </w:rPr>
          <w:t xml:space="preserve">other </w:t>
        </w:r>
      </w:ins>
      <w:moveTo w:author="Onno Hoffmeister (ESS)" w:date="2015-09-09T16:00:00Z" w:id="911">
        <w:r w:rsidRPr="60226960">
          <w:rPr>
            <w:rFonts w:ascii="Times New Roman" w:hAnsi="Times New Roman" w:eastAsia="Times New Roman" w:cs="Times New Roman"/>
            <w:lang w:val="en-GB"/>
          </w:rPr>
          <w:t xml:space="preserve">materials </w:t>
        </w:r>
        <w:del w:author="Onno Hoffmeister (ESS)" w:date="2015-09-09T16:06:00Z" w:id="912">
          <w:r w:rsidRPr="00A67CF0" w:rsidDel="00A67CF0">
            <w:rPr>
              <w:rFonts w:ascii="Times New Roman" w:hAnsi="Times New Roman" w:cs="Times New Roman"/>
              <w:lang w:val="en-GB"/>
            </w:rPr>
            <w:delText xml:space="preserve">not to be recorded as food loss </w:delText>
          </w:r>
        </w:del>
        <w:r w:rsidRPr="60226960">
          <w:rPr>
            <w:rFonts w:ascii="Times New Roman" w:hAnsi="Times New Roman" w:eastAsia="Times New Roman" w:cs="Times New Roman"/>
            <w:lang w:val="en-GB"/>
          </w:rPr>
          <w:t>(FLWP 2015, chapter 13.6).</w:t>
        </w:r>
      </w:moveTo>
    </w:p>
    <w:moveToRangeEnd w:id="896"/>
    <w:p xmlns:wp14="http://schemas.microsoft.com/office/word/2010/wordml" w:rsidRPr="009616CB" w:rsidR="00A67CF0" w:rsidP="00B44757" w:rsidRDefault="00A67CF0" w14:paraId="3AE53F46" wp14:textId="77777777">
      <w:pPr>
        <w:jc w:val="both"/>
        <w:rPr>
          <w:rFonts w:ascii="Times New Roman" w:hAnsi="Times New Roman" w:cs="Times New Roman"/>
          <w:lang w:val="en-GB"/>
        </w:rPr>
      </w:pPr>
    </w:p>
    <w:p xmlns:wp14="http://schemas.microsoft.com/office/word/2010/wordml" w:rsidRPr="009616CB" w:rsidR="004F65E4" w:rsidP="00A67CF0" w:rsidRDefault="00A67CF0" w14:paraId="462B2EF3" wp14:textId="77777777" wp14:noSpellErr="1">
      <w:pPr>
        <w:pStyle w:val="Heading3"/>
        <w:jc w:val="both"/>
        <w:rPr>
          <w:rFonts w:ascii="Times New Roman" w:hAnsi="Times New Roman" w:eastAsia="Times New Roman" w:cs="Times New Roman"/>
          <w:lang w:val="en-GB"/>
        </w:rPr>
      </w:pPr>
      <w:ins w:author="Onno Hoffmeister (ESS)" w:date="2015-09-09T16:08:00Z" w:id="913">
        <w:r w:rsidRPr="60226960">
          <w:rPr>
            <w:rFonts w:ascii="Times New Roman" w:hAnsi="Times New Roman" w:eastAsia="Times New Roman" w:cs="Times New Roman"/>
            <w:lang w:val="en-GB"/>
          </w:rPr>
          <w:t>Data on s</w:t>
        </w:r>
      </w:ins>
      <w:del w:author="Onno Hoffmeister (ESS)" w:date="2015-09-09T16:08:00Z" w:id="914">
        <w:r w:rsidRPr="009616CB" w:rsidDel="00A67CF0" w:rsidR="004F65E4">
          <w:rPr>
            <w:rFonts w:ascii="Times New Roman" w:hAnsi="Times New Roman"/>
            <w:lang w:val="en-GB"/>
          </w:rPr>
          <w:delText>S</w:delText>
        </w:r>
      </w:del>
      <w:r w:rsidRPr="60226960" w:rsidR="004F65E4">
        <w:rPr>
          <w:rFonts w:ascii="Times New Roman" w:hAnsi="Times New Roman" w:eastAsia="Times New Roman" w:cs="Times New Roman"/>
          <w:lang w:val="en-GB"/>
        </w:rPr>
        <w:t>eed</w:t>
      </w:r>
    </w:p>
    <w:p xmlns:wp14="http://schemas.microsoft.com/office/word/2010/wordml" w:rsidRPr="009616CB" w:rsidR="004F65E4" w:rsidP="00A67CF0" w:rsidRDefault="004F65E4" w14:paraId="2EEFCCE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most common method for measuring seed use is to include questions on seed use in the questionnaire of an agricultural survey. These usually address only the use of own production for seed. </w:t>
      </w:r>
      <w:ins w:author="Onno Hoffmeister (ESS)" w:date="2015-09-09T16:08:00Z" w:id="915">
        <w:r w:rsidRPr="60226960" w:rsidR="00A67CF0">
          <w:rPr>
            <w:rFonts w:ascii="Times New Roman" w:hAnsi="Times New Roman" w:eastAsia="Times New Roman" w:cs="Times New Roman"/>
            <w:lang w:val="en-GB"/>
          </w:rPr>
          <w:t>Of course, f</w:t>
        </w:r>
      </w:ins>
      <w:del w:author="Onno Hoffmeister (ESS)" w:date="2015-09-09T16:08:00Z" w:id="916">
        <w:r w:rsidRPr="009616CB" w:rsidDel="00A67CF0">
          <w:rPr>
            <w:rFonts w:ascii="Times New Roman" w:hAnsi="Times New Roman" w:cs="Times New Roman"/>
            <w:lang w:val="en-GB"/>
          </w:rPr>
          <w:delText>F</w:delText>
        </w:r>
      </w:del>
      <w:r w:rsidRPr="60226960">
        <w:rPr>
          <w:rFonts w:ascii="Times New Roman" w:hAnsi="Times New Roman" w:eastAsia="Times New Roman" w:cs="Times New Roman"/>
          <w:lang w:val="en-GB"/>
        </w:rPr>
        <w:t xml:space="preserve">armers may also buy seeds on the market, but these seeds consist mostly of so-called ‘improved’ seed only. Data on the use of seed purchased on the market may be obtained from the </w:t>
      </w:r>
      <w:ins w:author="Onno Hoffmeister (ESS)" w:date="2015-09-09T16:08:00Z" w:id="917">
        <w:r w:rsidRPr="60226960" w:rsidR="00993611">
          <w:rPr>
            <w:rFonts w:ascii="Times New Roman" w:hAnsi="Times New Roman" w:eastAsia="Times New Roman" w:cs="Times New Roman"/>
            <w:lang w:val="en-GB"/>
          </w:rPr>
          <w:t xml:space="preserve">sales </w:t>
        </w:r>
      </w:ins>
      <w:r w:rsidRPr="60226960">
        <w:rPr>
          <w:rFonts w:ascii="Times New Roman" w:hAnsi="Times New Roman" w:eastAsia="Times New Roman" w:cs="Times New Roman"/>
          <w:lang w:val="en-GB"/>
        </w:rPr>
        <w:t>records of commercial seed companies.</w:t>
      </w:r>
    </w:p>
    <w:p xmlns:wp14="http://schemas.microsoft.com/office/word/2010/wordml" w:rsidRPr="009616CB" w:rsidR="004F65E4" w:rsidP="00993611" w:rsidRDefault="004F65E4" w14:paraId="68DCC03E"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918">
        <w:r w:rsidRPr="009616CB" w:rsidDel="00706B28">
          <w:rPr>
            <w:rFonts w:ascii="Times New Roman" w:hAnsi="Times New Roman" w:cs="Times New Roman"/>
            <w:lang w:val="en-GB"/>
          </w:rPr>
          <w:delText>sawn</w:delText>
        </w:r>
      </w:del>
      <w:ins w:author="Josh Browning" w:date="2015-08-31T06:58:00Z" w:id="919">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920">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author="Onno Hoffmeister (ESS)" w:date="2015-09-09T16:09:00Z" w:id="921">
        <w:r w:rsidRPr="009616CB" w:rsidDel="00993611">
          <w:rPr>
            <w:rFonts w:ascii="Times New Roman" w:hAnsi="Times New Roman" w:cs="Times New Roman"/>
            <w:lang w:val="en-GB"/>
          </w:rPr>
          <w:delText xml:space="preserve">a </w:delText>
        </w:r>
      </w:del>
      <w:ins w:author="Onno Hoffmeister (ESS)" w:date="2015-09-09T16:09:00Z" w:id="922">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author="Onno Hoffmeister (ESS)" w:date="2015-09-09T16:09:00Z" w:id="923">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author="Onno Hoffmeister (ESS)" w:date="2015-09-09T16:09:00Z" w:id="924">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author="Onno Hoffmeister (ESS)" w:date="2015-09-09T16:09:00Z" w:id="925">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author="Onno Hoffmeister (ESS)" w:date="2015-09-09T16:10:00Z" w:id="926">
        <w:r w:rsidRPr="009616CB" w:rsidDel="00993611">
          <w:rPr>
            <w:rFonts w:ascii="Times New Roman" w:hAnsi="Times New Roman" w:cs="Times New Roman"/>
            <w:lang w:val="en-GB"/>
          </w:rPr>
          <w:delText xml:space="preserve">seed used </w:delText>
        </w:r>
      </w:del>
      <w:ins w:author="Onno Hoffmeister (ESS)" w:date="2015-09-09T16:10:00Z" w:id="927">
        <w:r w:rsidR="00993611">
          <w:rPr>
            <w:rFonts w:ascii="Times New Roman" w:hAnsi="Times New Roman" w:cs="Times New Roman"/>
            <w:lang w:val="en-GB"/>
          </w:rPr>
          <w:t>grain s</w:t>
        </w:r>
      </w:ins>
      <w:ins w:author="Onno Hoffmeister (ESS)" w:date="2015-09-09T16:12:00Z" w:id="928">
        <w:r w:rsidR="00993611">
          <w:rPr>
            <w:rFonts w:ascii="Times New Roman" w:hAnsi="Times New Roman" w:cs="Times New Roman"/>
            <w:lang w:val="en-GB"/>
          </w:rPr>
          <w:t>o</w:t>
        </w:r>
      </w:ins>
      <w:ins w:author="Onno Hoffmeister (ESS)" w:date="2015-09-09T16:10:00Z" w:id="929">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author="Onno Hoffmeister (ESS)" w:date="2015-09-09T16:10:00Z" w:id="930">
        <w:r w:rsidR="00993611">
          <w:rPr>
            <w:rFonts w:ascii="Times New Roman" w:hAnsi="Times New Roman" w:cs="Times New Roman"/>
            <w:lang w:val="en-GB"/>
          </w:rPr>
          <w:t xml:space="preserve">also from past periods, </w:t>
        </w:r>
      </w:ins>
      <w:del w:author="Onno Hoffmeister (ESS)" w:date="2015-09-09T16:11:00Z" w:id="931">
        <w:r w:rsidRPr="009616CB" w:rsidDel="00993611">
          <w:rPr>
            <w:rFonts w:ascii="Times New Roman" w:hAnsi="Times New Roman" w:cs="Times New Roman"/>
            <w:lang w:val="en-GB"/>
          </w:rPr>
          <w:delText xml:space="preserve">taking </w:delText>
        </w:r>
      </w:del>
      <w:ins w:author="Onno Hoffmeister (ESS)" w:date="2015-09-09T16:11:00Z" w:id="932">
        <w:r w:rsidR="00993611">
          <w:rPr>
            <w:rFonts w:ascii="Times New Roman" w:hAnsi="Times New Roman" w:cs="Times New Roman"/>
            <w:lang w:val="en-GB"/>
          </w:rPr>
          <w:t xml:space="preserve">given that </w:t>
        </w:r>
      </w:ins>
      <w:del w:author="Onno Hoffmeister (ESS)" w:date="2015-09-09T16:11:00Z" w:id="933">
        <w:r w:rsidRPr="009616CB" w:rsidDel="00993611">
          <w:rPr>
            <w:rFonts w:ascii="Times New Roman" w:hAnsi="Times New Roman" w:cs="Times New Roman"/>
            <w:lang w:val="en-GB"/>
          </w:rPr>
          <w:delText xml:space="preserve">into account that this </w:delText>
        </w:r>
      </w:del>
      <w:ins w:author="Onno Hoffmeister (ESS)" w:date="2015-09-09T16:11:00Z" w:id="934">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author="Onno Hoffmeister (ESS)" w:date="2015-09-09T16:11:00Z" w:id="935">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author="Onno Hoffmeister (ESS)" w:date="2015-09-09T16:11:00Z" w:id="936">
        <w:r w:rsidRPr="009616CB" w:rsidDel="00993611">
          <w:rPr>
            <w:rFonts w:ascii="Times New Roman" w:hAnsi="Times New Roman" w:cs="Times New Roman"/>
            <w:lang w:val="en-GB"/>
          </w:rPr>
          <w:delText>the next</w:delText>
        </w:r>
      </w:del>
      <w:ins w:author="Onno Hoffmeister (ESS)" w:date="2015-09-09T16:11:00Z" w:id="937">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author="Onno Hoffmeister (ESS)" w:date="2015-09-09T16:11:00Z" w:id="938">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author="Onno Hoffmeister (ESS)" w:date="2015-09-09T16:11:00Z" w:id="939">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author="Josh Browning" w:date="2015-08-31T06:58:00Z" w:id="940">
        <w:r w:rsidRPr="009616CB">
          <w:rPr>
            <w:rFonts w:ascii="Times New Roman" w:hAnsi="Times New Roman" w:cs="Times New Roman"/>
            <w:lang w:val="en-GB"/>
          </w:rPr>
          <w:delText xml:space="preserve">sawn </w:delText>
        </w:r>
      </w:del>
      <w:ins w:author="Josh Browning" w:date="2015-08-31T06:58:00Z" w:id="941">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ins w:author="Onno Hoffmeister (ESS)" w:date="2015-09-09T16:12:00Z" w:id="942">
        <w:r w:rsidR="00993611">
          <w:rPr>
            <w:rFonts w:ascii="Times New Roman" w:hAnsi="Times New Roman" w:cs="Times New Roman"/>
            <w:lang w:val="en-GB"/>
          </w:rPr>
          <w:t xml:space="preserve">may sometimes be </w:t>
        </w:r>
      </w:ins>
      <w:del w:author="Onno Hoffmeister (ESS)" w:date="2015-09-09T16:13:00Z" w:id="943">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944"/>
      <w:commentRangeStart w:id="945"/>
      <w:r w:rsidRPr="009616CB">
        <w:rPr>
          <w:rFonts w:ascii="Times New Roman" w:hAnsi="Times New Roman" w:cs="Times New Roman"/>
          <w:lang w:val="en-GB"/>
        </w:rPr>
        <w:t>harvested</w:t>
      </w:r>
      <w:commentRangeEnd w:id="944"/>
      <w:r w:rsidR="00D6465E">
        <w:rPr>
          <w:rStyle w:val="CommentReference"/>
          <w:vanish/>
        </w:rPr>
        <w:commentReference w:id="944"/>
      </w:r>
      <w:commentRangeEnd w:id="945"/>
      <w:r w:rsidR="00993611">
        <w:rPr>
          <w:rStyle w:val="CommentReference"/>
        </w:rPr>
        <w:commentReference w:id="945"/>
      </w:r>
      <w:r w:rsidRPr="009616CB">
        <w:rPr>
          <w:rFonts w:ascii="Times New Roman" w:hAnsi="Times New Roman" w:cs="Times New Roman"/>
          <w:lang w:val="en-GB"/>
        </w:rPr>
        <w:t xml:space="preserve">. </w:t>
      </w:r>
      <w:ins w:author="Onno Hoffmeister (ESS)" w:date="2015-09-09T16:13:00Z" w:id="946">
        <w:r w:rsidR="00993611">
          <w:rPr>
            <w:rFonts w:ascii="Times New Roman" w:hAnsi="Times New Roman" w:cs="Times New Roman"/>
            <w:lang w:val="en-GB"/>
          </w:rPr>
          <w:t>These d</w:t>
        </w:r>
      </w:ins>
      <w:del w:author="Onno Hoffmeister (ESS)" w:date="2015-09-09T16:13:00Z" w:id="947">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author="Onno Hoffmeister (ESS)" w:date="2015-09-09T16:13:00Z" w:id="948">
        <w:r w:rsidRPr="009616CB" w:rsidDel="00993611">
          <w:rPr>
            <w:rFonts w:ascii="Times New Roman" w:hAnsi="Times New Roman" w:cs="Times New Roman"/>
            <w:lang w:val="en-GB"/>
          </w:rPr>
          <w:delText xml:space="preserve">between area harvested and area sawn </w:delText>
        </w:r>
      </w:del>
      <w:ins w:author="Josh Browning" w:date="2015-08-31T06:58:00Z" w:id="949">
        <w:del w:author="Onno Hoffmeister (ESS)" w:date="2015-09-09T16:13:00Z" w:id="950">
          <w:r w:rsidRPr="009616CB" w:rsidDel="00993611" w:rsidR="00706B28">
            <w:rPr>
              <w:rFonts w:ascii="Times New Roman" w:hAnsi="Times New Roman" w:cs="Times New Roman"/>
              <w:lang w:val="en-GB"/>
            </w:rPr>
            <w:delText>s</w:delText>
          </w:r>
          <w:r w:rsidDel="00993611" w:rsidR="00706B28">
            <w:rPr>
              <w:rFonts w:ascii="Times New Roman" w:hAnsi="Times New Roman" w:cs="Times New Roman"/>
              <w:lang w:val="en-GB"/>
            </w:rPr>
            <w:delText>o</w:delText>
          </w:r>
          <w:r w:rsidRPr="009616CB" w:rsidDel="00993611" w:rsidR="00706B28">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author="Onno Hoffmeister (ESS)" w:date="2015-09-09T16:13:00Z" w:id="951">
        <w:r w:rsidRPr="009616CB" w:rsidDel="00993611">
          <w:rPr>
            <w:rFonts w:ascii="Times New Roman" w:hAnsi="Times New Roman" w:cs="Times New Roman"/>
            <w:lang w:val="en-GB"/>
          </w:rPr>
          <w:delText xml:space="preserve">result from </w:delText>
        </w:r>
      </w:del>
      <w:ins w:author="Onno Hoffmeister (ESS)" w:date="2015-09-09T16:13:00Z" w:id="952">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author="Onno Hoffmeister (ESS)" w:date="2015-09-09T16:14:00Z" w:id="953">
        <w:r w:rsidR="00993611">
          <w:rPr>
            <w:rFonts w:ascii="Times New Roman" w:hAnsi="Times New Roman" w:cs="Times New Roman"/>
            <w:lang w:val="en-GB"/>
          </w:rPr>
          <w:t xml:space="preserve">as a consequence </w:t>
        </w:r>
      </w:ins>
      <w:del w:author="Onno Hoffmeister (ESS)" w:date="2015-09-09T16:14:00Z" w:id="954">
        <w:r w:rsidRPr="009616CB" w:rsidDel="00993611">
          <w:rPr>
            <w:rFonts w:ascii="Times New Roman" w:hAnsi="Times New Roman" w:cs="Times New Roman"/>
            <w:lang w:val="en-GB"/>
          </w:rPr>
          <w:delText xml:space="preserve">due to </w:delText>
        </w:r>
      </w:del>
      <w:ins w:author="Onno Hoffmeister (ESS)" w:date="2015-09-09T16:14:00Z" w:id="955">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3749ED" w:rsidRDefault="003749ED" w14:paraId="58D504C9" wp14:textId="77777777" wp14:noSpellErr="1">
      <w:pPr>
        <w:pStyle w:val="Heading3"/>
        <w:jc w:val="both"/>
        <w:rPr>
          <w:rFonts w:ascii="Times New Roman" w:hAnsi="Times New Roman" w:eastAsia="Times New Roman" w:cs="Times New Roman"/>
          <w:lang w:val="en-GB"/>
        </w:rPr>
      </w:pPr>
      <w:ins w:author="Onno Hoffmeister (ESS)" w:date="2015-09-09T16:15:00Z" w:id="956">
        <w:r w:rsidRPr="60226960">
          <w:rPr>
            <w:rFonts w:ascii="Times New Roman" w:hAnsi="Times New Roman" w:eastAsia="Times New Roman" w:cs="Times New Roman"/>
            <w:lang w:val="en-GB"/>
          </w:rPr>
          <w:t>Data on t</w:t>
        </w:r>
      </w:ins>
      <w:del w:author="Onno Hoffmeister (ESS)" w:date="2015-09-09T16:15:00Z" w:id="957">
        <w:r w:rsidRPr="009616CB" w:rsidDel="003749ED" w:rsidR="004F65E4">
          <w:rPr>
            <w:rFonts w:ascii="Times New Roman" w:hAnsi="Times New Roman"/>
            <w:lang w:val="en-GB"/>
          </w:rPr>
          <w:delText>T</w:delText>
        </w:r>
      </w:del>
      <w:r w:rsidRPr="60226960" w:rsidR="004F65E4">
        <w:rPr>
          <w:rFonts w:ascii="Times New Roman" w:hAnsi="Times New Roman" w:eastAsia="Times New Roman" w:cs="Times New Roman"/>
          <w:lang w:val="en-GB"/>
        </w:rPr>
        <w:t xml:space="preserve">ourist </w:t>
      </w:r>
      <w:del w:author="Onno Hoffmeister (ESS)" w:date="2015-09-09T16:15:00Z" w:id="958">
        <w:r w:rsidRPr="009616CB" w:rsidDel="003749ED" w:rsidR="004F65E4">
          <w:rPr>
            <w:rFonts w:ascii="Times New Roman" w:hAnsi="Times New Roman"/>
            <w:lang w:val="en-GB"/>
          </w:rPr>
          <w:delText>C</w:delText>
        </w:r>
      </w:del>
      <w:ins w:author="Onno Hoffmeister (ESS)" w:date="2015-09-09T16:15:00Z" w:id="959">
        <w:r w:rsidRPr="60226960">
          <w:rPr>
            <w:rFonts w:ascii="Times New Roman" w:hAnsi="Times New Roman" w:eastAsia="Times New Roman" w:cs="Times New Roman"/>
            <w:lang w:val="en-GB"/>
          </w:rPr>
          <w:t>c</w:t>
        </w:r>
      </w:ins>
      <w:r w:rsidRPr="60226960" w:rsidR="004F65E4">
        <w:rPr>
          <w:rFonts w:ascii="Times New Roman" w:hAnsi="Times New Roman" w:eastAsia="Times New Roman" w:cs="Times New Roman"/>
          <w:lang w:val="en-GB"/>
        </w:rPr>
        <w:t>onsumption</w:t>
      </w:r>
    </w:p>
    <w:p xmlns:wp14="http://schemas.microsoft.com/office/word/2010/wordml" w:rsidR="003749ED" w:rsidP="003749ED" w:rsidRDefault="003749ED" w14:paraId="2E14AEE2" wp14:textId="77777777" wp14:noSpellErr="1">
      <w:pPr>
        <w:jc w:val="both"/>
        <w:rPr>
          <w:ins w:author="Onno Hoffmeister (ESS)" w:date="2015-09-09T16:16:00Z" w:id="960"/>
          <w:rFonts w:ascii="Times New Roman" w:hAnsi="Times New Roman" w:cs="Times New Roman"/>
          <w:lang w:val="en-GB"/>
        </w:rPr>
      </w:pPr>
      <w:ins w:author="Onno Hoffmeister (ESS)" w:date="2015-09-09T16:15:00Z" w:id="961">
        <w:r w:rsidRPr="60226960">
          <w:rPr>
            <w:rFonts w:ascii="Times New Roman" w:hAnsi="Times New Roman" w:eastAsia="Times New Roman" w:cs="Times New Roman"/>
            <w:lang w:val="en-GB"/>
          </w:rPr>
          <w:t xml:space="preserve">Tourist consumption can constitute a significant </w:t>
        </w:r>
        <w:r w:rsidRPr="60226960">
          <w:rPr>
            <w:rFonts w:ascii="Times New Roman" w:hAnsi="Times New Roman" w:eastAsia="Times New Roman" w:cs="Times New Roman"/>
            <w:lang w:val="en-GB"/>
          </w:rPr>
          <w:t xml:space="preserve">part </w:t>
        </w:r>
        <w:r w:rsidRPr="60226960">
          <w:rPr>
            <w:rFonts w:ascii="Times New Roman" w:hAnsi="Times New Roman" w:eastAsia="Times New Roman" w:cs="Times New Roman"/>
            <w:lang w:val="en-GB"/>
          </w:rPr>
          <w:t>in the uses of food product</w:t>
        </w:r>
      </w:ins>
      <w:ins w:author="Onno Hoffmeister (ESS)" w:date="2015-09-09T16:16:00Z" w:id="962">
        <w:r w:rsidRPr="60226960">
          <w:rPr>
            <w:rFonts w:ascii="Times New Roman" w:hAnsi="Times New Roman" w:eastAsia="Times New Roman" w:cs="Times New Roman"/>
            <w:lang w:val="en-GB"/>
          </w:rPr>
          <w:t>s</w:t>
        </w:r>
      </w:ins>
      <w:ins w:author="Onno Hoffmeister (ESS)" w:date="2015-09-09T16:15:00Z" w:id="963">
        <w:r w:rsidRPr="60226960">
          <w:rPr>
            <w:rFonts w:ascii="Times New Roman" w:hAnsi="Times New Roman" w:eastAsia="Times New Roman" w:cs="Times New Roman"/>
            <w:lang w:val="en-GB"/>
          </w:rPr>
          <w:t xml:space="preserve">, particularly in </w:t>
        </w:r>
      </w:ins>
      <w:ins w:author="Onno Hoffmeister (ESS)" w:date="2015-09-09T16:16:00Z" w:id="964">
        <w:r w:rsidRPr="60226960">
          <w:rPr>
            <w:rFonts w:ascii="Times New Roman" w:hAnsi="Times New Roman" w:eastAsia="Times New Roman" w:cs="Times New Roman"/>
            <w:lang w:val="en-GB"/>
          </w:rPr>
          <w:t xml:space="preserve">some </w:t>
        </w:r>
      </w:ins>
      <w:ins w:author="Onno Hoffmeister (ESS)" w:date="2015-09-09T16:15:00Z" w:id="965">
        <w:r w:rsidRPr="60226960">
          <w:rPr>
            <w:rFonts w:ascii="Times New Roman" w:hAnsi="Times New Roman" w:eastAsia="Times New Roman" w:cs="Times New Roman"/>
            <w:lang w:val="en-GB"/>
          </w:rPr>
          <w:t>small islands states</w:t>
        </w:r>
        <w:r w:rsidRPr="60226960">
          <w:rPr>
            <w:rFonts w:ascii="Times New Roman" w:hAnsi="Times New Roman" w:eastAsia="Times New Roman" w:cs="Times New Roman"/>
            <w:lang w:val="en-GB"/>
          </w:rPr>
          <w:t xml:space="preserve"> which are popular holiday destinations, such as the Maldives or Seychelles. Therefore, measurement of tourist consumption should not be neglected.</w:t>
        </w:r>
      </w:ins>
      <w:ins w:author="Onno Hoffmeister (ESS)" w:date="2015-09-09T16:16:00Z" w:id="966">
        <w:r w:rsidRPr="60226960">
          <w:rPr>
            <w:rFonts w:ascii="Times New Roman" w:hAnsi="Times New Roman" w:eastAsia="Times New Roman" w:cs="Times New Roman"/>
            <w:lang w:val="en-GB"/>
          </w:rPr>
          <w:t xml:space="preserve"> </w:t>
        </w:r>
      </w:ins>
    </w:p>
    <w:p xmlns:wp14="http://schemas.microsoft.com/office/word/2010/wordml" w:rsidRPr="009616CB" w:rsidR="004F65E4" w:rsidP="005F1781" w:rsidRDefault="004F65E4" w14:paraId="2F5CC95E" wp14:textId="77777777" wp14:noSpellErr="1">
      <w:pPr>
        <w:jc w:val="both"/>
        <w:rPr>
          <w:rFonts w:ascii="Times New Roman" w:hAnsi="Times New Roman" w:cs="Times New Roman"/>
          <w:lang w:val="en-GB"/>
        </w:rPr>
      </w:pPr>
      <w:del w:author="Onno Hoffmeister (ESS)" w:date="2015-09-09T16:16:00Z" w:id="967">
        <w:r w:rsidRPr="009616CB" w:rsidDel="003749ED">
          <w:rPr>
            <w:rFonts w:ascii="Times New Roman" w:hAnsi="Times New Roman" w:cs="Times New Roman"/>
            <w:lang w:val="en-GB"/>
          </w:rPr>
          <w:lastRenderedPageBreak/>
          <w:delText>Naturally, s</w:delText>
        </w:r>
      </w:del>
      <w:ins w:author="Onno Hoffmeister (ESS)" w:date="2015-09-09T16:16:00Z" w:id="968">
        <w:r w:rsidRPr="60226960" w:rsidR="003749ED">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urveys carried out among tourists </w:t>
      </w:r>
      <w:del w:author="Onno Hoffmeister (ESS)" w:date="2015-09-09T16:16:00Z" w:id="969">
        <w:r w:rsidRPr="009616CB" w:rsidDel="003749ED">
          <w:rPr>
            <w:rFonts w:ascii="Times New Roman" w:hAnsi="Times New Roman" w:cs="Times New Roman"/>
            <w:lang w:val="en-GB"/>
          </w:rPr>
          <w:delText xml:space="preserve">to retrieve </w:delText>
        </w:r>
      </w:del>
      <w:ins w:author="Onno Hoffmeister (ESS)" w:date="2015-09-09T16:16:00Z" w:id="970">
        <w:r w:rsidRPr="60226960" w:rsidR="003749ED">
          <w:rPr>
            <w:rFonts w:ascii="Times New Roman" w:hAnsi="Times New Roman" w:eastAsia="Times New Roman" w:cs="Times New Roman"/>
            <w:lang w:val="en-GB"/>
          </w:rPr>
          <w:t xml:space="preserve">collecting </w:t>
        </w:r>
      </w:ins>
      <w:r w:rsidRPr="60226960">
        <w:rPr>
          <w:rFonts w:ascii="Times New Roman" w:hAnsi="Times New Roman" w:eastAsia="Times New Roman" w:cs="Times New Roman"/>
          <w:lang w:val="en-GB"/>
        </w:rPr>
        <w:t xml:space="preserve">detailed </w:t>
      </w:r>
      <w:del w:author="Onno Hoffmeister (ESS)" w:date="2015-09-09T16:17:00Z" w:id="971">
        <w:r w:rsidRPr="009616CB" w:rsidDel="003749ED">
          <w:rPr>
            <w:rFonts w:ascii="Times New Roman" w:hAnsi="Times New Roman" w:cs="Times New Roman"/>
            <w:lang w:val="en-GB"/>
          </w:rPr>
          <w:delText>data</w:delText>
        </w:r>
      </w:del>
      <w:ins w:author="Onno Hoffmeister (ESS)" w:date="2015-09-09T16:17:00Z" w:id="972">
        <w:r w:rsidRPr="60226960" w:rsidR="003749ED">
          <w:rPr>
            <w:rFonts w:ascii="Times New Roman" w:hAnsi="Times New Roman" w:eastAsia="Times New Roman" w:cs="Times New Roman"/>
            <w:lang w:val="en-GB"/>
          </w:rPr>
          <w:t>information</w:t>
        </w:r>
      </w:ins>
      <w:del w:author="Onno Hoffmeister (ESS)" w:date="2015-09-09T16:17:00Z" w:id="973">
        <w:r w:rsidRPr="009616CB" w:rsidDel="003749ED">
          <w:rPr>
            <w:rFonts w:ascii="Times New Roman" w:hAnsi="Times New Roman" w:cs="Times New Roman"/>
            <w:lang w:val="en-GB"/>
          </w:rPr>
          <w:delText>, in particular</w:delText>
        </w:r>
      </w:del>
      <w:r w:rsidRPr="60226960">
        <w:rPr>
          <w:rFonts w:ascii="Times New Roman" w:hAnsi="Times New Roman" w:eastAsia="Times New Roman" w:cs="Times New Roman"/>
          <w:lang w:val="en-GB"/>
        </w:rPr>
        <w:t xml:space="preserve"> on </w:t>
      </w:r>
      <w:ins w:author="Onno Hoffmeister (ESS)" w:date="2015-09-09T16:17:00Z" w:id="974">
        <w:r w:rsidRPr="60226960" w:rsidR="003749ED">
          <w:rPr>
            <w:rFonts w:ascii="Times New Roman" w:hAnsi="Times New Roman" w:eastAsia="Times New Roman" w:cs="Times New Roman"/>
            <w:lang w:val="en-GB"/>
          </w:rPr>
          <w:t xml:space="preserve">the different </w:t>
        </w:r>
      </w:ins>
      <w:r w:rsidRPr="60226960">
        <w:rPr>
          <w:rFonts w:ascii="Times New Roman" w:hAnsi="Times New Roman" w:eastAsia="Times New Roman" w:cs="Times New Roman"/>
          <w:lang w:val="en-GB"/>
        </w:rPr>
        <w:t>types of food consumed</w:t>
      </w:r>
      <w:ins w:author="Onno Hoffmeister (ESS)" w:date="2015-09-09T16:17:00Z" w:id="975">
        <w:r w:rsidRPr="60226960" w:rsidR="003749ED">
          <w:rPr>
            <w:rFonts w:ascii="Times New Roman" w:hAnsi="Times New Roman" w:eastAsia="Times New Roman" w:cs="Times New Roman"/>
            <w:lang w:val="en-GB"/>
          </w:rPr>
          <w:t xml:space="preserve"> by the </w:t>
        </w:r>
        <w:proofErr w:type="gramStart"/>
        <w:r w:rsidRPr="60226960" w:rsidR="003749ED">
          <w:rPr>
            <w:rFonts w:ascii="Times New Roman" w:hAnsi="Times New Roman" w:eastAsia="Times New Roman" w:cs="Times New Roman"/>
            <w:lang w:val="en-GB"/>
          </w:rPr>
          <w:t>respondents</w:t>
        </w:r>
      </w:ins>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represent the </w:t>
      </w:r>
      <w:del w:author="Onno Hoffmeister (ESS)" w:date="2015-09-09T16:18:00Z" w:id="976">
        <w:r w:rsidRPr="009616CB" w:rsidDel="005F1781">
          <w:rPr>
            <w:rFonts w:ascii="Times New Roman" w:hAnsi="Times New Roman" w:cs="Times New Roman"/>
            <w:lang w:val="en-GB"/>
          </w:rPr>
          <w:delText xml:space="preserve">superior </w:delText>
        </w:r>
      </w:del>
      <w:ins w:author="Onno Hoffmeister (ESS)" w:date="2015-09-09T16:18:00Z" w:id="977">
        <w:r w:rsidRPr="60226960" w:rsidR="005F1781">
          <w:rPr>
            <w:rFonts w:ascii="Times New Roman" w:hAnsi="Times New Roman" w:eastAsia="Times New Roman" w:cs="Times New Roman"/>
            <w:lang w:val="en-GB"/>
          </w:rPr>
          <w:t xml:space="preserve">most efficient </w:t>
        </w:r>
      </w:ins>
      <w:r w:rsidRPr="60226960">
        <w:rPr>
          <w:rFonts w:ascii="Times New Roman" w:hAnsi="Times New Roman" w:eastAsia="Times New Roman" w:cs="Times New Roman"/>
          <w:lang w:val="en-GB"/>
        </w:rPr>
        <w:t xml:space="preserve">way to measure </w:t>
      </w:r>
      <w:del w:author="Onno Hoffmeister (ESS)" w:date="2015-09-09T16:18:00Z" w:id="978">
        <w:r w:rsidRPr="009616CB" w:rsidDel="003749ED">
          <w:rPr>
            <w:rFonts w:ascii="Times New Roman" w:hAnsi="Times New Roman" w:cs="Times New Roman"/>
            <w:lang w:val="en-GB"/>
          </w:rPr>
          <w:delText xml:space="preserve">the </w:delText>
        </w:r>
      </w:del>
      <w:ins w:author="Onno Hoffmeister (ESS)" w:date="2015-09-09T16:18:00Z" w:id="979">
        <w:r w:rsidRPr="60226960" w:rsidR="003749ED">
          <w:rPr>
            <w:rFonts w:ascii="Times New Roman" w:hAnsi="Times New Roman" w:eastAsia="Times New Roman" w:cs="Times New Roman"/>
            <w:lang w:val="en-GB"/>
          </w:rPr>
          <w:t>tourists</w:t>
        </w:r>
        <w:r w:rsidRPr="60226960" w:rsidR="003749ED">
          <w:rPr>
            <w:rFonts w:ascii="Times New Roman" w:hAnsi="Times New Roman" w:eastAsia="Times New Roman" w:cs="Times New Roman"/>
            <w:lang w:val="en-GB"/>
          </w:rPr>
          <w:t>’</w:t>
        </w:r>
        <w:r w:rsidRPr="60226960" w:rsidR="003749E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food consumption</w:t>
      </w:r>
      <w:del w:author="Onno Hoffmeister (ESS)" w:date="2015-09-09T16:18:00Z" w:id="980">
        <w:r w:rsidRPr="009616CB" w:rsidDel="003749ED">
          <w:rPr>
            <w:rFonts w:ascii="Times New Roman" w:hAnsi="Times New Roman" w:cs="Times New Roman"/>
            <w:lang w:val="en-GB"/>
          </w:rPr>
          <w:delText xml:space="preserve"> of tourists</w:delText>
        </w:r>
      </w:del>
      <w:r w:rsidRPr="60226960">
        <w:rPr>
          <w:rFonts w:ascii="Times New Roman" w:hAnsi="Times New Roman" w:eastAsia="Times New Roman" w:cs="Times New Roman"/>
          <w:lang w:val="en-GB"/>
        </w:rPr>
        <w:t xml:space="preserve">. </w:t>
      </w:r>
      <w:ins w:author="Onno Hoffmeister (ESS)" w:date="2015-09-09T16:19:00Z" w:id="981">
        <w:r w:rsidRPr="60226960" w:rsidR="005F1781">
          <w:rPr>
            <w:rFonts w:ascii="Times New Roman" w:hAnsi="Times New Roman" w:eastAsia="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Pr="60226960" w:rsidR="005F1781">
          <w:rPr>
            <w:rFonts w:ascii="Times New Roman" w:hAnsi="Times New Roman" w:eastAsia="Times New Roman" w:cs="Times New Roman"/>
            <w:lang w:val="en-GB"/>
          </w:rPr>
          <w:t xml:space="preserve"> </w:t>
        </w:r>
      </w:ins>
      <w:del w:author="Onno Hoffmeister (ESS)" w:date="2015-09-09T16:19:00Z" w:id="982">
        <w:r w:rsidRPr="009616CB" w:rsidDel="005F1781">
          <w:rPr>
            <w:rFonts w:ascii="Times New Roman" w:hAnsi="Times New Roman" w:cs="Times New Roman"/>
            <w:lang w:val="en-GB"/>
          </w:rPr>
          <w:delText>However, in</w:delText>
        </w:r>
      </w:del>
      <w:ins w:author="Josh Browning" w:date="2015-08-31T19:33:00Z" w:id="983">
        <w:del w:author="Onno Hoffmeister (ESS)" w:date="2015-09-09T16:19:00Z" w:id="984">
          <w:r w:rsidRPr="009616CB" w:rsidDel="005F1781">
            <w:rPr>
              <w:rFonts w:ascii="Times New Roman" w:hAnsi="Times New Roman" w:cs="Times New Roman"/>
              <w:lang w:val="en-GB"/>
            </w:rPr>
            <w:delText xml:space="preserve"> </w:delText>
          </w:r>
        </w:del>
      </w:ins>
      <w:ins w:author="Josh Browning" w:date="2015-08-31T06:59:00Z" w:id="985">
        <w:del w:author="Onno Hoffmeister (ESS)" w:date="2015-09-09T16:19:00Z" w:id="986">
          <w:r w:rsidDel="005F1781" w:rsidR="00706B28">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author="Onno Hoffmeister (ESS)" w:date="2015-09-09T16:19:00Z" w:id="987">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xmlns:wp14="http://schemas.microsoft.com/office/word/2010/wordml" w:rsidRPr="009616CB" w:rsidR="004F65E4" w:rsidP="005F1781" w:rsidRDefault="005F1781" w14:paraId="37A27E38" wp14:textId="77777777" wp14:noSpellErr="1">
      <w:pPr>
        <w:jc w:val="both"/>
        <w:rPr>
          <w:rFonts w:ascii="Times New Roman" w:hAnsi="Times New Roman" w:cs="Times New Roman"/>
          <w:lang w:val="en-GB"/>
        </w:rPr>
      </w:pPr>
      <w:ins w:author="Onno Hoffmeister (ESS)" w:date="2015-09-09T16:19:00Z" w:id="988">
        <w:r w:rsidRPr="60226960">
          <w:rPr>
            <w:rFonts w:ascii="Times New Roman" w:hAnsi="Times New Roman" w:eastAsia="Times New Roman" w:cs="Times New Roman"/>
            <w:lang w:val="en-GB"/>
          </w:rPr>
          <w:t xml:space="preserve">Furthermore, the United Nations World Tourist Organization collects </w:t>
        </w:r>
      </w:ins>
      <w:del w:author="Onno Hoffmeister (ESS)" w:date="2015-09-09T16:19:00Z" w:id="989">
        <w:r w:rsidRPr="009616CB" w:rsidDel="005F1781" w:rsidR="004F65E4">
          <w:rPr>
            <w:rFonts w:ascii="Times New Roman" w:hAnsi="Times New Roman" w:cs="Times New Roman"/>
            <w:lang w:val="en-GB"/>
          </w:rPr>
          <w:delText>D</w:delText>
        </w:r>
      </w:del>
      <w:ins w:author="Onno Hoffmeister (ESS)" w:date="2015-09-09T16:19:00Z" w:id="990">
        <w:r w:rsidRPr="60226960">
          <w:rPr>
            <w:rFonts w:ascii="Times New Roman" w:hAnsi="Times New Roman" w:eastAsia="Times New Roman" w:cs="Times New Roman"/>
            <w:lang w:val="en-GB"/>
          </w:rPr>
          <w:t>d</w:t>
        </w:r>
      </w:ins>
      <w:r w:rsidRPr="60226960" w:rsidR="004F65E4">
        <w:rPr>
          <w:rFonts w:ascii="Times New Roman" w:hAnsi="Times New Roman" w:eastAsia="Times New Roman" w:cs="Times New Roman"/>
          <w:lang w:val="en-GB"/>
        </w:rPr>
        <w:t xml:space="preserve">ata on the number of tourists entering a given country, including their origin and duration of stay, </w:t>
      </w:r>
      <w:del w:author="Onno Hoffmeister (ESS)" w:date="2015-09-09T16:20:00Z" w:id="991">
        <w:r w:rsidRPr="009616CB" w:rsidDel="005F1781" w:rsidR="004F65E4">
          <w:rPr>
            <w:rFonts w:ascii="Times New Roman" w:hAnsi="Times New Roman" w:cs="Times New Roman"/>
            <w:lang w:val="en-GB"/>
          </w:rPr>
          <w:delText xml:space="preserve">is collected at country boarders </w:delText>
        </w:r>
      </w:del>
      <w:r w:rsidRPr="60226960" w:rsidR="004F65E4">
        <w:rPr>
          <w:rFonts w:ascii="Times New Roman" w:hAnsi="Times New Roman" w:eastAsia="Times New Roman" w:cs="Times New Roman"/>
          <w:lang w:val="en-GB"/>
        </w:rPr>
        <w:t xml:space="preserve">and </w:t>
      </w:r>
      <w:del w:author="Onno Hoffmeister (ESS)" w:date="2015-09-09T16:20:00Z" w:id="992">
        <w:r w:rsidRPr="009616CB" w:rsidDel="005F1781" w:rsidR="004F65E4">
          <w:rPr>
            <w:rFonts w:ascii="Times New Roman" w:hAnsi="Times New Roman" w:cs="Times New Roman"/>
            <w:lang w:val="en-GB"/>
          </w:rPr>
          <w:delText xml:space="preserve">globally gathered </w:delText>
        </w:r>
      </w:del>
      <w:ins w:author="Onno Hoffmeister (ESS)" w:date="2015-09-09T16:20:00Z" w:id="993">
        <w:r w:rsidRPr="60226960">
          <w:rPr>
            <w:rFonts w:ascii="Times New Roman" w:hAnsi="Times New Roman" w:eastAsia="Times New Roman" w:cs="Times New Roman"/>
            <w:lang w:val="en-GB"/>
          </w:rPr>
          <w:t>gather</w:t>
        </w:r>
        <w:r w:rsidRPr="60226960">
          <w:rPr>
            <w:rFonts w:ascii="Times New Roman" w:hAnsi="Times New Roman" w:eastAsia="Times New Roman" w:cs="Times New Roman"/>
            <w:lang w:val="en-GB"/>
          </w:rPr>
          <w:t>s</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these data globally</w:t>
        </w:r>
      </w:ins>
      <w:del w:author="Onno Hoffmeister (ESS)" w:date="2015-09-09T16:20:00Z" w:id="994">
        <w:r w:rsidRPr="009616CB" w:rsidDel="005F1781" w:rsidR="004F65E4">
          <w:rPr>
            <w:rFonts w:ascii="Times New Roman" w:hAnsi="Times New Roman" w:cs="Times New Roman"/>
            <w:lang w:val="en-GB"/>
          </w:rPr>
          <w:delText>by the United Nations World Tourist Organization</w:delText>
        </w:r>
      </w:del>
      <w:r w:rsidRPr="60226960" w:rsidR="004F65E4">
        <w:rPr>
          <w:rFonts w:ascii="Times New Roman" w:hAnsi="Times New Roman" w:eastAsia="Times New Roman" w:cs="Times New Roman"/>
          <w:lang w:val="en-GB"/>
        </w:rPr>
        <w:t xml:space="preserve"> (UNWTO 2015). The</w:t>
      </w:r>
      <w:del w:author="Onno Hoffmeister (ESS)" w:date="2015-09-09T16:20:00Z" w:id="995">
        <w:r w:rsidRPr="009616CB" w:rsidDel="005F1781" w:rsidR="004F65E4">
          <w:rPr>
            <w:rFonts w:ascii="Times New Roman" w:hAnsi="Times New Roman" w:cs="Times New Roman"/>
            <w:lang w:val="en-GB"/>
          </w:rPr>
          <w:delText>se</w:delText>
        </w:r>
      </w:del>
      <w:r w:rsidRPr="60226960" w:rsidR="004F65E4">
        <w:rPr>
          <w:rFonts w:ascii="Times New Roman" w:hAnsi="Times New Roman" w:eastAsia="Times New Roman" w:cs="Times New Roman"/>
          <w:lang w:val="en-GB"/>
        </w:rPr>
        <w:t xml:space="preserve"> </w:t>
      </w:r>
      <w:ins w:author="Onno Hoffmeister (ESS)" w:date="2015-09-09T16:20:00Z" w:id="996">
        <w:r w:rsidRPr="60226960">
          <w:rPr>
            <w:rFonts w:ascii="Times New Roman" w:hAnsi="Times New Roman" w:eastAsia="Times New Roman" w:cs="Times New Roman"/>
            <w:lang w:val="en-GB"/>
          </w:rPr>
          <w:t xml:space="preserve">UNWTO </w:t>
        </w:r>
      </w:ins>
      <w:r w:rsidRPr="60226960" w:rsidR="004F65E4">
        <w:rPr>
          <w:rFonts w:ascii="Times New Roman" w:hAnsi="Times New Roman" w:eastAsia="Times New Roman" w:cs="Times New Roman"/>
          <w:lang w:val="en-GB"/>
        </w:rPr>
        <w:t>dataset</w:t>
      </w:r>
      <w:del w:author="Onno Hoffmeister (ESS)" w:date="2015-09-09T16:20:00Z" w:id="99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 xml:space="preserve"> </w:t>
      </w:r>
      <w:ins w:author="Onno Hoffmeister (ESS)" w:date="2015-09-09T16:20:00Z" w:id="998">
        <w:r w:rsidRPr="60226960">
          <w:rPr>
            <w:rFonts w:ascii="Times New Roman" w:hAnsi="Times New Roman" w:eastAsia="Times New Roman" w:cs="Times New Roman"/>
            <w:lang w:val="en-GB"/>
          </w:rPr>
          <w:t xml:space="preserve">thereby </w:t>
        </w:r>
      </w:ins>
      <w:r w:rsidRPr="60226960" w:rsidR="004F65E4">
        <w:rPr>
          <w:rFonts w:ascii="Times New Roman" w:hAnsi="Times New Roman" w:eastAsia="Times New Roman" w:cs="Times New Roman"/>
          <w:lang w:val="en-GB"/>
        </w:rPr>
        <w:t>provide</w:t>
      </w:r>
      <w:ins w:author="Onno Hoffmeister (ESS)" w:date="2015-09-09T16:20:00Z" w:id="999">
        <w:r w:rsidRPr="60226960">
          <w:rPr>
            <w:rFonts w:ascii="Times New Roman" w:hAnsi="Times New Roman" w:eastAsia="Times New Roman" w:cs="Times New Roman"/>
            <w:lang w:val="en-GB"/>
          </w:rPr>
          <w:t>s</w:t>
        </w:r>
      </w:ins>
      <w:r w:rsidRPr="60226960" w:rsidR="004F65E4">
        <w:rPr>
          <w:rFonts w:ascii="Times New Roman" w:hAnsi="Times New Roman" w:eastAsia="Times New Roman" w:cs="Times New Roman"/>
          <w:lang w:val="en-GB"/>
        </w:rPr>
        <w:t xml:space="preserve"> a</w:t>
      </w:r>
      <w:ins w:author="Onno Hoffmeister (ESS)" w:date="2015-09-09T16:20:00Z" w:id="1000">
        <w:r w:rsidRPr="60226960">
          <w:rPr>
            <w:rFonts w:ascii="Times New Roman" w:hAnsi="Times New Roman" w:eastAsia="Times New Roman" w:cs="Times New Roman"/>
            <w:lang w:val="en-GB"/>
          </w:rPr>
          <w:t>nother</w:t>
        </w:r>
      </w:ins>
      <w:r w:rsidRPr="60226960" w:rsidR="004F65E4">
        <w:rPr>
          <w:rFonts w:ascii="Times New Roman" w:hAnsi="Times New Roman" w:eastAsia="Times New Roman" w:cs="Times New Roman"/>
          <w:lang w:val="en-GB"/>
        </w:rPr>
        <w:t xml:space="preserve"> useful </w:t>
      </w:r>
      <w:del w:author="Onno Hoffmeister (ESS)" w:date="2015-09-09T16:21:00Z" w:id="1001">
        <w:r w:rsidRPr="009616CB" w:rsidDel="005F1781" w:rsidR="004F65E4">
          <w:rPr>
            <w:rFonts w:ascii="Times New Roman" w:hAnsi="Times New Roman" w:cs="Times New Roman"/>
            <w:lang w:val="en-GB"/>
          </w:rPr>
          <w:delText xml:space="preserve">basis </w:delText>
        </w:r>
      </w:del>
      <w:ins w:author="Onno Hoffmeister (ESS)" w:date="2015-09-09T16:21:00Z" w:id="1002">
        <w:r w:rsidRPr="60226960">
          <w:rPr>
            <w:rFonts w:ascii="Times New Roman" w:hAnsi="Times New Roman" w:eastAsia="Times New Roman" w:cs="Times New Roman"/>
            <w:lang w:val="en-GB"/>
          </w:rPr>
          <w:t xml:space="preserve">starting point </w:t>
        </w:r>
      </w:ins>
      <w:r w:rsidRPr="60226960" w:rsidR="004F65E4">
        <w:rPr>
          <w:rFonts w:ascii="Times New Roman" w:hAnsi="Times New Roman" w:eastAsia="Times New Roman" w:cs="Times New Roman"/>
          <w:lang w:val="en-GB"/>
        </w:rPr>
        <w:t xml:space="preserve">for </w:t>
      </w:r>
      <w:ins w:author="Onno Hoffmeister (ESS)" w:date="2015-09-09T16:21:00Z" w:id="1003">
        <w:r w:rsidRPr="60226960">
          <w:rPr>
            <w:rFonts w:ascii="Times New Roman" w:hAnsi="Times New Roman" w:eastAsia="Times New Roman" w:cs="Times New Roman"/>
            <w:lang w:val="en-GB"/>
          </w:rPr>
          <w:t xml:space="preserve">the compilation of data </w:t>
        </w:r>
      </w:ins>
      <w:del w:author="Onno Hoffmeister (ESS)" w:date="2015-09-09T16:21:00Z" w:id="1004">
        <w:r w:rsidRPr="009616CB" w:rsidDel="005F1781" w:rsidR="004F65E4">
          <w:rPr>
            <w:rFonts w:ascii="Times New Roman" w:hAnsi="Times New Roman" w:cs="Times New Roman"/>
            <w:lang w:val="en-GB"/>
          </w:rPr>
          <w:delText xml:space="preserve">estimating the amounts of food consumed by </w:delText>
        </w:r>
      </w:del>
      <w:ins w:author="Onno Hoffmeister (ESS)" w:date="2015-09-09T16:21:00Z" w:id="1005">
        <w:r w:rsidRPr="60226960">
          <w:rPr>
            <w:rFonts w:ascii="Times New Roman" w:hAnsi="Times New Roman" w:eastAsia="Times New Roman" w:cs="Times New Roman"/>
            <w:lang w:val="en-GB"/>
          </w:rPr>
          <w:t xml:space="preserve">on </w:t>
        </w:r>
      </w:ins>
      <w:r w:rsidRPr="60226960" w:rsidR="004F65E4">
        <w:rPr>
          <w:rFonts w:ascii="Times New Roman" w:hAnsi="Times New Roman" w:eastAsia="Times New Roman" w:cs="Times New Roman"/>
          <w:lang w:val="en-GB"/>
        </w:rPr>
        <w:t>tourist</w:t>
      </w:r>
      <w:ins w:author="Onno Hoffmeister (ESS)" w:date="2015-09-09T16:21:00Z" w:id="1006">
        <w:r w:rsidRPr="60226960">
          <w:rPr>
            <w:rFonts w:ascii="Times New Roman" w:hAnsi="Times New Roman" w:eastAsia="Times New Roman" w:cs="Times New Roman"/>
            <w:lang w:val="en-GB"/>
          </w:rPr>
          <w:t xml:space="preserve"> food consumption</w:t>
        </w:r>
      </w:ins>
      <w:del w:author="Onno Hoffmeister (ESS)" w:date="2015-09-09T16:21:00Z" w:id="100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w:t>
      </w:r>
      <w:del w:author="Onno Hoffmeister (ESS)" w:date="2015-09-09T16:21:00Z" w:id="1008">
        <w:r w:rsidRPr="009616CB" w:rsidDel="005F1781" w:rsidR="004F65E4">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xmlns:wp14="http://schemas.microsoft.com/office/word/2010/wordml" w:rsidRPr="009616CB" w:rsidR="004F65E4" w:rsidP="00B44757" w:rsidRDefault="004F65E4" w14:paraId="39AD47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09E154F8" wp14:textId="77777777">
      <w:pPr>
        <w:pStyle w:val="Heading2"/>
      </w:pPr>
      <w:bookmarkStart w:name="_Toc428383826" w:id="1009"/>
      <w:bookmarkStart w:name="_Toc428436048" w:id="1010"/>
      <w:bookmarkStart w:name="_Toc428436349" w:id="1011"/>
      <w:bookmarkStart w:name="_Toc428436475" w:id="1012"/>
      <w:r w:rsidRPr="009616CB">
        <w:lastRenderedPageBreak/>
        <w:t>References</w:t>
      </w:r>
      <w:bookmarkEnd w:id="1009"/>
      <w:bookmarkEnd w:id="1010"/>
      <w:bookmarkEnd w:id="1011"/>
      <w:bookmarkEnd w:id="1012"/>
    </w:p>
    <w:p xmlns:wp14="http://schemas.microsoft.com/office/word/2010/wordml" w:rsidRPr="009616CB" w:rsidR="004F65E4" w:rsidP="00B44757" w:rsidRDefault="004F65E4" w14:paraId="04EBA55D"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3D09D132"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6B9C171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12E5D9E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xmlns:wp14="http://schemas.microsoft.com/office/word/2010/wordml" w:rsidRPr="009616CB" w:rsidR="004F65E4" w:rsidP="00B44757" w:rsidRDefault="004F65E4" w14:paraId="3CFD86C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xmlns:wp14="http://schemas.microsoft.com/office/word/2010/wordml" w:rsidRPr="00520201" w:rsidR="00497F56" w:rsidP="00497F56" w:rsidRDefault="00497F56" w14:paraId="1175111C" wp14:textId="77777777" wp14:noSpellErr="1">
      <w:pPr>
        <w:rPr>
          <w:ins w:author="Onno Hoffmeister (ESS)" w:date="2015-09-09T15:19:00Z" w:id="1013"/>
          <w:rFonts w:cs="Times New Roman"/>
          <w:lang w:val="en-GB"/>
        </w:rPr>
      </w:pPr>
      <w:ins w:author="Onno Hoffmeister (ESS)" w:date="2015-09-09T15:19:00Z" w:id="1014">
        <w:r w:rsidRPr="60226960">
          <w:rPr>
            <w:rFonts w:ascii="Times New Roman" w:hAnsi="Times New Roman" w:eastAsia="Times New Roman" w:cs="Times New Roman"/>
            <w:lang w:val="en-GB"/>
          </w:rPr>
          <w:t>FAO 2015a,</w:t>
        </w:r>
        <w:r w:rsidRPr="60226960">
          <w:rPr>
            <w:rFonts w:ascii="Times New Roman" w:hAnsi="Times New Roman" w:eastAsia="Times New Roman" w:cs="Times New Roman"/>
            <w:lang w:val="en-GB"/>
          </w:rPr>
          <w:t xml:space="preserve"> World Programme for the Census of Agriculture 2020, Volume 1</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 Programme, Concepts and Definitions</w:t>
        </w:r>
        <w:r w:rsidRPr="60226960">
          <w:rPr>
            <w:rFonts w:ascii="Times New Roman" w:hAnsi="Times New Roman" w:eastAsia="Times New Roman" w:cs="Times New Roman"/>
            <w:lang w:val="en-GB"/>
          </w:rPr>
          <w:t xml:space="preserve">, Rome, </w:t>
        </w:r>
        <w:r w:rsidRPr="60226960">
          <w:rPr>
            <w:rFonts w:ascii="Times New Roman" w:hAnsi="Times New Roman" w:eastAsia="Times New Roman" w:cs="Times New Roman"/>
            <w:highlight w:val="yellow"/>
            <w:lang w:val="en-GB"/>
            <w:rPrChange w:author="Onno Hoffmeister (ESS)" w:date="2015-09-09T15:19:00Z" w:id="1015">
              <w:rPr>
                <w:rFonts w:cs="Times New Roman"/>
                <w:lang w:val="en-GB"/>
              </w:rPr>
            </w:rPrChange>
          </w:rPr>
          <w:t>in publication</w:t>
        </w:r>
        <w:r w:rsidRPr="60226960">
          <w:rPr>
            <w:rFonts w:ascii="Times New Roman" w:hAnsi="Times New Roman" w:eastAsia="Times New Roman" w:cs="Times New Roman"/>
            <w:lang w:val="en-GB"/>
          </w:rPr>
          <w:t>.</w:t>
        </w:r>
      </w:ins>
    </w:p>
    <w:p xmlns:wp14="http://schemas.microsoft.com/office/word/2010/wordml" w:rsidRPr="009616CB" w:rsidR="004F65E4" w:rsidP="00B44757" w:rsidRDefault="004F65E4" w14:paraId="753A084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FAO 2015</w:t>
      </w:r>
      <w:ins w:author="Onno Hoffmeister (ESS)" w:date="2015-09-09T15:19:00Z" w:id="1016">
        <w:r w:rsidRPr="60226960" w:rsidR="00497F56">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 FAOSTAT, available from: </w:t>
      </w:r>
      <w:commentRangeStart w:id="1017"/>
      <w:r w:rsidR="002B0985">
        <w:fldChar w:fldCharType="begin"/>
      </w:r>
      <w:r w:rsidR="002B0985">
        <w:instrText xml:space="preserve"> HYPERLINK "http://faostat3.fao.org" </w:instrText>
      </w:r>
      <w:r w:rsidR="002B0985">
        <w:fldChar w:fldCharType="separate"/>
      </w:r>
      <w:r w:rsidRPr="60226960">
        <w:rPr>
          <w:rStyle w:val="Hyperlink"/>
          <w:rFonts w:ascii="Times New Roman" w:hAnsi="Times New Roman" w:eastAsia="Times New Roman" w:cs="Times New Roman"/>
          <w:lang w:val="en-GB"/>
        </w:rPr>
        <w:t>http://faostat3.fao.org</w:t>
      </w:r>
      <w:r w:rsidRPr="60226960" w:rsidR="002B0985">
        <w:fldChar w:fldCharType="end"/>
      </w:r>
      <w:commentRangeEnd w:id="1017"/>
      <w:r w:rsidR="00A63B01">
        <w:rPr>
          <w:rStyle w:val="CommentReference"/>
        </w:rPr>
        <w:commentReference w:id="1017"/>
      </w:r>
      <w:r w:rsidRPr="60226960">
        <w:rPr>
          <w:rFonts w:ascii="Times New Roman" w:hAnsi="Times New Roman" w:eastAsia="Times New Roman" w:cs="Times New Roman"/>
          <w:lang w:val="en-GB"/>
        </w:rPr>
        <w:t xml:space="preserve"> [17 August 2015].</w:t>
      </w:r>
    </w:p>
    <w:p xmlns:wp14="http://schemas.microsoft.com/office/word/2010/wordml" w:rsidRPr="009616CB" w:rsidR="004F65E4" w:rsidP="00B44757" w:rsidRDefault="004F65E4" w14:paraId="48F588F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34551A3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3E3BCDE9" wp14:textId="7777777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xmlns:wp14="http://schemas.microsoft.com/office/word/2010/wordml" w:rsidRPr="009616CB" w:rsidR="004F65E4" w:rsidP="00B44757" w:rsidRDefault="004F65E4" w14:paraId="71507F62"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261D68A4"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5BC60402"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33522B44"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494EF514"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xmlns:wp14="http://schemas.microsoft.com/office/word/2010/wordml" w:rsidRPr="009616CB" w:rsidR="004F65E4" w:rsidP="00B44757" w:rsidRDefault="004F65E4" w14:paraId="2442B8E8"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2">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0F712D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31DD93E5" wp14:textId="77777777">
      <w:pPr>
        <w:jc w:val="both"/>
        <w:rPr>
          <w:rFonts w:ascii="Times New Roman" w:hAnsi="Times New Roman" w:cs="Times New Roman"/>
          <w:lang w:val="en-GB"/>
        </w:rPr>
      </w:pPr>
      <w:r w:rsidRPr="009616CB">
        <w:rPr>
          <w:rFonts w:ascii="Times New Roman" w:hAnsi="Times New Roman" w:cs="Times New Roman"/>
          <w:lang w:val="en-GB"/>
        </w:rPr>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xmlns:wp14="http://schemas.microsoft.com/office/word/2010/wordml" w:rsidRPr="009616CB" w:rsidR="004F65E4" w:rsidP="00B44757" w:rsidRDefault="004F65E4" w14:paraId="235C03AC"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325A98CE"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3">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5A5DA515"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5E0FF9E6"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1B9B4C2A"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3CDB1B70"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1010CC66"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52C49875"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xmlns:wp14="http://schemas.microsoft.com/office/word/2010/wordml" w:rsidRPr="009616CB" w:rsidR="004F65E4" w:rsidP="00B44757" w:rsidRDefault="004F65E4" w14:paraId="1D1B6F83" wp14:textId="7777777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xmlns:wp14="http://schemas.microsoft.com/office/word/2010/wordml" w:rsidRPr="009616CB" w:rsidR="004F65E4" w:rsidP="00B44757" w:rsidRDefault="004F65E4" w14:paraId="40CA259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xmlns:wp14="http://schemas.microsoft.com/office/word/2010/wordml" w:rsidRPr="009616CB" w:rsidR="004F65E4" w:rsidP="00B44757" w:rsidRDefault="004F65E4" w14:paraId="32CCF8CB"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76A7659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w:history="1" r:id="rId14">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ED9E70A"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xmlns:wp14="http://schemas.microsoft.com/office/word/2010/wordml" w:rsidRPr="009616CB" w:rsidR="004F65E4" w:rsidP="00B44757" w:rsidRDefault="004F65E4" w14:paraId="2F31782B"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 xml:space="preserve">UNWTO (United Nations World Tourist Organization) 2015, Tourism Statistics, available from </w:t>
      </w:r>
      <w:hyperlink w:history="1" r:id="rId15">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xmlns:wp14="http://schemas.microsoft.com/office/word/2010/wordml" w:rsidRPr="009616CB" w:rsidR="004F65E4" w:rsidP="00B44757" w:rsidRDefault="004F65E4" w14:paraId="5204C095"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xmlns:wp14="http://schemas.microsoft.com/office/word/2010/wordml" w:rsidRPr="009616CB" w:rsidR="004F65E4" w:rsidP="00B44757" w:rsidRDefault="004F65E4" w14:paraId="24A50B26"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6634BCBD"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16">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1198D3C"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xmlns:wp14="http://schemas.microsoft.com/office/word/2010/wordml" w:rsidRPr="009616CB" w:rsidR="004F65E4" w:rsidRDefault="004F65E4" w14:paraId="5EEE006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373551EA" wp14:textId="77777777">
      <w:pPr>
        <w:pStyle w:val="Heading1"/>
      </w:pPr>
      <w:bookmarkStart w:name="_Toc428383827" w:id="1018"/>
      <w:bookmarkStart w:name="_Toc428436049" w:id="1019"/>
      <w:bookmarkStart w:name="_Toc428436350" w:id="1020"/>
      <w:bookmarkStart w:name="_Toc428436476" w:id="1021"/>
      <w:bookmarkStart w:name="_Toc421025835" w:id="1022"/>
      <w:r w:rsidRPr="009616CB">
        <w:lastRenderedPageBreak/>
        <w:t>Balancing and standardization</w:t>
      </w:r>
      <w:bookmarkEnd w:id="1018"/>
      <w:bookmarkEnd w:id="1019"/>
      <w:bookmarkEnd w:id="1020"/>
      <w:bookmarkEnd w:id="1021"/>
    </w:p>
    <w:p xmlns:wp14="http://schemas.microsoft.com/office/word/2010/wordml" w:rsidRPr="009616CB" w:rsidR="004F65E4" w:rsidP="004F65E4" w:rsidRDefault="004F65E4" w14:paraId="2F73DA86"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author="Salar Tayyib" w:date="2015-09-02T12:27:00Z" w:id="1023">
        <w:r w:rsidRPr="60226960" w:rsidR="00C91D55">
          <w:rPr>
            <w:rFonts w:ascii="Times New Roman" w:hAnsi="Times New Roman" w:eastAsia="Times New Roman" w:cs="Times New Roman"/>
            <w:color w:val="000000" w:themeColor="text1"/>
            <w:lang w:val="en-GB"/>
          </w:rPr>
          <w:t xml:space="preserve"> </w:t>
        </w:r>
      </w:ins>
      <w:del w:author="Salar Tayyib" w:date="2015-09-02T12:27:00Z" w:id="1024">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5903E30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023E0DC8" wp14:textId="77777777">
      <w:pPr>
        <w:pStyle w:val="Heading2"/>
      </w:pPr>
      <w:bookmarkStart w:name="_Toc428383828" w:id="1025"/>
      <w:bookmarkStart w:name="_Toc428436050" w:id="1026"/>
      <w:bookmarkStart w:name="_Toc428436351" w:id="1027"/>
      <w:bookmarkStart w:name="_Toc428436477" w:id="1028"/>
      <w:r w:rsidRPr="009616CB">
        <w:t>The basic balance and the balancing mechanism</w:t>
      </w:r>
      <w:bookmarkEnd w:id="1022"/>
      <w:bookmarkEnd w:id="1025"/>
      <w:bookmarkEnd w:id="1026"/>
      <w:bookmarkEnd w:id="1027"/>
      <w:bookmarkEnd w:id="1028"/>
    </w:p>
    <w:p xmlns:wp14="http://schemas.microsoft.com/office/word/2010/wordml" w:rsidRPr="009616CB" w:rsidR="004F65E4" w:rsidP="009571C8" w:rsidRDefault="004F65E4" w14:paraId="6DECA633" wp14:textId="77777777">
      <w:pPr>
        <w:pStyle w:val="Heading3"/>
        <w:rPr>
          <w:rFonts w:ascii="Times New Roman" w:hAnsi="Times New Roman"/>
          <w:lang w:val="en-GB"/>
        </w:rPr>
      </w:pPr>
      <w:bookmarkStart w:name="_Toc421025836" w:id="1029"/>
      <w:r w:rsidRPr="009616CB">
        <w:rPr>
          <w:rFonts w:ascii="Times New Roman" w:hAnsi="Times New Roman"/>
          <w:lang w:val="en-GB"/>
        </w:rPr>
        <w:t>Introduction</w:t>
      </w:r>
      <w:bookmarkEnd w:id="1029"/>
    </w:p>
    <w:p xmlns:wp14="http://schemas.microsoft.com/office/word/2010/wordml" w:rsidRPr="009616CB" w:rsidR="004F65E4" w:rsidP="004F65E4" w:rsidRDefault="004F65E4" w14:paraId="5ED09C7D"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2B76C0B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657C93" w14:paraId="05E830D6"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sidR="001562E7">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sidR="001562E7">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sidR="001562E7">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14C7D6A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657C93" w14:paraId="6A652AF0"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B9DA1AA" wp14:textId="77777777">
      <w:pPr>
        <w:rPr>
          <w:rFonts w:ascii="Times New Roman" w:hAnsi="Times New Roman" w:cs="Times New Roman"/>
          <w:color w:val="000000" w:themeColor="text1"/>
          <w:sz w:val="20"/>
          <w:szCs w:val="18"/>
          <w:lang w:val="en-GB"/>
        </w:rPr>
      </w:pPr>
      <w:del w:author="Josh Browning" w:date="2015-08-31T07:01:00Z" w:id="1030">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author="Josh Browning" w:date="2015-08-31T07:01:00Z" w:id="1031">
        <w:r w:rsidRPr="60226960" w:rsidR="00F35597">
          <w:rPr>
            <w:rFonts w:ascii="Times New Roman" w:hAnsi="Times New Roman" w:eastAsia="Times New Roman" w:cs="Times New Roman"/>
            <w:color w:val="000000" w:themeColor="text1"/>
            <w:sz w:val="20"/>
            <w:szCs w:val="20"/>
            <w:lang w:val="en-GB"/>
          </w:rPr>
          <w:t>w</w:t>
        </w:r>
        <w:r w:rsidRPr="60226960" w:rsidR="00F35597">
          <w:rPr>
            <w:rFonts w:ascii="Times New Roman" w:hAnsi="Times New Roman" w:eastAsia="Times New Roman" w:cs="Times New Roman"/>
            <w:color w:val="000000" w:themeColor="text1"/>
            <w:sz w:val="20"/>
            <w:szCs w:val="20"/>
            <w:lang w:val="en-GB"/>
          </w:rPr>
          <w:t>here</w:t>
        </w:r>
        <w:proofErr w:type="gramEnd"/>
        <w:r w:rsidRPr="60226960">
          <w:rPr>
            <w:rFonts w:ascii="Times New Roman" w:hAnsi="Times New Roman" w:eastAsia="Times New Roman" w:cs="Times New Roman"/>
            <w:color w:val="000000" w:themeColor="text1"/>
            <w:sz w:val="20"/>
            <w:szCs w:val="20"/>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60226960">
        <w:rPr>
          <w:rFonts w:ascii="Times New Roman" w:hAnsi="Times New Roman" w:eastAsia="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60226960">
        <w:rPr>
          <w:rFonts w:ascii="Times New Roman" w:hAnsi="Times New Roman" w:eastAsia="Times New Roman" w:cs="Times New Roman"/>
          <w:color w:val="000000" w:themeColor="text1"/>
          <w:sz w:val="20"/>
          <w:szCs w:val="20"/>
          <w:lang w:val="en-GB"/>
        </w:rPr>
        <w:t>, P=Production, I=Imports, X=Exports, Fo=Food, Fe=Feed, Lo=Losses &amp; waste, Se=Seed, IU=industrial use, T=Tourist consumption, ROI=Residual Other Use</w:t>
      </w:r>
      <w:commentRangeStart w:id="1032"/>
      <w:ins w:author="Salar Tayyib" w:date="2015-09-03T12:40:00Z" w:id="1033">
        <w:r w:rsidRPr="60226960">
          <w:rPr>
            <w:rStyle w:val="FootnoteReference"/>
            <w:rFonts w:ascii="Times New Roman" w:hAnsi="Times New Roman" w:eastAsia="Times New Roman" w:cs="Times New Roman"/>
            <w:color w:val="000000" w:themeColor="text1"/>
            <w:sz w:val="20"/>
            <w:szCs w:val="20"/>
            <w:lang w:val="en-GB"/>
          </w:rPr>
          <w:footnoteReference w:id="28"/>
        </w:r>
        <w:commentRangeEnd w:id="1032"/>
        <w:r w:rsidR="00C91D55">
          <w:rPr>
            <w:rStyle w:val="CommentReference"/>
            <w:vanish/>
          </w:rPr>
          <w:commentReference w:id="1032"/>
        </w:r>
      </w:ins>
      <w:ins w:author="Josh Browning" w:date="2015-08-31T07:01:00Z" w:id="1036">
        <w:r w:rsidRPr="60226960" w:rsidR="00F35597">
          <w:rPr>
            <w:rFonts w:ascii="Times New Roman" w:hAnsi="Times New Roman" w:eastAsia="Times New Roman" w:cs="Times New Roman"/>
            <w:color w:val="000000" w:themeColor="text1"/>
            <w:sz w:val="20"/>
            <w:szCs w:val="20"/>
            <w:lang w:val="en-GB"/>
          </w:rPr>
          <w:t>.</w:t>
        </w:r>
      </w:ins>
      <w:ins w:author="Josh Browning" w:date="2015-09-03T12:40:00Z" w:id="1037">
        <w:r w:rsidRPr="60226960">
          <w:rPr>
            <w:rStyle w:val="FootnoteReference"/>
            <w:rFonts w:ascii="Times New Roman" w:hAnsi="Times New Roman" w:eastAsia="Times New Roman" w:cs="Times New Roman"/>
            <w:color w:val="000000" w:themeColor="text1"/>
            <w:sz w:val="20"/>
            <w:szCs w:val="20"/>
            <w:lang w:val="en-GB"/>
          </w:rPr>
          <w:footnoteReference w:id="29"/>
        </w:r>
      </w:ins>
    </w:p>
    <w:p xmlns:wp14="http://schemas.microsoft.com/office/word/2010/wordml" w:rsidRPr="009616CB" w:rsidR="004F65E4" w:rsidP="004F65E4" w:rsidRDefault="004F65E4" w14:paraId="1F8DCB2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34924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1D1D9C0D"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1040">
        <w:r w:rsidRPr="60226960" w:rsidR="00F35597">
          <w:rPr>
            <w:rFonts w:ascii="Times New Roman" w:hAnsi="Times New Roman" w:eastAsia="Times New Roman" w:cs="Times New Roman"/>
            <w:color w:val="000000" w:themeColor="text1"/>
            <w:lang w:val="en-GB"/>
          </w:rPr>
          <w:t xml:space="preserve">error of the </w:t>
        </w:r>
      </w:ins>
      <w:r w:rsidRPr="60226960">
        <w:rPr>
          <w:rFonts w:ascii="Times New Roman" w:hAnsi="Times New Roman" w:eastAsia="Times New Roman" w:cs="Times New Roman"/>
          <w:color w:val="000000" w:themeColor="text1"/>
          <w:lang w:val="en-GB"/>
        </w:rPr>
        <w:t>balancing item/residual will be 0.  However, the variance of</w:t>
      </w:r>
      <w:ins w:author="Josh Browning" w:date="2015-08-31T19:33:00Z" w:id="1041">
        <w:r w:rsidRPr="60226960">
          <w:rPr>
            <w:rFonts w:ascii="Times New Roman" w:hAnsi="Times New Roman" w:eastAsia="Times New Roman" w:cs="Times New Roman"/>
            <w:color w:val="000000" w:themeColor="text1"/>
            <w:lang w:val="en-GB"/>
          </w:rPr>
          <w:t xml:space="preserve"> the </w:t>
        </w:r>
      </w:ins>
      <w:ins w:author="Josh Browning" w:date="2015-08-31T07:03:00Z" w:id="1042">
        <w:r w:rsidRPr="60226960" w:rsidR="00F35597">
          <w:rPr>
            <w:rFonts w:ascii="Times New Roman" w:hAnsi="Times New Roman" w:eastAsia="Times New Roman" w:cs="Times New Roman"/>
            <w:color w:val="000000" w:themeColor="text1"/>
            <w:lang w:val="en-GB"/>
          </w:rPr>
          <w:t>error for</w:t>
        </w:r>
        <w:r w:rsidRPr="60226960">
          <w:rPr>
            <w:rFonts w:ascii="Times New Roman" w:hAnsi="Times New Roman" w:eastAsia="Times New Roman" w:cs="Times New Roman"/>
            <w:color w:val="000000" w:themeColor="text1"/>
            <w:lang w:val="en-GB"/>
          </w:rPr>
          <w:t xml:space="preserve"> the </w:t>
        </w:r>
      </w:ins>
      <w:r w:rsidRPr="60226960">
        <w:rPr>
          <w:rFonts w:ascii="Times New Roman" w:hAnsi="Times New Roman" w:eastAsia="Times New Roman" w:cs="Times New Roman"/>
          <w:color w:val="000000" w:themeColor="text1"/>
          <w:lang w:val="en-GB"/>
        </w:rPr>
        <w:t>balancing item/residual is the sum of the variance of the measurement errors for all other elements</w:t>
      </w:r>
      <w:del w:author="Josh Browning" w:date="2015-09-03T12:40:00Z" w:id="1043">
        <w:r w:rsidRPr="009616CB">
          <w:rPr>
            <w:rFonts w:ascii="Times New Roman" w:hAnsi="Times New Roman" w:cs="Times New Roman"/>
            <w:color w:val="000000" w:themeColor="text1"/>
            <w:lang w:val="en-GB"/>
          </w:rPr>
          <w:delText>,</w:delText>
        </w:r>
      </w:del>
      <w:ins w:author="Josh Browning" w:date="2015-08-31T07:03:00Z" w:id="1044">
        <w:r w:rsidRPr="60226960" w:rsidR="00F35597">
          <w:rPr>
            <w:rFonts w:ascii="Times New Roman" w:hAnsi="Times New Roman" w:eastAsia="Times New Roman" w:cs="Times New Roman"/>
            <w:color w:val="000000" w:themeColor="text1"/>
            <w:lang w:val="en-GB"/>
          </w:rPr>
          <w:t>;</w:t>
        </w:r>
      </w:ins>
      <w:del w:author="Josh Browning" w:date="2015-08-31T07:03:00Z" w:id="1045">
        <w:r w:rsidRPr="009616CB" w:rsidDel="00F35597">
          <w:rPr>
            <w:rFonts w:ascii="Times New Roman" w:hAnsi="Times New Roman" w:cs="Times New Roman"/>
            <w:color w:val="000000" w:themeColor="text1"/>
            <w:lang w:val="en-GB"/>
          </w:rPr>
          <w:delText>,</w:delText>
        </w:r>
      </w:del>
      <w:del w:author="Josh Browning" w:date="2015-08-31T19:33:00Z" w:id="1046">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t>
      </w:r>
      <w:del w:author="Josh Browning" w:date="2015-08-31T07:03:00Z" w:id="1047">
        <w:r w:rsidRPr="009616CB">
          <w:rPr>
            <w:rFonts w:ascii="Times New Roman" w:hAnsi="Times New Roman" w:cs="Times New Roman"/>
            <w:color w:val="000000" w:themeColor="text1"/>
            <w:lang w:val="en-GB"/>
          </w:rPr>
          <w:delText xml:space="preserve">which </w:delText>
        </w:r>
      </w:del>
      <w:ins w:author="Josh Browning" w:date="2015-08-31T07:03:00Z" w:id="1048">
        <w:r w:rsidRPr="60226960" w:rsidR="00F35597">
          <w:rPr>
            <w:rFonts w:ascii="Times New Roman" w:hAnsi="Times New Roman" w:eastAsia="Times New Roman" w:cs="Times New Roman"/>
            <w:color w:val="000000" w:themeColor="text1"/>
            <w:lang w:val="en-GB"/>
          </w:rPr>
          <w:t xml:space="preserve">this </w:t>
        </w:r>
      </w:ins>
      <w:r w:rsidRPr="60226960">
        <w:rPr>
          <w:rFonts w:ascii="Times New Roman" w:hAnsi="Times New Roman" w:eastAsia="Times New Roman" w:cs="Times New Roman"/>
          <w:color w:val="000000" w:themeColor="text1"/>
          <w:lang w:val="en-GB"/>
        </w:rPr>
        <w:t xml:space="preserve">will inevitably cause </w:t>
      </w:r>
      <w:ins w:author="Josh Browning" w:date="2015-08-31T07:19:00Z" w:id="1049">
        <w:r w:rsidRPr="60226960" w:rsidR="00722C67">
          <w:rPr>
            <w:rFonts w:ascii="Times New Roman" w:hAnsi="Times New Roman" w:eastAsia="Times New Roman" w:cs="Times New Roman"/>
            <w:color w:val="000000" w:themeColor="text1"/>
            <w:lang w:val="en-GB"/>
          </w:rPr>
          <w:t xml:space="preserve">a </w:t>
        </w:r>
      </w:ins>
      <w:ins w:author="Josh Browning" w:date="2015-08-31T07:03:00Z" w:id="1050">
        <w:r w:rsidRPr="60226960" w:rsidR="00F35597">
          <w:rPr>
            <w:rFonts w:ascii="Times New Roman" w:hAnsi="Times New Roman" w:eastAsia="Times New Roman" w:cs="Times New Roman"/>
            <w:color w:val="000000" w:themeColor="text1"/>
            <w:lang w:val="en-GB"/>
          </w:rPr>
          <w:t xml:space="preserve">large </w:t>
        </w:r>
      </w:ins>
      <w:del w:author="Josh Browning" w:date="2015-08-31T07:03:00Z" w:id="1051">
        <w:r w:rsidRPr="009616CB">
          <w:rPr>
            <w:rFonts w:ascii="Times New Roman" w:hAnsi="Times New Roman" w:cs="Times New Roman"/>
            <w:color w:val="000000" w:themeColor="text1"/>
            <w:lang w:val="en-GB"/>
          </w:rPr>
          <w:delText xml:space="preserve">inaccuracies in measuring the </w:delText>
        </w:r>
      </w:del>
      <w:ins w:author="Josh Browning" w:date="2015-08-31T07:03:00Z" w:id="1052">
        <w:r w:rsidRPr="60226960" w:rsidR="00F35597">
          <w:rPr>
            <w:rFonts w:ascii="Times New Roman" w:hAnsi="Times New Roman" w:eastAsia="Times New Roman" w:cs="Times New Roman"/>
            <w:color w:val="000000" w:themeColor="text1"/>
            <w:lang w:val="en-GB"/>
          </w:rPr>
          <w:t>v</w:t>
        </w:r>
        <w:r w:rsidRPr="60226960" w:rsidR="00722C67">
          <w:rPr>
            <w:rFonts w:ascii="Times New Roman" w:hAnsi="Times New Roman" w:eastAsia="Times New Roman" w:cs="Times New Roman"/>
            <w:color w:val="000000" w:themeColor="text1"/>
            <w:lang w:val="en-GB"/>
          </w:rPr>
          <w:t>ariabilit</w:t>
        </w:r>
      </w:ins>
      <w:ins w:author="Josh Browning" w:date="2015-08-31T07:19:00Z" w:id="1053">
        <w:r w:rsidRPr="60226960" w:rsidR="00722C67">
          <w:rPr>
            <w:rFonts w:ascii="Times New Roman" w:hAnsi="Times New Roman" w:eastAsia="Times New Roman" w:cs="Times New Roman"/>
            <w:color w:val="000000" w:themeColor="text1"/>
            <w:lang w:val="en-GB"/>
          </w:rPr>
          <w:t>y</w:t>
        </w:r>
      </w:ins>
      <w:ins w:author="Josh Browning" w:date="2015-08-31T07:03:00Z" w:id="1054">
        <w:r w:rsidRPr="60226960" w:rsidR="00F35597">
          <w:rPr>
            <w:rFonts w:ascii="Times New Roman" w:hAnsi="Times New Roman" w:eastAsia="Times New Roman" w:cs="Times New Roman"/>
            <w:color w:val="000000" w:themeColor="text1"/>
            <w:lang w:val="en-GB"/>
          </w:rPr>
          <w:t xml:space="preserve"> in the estimate of the </w:t>
        </w:r>
      </w:ins>
      <w:r w:rsidRPr="60226960">
        <w:rPr>
          <w:rFonts w:ascii="Times New Roman" w:hAnsi="Times New Roman" w:eastAsia="Times New Roman" w:cs="Times New Roman"/>
          <w:color w:val="000000" w:themeColor="text1"/>
          <w:lang w:val="en-GB"/>
        </w:rPr>
        <w:t xml:space="preserve">balancing item/residual.  </w:t>
      </w:r>
    </w:p>
    <w:p xmlns:wp14="http://schemas.microsoft.com/office/word/2010/wordml" w:rsidRPr="009616CB" w:rsidR="004F65E4" w:rsidP="004F65E4" w:rsidRDefault="004F65E4" w14:paraId="7D7F3578"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4F65E4" w14:paraId="14467A8C"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1055">
        <w:r w:rsidRPr="60226960">
          <w:rPr>
            <w:rFonts w:ascii="Times New Roman" w:hAnsi="Times New Roman" w:eastAsia="Times New Roman" w:cs="Times New Roman"/>
            <w:color w:val="000000" w:themeColor="text1"/>
            <w:lang w:val="en-GB"/>
          </w:rPr>
          <w:t>use</w:t>
        </w:r>
      </w:ins>
      <w:ins w:author="Josh Browning" w:date="2015-08-31T07:04:00Z" w:id="1056">
        <w:r w:rsidRPr="60226960" w:rsidR="00F35597">
          <w:rPr>
            <w:rFonts w:ascii="Times New Roman" w:hAnsi="Times New Roman" w:eastAsia="Times New Roman" w:cs="Times New Roman"/>
            <w:color w:val="000000" w:themeColor="text1"/>
            <w:lang w:val="en-GB"/>
          </w:rPr>
          <w:t>d</w:t>
        </w:r>
      </w:ins>
      <w:del w:author="Josh Browning" w:date="2015-08-31T19:33:00Z" w:id="1057">
        <w:r w:rsidRPr="009616CB">
          <w:rPr>
            <w:rFonts w:ascii="Times New Roman" w:hAnsi="Times New Roman" w:cs="Times New Roman"/>
            <w:color w:val="000000" w:themeColor="text1"/>
            <w:lang w:val="en-GB"/>
          </w:rPr>
          <w:delText>use</w:delText>
        </w:r>
      </w:del>
      <w:r w:rsidRPr="60226960">
        <w:rPr>
          <w:rFonts w:ascii="Times New Roman" w:hAnsi="Times New Roman" w:eastAsia="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752AECB" wp14:textId="77777777">
      <w:pPr>
        <w:pStyle w:val="Heading3"/>
        <w:rPr>
          <w:rFonts w:ascii="Times New Roman" w:hAnsi="Times New Roman"/>
          <w:lang w:val="en-GB"/>
        </w:rPr>
      </w:pPr>
      <w:bookmarkStart w:name="_Toc421025837" w:id="1058"/>
      <w:r w:rsidRPr="009616CB">
        <w:rPr>
          <w:rFonts w:ascii="Times New Roman" w:hAnsi="Times New Roman"/>
          <w:lang w:val="en-GB"/>
        </w:rPr>
        <w:t>The approach in detail</w:t>
      </w:r>
      <w:bookmarkEnd w:id="1058"/>
    </w:p>
    <w:p xmlns:wp14="http://schemas.microsoft.com/office/word/2010/wordml" w:rsidRPr="009616CB" w:rsidR="004F65E4" w:rsidP="004F65E4" w:rsidRDefault="004F65E4" w14:paraId="2F83AFE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657C93" w14:paraId="26DBAB76"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16E850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059"/>
      <w:r w:rsidRPr="009616CB">
        <w:rPr>
          <w:rFonts w:ascii="Times New Roman" w:hAnsi="Times New Roman" w:cs="Times New Roman"/>
          <w:color w:val="000000" w:themeColor="text1"/>
          <w:lang w:val="en-GB"/>
        </w:rPr>
        <w:t xml:space="preserve">XX </w:t>
      </w:r>
      <w:commentRangeEnd w:id="1059"/>
      <w:r w:rsidR="00F35597">
        <w:rPr>
          <w:rStyle w:val="CommentReference"/>
        </w:rPr>
        <w:commentReference w:id="1059"/>
      </w:r>
      <w:r w:rsidRPr="009616CB">
        <w:rPr>
          <w:rFonts w:ascii="Times New Roman" w:hAnsi="Times New Roman" w:cs="Times New Roman"/>
          <w:color w:val="000000" w:themeColor="text1"/>
          <w:lang w:val="en-GB"/>
        </w:rPr>
        <w:t>of this book. At this stage it should suffice to mention</w:t>
      </w:r>
      <w:del w:author="Josh Browning" w:date="2015-08-31T07:07:00Z" w:id="1060">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061"/>
      <w:r w:rsidRPr="009616CB">
        <w:rPr>
          <w:rFonts w:ascii="Times New Roman" w:hAnsi="Times New Roman" w:cs="Times New Roman"/>
          <w:color w:val="000000" w:themeColor="text1"/>
          <w:lang w:val="en-GB"/>
        </w:rPr>
        <w:t>year</w:t>
      </w:r>
      <w:commentRangeEnd w:id="1061"/>
      <w:r w:rsidR="00F35597">
        <w:rPr>
          <w:rStyle w:val="CommentReference"/>
        </w:rPr>
        <w:commentReference w:id="1061"/>
      </w:r>
      <w:del w:author="Josh Browning" w:date="2015-08-31T07:07:00Z" w:id="1062">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EC0F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author="Salar Tayyib" w:date="2015-09-02T12:30:00Z" w:id="1063">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4F65E4" w14:paraId="02D50D7B"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For the new balancing mechanism, the “best” solution is defined as the one that provides the combination of variables with the highest aggregate </w:t>
      </w:r>
      <w:ins w:author="Josh Browning" w:date="2015-08-31T07:10:00Z" w:id="1064">
        <w:r w:rsidRPr="60226960" w:rsidR="00F35597">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probability</w:t>
      </w:r>
      <w:ins w:author="Josh Browning" w:date="2015-08-31T07:10:00Z" w:id="1065">
        <w:r w:rsidRPr="60226960" w:rsidR="00F35597">
          <w:rPr>
            <w:rFonts w:ascii="Times New Roman" w:hAnsi="Times New Roman" w:eastAsia="Times New Roman" w:cs="Times New Roman"/>
            <w:color w:val="000000" w:themeColor="text1"/>
            <w:lang w:val="en-GB"/>
          </w:rPr>
          <w:t>”</w:t>
        </w:r>
      </w:ins>
      <w:ins w:author="Josh Browning" w:date="2015-08-31T19:33:00Z" w:id="1066">
        <w:r w:rsidRPr="60226960">
          <w:rPr>
            <w:rFonts w:ascii="Times New Roman" w:hAnsi="Times New Roman" w:eastAsia="Times New Roman" w:cs="Times New Roman"/>
            <w:color w:val="000000" w:themeColor="text1"/>
            <w:lang w:val="en-GB"/>
          </w:rPr>
          <w:t>.</w:t>
        </w:r>
      </w:ins>
      <w:del w:author="Josh Browning" w:date="2015-08-31T19:33:00Z" w:id="1067">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In </w:t>
      </w:r>
      <w:del w:author="Josh Browning" w:date="2015-08-31T07:10:00Z" w:id="1068">
        <w:r w:rsidRPr="009616CB" w:rsidDel="00F35597">
          <w:rPr>
            <w:rFonts w:ascii="Times New Roman" w:hAnsi="Times New Roman" w:cs="Times New Roman"/>
            <w:color w:val="000000" w:themeColor="text1"/>
            <w:lang w:val="en-GB"/>
          </w:rPr>
          <w:delText>practice</w:delText>
        </w:r>
      </w:del>
      <w:ins w:author="Josh Browning" w:date="2015-08-31T07:10:00Z" w:id="1069">
        <w:r w:rsidRPr="60226960" w:rsidR="00F35597">
          <w:rPr>
            <w:rFonts w:ascii="Times New Roman" w:hAnsi="Times New Roman" w:eastAsia="Times New Roman" w:cs="Times New Roman"/>
            <w:color w:val="000000" w:themeColor="text1"/>
            <w:lang w:val="en-GB"/>
          </w:rPr>
          <w:t>more theoretical terms</w:t>
        </w:r>
      </w:ins>
      <w:del w:author="Josh Browning" w:date="2015-08-31T19:33:00Z" w:id="1070">
        <w:r w:rsidRPr="009616CB">
          <w:rPr>
            <w:rFonts w:ascii="Times New Roman" w:hAnsi="Times New Roman" w:cs="Times New Roman"/>
            <w:color w:val="000000" w:themeColor="text1"/>
            <w:lang w:val="en-GB"/>
          </w:rPr>
          <w:delText>practice</w:delText>
        </w:r>
      </w:del>
      <w:r w:rsidRPr="60226960">
        <w:rPr>
          <w:rFonts w:ascii="Times New Roman" w:hAnsi="Times New Roman" w:eastAsia="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author="Josh Browning" w:date="2015-08-31T07:10:00Z" w:id="1071">
        <w:r w:rsidRPr="009616CB">
          <w:rPr>
            <w:rFonts w:ascii="Times New Roman" w:hAnsi="Times New Roman" w:cs="Times New Roman"/>
            <w:color w:val="000000" w:themeColor="text1"/>
            <w:lang w:val="en-GB"/>
          </w:rPr>
          <w:delText xml:space="preserve">aggregate </w:delText>
        </w:r>
      </w:del>
      <w:ins w:author="Josh Browning" w:date="2015-08-31T07:10:00Z" w:id="1072">
        <w:r w:rsidRPr="60226960" w:rsidR="00722C67">
          <w:rPr>
            <w:rFonts w:ascii="Times New Roman" w:hAnsi="Times New Roman" w:eastAsia="Times New Roman" w:cs="Times New Roman"/>
            <w:color w:val="000000" w:themeColor="text1"/>
            <w:lang w:val="en-GB"/>
          </w:rPr>
          <w:t xml:space="preserve">joint </w:t>
        </w:r>
      </w:ins>
      <w:r w:rsidRPr="60226960">
        <w:rPr>
          <w:rFonts w:ascii="Times New Roman" w:hAnsi="Times New Roman" w:eastAsia="Times New Roman" w:cs="Times New Roman"/>
          <w:color w:val="000000" w:themeColor="text1"/>
          <w:lang w:val="en-GB"/>
        </w:rPr>
        <w:t xml:space="preserve">density of all distributions. In practice, the approach amounts to </w:t>
      </w:r>
      <w:del w:author="Josh Browning" w:date="2015-08-31T07:10:00Z" w:id="1073">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author="Josh Browning" w:date="2015-08-31T07:10:00Z" w:id="1074">
        <w:r w:rsidRPr="60226960" w:rsidR="00722C67">
          <w:rPr>
            <w:rFonts w:ascii="Times New Roman" w:hAnsi="Times New Roman" w:eastAsia="Times New Roman" w:cs="Times New Roman"/>
            <w:color w:val="000000" w:themeColor="text1"/>
            <w:lang w:val="en-GB"/>
          </w:rPr>
          <w:t>maximum likelihood estimation</w:t>
        </w:r>
      </w:ins>
      <w:del w:author="Josh Browning" w:date="2015-08-31T19:33:00Z" w:id="1075">
        <w:r w:rsidRPr="009616CB">
          <w:rPr>
            <w:rFonts w:ascii="Times New Roman" w:hAnsi="Times New Roman" w:cs="Times New Roman"/>
            <w:color w:val="000000" w:themeColor="text1"/>
            <w:lang w:val="en-GB"/>
          </w:rPr>
          <w:delText>maximization</w:delText>
        </w:r>
      </w:del>
      <w:r w:rsidRPr="60226960">
        <w:rPr>
          <w:rFonts w:ascii="Times New Roman" w:hAnsi="Times New Roman" w:eastAsia="Times New Roman" w:cs="Times New Roman"/>
          <w:color w:val="000000" w:themeColor="text1"/>
          <w:lang w:val="en-GB"/>
        </w:rPr>
        <w:t xml:space="preserve">, i.e. a process that selects the combination where the product of all likelihoods has a maximum value. </w:t>
      </w:r>
    </w:p>
    <w:p xmlns:wp14="http://schemas.microsoft.com/office/word/2010/wordml" w:rsidRPr="009616CB" w:rsidR="004F65E4" w:rsidP="004F65E4" w:rsidRDefault="00657C93" w14:paraId="6A38EE4B"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459A198"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46FE2B6" wp14:textId="77777777">
      <w:pPr>
        <w:pStyle w:val="Heading3"/>
        <w:rPr>
          <w:rFonts w:ascii="Times New Roman" w:hAnsi="Times New Roman"/>
          <w:lang w:val="en-GB"/>
        </w:rPr>
      </w:pPr>
      <w:bookmarkStart w:name="_Toc421025838" w:id="1076"/>
      <w:r w:rsidRPr="009616CB">
        <w:rPr>
          <w:rFonts w:ascii="Times New Roman" w:hAnsi="Times New Roman"/>
          <w:lang w:val="en-GB"/>
        </w:rPr>
        <w:t>Constraints</w:t>
      </w:r>
      <w:bookmarkEnd w:id="1076"/>
      <w:r w:rsidRPr="009616CB">
        <w:rPr>
          <w:rFonts w:ascii="Times New Roman" w:hAnsi="Times New Roman"/>
          <w:lang w:val="en-GB"/>
        </w:rPr>
        <w:t xml:space="preserve"> </w:t>
      </w:r>
    </w:p>
    <w:p xmlns:wp14="http://schemas.microsoft.com/office/word/2010/wordml" w:rsidRPr="009616CB" w:rsidR="004F65E4" w:rsidP="004F65E4" w:rsidRDefault="004F65E4" w14:paraId="1628902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2"/>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3DADB49A" wp14:textId="77777777">
      <w:pPr>
        <w:pStyle w:val="Heading3"/>
        <w:rPr>
          <w:rFonts w:ascii="Times New Roman" w:hAnsi="Times New Roman"/>
          <w:lang w:val="en-GB"/>
        </w:rPr>
      </w:pPr>
      <w:bookmarkStart w:name="_Toc421025839" w:id="1077"/>
      <w:r w:rsidRPr="009616CB">
        <w:rPr>
          <w:rFonts w:ascii="Times New Roman" w:hAnsi="Times New Roman"/>
          <w:lang w:val="en-GB"/>
        </w:rPr>
        <w:t>Possible problems, infeasibilities</w:t>
      </w:r>
      <w:bookmarkEnd w:id="1077"/>
    </w:p>
    <w:p xmlns:wp14="http://schemas.microsoft.com/office/word/2010/wordml" w:rsidRPr="009616CB" w:rsidR="004F65E4" w:rsidP="004F65E4" w:rsidRDefault="004F65E4" w14:paraId="1F61E6D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21F0737"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Pr="009616CB" w:rsidR="004F65E4" w:rsidP="60226960" w:rsidRDefault="001562E7" w14:paraId="5418A80E" wp14:textId="77777777" wp14:noSpellErr="1">
      <w:pPr>
        <w:pStyle w:val="ListParagraph"/>
        <w:numPr>
          <w:ilvl w:val="0"/>
          <w:numId w:val="11"/>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078">
            <w:rPr>
              <w:rFonts w:ascii="Times New Roman" w:hAnsi="Times New Roman"/>
              <w:color w:val="000000" w:themeColor="text1"/>
            </w:rPr>
          </w:rPrChange>
        </w:rPr>
        <w:t>No solution with only a row constraint of supply equal to demand</w:t>
      </w:r>
      <w:r w:rsidRPr="60226960" w:rsidR="004F65E4">
        <w:rPr>
          <w:rFonts w:ascii="Times New Roman" w:hAnsi="Times New Roman" w:eastAsia="Times New Roman" w:cs="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1079">
        <w:r w:rsidRPr="009616CB" w:rsidR="004F65E4">
          <w:rPr>
            <w:rFonts w:ascii="Times New Roman" w:hAnsi="Times New Roman"/>
            <w:color w:val="000000" w:themeColor="text1"/>
          </w:rPr>
          <w:delText xml:space="preserve">to </w:delText>
        </w:r>
      </w:del>
      <w:ins w:author="Josh Browning" w:date="2015-08-31T19:33:00Z" w:id="1080">
        <w:r w:rsidRPr="60226960" w:rsidR="004F65E4">
          <w:rPr>
            <w:rFonts w:ascii="Times New Roman" w:hAnsi="Times New Roman" w:eastAsia="Times New Roman" w:cs="Times New Roman"/>
            <w:color w:val="000000" w:themeColor="text1"/>
          </w:rPr>
          <w:t>establish</w:t>
        </w:r>
      </w:ins>
      <w:ins w:author="Josh Browning" w:date="2015-08-31T07:13:00Z" w:id="1081">
        <w:r w:rsidRPr="60226960" w:rsidR="00722C67">
          <w:rPr>
            <w:rFonts w:ascii="Times New Roman" w:hAnsi="Times New Roman" w:eastAsia="Times New Roman" w:cs="Times New Roman"/>
            <w:color w:val="000000" w:themeColor="text1"/>
          </w:rPr>
          <w:t xml:space="preserve">ment </w:t>
        </w:r>
        <w:proofErr w:type="gramStart"/>
        <w:r w:rsidRPr="60226960" w:rsidR="00722C67">
          <w:rPr>
            <w:rFonts w:ascii="Times New Roman" w:hAnsi="Times New Roman" w:eastAsia="Times New Roman" w:cs="Times New Roman"/>
            <w:color w:val="000000" w:themeColor="text1"/>
          </w:rPr>
          <w:t>of</w:t>
        </w:r>
      </w:ins>
      <w:del w:author="Josh Browning" w:date="2015-08-31T19:33:00Z" w:id="1082">
        <w:r w:rsidRPr="009616CB" w:rsidR="004F65E4">
          <w:rPr>
            <w:rFonts w:ascii="Times New Roman" w:hAnsi="Times New Roman"/>
            <w:color w:val="000000" w:themeColor="text1"/>
          </w:rPr>
          <w:delText>establish</w:delText>
        </w:r>
      </w:del>
      <w:r w:rsidRPr="60226960" w:rsidR="004F65E4">
        <w:rPr>
          <w:rFonts w:ascii="Times New Roman" w:hAnsi="Times New Roman" w:eastAsia="Times New Roman" w:cs="Times New Roman"/>
          <w:color w:val="000000" w:themeColor="text1"/>
        </w:rPr>
        <w:t xml:space="preserve"> an</w:t>
      </w:r>
      <w:proofErr w:type="gramEnd"/>
      <w:r w:rsidRPr="60226960" w:rsidR="004F65E4">
        <w:rPr>
          <w:rFonts w:ascii="Times New Roman" w:hAnsi="Times New Roman" w:eastAsia="Times New Roman" w:cs="Times New Roman"/>
          <w:color w:val="000000" w:themeColor="text1"/>
        </w:rPr>
        <w:t xml:space="preserve">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1562E7" w14:paraId="3720F8DC"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3">
            <w:rPr>
              <w:rFonts w:ascii="Times New Roman" w:hAnsi="Times New Roman"/>
              <w:color w:val="000000" w:themeColor="text1"/>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1562E7" w14:paraId="4D1D6E86"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4">
            <w:rPr>
              <w:rFonts w:ascii="Times New Roman" w:hAnsi="Times New Roman"/>
              <w:color w:val="000000" w:themeColor="text1"/>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1562E7" w14:paraId="083567D8"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5">
            <w:rPr>
              <w:rFonts w:ascii="Times New Roman" w:hAnsi="Times New Roman"/>
              <w:color w:val="000000" w:themeColor="text1"/>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9D4D5F" w14:paraId="4554B883" wp14:textId="77777777" wp14:noSpellErr="1">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ins w:author="Onno Hoffmeister (ESS)" w:date="2015-09-08T14:05:00Z" w:id="1086">
        <w:r w:rsidRPr="60226960" w:rsidR="000B360D">
          <w:rPr>
            <w:rFonts w:ascii="Times New Roman" w:hAnsi="Times New Roman" w:eastAsia="Times New Roman" w:cs="Times New Roman"/>
            <w:color w:val="000000" w:themeColor="text1"/>
            <w:lang w:val="en-GB"/>
            <w:rPrChange w:author="Onno Hoffmeister (ESS)" w:date="2015-09-08T14:05:00Z" w:id="1087">
              <w:rPr>
                <w:rFonts w:ascii="Times New Roman" w:hAnsi="Times New Roman" w:cs="Times New Roman"/>
                <w:color w:val="000000" w:themeColor="text1"/>
                <w:lang w:val="en-GB"/>
              </w:rPr>
            </w:rPrChange>
          </w:rPr>
          <w:t>Figure 1</w:t>
        </w:r>
      </w:ins>
      <w:del w:author="Onno Hoffmeister (ESS)" w:date="2015-09-08T14:05:00Z" w:id="1088">
        <w:r w:rsidRPr="009616CB" w:rsidDel="000B360D" w:rsidR="000854D5">
          <w:rPr>
            <w:rFonts w:ascii="Times New Roman" w:hAnsi="Times New Roman" w:cs="Times New Roman"/>
            <w:color w:val="000000" w:themeColor="text1"/>
            <w:szCs w:val="24"/>
            <w:lang w:val="en-GB"/>
          </w:rPr>
          <w:delText>Figure 1</w:delText>
        </w:r>
      </w:del>
      <w:r>
        <w:fldChar w:fldCharType="end"/>
      </w:r>
      <w:r w:rsidRPr="60226960" w:rsidR="004F65E4">
        <w:rPr>
          <w:rFonts w:ascii="Times New Roman" w:hAnsi="Times New Roman" w:eastAsia="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40676B" w14:paraId="59C1C0EA" wp14:textId="77777777">
      <w:pPr>
        <w:keepNext/>
        <w:rPr>
          <w:del w:author="Josh Browning" w:date="2015-09-03T12:40:00Z" w:id="1089"/>
          <w:rFonts w:ascii="Times New Roman" w:hAnsi="Times New Roman" w:cs="Times New Roman"/>
          <w:color w:val="000000" w:themeColor="text1"/>
          <w:lang w:val="en-GB"/>
        </w:rPr>
      </w:pPr>
      <w:del w:author="Josh Browning" w:date="2015-09-03T12:40:00Z" w:id="1090">
        <w:r>
          <w:rPr>
            <w:rFonts w:ascii="Times New Roman" w:hAnsi="Times New Roman" w:cs="Times New Roman"/>
            <w:noProof/>
            <w:color w:val="000000" w:themeColor="text1"/>
            <w:lang w:eastAsia="zh-CN"/>
            <w:rPrChange w:author="Unknown" w:id="1091">
              <w:rPr>
                <w:noProof/>
                <w:lang w:eastAsia="zh-CN"/>
              </w:rPr>
            </w:rPrChange>
          </w:rPr>
          <w:lastRenderedPageBreak/>
          <w:drawing>
            <wp:inline xmlns:wp14="http://schemas.microsoft.com/office/word/2010/wordprocessingDrawing" distT="0" distB="0" distL="0" distR="0" wp14:anchorId="0269B95F" wp14:editId="7777777">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0676B" w14:paraId="4A58209C" wp14:textId="77777777">
      <w:pPr>
        <w:keepNext/>
        <w:rPr>
          <w:ins w:author="Josh Browning" w:date="2015-09-03T12:40:00Z" w:id="1092"/>
          <w:rFonts w:ascii="Times New Roman" w:hAnsi="Times New Roman" w:cs="Times New Roman"/>
          <w:color w:val="000000" w:themeColor="text1"/>
          <w:lang w:val="en-GB"/>
        </w:rPr>
      </w:pPr>
      <w:ins w:author="Josh Browning" w:date="2015-09-01T10:59:00Z" w:id="1093">
        <w:r>
          <w:rPr>
            <w:rFonts w:ascii="Times New Roman" w:hAnsi="Times New Roman" w:cs="Times New Roman"/>
            <w:noProof/>
            <w:color w:val="000000" w:themeColor="text1"/>
            <w:lang w:eastAsia="zh-CN"/>
            <w:rPrChange w:author="Unknown" w:id="1094">
              <w:rPr>
                <w:noProof/>
                <w:lang w:eastAsia="zh-CN"/>
              </w:rPr>
            </w:rPrChange>
          </w:rPr>
          <w:lastRenderedPageBreak/>
          <w:drawing>
            <wp:inline xmlns:wp14="http://schemas.microsoft.com/office/word/2010/wordprocessingDrawing" distT="0" distB="0" distL="0" distR="0" wp14:anchorId="301C8B06"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1095">
        <w:r>
          <w:rPr>
            <w:rFonts w:ascii="Times New Roman" w:hAnsi="Times New Roman" w:cs="Times New Roman"/>
            <w:noProof/>
            <w:color w:val="000000" w:themeColor="text1"/>
            <w:lang w:eastAsia="zh-CN"/>
            <w:rPrChange w:author="Unknown" w:id="1096">
              <w:rPr>
                <w:noProof/>
                <w:lang w:eastAsia="zh-CN"/>
              </w:rPr>
            </w:rPrChange>
          </w:rPr>
          <w:drawing>
            <wp:inline xmlns:wp14="http://schemas.microsoft.com/office/word/2010/wordprocessingDrawing" distT="0" distB="0" distL="0" distR="0" wp14:anchorId="6C70FEE1"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F65E4" w14:paraId="7F3F5D68" wp14:textId="77777777" wp14:noSpellErr="1">
      <w:pPr>
        <w:pStyle w:val="Caption"/>
        <w:rPr>
          <w:rFonts w:ascii="Times New Roman" w:hAnsi="Times New Roman" w:cs="Times New Roman"/>
          <w:b/>
          <w:bCs/>
          <w:color w:val="000000" w:themeColor="text1"/>
          <w:lang w:val="en-GB"/>
        </w:rPr>
      </w:pPr>
      <w:bookmarkStart w:name="_Ref419979972" w:id="1097"/>
      <w:bookmarkStart w:name="_Toc421026208" w:id="1098"/>
      <w:bookmarkStart w:name="_Toc428383852" w:id="1099"/>
      <w:bookmarkStart w:name="_Toc428436784" w:id="110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r w:rsidRPr="60226960" w:rsidR="000B360D">
        <w:rPr>
          <w:rFonts w:ascii="Times New Roman" w:hAnsi="Times New Roman" w:eastAsia="Times New Roman" w:cs="Times New Roman"/>
          <w:noProof/>
          <w:color w:val="000000" w:themeColor="text1"/>
          <w:lang w:val="en-GB"/>
        </w:rPr>
        <w:t>1</w:t>
      </w:r>
      <w:r w:rsidRPr="60226960" w:rsidR="001562E7">
        <w:fldChar w:fldCharType="end"/>
      </w:r>
      <w:bookmarkEnd w:id="1097"/>
      <w:r w:rsidRPr="60226960">
        <w:rPr>
          <w:rFonts w:ascii="Times New Roman" w:hAnsi="Times New Roman" w:eastAsia="Times New Roman" w:cs="Times New Roman"/>
          <w:color w:val="000000" w:themeColor="text1"/>
          <w:lang w:val="en-GB"/>
        </w:rPr>
        <w:t>: US wheat, unbalanced (top pane), balanced (bottom pane</w:t>
      </w:r>
      <w:ins w:author="Josh Browning" w:date="2015-08-31T19:33:00Z" w:id="1101">
        <w:r w:rsidRPr="60226960">
          <w:rPr>
            <w:rFonts w:ascii="Times New Roman" w:hAnsi="Times New Roman" w:eastAsia="Times New Roman" w:cs="Times New Roman"/>
            <w:color w:val="000000" w:themeColor="text1"/>
            <w:lang w:val="en-GB"/>
          </w:rPr>
          <w:t>)</w:t>
        </w:r>
      </w:ins>
      <w:ins w:author="Josh Browning" w:date="2015-08-31T07:15:00Z" w:id="1102">
        <w:r w:rsidRPr="60226960" w:rsidR="00722C67">
          <w:rPr>
            <w:rFonts w:ascii="Times New Roman" w:hAnsi="Times New Roman" w:eastAsia="Times New Roman" w:cs="Times New Roman"/>
            <w:color w:val="000000" w:themeColor="text1"/>
            <w:lang w:val="en-GB"/>
          </w:rPr>
          <w:t xml:space="preserve">. </w:t>
        </w:r>
        <w:r w:rsidRPr="60226960" w:rsidR="001562E7">
          <w:rPr>
            <w:rFonts w:ascii="Times New Roman" w:hAnsi="Times New Roman" w:eastAsia="Times New Roman" w:cs="Times New Roman"/>
            <w:i w:val="0"/>
            <w:iCs w:val="0"/>
            <w:color w:val="000000" w:themeColor="text1"/>
            <w:lang w:val="en-GB"/>
            <w:rPrChange w:author="Josh Browning" w:date="2015-08-31T07:16:00Z" w:id="1103">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1104">
        <w:r w:rsidRPr="009616CB">
          <w:rPr>
            <w:rFonts w:ascii="Times New Roman" w:hAnsi="Times New Roman" w:cs="Times New Roman"/>
            <w:color w:val="000000" w:themeColor="text1"/>
            <w:lang w:val="en-GB"/>
          </w:rPr>
          <w:delText>)</w:delText>
        </w:r>
      </w:del>
      <w:bookmarkEnd w:id="1098"/>
      <w:bookmarkEnd w:id="1099"/>
      <w:bookmarkEnd w:id="1100"/>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9571C8" w:rsidRDefault="004F65E4" w14:paraId="70248B6D" wp14:textId="77777777">
      <w:pPr>
        <w:pStyle w:val="Heading3"/>
        <w:rPr>
          <w:rFonts w:ascii="Times New Roman" w:hAnsi="Times New Roman"/>
          <w:lang w:val="en-GB"/>
        </w:rPr>
      </w:pPr>
      <w:bookmarkStart w:name="_Toc421025841" w:id="1105"/>
      <w:r w:rsidRPr="009616CB">
        <w:rPr>
          <w:rFonts w:ascii="Times New Roman" w:hAnsi="Times New Roman"/>
          <w:lang w:val="en-GB"/>
        </w:rPr>
        <w:t>Pros and cons</w:t>
      </w:r>
      <w:bookmarkEnd w:id="1105"/>
    </w:p>
    <w:p xmlns:wp14="http://schemas.microsoft.com/office/word/2010/wordml" w:rsidRPr="009616CB" w:rsidR="004F65E4" w:rsidP="004F65E4" w:rsidRDefault="004F65E4" w14:paraId="36F2EA9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7B48F5C3"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xmlns:wp14="http://schemas.microsoft.com/office/word/2010/wordml" w:rsidRPr="009616CB" w:rsidR="004F65E4" w:rsidP="60226960" w:rsidRDefault="001562E7" w14:paraId="685F6D84" wp14:textId="77777777" wp14:noSpellErr="1">
      <w:pPr>
        <w:pStyle w:val="ListParagraph"/>
        <w:numPr>
          <w:ilvl w:val="0"/>
          <w:numId w:val="9"/>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106">
            <w:rPr>
              <w:rFonts w:ascii="Times New Roman" w:hAnsi="Times New Roman"/>
              <w:color w:val="000000" w:themeColor="text1"/>
            </w:rPr>
          </w:rPrChange>
        </w:rPr>
        <w:t>No residual necessary</w:t>
      </w:r>
      <w:r w:rsidRPr="60226960" w:rsidR="004F65E4">
        <w:rPr>
          <w:rFonts w:ascii="Times New Roman" w:hAnsi="Times New Roman" w:eastAsia="Times New Roman" w:cs="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author="Salar Tayyib" w:date="2015-09-03T12:40:00Z" w:id="1107">
        <w:r w:rsidRPr="60226960" w:rsidR="004F65E4">
          <w:rPr>
            <w:rFonts w:ascii="Times New Roman" w:hAnsi="Times New Roman" w:eastAsia="Times New Roman" w:cs="Times New Roman"/>
            <w:color w:val="000000" w:themeColor="text1"/>
          </w:rPr>
          <w:t xml:space="preserve"> </w:t>
        </w:r>
      </w:ins>
      <w:ins w:author="Salar Tayyib" w:date="2015-09-02T12:33:00Z" w:id="1108">
        <w:r w:rsidRPr="60226960" w:rsidR="00C91D55">
          <w:rPr>
            <w:rFonts w:ascii="Times New Roman" w:hAnsi="Times New Roman" w:eastAsia="Times New Roman" w:cs="Times New Roman"/>
            <w:color w:val="000000" w:themeColor="text1"/>
          </w:rPr>
          <w:t>the inherent</w:t>
        </w:r>
        <w:r w:rsidRPr="60226960" w:rsidR="004F65E4">
          <w:rPr>
            <w:rFonts w:ascii="Times New Roman" w:hAnsi="Times New Roman" w:eastAsia="Times New Roman" w:cs="Times New Roman"/>
            <w:color w:val="000000" w:themeColor="text1"/>
          </w:rPr>
          <w:t xml:space="preserve"> </w:t>
        </w:r>
      </w:ins>
      <w:del w:author="Salar Tayyib" w:date="2015-09-02T12:33:00Z" w:id="1109">
        <w:r w:rsidRPr="009616CB" w:rsidR="004F65E4">
          <w:rPr>
            <w:rFonts w:ascii="Times New Roman" w:hAnsi="Times New Roman"/>
            <w:color w:val="000000" w:themeColor="text1"/>
          </w:rPr>
          <w:delText xml:space="preserve">its </w:delText>
        </w:r>
      </w:del>
      <w:r w:rsidRPr="60226960" w:rsidR="004F65E4">
        <w:rPr>
          <w:rFonts w:ascii="Times New Roman" w:hAnsi="Times New Roman" w:eastAsia="Times New Roman" w:cs="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1562E7" w14:paraId="217DCDD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0">
            <w:rPr>
              <w:rFonts w:ascii="Times New Roman" w:hAnsi="Times New Roman"/>
              <w:color w:val="000000" w:themeColor="text1"/>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1562E7" w14:paraId="213C5A67"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1">
            <w:rPr>
              <w:rFonts w:ascii="Times New Roman" w:hAnsi="Times New Roman"/>
              <w:color w:val="000000" w:themeColor="text1"/>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1562E7" w14:paraId="7E3AACE9"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2">
            <w:rPr>
              <w:rFonts w:ascii="Times New Roman" w:hAnsi="Times New Roman"/>
              <w:color w:val="000000" w:themeColor="text1"/>
            </w:rPr>
          </w:rPrChange>
        </w:rPr>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1562E7" w14:paraId="5989C98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3">
            <w:rPr>
              <w:rFonts w:ascii="Times New Roman" w:hAnsi="Times New Roman"/>
              <w:color w:val="000000" w:themeColor="text1"/>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1562E7" w14:paraId="215AB191"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4">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AEAFD9F"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722C67" w:rsidR="004F65E4" w:rsidP="60226960" w:rsidRDefault="001562E7" w14:paraId="4AB211CA"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5">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6">
            <w:rPr>
              <w:rFonts w:ascii="Times New Roman" w:hAnsi="Times New Roman"/>
              <w:color w:val="000000" w:themeColor="text1"/>
            </w:rPr>
          </w:rPrChange>
        </w:rPr>
        <w:t>Knowledge of prior information must be formalized</w:t>
      </w:r>
      <w:ins w:author="Josh Browning" w:date="2015-08-31T07:17:00Z" w:id="1117">
        <w:r w:rsidRPr="60226960" w:rsidR="00722C67">
          <w:rPr>
            <w:rFonts w:ascii="Times New Roman" w:hAnsi="Times New Roman" w:eastAsia="Times New Roman" w:cs="Times New Roman"/>
            <w:i w:val="1"/>
            <w:iCs w:val="1"/>
            <w:color w:val="000000" w:themeColor="text1"/>
          </w:rPr>
          <w:t>.</w:t>
        </w:r>
      </w:ins>
    </w:p>
    <w:p xmlns:wp14="http://schemas.microsoft.com/office/word/2010/wordml" w:rsidRPr="00722C67" w:rsidR="004F65E4" w:rsidP="60226960" w:rsidRDefault="001562E7" w14:paraId="75215B43"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8">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9">
            <w:rPr>
              <w:rFonts w:ascii="Times New Roman" w:hAnsi="Times New Roman"/>
              <w:color w:val="000000" w:themeColor="text1"/>
            </w:rPr>
          </w:rPrChange>
        </w:rPr>
        <w:t>Statistically complex procedure; data and IT intensive</w:t>
      </w:r>
      <w:ins w:author="Josh Browning" w:date="2015-08-31T07:17:00Z" w:id="1120">
        <w:r w:rsidRPr="60226960" w:rsidR="00722C67">
          <w:rPr>
            <w:rFonts w:ascii="Times New Roman" w:hAnsi="Times New Roman" w:eastAsia="Times New Roman" w:cs="Times New Roman"/>
            <w:i w:val="1"/>
            <w:iCs w:val="1"/>
            <w:color w:val="000000" w:themeColor="text1"/>
          </w:rPr>
          <w:t>.</w:t>
        </w:r>
      </w:ins>
    </w:p>
    <w:p xmlns:wp14="http://schemas.microsoft.com/office/word/2010/wordml" w:rsidRPr="009616CB" w:rsidR="004F65E4" w:rsidP="003C6AA5" w:rsidRDefault="001562E7" w14:paraId="3F591147"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1">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1562E7" w14:paraId="1FAB0834"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2">
            <w:rPr>
              <w:rFonts w:ascii="Times New Roman" w:hAnsi="Times New Roman"/>
              <w:color w:val="000000" w:themeColor="text1"/>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02D04BD"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3460446F" wp14:textId="77777777">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3"/>
      </w:r>
    </w:p>
    <w:p xmlns:wp14="http://schemas.microsoft.com/office/word/2010/wordml" w:rsidRPr="009616CB" w:rsidR="004F65E4" w:rsidP="004F65E4" w:rsidRDefault="004F65E4" w14:paraId="453AEC3A"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1123">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4AA4176"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4DCE2B11"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57C4160E"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4F65E4" w14:paraId="2122E7E3"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The FAO Statistics Division collects information from different sources and assigns different reliability levels to the various sources. These reliability levels are encapsulated in the FAO </w:t>
      </w:r>
      <w:ins w:author="Salar Tayyib" w:date="2015-09-02T12:34:00Z" w:id="1124">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flags</w:t>
      </w:r>
      <w:ins w:author="Salar Tayyib" w:date="2015-09-02T12:34:00Z" w:id="1125">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system. The flags </w:t>
      </w:r>
      <w:ins w:author="Salar Tayyib" w:date="2015-09-02T12:34:00Z" w:id="1126">
        <w:r w:rsidRPr="60226960" w:rsidR="00C91D55">
          <w:rPr>
            <w:rFonts w:ascii="Times New Roman" w:hAnsi="Times New Roman" w:eastAsia="Times New Roman" w:cs="Times New Roman"/>
            <w:color w:val="000000" w:themeColor="text1"/>
          </w:rPr>
          <w:t xml:space="preserve">are </w:t>
        </w:r>
      </w:ins>
      <w:del w:author="Salar Tayyib" w:date="2015-09-02T12:34:00Z" w:id="1127">
        <w:r w:rsidRPr="009616CB">
          <w:rPr>
            <w:rFonts w:ascii="Times New Roman" w:hAnsi="Times New Roman"/>
            <w:color w:val="000000" w:themeColor="text1"/>
          </w:rPr>
          <w:delText xml:space="preserve">have been </w:delText>
        </w:r>
      </w:del>
      <w:r w:rsidRPr="60226960">
        <w:rPr>
          <w:rFonts w:ascii="Times New Roman" w:hAnsi="Times New Roman" w:eastAsia="Times New Roman" w:cs="Times New Roman"/>
          <w:color w:val="000000" w:themeColor="text1"/>
        </w:rPr>
        <w:t xml:space="preserve">used to approximate confidence ranges </w:t>
      </w:r>
      <w:del w:author="Josh Browning" w:date="2015-09-03T12:40:00Z" w:id="1128">
        <w:r w:rsidRPr="009616CB">
          <w:rPr>
            <w:rFonts w:ascii="Times New Roman" w:hAnsi="Times New Roman"/>
            <w:color w:val="000000" w:themeColor="text1"/>
          </w:rPr>
          <w:delText>in</w:delText>
        </w:r>
      </w:del>
      <w:ins w:author="Josh Browning" w:date="2015-08-31T07:20:00Z" w:id="1129">
        <w:r w:rsidRPr="60226960" w:rsidR="00722C67">
          <w:rPr>
            <w:rFonts w:ascii="Times New Roman" w:hAnsi="Times New Roman" w:eastAsia="Times New Roman" w:cs="Times New Roman"/>
            <w:color w:val="000000" w:themeColor="text1"/>
          </w:rPr>
          <w:t>as</w:t>
        </w:r>
      </w:ins>
      <w:del w:author="Josh Browning" w:date="2015-08-31T07:20:00Z" w:id="1130">
        <w:r w:rsidRPr="009616CB" w:rsidDel="00722C67">
          <w:rPr>
            <w:rFonts w:ascii="Times New Roman" w:hAnsi="Times New Roman"/>
            <w:color w:val="000000" w:themeColor="text1"/>
          </w:rPr>
          <w:delText>in</w:delText>
        </w:r>
      </w:del>
      <w:del w:author="Josh Browning" w:date="2015-08-31T19:33:00Z" w:id="1131">
        <w:r w:rsidRPr="009616CB">
          <w:rPr>
            <w:rFonts w:ascii="Times New Roman" w:hAnsi="Times New Roman"/>
            <w:color w:val="000000" w:themeColor="text1"/>
          </w:rPr>
          <w:delText>in</w:delText>
        </w:r>
      </w:del>
      <w:r w:rsidRPr="60226960">
        <w:rPr>
          <w:rFonts w:ascii="Times New Roman" w:hAnsi="Times New Roman" w:eastAsia="Times New Roman" w:cs="Times New Roman"/>
          <w:color w:val="000000" w:themeColor="text1"/>
        </w:rPr>
        <w:t xml:space="preserve"> a first step.</w:t>
      </w:r>
    </w:p>
    <w:p xmlns:wp14="http://schemas.microsoft.com/office/word/2010/wordml" w:rsidRPr="009616CB" w:rsidR="004F65E4" w:rsidP="004F65E4" w:rsidRDefault="004F65E4" w14:paraId="0C14D9D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Five levels of confidence are distinguished as default values </w:t>
      </w:r>
      <w:del w:author="Josh Browning" w:date="2015-08-31T07:20:00Z" w:id="1132">
        <w:r w:rsidRPr="009616CB">
          <w:rPr>
            <w:rFonts w:ascii="Times New Roman" w:hAnsi="Times New Roman" w:cs="Times New Roman"/>
            <w:color w:val="000000" w:themeColor="text1"/>
            <w:lang w:val="en-GB"/>
          </w:rPr>
          <w:delText xml:space="preserve">for </w:delText>
        </w:r>
      </w:del>
      <w:r w:rsidRPr="60226960">
        <w:rPr>
          <w:rFonts w:ascii="Times New Roman" w:hAnsi="Times New Roman" w:eastAsia="Times New Roman" w:cs="Times New Roman"/>
          <w:color w:val="000000" w:themeColor="text1"/>
          <w:lang w:val="en-GB"/>
        </w:rPr>
        <w:t xml:space="preserve">to arrive at confidence intervals around an expected value. The highest confidence is placed on official </w:t>
      </w:r>
      <w:ins w:author="Salar Tayyib" w:date="2015-09-02T12:35:00Z" w:id="1133">
        <w:r w:rsidRPr="60226960" w:rsidR="00C91D55">
          <w:rPr>
            <w:rFonts w:ascii="Times New Roman" w:hAnsi="Times New Roman" w:eastAsia="Times New Roman" w:cs="Times New Roman"/>
            <w:color w:val="000000" w:themeColor="text1"/>
            <w:lang w:val="en-GB"/>
          </w:rPr>
          <w:t>numbers/</w:t>
        </w:r>
      </w:ins>
      <w:r w:rsidRPr="60226960">
        <w:rPr>
          <w:rFonts w:ascii="Times New Roman" w:hAnsi="Times New Roman" w:eastAsia="Times New Roman" w:cs="Times New Roman"/>
          <w:color w:val="000000" w:themeColor="text1"/>
          <w:lang w:val="en-GB"/>
        </w:rPr>
        <w:t>estimates, which would be taken as point estimates without</w:t>
      </w:r>
      <w:ins w:author="Josh Browning" w:date="2015-09-03T12:40:00Z" w:id="1134">
        <w:r w:rsidRPr="60226960">
          <w:rPr>
            <w:rFonts w:ascii="Times New Roman" w:hAnsi="Times New Roman" w:eastAsia="Times New Roman" w:cs="Times New Roman"/>
            <w:color w:val="000000" w:themeColor="text1"/>
            <w:lang w:val="en-GB"/>
          </w:rPr>
          <w:t xml:space="preserve"> </w:t>
        </w:r>
      </w:ins>
      <w:ins w:author="Josh Browning" w:date="2015-08-31T07:20:00Z" w:id="1135">
        <w:r w:rsidRPr="60226960" w:rsidR="00722C67">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author="Salar Tayyib" w:date="2015-09-02T12:35:00Z" w:id="1136">
        <w:r w:rsidRPr="60226960" w:rsidR="00C91D55">
          <w:rPr>
            <w:rFonts w:ascii="Times New Roman" w:hAnsi="Times New Roman" w:eastAsia="Times New Roman" w:cs="Times New Roman"/>
            <w:color w:val="000000" w:themeColor="text1"/>
            <w:lang w:val="en-GB"/>
          </w:rPr>
          <w:t>are</w:t>
        </w:r>
      </w:ins>
      <w:del w:author="Salar Tayyib" w:date="2015-09-02T12:35:00Z" w:id="1137">
        <w:r w:rsidRPr="009616CB" w:rsidDel="00C91D55">
          <w:rPr>
            <w:rFonts w:ascii="Times New Roman" w:hAnsi="Times New Roman" w:cs="Times New Roman"/>
            <w:color w:val="000000" w:themeColor="text1"/>
            <w:lang w:val="en-GB"/>
          </w:rPr>
          <w:delText>is</w:delText>
        </w:r>
      </w:del>
      <w:ins w:author="Josh Browning" w:date="2015-08-31T07:21:00Z" w:id="1138">
        <w:r w:rsidRPr="60226960" w:rsidR="00EB3FC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assigned to imputed or missing data from countries with very weak statistical systems. </w:t>
      </w:r>
      <w:r w:rsidRPr="60226960">
        <w:rPr>
          <w:rFonts w:ascii="Times New Roman" w:hAnsi="Times New Roman" w:eastAsia="Times New Roman" w:cs="Times New Roman"/>
          <w:color w:val="000000" w:themeColor="text1"/>
          <w:lang w:val="en-GB"/>
        </w:rPr>
        <w:t>An example, categorizing these levels of confidence is provided below:</w:t>
      </w:r>
    </w:p>
    <w:p xmlns:wp14="http://schemas.microsoft.com/office/word/2010/wordml" w:rsidRPr="009616CB" w:rsidR="004F65E4" w:rsidP="004F65E4" w:rsidRDefault="004F65E4" w14:paraId="43C9299E" wp14:textId="77777777">
      <w:pPr>
        <w:pStyle w:val="Caption"/>
        <w:rPr>
          <w:rFonts w:ascii="Times New Roman" w:hAnsi="Times New Roman" w:cs="Times New Roman"/>
          <w:i w:val="0"/>
          <w:lang w:val="en-GB"/>
        </w:rPr>
      </w:pPr>
      <w:bookmarkStart w:name="_Toc421026236" w:id="1139"/>
      <w:bookmarkStart w:name="_Toc428423542" w:id="1140"/>
      <w:r w:rsidRPr="009616CB">
        <w:rPr>
          <w:rFonts w:ascii="Times New Roman" w:hAnsi="Times New Roman" w:cs="Times New Roman"/>
          <w:i w:val="0"/>
          <w:lang w:val="en-GB"/>
        </w:rPr>
        <w:t xml:space="preserve">Table </w:t>
      </w:r>
      <w:r w:rsidRPr="009616CB" w:rsidR="001562E7">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1562E7">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Pr="009616CB" w:rsidR="001562E7">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139"/>
      <w:bookmarkEnd w:id="1140"/>
    </w:p>
    <w:tbl>
      <w:tblPr>
        <w:tblStyle w:val="TableClassic1"/>
        <w:tblW w:w="0" w:type="auto"/>
        <w:tblLook w:val="04A0" w:firstRow="1" w:lastRow="0" w:firstColumn="1" w:lastColumn="0" w:noHBand="0" w:noVBand="1"/>
      </w:tblPr>
      <w:tblGrid>
        <w:gridCol w:w="1377"/>
        <w:gridCol w:w="1218"/>
        <w:gridCol w:w="2697"/>
      </w:tblGrid>
      <w:tr xmlns:wp14="http://schemas.microsoft.com/office/word/2010/wordml" w:rsidRPr="009616CB" w:rsidR="004F65E4" w:rsidTr="009571C8" w14:paraId="40AF2E9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443214"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2E803324"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17586352"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6F3D935D"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5BDB2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7B157C19"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9EE59E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573623C4"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12B100"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79C4E0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3149F99A"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77CE110C"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78C17B7"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01D980C7"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52DBD3C0"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1333884F"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7EDE33B"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6423EB11"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E07354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27340998"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669644" wp14:textId="77777777">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Pr="009616CB" w:rsidR="004F65E4" w:rsidP="004F65E4" w:rsidRDefault="004F65E4" w14:paraId="41FF9D98"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0DC45D3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688A5FA3"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27B3C6"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25617C7B"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2ECD2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author="Salar Tayyib" w:date="2015-09-02T12:36:00Z" w:id="1141">
        <w:r w:rsidRPr="60226960" w:rsidR="00992213">
          <w:rPr>
            <w:rFonts w:ascii="Times New Roman" w:hAnsi="Times New Roman" w:eastAsia="Times New Roman" w:cs="Times New Roman"/>
            <w:color w:val="000000" w:themeColor="text1"/>
          </w:rPr>
          <w:t>, which however do not provide a full global coverage.</w:t>
        </w:r>
      </w:ins>
      <w:del w:author="Salar Tayyib" w:date="2015-09-02T12:36:00Z" w:id="1142">
        <w:r w:rsidRPr="009616CB" w:rsidDel="00992213">
          <w:rPr>
            <w:rFonts w:ascii="Times New Roman" w:hAnsi="Times New Roman"/>
            <w:color w:val="000000" w:themeColor="text1"/>
          </w:rPr>
          <w:delText>.</w:delText>
        </w:r>
      </w:del>
      <w:del w:author="Salar Tayyib" w:date="2015-09-03T12:40:00Z" w:id="1143">
        <w:r w:rsidRPr="009616CB">
          <w:rPr>
            <w:rFonts w:ascii="Times New Roman" w:hAnsi="Times New Roman"/>
            <w:color w:val="000000" w:themeColor="text1"/>
          </w:rPr>
          <w:delText>.</w:delText>
        </w:r>
      </w:del>
      <w:del w:author="Salar Tayyib" w:date="2015-09-02T12:36:00Z" w:id="1144">
        <w:r w:rsidRPr="009616CB">
          <w:rPr>
            <w:rFonts w:ascii="Times New Roman" w:hAnsi="Times New Roman"/>
            <w:color w:val="000000" w:themeColor="text1"/>
          </w:rPr>
          <w:delText xml:space="preserve"> </w:delText>
        </w:r>
      </w:del>
    </w:p>
    <w:p xmlns:wp14="http://schemas.microsoft.com/office/word/2010/wordml" w:rsidRPr="009616CB" w:rsidR="004F65E4" w:rsidP="004F65E4" w:rsidRDefault="004F65E4" w14:paraId="65ADDF2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4F65E4" w14:paraId="624E5FF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FBS compilers at country level may want to use the FAO confidence intervals as a first approximation of the quality of the estimates. Country level FBS compilers are likely to have more </w:t>
      </w:r>
      <w:ins w:author="Josh Browning" w:date="2015-08-31T07:22:00Z" w:id="1145">
        <w:r w:rsidRPr="60226960" w:rsidR="00EB3FCC">
          <w:rPr>
            <w:rFonts w:ascii="Times New Roman" w:hAnsi="Times New Roman" w:eastAsia="Times New Roman" w:cs="Times New Roman"/>
            <w:color w:val="000000" w:themeColor="text1"/>
          </w:rPr>
          <w:t xml:space="preserve">information </w:t>
        </w:r>
        <w:proofErr w:type="gramStart"/>
        <w:r w:rsidRPr="60226960" w:rsidR="00EB3FCC">
          <w:rPr>
            <w:rFonts w:ascii="Times New Roman" w:hAnsi="Times New Roman" w:eastAsia="Times New Roman" w:cs="Times New Roman"/>
            <w:color w:val="000000" w:themeColor="text1"/>
          </w:rPr>
          <w:t>available,</w:t>
        </w:r>
        <w:proofErr w:type="gramEnd"/>
        <w:r w:rsidRPr="60226960" w:rsidR="00EB3FCC">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and more reliable information</w:t>
      </w:r>
      <w:ins w:author="Josh Browning" w:date="2015-08-31T07:22:00Z" w:id="1146">
        <w:r w:rsidRPr="60226960" w:rsidR="00EB3FCC">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14ACE8D3" wp14:textId="77777777">
      <w:pPr>
        <w:pStyle w:val="Heading2"/>
      </w:pPr>
      <w:bookmarkStart w:name="_Toc421025843" w:id="1147"/>
      <w:bookmarkStart w:name="_Toc428383829" w:id="1148"/>
      <w:bookmarkStart w:name="_Toc428436051" w:id="1149"/>
      <w:bookmarkStart w:name="_Toc428436352" w:id="1150"/>
      <w:bookmarkStart w:name="_Toc428436478" w:id="1151"/>
      <w:r w:rsidRPr="009616CB">
        <w:t>Standardization</w:t>
      </w:r>
      <w:bookmarkEnd w:id="1147"/>
      <w:bookmarkEnd w:id="1148"/>
      <w:bookmarkEnd w:id="1149"/>
      <w:bookmarkEnd w:id="1150"/>
      <w:bookmarkEnd w:id="1151"/>
    </w:p>
    <w:p xmlns:wp14="http://schemas.microsoft.com/office/word/2010/wordml" w:rsidRPr="009616CB" w:rsidR="004F65E4" w:rsidP="009571C8" w:rsidRDefault="004F65E4" w14:paraId="5E1C7585" wp14:textId="77777777">
      <w:pPr>
        <w:pStyle w:val="Heading3"/>
        <w:rPr>
          <w:rFonts w:ascii="Times New Roman" w:hAnsi="Times New Roman"/>
          <w:lang w:val="en-GB"/>
        </w:rPr>
      </w:pPr>
      <w:bookmarkStart w:name="_Toc421025844" w:id="115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1152"/>
    </w:p>
    <w:p xmlns:wp14="http://schemas.microsoft.com/office/word/2010/wordml" w:rsidRPr="009616CB" w:rsidR="004F65E4" w:rsidP="004F65E4" w:rsidRDefault="004F65E4" w14:paraId="640FB19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In general</w:t>
      </w:r>
      <w:r w:rsidRPr="60226960">
        <w:rPr>
          <w:rStyle w:val="FootnoteReference"/>
          <w:rFonts w:ascii="Times New Roman" w:hAnsi="Times New Roman" w:eastAsia="Times New Roman" w:cs="Times New Roman"/>
          <w:color w:val="000000" w:themeColor="text1"/>
          <w:lang w:val="en-GB"/>
        </w:rPr>
        <w:footnoteReference w:id="34"/>
      </w:r>
      <w:r w:rsidRPr="60226960">
        <w:rPr>
          <w:rFonts w:ascii="Times New Roman" w:hAnsi="Times New Roman" w:eastAsia="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1153">
        <w:r w:rsidRPr="60226960" w:rsidR="00C84C98">
          <w:rPr>
            <w:rFonts w:ascii="Times New Roman" w:hAnsi="Times New Roman" w:eastAsia="Times New Roman" w:cs="Times New Roman"/>
            <w:color w:val="000000" w:themeColor="text1"/>
            <w:lang w:val="en-GB"/>
          </w:rPr>
          <w:t xml:space="preserve"> available</w:t>
        </w:r>
      </w:ins>
      <w:r w:rsidRPr="60226960">
        <w:rPr>
          <w:rFonts w:ascii="Times New Roman" w:hAnsi="Times New Roman" w:eastAsia="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hAnsi="Times New Roman" w:eastAsia="Times New Roman" w:cs="Times New Roman"/>
          <w:color w:val="000000" w:themeColor="text1"/>
          <w:vertAlign w:val="superscript"/>
          <w:lang w:val="en-GB"/>
        </w:rPr>
        <w:t>st</w:t>
      </w:r>
      <w:r w:rsidRPr="60226960">
        <w:rPr>
          <w:rFonts w:ascii="Times New Roman" w:hAnsi="Times New Roman" w:eastAsia="Times New Roman" w:cs="Times New Roman"/>
          <w:color w:val="000000" w:themeColor="text1"/>
          <w:lang w:val="en-GB"/>
        </w:rPr>
        <w:t xml:space="preserve"> level of processing), bread or pastry (2</w:t>
      </w:r>
      <w:r w:rsidRPr="60226960">
        <w:rPr>
          <w:rFonts w:ascii="Times New Roman" w:hAnsi="Times New Roman" w:eastAsia="Times New Roman" w:cs="Times New Roman"/>
          <w:color w:val="000000" w:themeColor="text1"/>
          <w:vertAlign w:val="superscript"/>
          <w:lang w:val="en-GB"/>
        </w:rPr>
        <w:t>nd</w:t>
      </w:r>
      <w:r w:rsidRPr="60226960">
        <w:rPr>
          <w:rFonts w:ascii="Times New Roman" w:hAnsi="Times New Roman" w:eastAsia="Times New Roman" w:cs="Times New Roman"/>
          <w:color w:val="000000" w:themeColor="text1"/>
          <w:lang w:val="en-GB"/>
        </w:rPr>
        <w:t xml:space="preserve"> level of processing) or even more processed forms. </w:t>
      </w:r>
    </w:p>
    <w:p xmlns:wp14="http://schemas.microsoft.com/office/word/2010/wordml" w:rsidRPr="009616CB" w:rsidR="004F65E4" w:rsidP="004F65E4" w:rsidRDefault="004F65E4" w14:paraId="7329C0FB"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1154">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author="Josh Browning" w:date="2015-08-31T07:23:00Z" w:id="1155">
        <w:r w:rsidRPr="60226960" w:rsidR="00C84C98">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the same holds for all other cereals and indeed many primary products. </w:t>
      </w:r>
    </w:p>
    <w:p xmlns:wp14="http://schemas.microsoft.com/office/word/2010/wordml" w:rsidRPr="009616CB" w:rsidR="004F65E4" w:rsidP="004F65E4" w:rsidRDefault="004F65E4" w14:paraId="3A99C73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fact that all variables of the balance (bar production) occur in practice in forms other than their primary form</w:t>
      </w:r>
      <w:del w:author="Josh Browning" w:date="2015-08-31T07:24:00Z" w:id="1156">
        <w:r w:rsidRPr="009616CB">
          <w:rPr>
            <w:rFonts w:ascii="Times New Roman" w:hAnsi="Times New Roman" w:cs="Times New Roman"/>
            <w:color w:val="000000" w:themeColor="text1"/>
            <w:szCs w:val="24"/>
            <w:lang w:val="en-GB"/>
          </w:rPr>
          <w:delText>s</w:delText>
        </w:r>
      </w:del>
      <w:proofErr w:type="gramStart"/>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all variables need to be converted back to primary equivalents. This allows comparisons of the various variables with each other, and eventually the union of them together into a balance. </w:t>
      </w:r>
      <w:ins w:author="Josh Browning" w:date="2015-08-31T07:24:00Z" w:id="1157">
        <w:r w:rsidRPr="60226960" w:rsidR="00C84C98">
          <w:rPr>
            <w:rFonts w:ascii="Times New Roman" w:hAnsi="Times New Roman" w:eastAsia="Times New Roman" w:cs="Times New Roman"/>
            <w:color w:val="000000" w:themeColor="text1"/>
            <w:lang w:val="en-GB"/>
          </w:rPr>
          <w:t xml:space="preserve">Put </w:t>
        </w:r>
      </w:ins>
      <w:del w:author="Josh Browning" w:date="2015-08-31T07:24:00Z" w:id="1158">
        <w:r w:rsidRPr="009616CB" w:rsidDel="00C84C98">
          <w:rPr>
            <w:rFonts w:ascii="Times New Roman" w:hAnsi="Times New Roman" w:cs="Times New Roman"/>
            <w:color w:val="000000" w:themeColor="text1"/>
            <w:szCs w:val="24"/>
            <w:lang w:val="en-GB"/>
          </w:rPr>
          <w:delText>D</w:delText>
        </w:r>
      </w:del>
      <w:ins w:author="Josh Browning" w:date="2015-08-31T07:24:00Z" w:id="1159">
        <w:r w:rsidRPr="60226960" w:rsidR="00C84C98">
          <w:rPr>
            <w:rFonts w:ascii="Times New Roman" w:hAnsi="Times New Roman" w:eastAsia="Times New Roman" w:cs="Times New Roman"/>
            <w:color w:val="000000" w:themeColor="text1"/>
            <w:lang w:val="en-GB"/>
          </w:rPr>
          <w:t>d</w:t>
        </w:r>
      </w:ins>
      <w:ins w:author="Josh Browning" w:date="2015-08-31T19:33:00Z" w:id="1160">
        <w:r w:rsidRPr="60226960">
          <w:rPr>
            <w:rFonts w:ascii="Times New Roman" w:hAnsi="Times New Roman" w:eastAsia="Times New Roman" w:cs="Times New Roman"/>
            <w:color w:val="000000" w:themeColor="text1"/>
            <w:lang w:val="en-GB"/>
          </w:rPr>
          <w:t>ifferently</w:t>
        </w:r>
      </w:ins>
      <w:del w:author="Josh Browning" w:date="2015-08-31T19:33:00Z" w:id="1161">
        <w:r w:rsidRPr="009616CB">
          <w:rPr>
            <w:rFonts w:ascii="Times New Roman" w:hAnsi="Times New Roman" w:cs="Times New Roman"/>
            <w:color w:val="000000" w:themeColor="text1"/>
            <w:szCs w:val="24"/>
            <w:lang w:val="en-GB"/>
          </w:rPr>
          <w:delText>Differently</w:delText>
        </w:r>
      </w:del>
      <w:del w:author="Josh Browning" w:date="2015-08-31T07:24:00Z" w:id="1162">
        <w:r w:rsidRPr="009616CB">
          <w:rPr>
            <w:rFonts w:ascii="Times New Roman" w:hAnsi="Times New Roman" w:cs="Times New Roman"/>
            <w:color w:val="000000" w:themeColor="text1"/>
            <w:szCs w:val="24"/>
            <w:lang w:val="en-GB"/>
          </w:rPr>
          <w:delText xml:space="preserve"> put</w:delText>
        </w:r>
      </w:del>
      <w:r w:rsidRPr="60226960">
        <w:rPr>
          <w:rFonts w:ascii="Times New Roman" w:hAnsi="Times New Roman" w:eastAsia="Times New Roman" w:cs="Times New Roman"/>
          <w:color w:val="000000" w:themeColor="text1"/>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1163">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which all need to be “rolled-up” into their primary equivalents. Supply and use of these processed products are also put into balances, which are here referred to as Supply Utilization Accounts (SUAs), </w:t>
      </w:r>
      <w:r w:rsidRPr="60226960">
        <w:rPr>
          <w:rFonts w:ascii="Times New Roman" w:hAnsi="Times New Roman" w:eastAsia="Times New Roman" w:cs="Times New Roman"/>
          <w:color w:val="000000" w:themeColor="text1"/>
          <w:lang w:val="en-GB"/>
        </w:rPr>
        <w:lastRenderedPageBreak/>
        <w:t>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351B3B7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72FD9AB3" wp14:textId="77777777" wp14:noSpellErr="1">
      <w:pPr>
        <w:jc w:val="both"/>
        <w:rPr>
          <w:rFonts w:ascii="Times New Roman" w:hAnsi="Times New Roman" w:cs="Times New Roman"/>
          <w:color w:val="000000" w:themeColor="text1"/>
          <w:szCs w:val="24"/>
          <w:lang w:val="en-GB"/>
        </w:rPr>
      </w:pPr>
      <w:r w:rsidRPr="483DA69D">
        <w:rPr>
          <w:rFonts w:ascii="Times New Roman" w:hAnsi="Times New Roman" w:eastAsia="Times New Roman" w:cs="Times New Roman"/>
          <w:i w:val="1"/>
          <w:iCs w:val="1"/>
          <w:color w:val="000000" w:themeColor="text1"/>
          <w:lang w:val="en-GB"/>
        </w:rPr>
        <w:t>Extraction rates (ERs).</w:t>
      </w:r>
      <w:r w:rsidRPr="60226960">
        <w:rPr>
          <w:rFonts w:ascii="Times New Roman" w:hAnsi="Times New Roman" w:eastAsia="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author="Valentina" w:date="2015-09-03T14:27:00Z" w:id="1164">
        <w:r w:rsidRPr="009616CB" w:rsidDel="00891363">
          <w:rPr>
            <w:rFonts w:ascii="Times New Roman" w:hAnsi="Times New Roman" w:cs="Times New Roman"/>
            <w:color w:val="000000" w:themeColor="text1"/>
            <w:szCs w:val="24"/>
            <w:lang w:val="en-GB"/>
          </w:rPr>
          <w:delText xml:space="preserve">shift </w:delText>
        </w:r>
      </w:del>
      <w:ins w:author="Valentina" w:date="2015-09-03T14:27:00Z" w:id="1165">
        <w:r w:rsidRPr="60226960" w:rsidR="00891363">
          <w:rPr>
            <w:rFonts w:ascii="Times New Roman" w:hAnsi="Times New Roman" w:eastAsia="Times New Roman" w:cs="Times New Roman"/>
            <w:color w:val="000000" w:themeColor="text1"/>
            <w:lang w:val="en-GB"/>
          </w:rPr>
          <w:t>change</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w:t>
      </w:r>
      <w:del w:author="Valentina" w:date="2015-09-03T14:27:00Z" w:id="1166">
        <w:r w:rsidRPr="009616CB" w:rsidDel="00891363">
          <w:rPr>
            <w:rFonts w:ascii="Times New Roman" w:hAnsi="Times New Roman" w:cs="Times New Roman"/>
            <w:color w:val="000000" w:themeColor="text1"/>
            <w:szCs w:val="24"/>
            <w:lang w:val="en-GB"/>
          </w:rPr>
          <w:delText xml:space="preserve">the </w:delText>
        </w:r>
      </w:del>
      <w:ins w:author="Valentina" w:date="2015-09-03T14:27:00Z" w:id="1167">
        <w:r w:rsidRPr="60226960" w:rsidR="00891363">
          <w:rPr>
            <w:rFonts w:ascii="Times New Roman" w:hAnsi="Times New Roman" w:eastAsia="Times New Roman" w:cs="Times New Roman"/>
            <w:color w:val="000000" w:themeColor="text1"/>
            <w:lang w:val="en-GB"/>
          </w:rPr>
          <w:t>product</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definition</w:t>
      </w:r>
      <w:ins w:author="Valentina" w:date="2015-09-03T14:27:00Z" w:id="1168">
        <w:r w:rsidRPr="60226960" w:rsidR="00891363">
          <w:rPr>
            <w:rFonts w:ascii="Times New Roman" w:hAnsi="Times New Roman" w:eastAsia="Times New Roman" w:cs="Times New Roman"/>
            <w:color w:val="000000" w:themeColor="text1"/>
            <w:lang w:val="en-GB"/>
          </w:rPr>
          <w:t>s</w:t>
        </w:r>
      </w:ins>
      <w:del w:author="Valentina" w:date="2015-09-03T14:27:00Z" w:id="1169">
        <w:r w:rsidRPr="009616CB" w:rsidDel="00891363">
          <w:rPr>
            <w:rFonts w:ascii="Times New Roman" w:hAnsi="Times New Roman" w:cs="Times New Roman"/>
            <w:color w:val="000000" w:themeColor="text1"/>
            <w:szCs w:val="24"/>
            <w:lang w:val="en-GB"/>
          </w:rPr>
          <w:delText xml:space="preserve"> in the product definition</w:delText>
        </w:r>
      </w:del>
      <w:r w:rsidRPr="60226960">
        <w:rPr>
          <w:rFonts w:ascii="Times New Roman" w:hAnsi="Times New Roman" w:eastAsia="Times New Roman" w:cs="Times New Roman"/>
          <w:color w:val="000000" w:themeColor="text1"/>
          <w:lang w:val="en-GB"/>
        </w:rPr>
        <w:t xml:space="preserve">, brought about by the shift to the </w:t>
      </w:r>
      <w:ins w:author="Valentina" w:date="2015-09-03T14:27:00Z" w:id="1170">
        <w:r w:rsidRPr="60226960" w:rsidR="00891363">
          <w:rPr>
            <w:rFonts w:ascii="Times New Roman" w:hAnsi="Times New Roman" w:eastAsia="Times New Roman" w:cs="Times New Roman"/>
            <w:color w:val="000000" w:themeColor="text1"/>
            <w:lang w:val="en-GB"/>
          </w:rPr>
          <w:t xml:space="preserve">UN </w:t>
        </w:r>
      </w:ins>
      <w:r w:rsidRPr="60226960">
        <w:rPr>
          <w:rFonts w:ascii="Times New Roman" w:hAnsi="Times New Roman" w:eastAsia="Times New Roman" w:cs="Times New Roman"/>
          <w:color w:val="000000" w:themeColor="text1"/>
          <w:lang w:val="en-GB"/>
        </w:rPr>
        <w:t xml:space="preserve">Central Product Classification (CPC). </w:t>
      </w:r>
      <w:r w:rsidRPr="483DA69D">
        <w:rPr>
          <w:rFonts w:ascii="Times New Roman" w:hAnsi="Times New Roman" w:eastAsia="Times New Roman" w:cs="Times New Roman"/>
          <w:strike w:val="1"/>
          <w:color w:val="000000" w:themeColor="text1"/>
          <w:lang w:val="en-GB"/>
        </w:rPr>
        <w:t>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09E3F71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author="Salar Tayyib" w:date="2015-09-02T12:39:00Z" w:id="1171">
        <w:r w:rsidRPr="60226960" w:rsidR="00992213">
          <w:rPr>
            <w:rFonts w:ascii="Times New Roman" w:hAnsi="Times New Roman" w:eastAsia="Times New Roman" w:cs="Times New Roman"/>
            <w:color w:val="000000" w:themeColor="text1"/>
            <w:lang w:val="en-GB"/>
          </w:rPr>
          <w:t xml:space="preserve">in this case </w:t>
        </w:r>
      </w:ins>
      <w:r w:rsidRPr="60226960">
        <w:rPr>
          <w:rFonts w:ascii="Times New Roman" w:hAnsi="Times New Roman" w:eastAsia="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0EFD198C"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162DEE66"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author="Josh Browning" w:date="2015-08-31T07:27:00Z" w:id="1172">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2645357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50FCA3AF" wp14:textId="77777777">
      <w:pPr>
        <w:pStyle w:val="Heading2"/>
      </w:pPr>
      <w:bookmarkStart w:name="_Toc421025845" w:id="1173"/>
      <w:bookmarkStart w:name="_Toc428383830" w:id="1174"/>
      <w:bookmarkStart w:name="_Toc428436052" w:id="1175"/>
      <w:bookmarkStart w:name="_Toc428436353" w:id="1176"/>
      <w:bookmarkStart w:name="_Toc428436479" w:id="1177"/>
      <w:r w:rsidRPr="009616CB">
        <w:t>SUAs and processed products</w:t>
      </w:r>
      <w:bookmarkEnd w:id="1173"/>
      <w:bookmarkEnd w:id="1174"/>
      <w:bookmarkEnd w:id="1175"/>
      <w:bookmarkEnd w:id="1176"/>
      <w:bookmarkEnd w:id="1177"/>
    </w:p>
    <w:p xmlns:wp14="http://schemas.microsoft.com/office/word/2010/wordml" w:rsidRPr="009616CB" w:rsidR="004F65E4" w:rsidP="004F65E4" w:rsidRDefault="004F65E4" w14:paraId="737BEE05"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178"/>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178"/>
      <w:r w:rsidR="00C84C98">
        <w:rPr>
          <w:rStyle w:val="CommentReference"/>
        </w:rPr>
        <w:commentReference w:id="1178"/>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20EAA43" wp14:textId="77777777">
      <w:pPr>
        <w:pStyle w:val="Heading2"/>
      </w:pPr>
      <w:bookmarkStart w:name="_Toc421025846" w:id="1179"/>
      <w:bookmarkStart w:name="_Toc428383831" w:id="1180"/>
      <w:bookmarkStart w:name="_Toc428436053" w:id="1181"/>
      <w:bookmarkStart w:name="_Toc428436354" w:id="1182"/>
      <w:bookmarkStart w:name="_Toc428436480" w:id="1183"/>
      <w:r w:rsidRPr="009616CB">
        <w:t>SUAs and commodity trees</w:t>
      </w:r>
      <w:bookmarkEnd w:id="1179"/>
      <w:bookmarkEnd w:id="1180"/>
      <w:bookmarkEnd w:id="1181"/>
      <w:bookmarkEnd w:id="1182"/>
      <w:bookmarkEnd w:id="1183"/>
    </w:p>
    <w:p xmlns:wp14="http://schemas.microsoft.com/office/word/2010/wordml" w:rsidRPr="009616CB" w:rsidR="004F65E4" w:rsidP="004F65E4" w:rsidRDefault="004F65E4" w14:paraId="17BCC33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9D4D5F">
        <w:fldChar w:fldCharType="begin"/>
      </w:r>
      <w:r w:rsidR="009D4D5F">
        <w:instrText xml:space="preserve"> REF _Ref421004099 \h  \* MERGEFORMAT </w:instrText>
      </w:r>
      <w:r w:rsidR="009D4D5F">
        <w:fldChar w:fldCharType="separate"/>
      </w:r>
      <w:ins w:author="Onno Hoffmeister (ESS)" w:date="2015-09-08T14:05:00Z" w:id="1184">
        <w:r w:rsidRPr="60226960" w:rsidR="000B360D">
          <w:rPr>
            <w:rFonts w:ascii="Times New Roman" w:hAnsi="Times New Roman" w:eastAsia="Times New Roman" w:cs="Times New Roman"/>
            <w:lang w:val="en-GB"/>
            <w:rPrChange w:author="Onno Hoffmeister (ESS)" w:date="2015-09-08T14:05:00Z" w:id="1185">
              <w:rPr>
                <w:rFonts w:ascii="Times New Roman" w:hAnsi="Times New Roman" w:cs="Times New Roman"/>
                <w:lang w:val="en-GB"/>
              </w:rPr>
            </w:rPrChange>
          </w:rPr>
          <w:t>Figure 2</w:t>
        </w:r>
      </w:ins>
      <w:del w:author="Onno Hoffmeister (ESS)" w:date="2015-09-08T14:05:00Z" w:id="1186">
        <w:r w:rsidRPr="009616CB" w:rsidDel="000B360D" w:rsidR="000854D5">
          <w:rPr>
            <w:rFonts w:ascii="Times New Roman" w:hAnsi="Times New Roman" w:cs="Times New Roman"/>
            <w:szCs w:val="24"/>
            <w:lang w:val="en-GB"/>
          </w:rPr>
          <w:delText>Figure 2</w:delText>
        </w:r>
      </w:del>
      <w:r w:rsidR="009D4D5F">
        <w:fldChar w:fldCharType="end"/>
      </w:r>
      <w:r w:rsidRPr="60226960">
        <w:rPr>
          <w:rFonts w:ascii="Times New Roman" w:hAnsi="Times New Roman" w:eastAsia="Times New Roman" w:cs="Times New Roman"/>
          <w:color w:val="000000" w:themeColor="text1"/>
          <w:lang w:val="en-GB"/>
        </w:rPr>
        <w:t xml:space="preserve"> below and other examples in section on classification</w:t>
      </w:r>
      <w:ins w:author="Valentina" w:date="2015-09-03T14:28:00Z" w:id="1187">
        <w:r w:rsidRPr="60226960" w:rsidR="00891363">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0676B" w14:paraId="6E610E99" wp14:textId="77777777">
      <w:pPr>
        <w:keepNext/>
        <w:jc w:val="both"/>
        <w:rPr>
          <w:del w:author="Josh Browning" w:date="2015-09-03T12:40:00Z" w:id="1188"/>
          <w:rFonts w:ascii="Times New Roman" w:hAnsi="Times New Roman" w:cs="Times New Roman"/>
          <w:lang w:val="en-GB"/>
        </w:rPr>
      </w:pPr>
      <w:del w:author="Josh Browning" w:date="2015-09-03T12:40:00Z" w:id="1189">
        <w:r>
          <w:rPr>
            <w:rFonts w:ascii="Times New Roman" w:hAnsi="Times New Roman" w:cs="Times New Roman"/>
            <w:noProof/>
            <w:color w:val="000000" w:themeColor="text1"/>
            <w:szCs w:val="24"/>
            <w:lang w:eastAsia="zh-CN"/>
            <w:rPrChange w:author="Unknown" w:id="1190">
              <w:rPr>
                <w:noProof/>
                <w:lang w:eastAsia="zh-CN"/>
              </w:rPr>
            </w:rPrChange>
          </w:rPr>
          <w:lastRenderedPageBreak/>
          <w:drawing>
            <wp:inline xmlns:wp14="http://schemas.microsoft.com/office/word/2010/wordprocessingDrawing" distT="0" distB="0" distL="0" distR="0" wp14:anchorId="385EF3B0" wp14:editId="7777777">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del>
    </w:p>
    <w:p xmlns:wp14="http://schemas.microsoft.com/office/word/2010/wordml" w:rsidRPr="009616CB" w:rsidR="004F65E4" w:rsidP="004F65E4" w:rsidRDefault="0040676B" w14:paraId="2CD42CB8" wp14:textId="77777777">
      <w:pPr>
        <w:keepNext/>
        <w:jc w:val="both"/>
        <w:rPr>
          <w:ins w:author="Josh Browning" w:date="2015-09-03T12:40:00Z" w:id="1191"/>
          <w:rFonts w:ascii="Times New Roman" w:hAnsi="Times New Roman" w:cs="Times New Roman"/>
          <w:lang w:val="en-GB"/>
        </w:rPr>
      </w:pPr>
      <w:ins w:author="Josh Browning" w:date="2015-09-03T12:40:00Z" w:id="1192">
        <w:r>
          <w:rPr>
            <w:rFonts w:ascii="Times New Roman" w:hAnsi="Times New Roman" w:cs="Times New Roman"/>
            <w:noProof/>
            <w:color w:val="000000" w:themeColor="text1"/>
            <w:szCs w:val="24"/>
            <w:lang w:eastAsia="zh-CN"/>
            <w:rPrChange w:author="Unknown" w:id="1193">
              <w:rPr>
                <w:noProof/>
                <w:lang w:eastAsia="zh-CN"/>
              </w:rPr>
            </w:rPrChange>
          </w:rPr>
          <w:lastRenderedPageBreak/>
          <w:drawing>
            <wp:inline xmlns:wp14="http://schemas.microsoft.com/office/word/2010/wordprocessingDrawing" distT="0" distB="0" distL="0" distR="0" wp14:anchorId="43616B73"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xmlns:wp14="http://schemas.microsoft.com/office/word/2010/wordml" w:rsidRPr="009616CB" w:rsidR="004F65E4" w:rsidP="004F65E4" w:rsidRDefault="004F65E4" w14:paraId="11CE6DB6" wp14:textId="77777777">
      <w:pPr>
        <w:pStyle w:val="Caption"/>
        <w:jc w:val="both"/>
        <w:rPr>
          <w:rFonts w:ascii="Times New Roman" w:hAnsi="Times New Roman" w:cs="Times New Roman"/>
          <w:b/>
          <w:bCs/>
          <w:sz w:val="22"/>
          <w:szCs w:val="32"/>
          <w:lang w:val="en-GB"/>
        </w:rPr>
      </w:pPr>
      <w:bookmarkStart w:name="_Ref421004099" w:id="1194"/>
      <w:bookmarkStart w:name="_Toc421026209" w:id="1195"/>
      <w:bookmarkStart w:name="_Toc428383853" w:id="1196"/>
      <w:bookmarkStart w:name="_Toc428436785" w:id="1197"/>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Pr="009616CB" w:rsidR="001562E7">
        <w:rPr>
          <w:rFonts w:ascii="Times New Roman" w:hAnsi="Times New Roman" w:cs="Times New Roman"/>
          <w:b/>
          <w:bCs/>
          <w:sz w:val="22"/>
          <w:szCs w:val="22"/>
          <w:lang w:val="en-GB"/>
        </w:rPr>
        <w:fldChar w:fldCharType="end"/>
      </w:r>
      <w:bookmarkEnd w:id="1194"/>
      <w:r w:rsidRPr="009616CB">
        <w:rPr>
          <w:rFonts w:ascii="Times New Roman" w:hAnsi="Times New Roman" w:cs="Times New Roman"/>
          <w:sz w:val="22"/>
          <w:szCs w:val="22"/>
          <w:lang w:val="en-GB"/>
        </w:rPr>
        <w:t>: Standardization of wheat, processing flows</w:t>
      </w:r>
      <w:bookmarkEnd w:id="1195"/>
      <w:bookmarkEnd w:id="1196"/>
      <w:bookmarkEnd w:id="1197"/>
    </w:p>
    <w:p xmlns:wp14="http://schemas.microsoft.com/office/word/2010/wordml" w:rsidRPr="009616CB" w:rsidR="004F65E4" w:rsidP="004F65E4" w:rsidRDefault="004F65E4" w14:paraId="3A9AA2C2"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3FD632D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9D4D5F">
        <w:fldChar w:fldCharType="begin"/>
      </w:r>
      <w:r w:rsidR="009D4D5F">
        <w:instrText xml:space="preserve"> REF _Ref420067962 \h  \* MERGEFORMAT </w:instrText>
      </w:r>
      <w:r w:rsidR="009D4D5F">
        <w:fldChar w:fldCharType="separate"/>
      </w:r>
      <w:ins w:author="Onno Hoffmeister (ESS)" w:date="2015-09-08T14:05:00Z" w:id="1198">
        <w:r w:rsidRPr="60226960" w:rsidR="000B360D">
          <w:rPr>
            <w:rFonts w:ascii="Times New Roman" w:hAnsi="Times New Roman" w:eastAsia="Times New Roman" w:cs="Times New Roman"/>
            <w:color w:val="000000" w:themeColor="text1"/>
            <w:lang w:val="en-GB"/>
            <w:rPrChange w:author="Onno Hoffmeister (ESS)" w:date="2015-09-08T14:05:00Z" w:id="1199">
              <w:rPr>
                <w:rFonts w:ascii="Times New Roman" w:hAnsi="Times New Roman" w:cs="Times New Roman"/>
                <w:color w:val="000000" w:themeColor="text1"/>
                <w:lang w:val="en-GB"/>
              </w:rPr>
            </w:rPrChange>
          </w:rPr>
          <w:t>Figure 3</w:t>
        </w:r>
      </w:ins>
      <w:del w:author="Onno Hoffmeister (ESS)" w:date="2015-09-08T14:05:00Z" w:id="1200">
        <w:r w:rsidRPr="009616CB" w:rsidDel="000B360D" w:rsidR="000854D5">
          <w:rPr>
            <w:rFonts w:ascii="Times New Roman" w:hAnsi="Times New Roman" w:cs="Times New Roman"/>
            <w:color w:val="000000" w:themeColor="text1"/>
            <w:szCs w:val="24"/>
            <w:lang w:val="en-GB"/>
          </w:rPr>
          <w:delText>Figure 3</w:delText>
        </w:r>
      </w:del>
      <w:r w:rsidR="009D4D5F">
        <w:fldChar w:fldCharType="end"/>
      </w:r>
      <w:r w:rsidRPr="60226960">
        <w:rPr>
          <w:rFonts w:ascii="Times New Roman" w:hAnsi="Times New Roman" w:eastAsia="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40676B" w14:paraId="3CFEFCD1" wp14:textId="77777777">
      <w:pPr>
        <w:keepNext/>
        <w:jc w:val="both"/>
        <w:rPr>
          <w:del w:author="Josh Browning" w:date="2015-09-03T12:40:00Z" w:id="1201"/>
          <w:rFonts w:ascii="Times New Roman" w:hAnsi="Times New Roman" w:cs="Times New Roman"/>
          <w:color w:val="000000" w:themeColor="text1"/>
          <w:szCs w:val="24"/>
          <w:lang w:val="en-GB"/>
        </w:rPr>
      </w:pPr>
      <w:del w:author="Josh Browning" w:date="2015-09-03T12:40:00Z" w:id="1202">
        <w:r>
          <w:rPr>
            <w:rFonts w:ascii="Times New Roman" w:hAnsi="Times New Roman" w:cs="Times New Roman"/>
            <w:noProof/>
            <w:color w:val="000000" w:themeColor="text1"/>
            <w:szCs w:val="24"/>
            <w:lang w:eastAsia="zh-CN"/>
            <w:rPrChange w:author="Unknown" w:id="1203">
              <w:rPr>
                <w:noProof/>
                <w:lang w:eastAsia="zh-CN"/>
              </w:rPr>
            </w:rPrChange>
          </w:rPr>
          <w:lastRenderedPageBreak/>
          <w:drawing>
            <wp:inline xmlns:wp14="http://schemas.microsoft.com/office/word/2010/wordprocessingDrawing" distT="0" distB="0" distL="0" distR="0" wp14:anchorId="0E0DA48F" wp14:editId="7777777">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xmlns:wp14="http://schemas.microsoft.com/office/word/2010/wordml" w:rsidRPr="009616CB" w:rsidR="004F65E4" w:rsidP="004F65E4" w:rsidRDefault="0040676B" w14:paraId="1C952006" wp14:textId="77777777">
      <w:pPr>
        <w:keepNext/>
        <w:jc w:val="both"/>
        <w:rPr>
          <w:del w:author="Josh Browning" w:date="2015-08-31T19:33:00Z" w:id="1204"/>
          <w:rFonts w:ascii="Times New Roman" w:hAnsi="Times New Roman" w:cs="Times New Roman"/>
          <w:color w:val="000000" w:themeColor="text1"/>
          <w:szCs w:val="24"/>
          <w:lang w:val="en-GB"/>
        </w:rPr>
      </w:pPr>
      <w:del w:author="Josh Browning" w:date="2015-08-31T19:33:00Z" w:id="1205">
        <w:r>
          <w:rPr>
            <w:rFonts w:ascii="Times New Roman" w:hAnsi="Times New Roman" w:cs="Times New Roman"/>
            <w:noProof/>
            <w:color w:val="000000" w:themeColor="text1"/>
            <w:szCs w:val="24"/>
            <w:lang w:eastAsia="zh-CN"/>
            <w:rPrChange w:author="Unknown" w:id="1206">
              <w:rPr>
                <w:noProof/>
                <w:lang w:eastAsia="zh-CN"/>
              </w:rPr>
            </w:rPrChange>
          </w:rPr>
          <w:drawing>
            <wp:inline xmlns:wp14="http://schemas.microsoft.com/office/word/2010/wordprocessingDrawing" distT="0" distB="0" distL="0" distR="0" wp14:anchorId="3748984F"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xmlns:wp14="http://schemas.microsoft.com/office/word/2010/wordml" w:rsidRPr="009616CB" w:rsidR="004F65E4" w:rsidP="004F65E4" w:rsidRDefault="0040676B" w14:paraId="7144947B" wp14:textId="77777777">
      <w:pPr>
        <w:keepNext/>
        <w:jc w:val="both"/>
        <w:rPr>
          <w:ins w:author="Josh Browning" w:date="2015-08-31T19:33:00Z" w:id="1207"/>
          <w:rFonts w:ascii="Times New Roman" w:hAnsi="Times New Roman" w:cs="Times New Roman"/>
          <w:color w:val="000000" w:themeColor="text1"/>
          <w:szCs w:val="24"/>
          <w:lang w:val="en-GB"/>
        </w:rPr>
      </w:pPr>
      <w:ins w:author="Josh Browning" w:date="2015-08-31T19:33:00Z" w:id="1208">
        <w:r>
          <w:rPr>
            <w:rFonts w:ascii="Times New Roman" w:hAnsi="Times New Roman" w:cs="Times New Roman"/>
            <w:noProof/>
            <w:color w:val="000000" w:themeColor="text1"/>
            <w:szCs w:val="24"/>
            <w:lang w:eastAsia="zh-CN"/>
            <w:rPrChange w:author="Unknown" w:id="1209">
              <w:rPr>
                <w:noProof/>
                <w:lang w:eastAsia="zh-CN"/>
              </w:rPr>
            </w:rPrChange>
          </w:rPr>
          <w:lastRenderedPageBreak/>
          <w:drawing>
            <wp:inline xmlns:wp14="http://schemas.microsoft.com/office/word/2010/wordprocessingDrawing" distT="0" distB="0" distL="0" distR="0" wp14:anchorId="20BBD5E5"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xmlns:wp14="http://schemas.microsoft.com/office/word/2010/wordml" w:rsidRPr="009616CB" w:rsidR="004F65E4" w:rsidP="004F65E4" w:rsidRDefault="004F65E4" w14:paraId="2ECE03AE" wp14:textId="77777777">
      <w:pPr>
        <w:pStyle w:val="Caption"/>
        <w:jc w:val="both"/>
        <w:rPr>
          <w:rFonts w:ascii="Times New Roman" w:hAnsi="Times New Roman" w:cs="Times New Roman"/>
          <w:b/>
          <w:color w:val="000000" w:themeColor="text1"/>
          <w:lang w:val="en-GB"/>
        </w:rPr>
      </w:pPr>
      <w:bookmarkStart w:name="_Ref420067962" w:id="1210"/>
      <w:bookmarkStart w:name="_Toc420402581" w:id="1211"/>
      <w:bookmarkStart w:name="_Toc420745884" w:id="1212"/>
      <w:bookmarkStart w:name="_Ref420913719" w:id="1213"/>
      <w:bookmarkStart w:name="_Toc421026210" w:id="1214"/>
      <w:bookmarkStart w:name="_Toc428383854" w:id="1215"/>
      <w:bookmarkStart w:name="_Toc428436786" w:id="1216"/>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b/>
          <w:color w:val="000000" w:themeColor="text1"/>
          <w:lang w:val="en-GB"/>
        </w:rPr>
        <w:fldChar w:fldCharType="end"/>
      </w:r>
      <w:bookmarkEnd w:id="1210"/>
      <w:r w:rsidRPr="009616CB">
        <w:rPr>
          <w:rFonts w:ascii="Times New Roman" w:hAnsi="Times New Roman" w:cs="Times New Roman"/>
          <w:color w:val="000000" w:themeColor="text1"/>
          <w:lang w:val="en-GB"/>
        </w:rPr>
        <w:t>: Standardization and negative utilization</w:t>
      </w:r>
      <w:bookmarkEnd w:id="1211"/>
      <w:bookmarkEnd w:id="1212"/>
      <w:bookmarkEnd w:id="1213"/>
      <w:bookmarkEnd w:id="1214"/>
      <w:bookmarkEnd w:id="1215"/>
      <w:bookmarkEnd w:id="1216"/>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5A15DF97"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1DFA5EA7" wp14:textId="77777777">
      <w:pPr>
        <w:pStyle w:val="Heading2"/>
      </w:pPr>
      <w:bookmarkStart w:name="_Toc421025847" w:id="1217"/>
      <w:bookmarkStart w:name="_Toc428383832" w:id="1218"/>
      <w:bookmarkStart w:name="_Toc428436054" w:id="1219"/>
      <w:bookmarkStart w:name="_Toc428436355" w:id="1220"/>
      <w:bookmarkStart w:name="_Toc428436481" w:id="1221"/>
      <w:r w:rsidRPr="009616CB">
        <w:t>Standardization and trade</w:t>
      </w:r>
      <w:bookmarkEnd w:id="1217"/>
      <w:bookmarkEnd w:id="1218"/>
      <w:bookmarkEnd w:id="1219"/>
      <w:bookmarkEnd w:id="1220"/>
      <w:bookmarkEnd w:id="1221"/>
    </w:p>
    <w:p xmlns:wp14="http://schemas.microsoft.com/office/word/2010/wordml" w:rsidRPr="009616CB" w:rsidR="004F65E4" w:rsidP="004F65E4" w:rsidRDefault="004F65E4" w14:paraId="3DE6AEF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Notionally, all </w:t>
      </w:r>
      <w:del w:author="Josh Browning" w:date="2015-08-31T07:32:00Z" w:id="1222">
        <w:r w:rsidRPr="009616CB">
          <w:rPr>
            <w:rFonts w:ascii="Times New Roman" w:hAnsi="Times New Roman" w:cs="Times New Roman"/>
            <w:color w:val="000000" w:themeColor="text1"/>
            <w:szCs w:val="24"/>
            <w:lang w:val="en-GB"/>
          </w:rPr>
          <w:delText xml:space="preserve">variables </w:delText>
        </w:r>
      </w:del>
      <w:ins w:author="Josh Browning" w:date="2015-08-31T07:32:00Z" w:id="1223">
        <w:r w:rsidRPr="60226960" w:rsidR="005729D3">
          <w:rPr>
            <w:rFonts w:ascii="Times New Roman" w:hAnsi="Times New Roman" w:eastAsia="Times New Roman" w:cs="Times New Roman"/>
            <w:color w:val="000000" w:themeColor="text1"/>
            <w:lang w:val="en-GB"/>
          </w:rPr>
          <w:t xml:space="preserve">commodities </w:t>
        </w:r>
      </w:ins>
      <w:r w:rsidRPr="60226960">
        <w:rPr>
          <w:rFonts w:ascii="Times New Roman" w:hAnsi="Times New Roman" w:eastAsia="Times New Roman" w:cs="Times New Roman"/>
          <w:color w:val="000000" w:themeColor="text1"/>
          <w:lang w:val="en-GB"/>
        </w:rPr>
        <w:t xml:space="preserve">of the </w:t>
      </w:r>
      <w:del w:author="Josh Browning" w:date="2015-08-31T07:32:00Z" w:id="1224">
        <w:r w:rsidRPr="009616CB">
          <w:rPr>
            <w:rFonts w:ascii="Times New Roman" w:hAnsi="Times New Roman" w:cs="Times New Roman"/>
            <w:color w:val="000000" w:themeColor="text1"/>
            <w:szCs w:val="24"/>
            <w:lang w:val="en-GB"/>
          </w:rPr>
          <w:delText xml:space="preserve">balance </w:delText>
        </w:r>
      </w:del>
      <w:ins w:author="Josh Browning" w:date="2015-08-31T07:32:00Z" w:id="1225">
        <w:r w:rsidRPr="60226960" w:rsidR="005729D3">
          <w:rPr>
            <w:rFonts w:ascii="Times New Roman" w:hAnsi="Times New Roman" w:eastAsia="Times New Roman" w:cs="Times New Roman"/>
            <w:color w:val="000000" w:themeColor="text1"/>
            <w:lang w:val="en-GB"/>
          </w:rPr>
          <w:t xml:space="preserve">SUAs </w:t>
        </w:r>
      </w:ins>
      <w:r w:rsidRPr="60226960">
        <w:rPr>
          <w:rFonts w:ascii="Times New Roman" w:hAnsi="Times New Roman" w:eastAsia="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64407AC9" wp14:textId="77777777" wp14:noSpellErr="1">
      <w:pPr>
        <w:jc w:val="both"/>
        <w:rPr>
          <w:rFonts w:ascii="Times New Roman" w:hAnsi="Times New Roman" w:cs="Times New Roman"/>
          <w:color w:val="000000" w:themeColor="text1"/>
          <w:szCs w:val="24"/>
          <w:lang w:val="en-GB"/>
        </w:rPr>
      </w:pPr>
      <w:proofErr w:type="gramStart"/>
      <w:r w:rsidRPr="60226960">
        <w:rPr>
          <w:rFonts w:ascii="Times New Roman" w:hAnsi="Times New Roman" w:eastAsia="Times New Roman" w:cs="Times New Roman"/>
          <w:i w:val="1"/>
          <w:iCs w:val="1"/>
          <w:color w:val="000000" w:themeColor="text1"/>
          <w:lang w:val="en-GB"/>
        </w:rPr>
        <w:t>Product specificity</w:t>
      </w:r>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Products of the same name and classification but from different provenances </w:t>
      </w:r>
      <w:ins w:author="Valentina" w:date="2015-09-03T14:28:00Z" w:id="1226">
        <w:r w:rsidRPr="60226960" w:rsidR="00300017">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74E7C3CF" wp14:textId="77777777">
      <w:pPr>
        <w:pStyle w:val="Heading2"/>
      </w:pPr>
    </w:p>
    <w:p xmlns:wp14="http://schemas.microsoft.com/office/word/2010/wordml" w:rsidRPr="009616CB" w:rsidR="004F65E4" w:rsidP="004F65E4" w:rsidRDefault="004F65E4" w14:paraId="2E65C82D" wp14:textId="77777777">
      <w:pPr>
        <w:jc w:val="both"/>
        <w:rPr>
          <w:rStyle w:val="Strong"/>
          <w:b w:val="0"/>
          <w:color w:val="000000" w:themeColor="text1"/>
          <w:lang w:val="en-GB"/>
          <w:rPrChange w:author="Josh Browning" w:date="2015-09-03T12:40:00Z" w:id="1227">
            <w:rPr>
              <w:rStyle w:val="Strong"/>
              <w:rFonts w:cs="Lohit Hindi"/>
              <w:i/>
              <w:iCs/>
              <w:szCs w:val="24"/>
            </w:rPr>
          </w:rPrChange>
        </w:rPr>
      </w:pPr>
      <w:bookmarkStart w:name="example" w:id="1228"/>
      <w:bookmarkEnd w:id="1228"/>
      <w:r w:rsidRPr="009616CB">
        <w:rPr>
          <w:rStyle w:val="Strong"/>
          <w:rFonts w:cs="Times New Roman"/>
          <w:color w:val="000000" w:themeColor="text1"/>
          <w:lang w:val="en-GB"/>
        </w:rPr>
        <w:br w:type="page"/>
      </w:r>
    </w:p>
    <w:p xmlns:wp14="http://schemas.microsoft.com/office/word/2010/wordml" w:rsidRPr="009616CB" w:rsidR="009571C8" w:rsidRDefault="009571C8" w14:paraId="497FD88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1229"/>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D3A4809" wp14:textId="77777777">
      <w:pPr>
        <w:pStyle w:val="Heading1"/>
      </w:pPr>
      <w:bookmarkStart w:name="_Toc428383833" w:id="1230"/>
      <w:bookmarkStart w:name="_Toc428436055" w:id="1231"/>
      <w:bookmarkStart w:name="_Toc428436356" w:id="1232"/>
      <w:bookmarkStart w:name="_Toc428436482" w:id="1233"/>
      <w:r w:rsidRPr="009616CB">
        <w:lastRenderedPageBreak/>
        <w:t>Imputation Methods</w:t>
      </w:r>
      <w:bookmarkEnd w:id="1230"/>
      <w:bookmarkEnd w:id="1231"/>
      <w:bookmarkEnd w:id="1232"/>
      <w:bookmarkEnd w:id="1233"/>
    </w:p>
    <w:p xmlns:wp14="http://schemas.microsoft.com/office/word/2010/wordml" w:rsidRPr="009616CB" w:rsidR="004F65E4" w:rsidP="00E93C3B" w:rsidRDefault="004F65E4" w14:paraId="04A45011" wp14:textId="77777777">
      <w:pPr>
        <w:pStyle w:val="Heading2"/>
      </w:pPr>
      <w:bookmarkStart w:name="_Toc428383834" w:id="1234"/>
      <w:bookmarkStart w:name="_Toc428436056" w:id="1235"/>
      <w:bookmarkStart w:name="_Toc428436357" w:id="1236"/>
      <w:bookmarkStart w:name="_Toc428436483" w:id="1237"/>
      <w:r w:rsidRPr="009616CB">
        <w:t>Production</w:t>
      </w:r>
      <w:bookmarkEnd w:id="1229"/>
      <w:bookmarkEnd w:id="1234"/>
      <w:bookmarkEnd w:id="1235"/>
      <w:bookmarkEnd w:id="1236"/>
      <w:bookmarkEnd w:id="1237"/>
    </w:p>
    <w:p xmlns:wp14="http://schemas.microsoft.com/office/word/2010/wordml" w:rsidRPr="009616CB" w:rsidR="004F65E4" w:rsidP="004F65E4" w:rsidRDefault="004F65E4" w14:paraId="4CF2508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BE4556"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238"/>
      <w:r w:rsidRPr="009616CB">
        <w:rPr>
          <w:rFonts w:ascii="Times New Roman" w:hAnsi="Times New Roman" w:cs="Times New Roman"/>
          <w:color w:val="000000" w:themeColor="text1"/>
          <w:szCs w:val="24"/>
          <w:lang w:val="en-GB"/>
        </w:rPr>
        <w:t>Others</w:t>
      </w:r>
      <w:commentRangeEnd w:id="1238"/>
      <w:r w:rsidR="00992213">
        <w:rPr>
          <w:rStyle w:val="CommentReference"/>
          <w:vanish/>
        </w:rPr>
        <w:commentReference w:id="1238"/>
      </w:r>
      <w:r w:rsidRPr="009616CB">
        <w:rPr>
          <w:rFonts w:ascii="Times New Roman" w:hAnsi="Times New Roman" w:cs="Times New Roman"/>
          <w:color w:val="000000" w:themeColor="text1"/>
          <w:szCs w:val="24"/>
          <w:lang w:val="en-GB"/>
        </w:rPr>
        <w:t xml:space="preserve"> compile the questionnaire, but leave large N/A gaps, </w:t>
      </w:r>
      <w:del w:author="Josh Browning" w:date="2015-08-31T19:40:00Z" w:id="1239">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1240">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5FDE390C"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94F913A"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lack of data provided in the questionnaires reflects the lack of data available at country level and in setting up their own FBSs</w:t>
      </w:r>
      <w:del w:author="Josh Browning" w:date="2015-08-31T19:40:00Z" w:id="1241">
        <w:r w:rsidRPr="009616CB" w:rsidDel="0063355B">
          <w:rPr>
            <w:rFonts w:ascii="Times New Roman" w:hAnsi="Times New Roman" w:cs="Times New Roman"/>
            <w:color w:val="000000" w:themeColor="text1"/>
            <w:szCs w:val="24"/>
            <w:lang w:val="en-GB"/>
          </w:rPr>
          <w:delText xml:space="preserve">, </w:delText>
        </w:r>
      </w:del>
      <w:ins w:author="Josh Browning" w:date="2015-08-31T19:40:00Z" w:id="1242">
        <w:r w:rsidRPr="60226960" w:rsidR="0063355B">
          <w:rPr>
            <w:rFonts w:ascii="Times New Roman" w:hAnsi="Times New Roman" w:eastAsia="Times New Roman" w:cs="Times New Roman"/>
            <w:color w:val="000000" w:themeColor="text1"/>
            <w:lang w:val="en-GB"/>
          </w:rPr>
          <w:t>;</w:t>
        </w:r>
        <w:r w:rsidRPr="60226960" w:rsidR="0063355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1243">
        <w:r w:rsidRPr="60226960" w:rsidR="0063355B">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1244">
        <w:r w:rsidRPr="60226960" w:rsidR="0063355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del w:author="Josh Browning" w:date="2015-08-31T19:42:00Z" w:id="1245">
        <w:r w:rsidRPr="009616CB" w:rsidDel="0063355B">
          <w:rPr>
            <w:rFonts w:ascii="Times New Roman" w:hAnsi="Times New Roman" w:cs="Times New Roman"/>
            <w:color w:val="000000" w:themeColor="text1"/>
            <w:szCs w:val="24"/>
            <w:lang w:val="en-GB"/>
          </w:rPr>
          <w:delText xml:space="preserve">that </w:delText>
        </w:r>
      </w:del>
      <w:r w:rsidRPr="60226960">
        <w:rPr>
          <w:rFonts w:ascii="Times New Roman" w:hAnsi="Times New Roman" w:eastAsia="Times New Roman" w:cs="Times New Roman"/>
          <w:color w:val="000000" w:themeColor="text1"/>
          <w:lang w:val="en-GB"/>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1246">
        <w:r w:rsidRPr="009616CB" w:rsidDel="00E85A3D">
          <w:rPr>
            <w:rFonts w:ascii="Times New Roman" w:hAnsi="Times New Roman" w:cs="Times New Roman"/>
            <w:color w:val="000000" w:themeColor="text1"/>
            <w:szCs w:val="24"/>
            <w:lang w:val="en-GB"/>
          </w:rPr>
          <w:delText xml:space="preserve">, </w:delText>
        </w:r>
      </w:del>
      <w:ins w:author="Josh Browning" w:date="2015-08-31T19:50:00Z" w:id="1247">
        <w:r w:rsidRPr="60226960" w:rsidR="00E85A3D">
          <w:rPr>
            <w:rFonts w:ascii="Times New Roman" w:hAnsi="Times New Roman" w:eastAsia="Times New Roman" w:cs="Times New Roman"/>
            <w:color w:val="000000" w:themeColor="text1"/>
            <w:lang w:val="en-GB"/>
          </w:rPr>
          <w:t xml:space="preserve"> should</w:t>
        </w:r>
        <w:r w:rsidRPr="60226960" w:rsidR="00E85A3D">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missing data/conversion factors/etc. </w:t>
      </w:r>
      <w:del w:author="Josh Browning" w:date="2015-08-31T19:50:00Z" w:id="1248">
        <w:r w:rsidRPr="009616CB" w:rsidDel="00E85A3D">
          <w:rPr>
            <w:rFonts w:ascii="Times New Roman" w:hAnsi="Times New Roman" w:cs="Times New Roman"/>
            <w:color w:val="000000" w:themeColor="text1"/>
            <w:szCs w:val="24"/>
            <w:lang w:val="en-GB"/>
          </w:rPr>
          <w:delText xml:space="preserve">should and can </w:delText>
        </w:r>
      </w:del>
      <w:r w:rsidRPr="60226960">
        <w:rPr>
          <w:rFonts w:ascii="Times New Roman" w:hAnsi="Times New Roman" w:eastAsia="Times New Roman" w:cs="Times New Roman"/>
          <w:color w:val="000000" w:themeColor="text1"/>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1249">
        <w:r w:rsidRPr="60226960" w:rsidR="00E85A3D">
          <w:rPr>
            <w:rFonts w:ascii="Times New Roman" w:hAnsi="Times New Roman" w:eastAsia="Times New Roman" w:cs="Times New Roman"/>
            <w:color w:val="000000" w:themeColor="text1"/>
            <w:lang w:val="en-GB"/>
          </w:rPr>
          <w:t xml:space="preserve">feed </w:t>
        </w:r>
      </w:ins>
      <w:r w:rsidRPr="60226960">
        <w:rPr>
          <w:rFonts w:ascii="Times New Roman" w:hAnsi="Times New Roman" w:eastAsia="Times New Roman" w:cs="Times New Roman"/>
          <w:color w:val="000000" w:themeColor="text1"/>
          <w:lang w:val="en-GB"/>
        </w:rPr>
        <w:t xml:space="preserve">section </w:t>
      </w:r>
      <w:del w:author="Josh Browning" w:date="2015-08-31T19:52:00Z" w:id="1250">
        <w:r w:rsidRPr="009616CB" w:rsidDel="00E85A3D">
          <w:rPr>
            <w:rFonts w:ascii="Times New Roman" w:hAnsi="Times New Roman" w:cs="Times New Roman"/>
            <w:color w:val="000000" w:themeColor="text1"/>
            <w:szCs w:val="24"/>
            <w:lang w:val="en-GB"/>
          </w:rPr>
          <w:delText>xx</w:delText>
        </w:r>
      </w:del>
      <w:del w:author="Josh Browning" w:date="2015-09-03T12:40:00Z" w:id="1251">
        <w:r w:rsidRPr="009616CB">
          <w:rPr>
            <w:rFonts w:ascii="Times New Roman" w:hAnsi="Times New Roman" w:cs="Times New Roman"/>
            <w:color w:val="000000" w:themeColor="text1"/>
            <w:szCs w:val="24"/>
            <w:lang w:val="en-GB"/>
          </w:rPr>
          <w:delText>).</w:delText>
        </w:r>
      </w:del>
      <w:ins w:author="Josh Browning" w:date="2015-08-31T19:52:00Z" w:id="1252">
        <w:r w:rsidRPr="60226960" w:rsidR="00E85A3D">
          <w:rPr>
            <w:rFonts w:ascii="Times New Roman" w:hAnsi="Times New Roman" w:eastAsia="Times New Roman" w:cs="Times New Roman"/>
            <w:color w:val="000000" w:themeColor="text1"/>
            <w:lang w:val="en-GB"/>
          </w:rPr>
          <w:t xml:space="preserve">on </w:t>
        </w:r>
      </w:ins>
      <w:ins w:author="Josh Browning" w:date="2015-08-31T19:53:00Z" w:id="1253">
        <w:r w:rsidRPr="60226960" w:rsidR="00E85A3D">
          <w:rPr>
            <w:rFonts w:ascii="Times New Roman" w:hAnsi="Times New Roman" w:eastAsia="Times New Roman" w:cs="Times New Roman"/>
            <w:color w:val="000000" w:themeColor="text1"/>
            <w:lang w:val="en-GB"/>
          </w:rPr>
          <w:t xml:space="preserve">page </w:t>
        </w:r>
        <w:r w:rsidRPr="60226960" w:rsidR="001562E7">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254">
        <w:r w:rsidRPr="60226960" w:rsidR="000B360D">
          <w:rPr>
            <w:rFonts w:ascii="Times New Roman" w:hAnsi="Times New Roman" w:eastAsia="Times New Roman" w:cs="Times New Roman"/>
            <w:noProof/>
            <w:color w:val="000000" w:themeColor="text1"/>
            <w:lang w:val="en-GB"/>
          </w:rPr>
          <w:t>30</w:t>
        </w:r>
      </w:ins>
      <w:ins w:author="Josh Browning" w:date="2015-08-31T19:53:00Z" w:id="1255">
        <w:del w:author="Onno Hoffmeister (ESS)" w:date="2015-09-08T14:05:00Z" w:id="1256">
          <w:r w:rsidDel="000B360D" w:rsidR="00E85A3D">
            <w:rPr>
              <w:rFonts w:ascii="Times New Roman" w:hAnsi="Times New Roman" w:cs="Times New Roman"/>
              <w:noProof/>
              <w:color w:val="000000" w:themeColor="text1"/>
              <w:szCs w:val="24"/>
              <w:lang w:val="en-GB"/>
            </w:rPr>
            <w:delText>29</w:delText>
          </w:r>
        </w:del>
        <w:r w:rsidRPr="60226960" w:rsidR="001562E7">
          <w:fldChar w:fldCharType="end"/>
        </w:r>
      </w:ins>
      <w:ins w:author="Josh Browning" w:date="2015-09-03T12:40:00Z" w:id="1257">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08F0C9A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F5FCAB"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author="Salar Tayyib" w:date="2015-09-02T12:43:00Z" w:id="1258">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7C1FFD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563765E8" wp14:textId="77777777">
      <w:pPr>
        <w:pStyle w:val="Heading2"/>
      </w:pPr>
      <w:bookmarkStart w:name="_Toc428383835" w:id="1259"/>
      <w:bookmarkStart w:name="_Toc428436057" w:id="1260"/>
      <w:bookmarkStart w:name="_Toc428436358" w:id="1261"/>
      <w:bookmarkStart w:name="_Toc428436484" w:id="1262"/>
      <w:bookmarkStart w:name="_Toc421025852" w:id="1263"/>
      <w:r w:rsidRPr="009616CB">
        <w:t>Imputation of production data</w:t>
      </w:r>
      <w:bookmarkEnd w:id="1259"/>
      <w:bookmarkEnd w:id="1260"/>
      <w:bookmarkEnd w:id="1261"/>
      <w:bookmarkEnd w:id="1262"/>
      <w:r w:rsidRPr="009616CB">
        <w:t xml:space="preserve"> </w:t>
      </w:r>
      <w:bookmarkEnd w:id="1263"/>
    </w:p>
    <w:p xmlns:wp14="http://schemas.microsoft.com/office/word/2010/wordml" w:rsidRPr="009616CB" w:rsidR="004F65E4" w:rsidP="004F65E4" w:rsidRDefault="004F65E4" w14:paraId="15EAA83E" wp14:textId="77777777" wp14:noSpellErr="1">
      <w:pPr>
        <w:keepNext/>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author="Josh Browning" w:date="2015-09-03T12:40:00Z" w:id="1264">
        <w:r w:rsidRPr="60226960">
          <w:rPr>
            <w:rFonts w:ascii="Times New Roman" w:hAnsi="Times New Roman" w:eastAsia="Times New Roman" w:cs="Times New Roman"/>
            <w:color w:val="000000" w:themeColor="text1"/>
            <w:lang w:val="en-GB"/>
          </w:rPr>
          <w:t xml:space="preserve"> </w:t>
        </w:r>
      </w:ins>
      <w:ins w:author="Josh Browning" w:date="2015-08-31T19:57:00Z" w:id="1265">
        <w:r w:rsidRPr="60226960" w:rsidR="00375CFB">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lastRenderedPageBreak/>
        <w:t>Statistical Quality Assurance Framework (SQAF)</w:t>
      </w:r>
      <w:r w:rsidRPr="60226960">
        <w:rPr>
          <w:rStyle w:val="FootnoteReference"/>
          <w:rFonts w:ascii="Times New Roman" w:hAnsi="Times New Roman" w:eastAsia="Times New Roman" w:cs="Times New Roman"/>
          <w:color w:val="000000" w:themeColor="text1"/>
          <w:lang w:val="en-GB"/>
        </w:rPr>
        <w:footnoteReference w:id="37"/>
      </w:r>
      <w:r w:rsidRPr="60226960">
        <w:rPr>
          <w:rFonts w:ascii="Times New Roman" w:hAnsi="Times New Roman" w:eastAsia="Times New Roman" w:cs="Times New Roman"/>
          <w:color w:val="000000" w:themeColor="text1"/>
          <w:lang w:val="en-GB"/>
        </w:rPr>
        <w:t xml:space="preserve"> of FAO, which is also available to all FBS compilers at country level. </w:t>
      </w:r>
    </w:p>
    <w:p xmlns:wp14="http://schemas.microsoft.com/office/word/2010/wordml" w:rsidRPr="009616CB" w:rsidR="004F65E4" w:rsidP="004F65E4" w:rsidRDefault="004F65E4" w14:paraId="0FF0F35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6079A04"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7A295109"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5CC8C01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788D4FC2"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60226960">
        <w:rPr>
          <w:rFonts w:ascii="Times New Roman" w:hAnsi="Times New Roman" w:eastAsia="Times New Roman" w:cs="Times New Roman"/>
          <w:color w:val="000000" w:themeColor="text1"/>
          <w:lang w:val="en-GB"/>
        </w:rPr>
        <w:t>review,</w:t>
      </w:r>
      <w:proofErr w:type="gramEnd"/>
      <w:r w:rsidRPr="60226960">
        <w:rPr>
          <w:rFonts w:ascii="Times New Roman" w:hAnsi="Times New Roman" w:eastAsia="Times New Roman" w:cs="Times New Roman"/>
          <w:color w:val="000000" w:themeColor="text1"/>
          <w:lang w:val="en-GB"/>
        </w:rPr>
        <w:t xml:space="preserve"> the basic insight is that no single approach/model taken by its own is able </w:t>
      </w:r>
      <w:ins w:author="Josh Browning" w:date="2015-08-31T19:58:00Z" w:id="1275">
        <w:r w:rsidRPr="60226960" w:rsidR="00375CFB">
          <w:rPr>
            <w:rFonts w:ascii="Times New Roman" w:hAnsi="Times New Roman" w:eastAsia="Times New Roman" w:cs="Times New Roman"/>
            <w:color w:val="000000" w:themeColor="text1"/>
            <w:lang w:val="en-GB"/>
          </w:rPr>
          <w:t xml:space="preserve">to </w:t>
        </w:r>
      </w:ins>
      <w:r w:rsidRPr="60226960">
        <w:rPr>
          <w:rFonts w:ascii="Times New Roman" w:hAnsi="Times New Roman" w:eastAsia="Times New Roman" w:cs="Times New Roman"/>
          <w:color w:val="000000" w:themeColor="text1"/>
          <w:lang w:val="en-GB"/>
        </w:rPr>
        <w:t>render</w:t>
      </w:r>
      <w:del w:author="Josh Browning" w:date="2015-08-31T19:58:00Z" w:id="1276">
        <w:r w:rsidRPr="009616CB" w:rsidDel="00375CFB">
          <w:rPr>
            <w:rFonts w:ascii="Times New Roman" w:hAnsi="Times New Roman" w:cs="Times New Roman"/>
            <w:color w:val="000000" w:themeColor="text1"/>
            <w:szCs w:val="24"/>
            <w:lang w:val="en-GB"/>
          </w:rPr>
          <w:delText>ed</w:delText>
        </w:r>
      </w:del>
      <w:r w:rsidRPr="60226960">
        <w:rPr>
          <w:rFonts w:ascii="Times New Roman" w:hAnsi="Times New Roman" w:eastAsia="Times New Roman" w:cs="Times New Roman"/>
          <w:color w:val="000000" w:themeColor="text1"/>
          <w:lang w:val="en-GB"/>
        </w:rPr>
        <w:t xml:space="preserve"> satisfactory results across all countries and commodities. Based on this insight, an “ensemble learning model” was developed, tested and adjusted to the needs of the FAO production domain. </w:t>
      </w:r>
      <w:del w:author="Josh Browning" w:date="2015-08-31T20:00:00Z" w:id="1277">
        <w:r w:rsidRPr="009616CB" w:rsidDel="00375CFB">
          <w:rPr>
            <w:rFonts w:ascii="Times New Roman" w:hAnsi="Times New Roman" w:cs="Times New Roman"/>
            <w:color w:val="000000" w:themeColor="text1"/>
            <w:szCs w:val="24"/>
            <w:lang w:val="en-GB"/>
          </w:rPr>
          <w:delText>As t</w:delText>
        </w:r>
      </w:del>
      <w:ins w:author="Josh Browning" w:date="2015-08-31T20:00:00Z" w:id="1278">
        <w:r w:rsidRPr="60226960" w:rsidR="00375CFB">
          <w:rPr>
            <w:rFonts w:ascii="Times New Roman" w:hAnsi="Times New Roman" w:eastAsia="Times New Roman" w:cs="Times New Roman"/>
            <w:color w:val="000000" w:themeColor="text1"/>
            <w:lang w:val="en-GB"/>
          </w:rPr>
          <w:t>T</w:t>
        </w:r>
      </w:ins>
      <w:r w:rsidRPr="60226960">
        <w:rPr>
          <w:rFonts w:ascii="Times New Roman" w:hAnsi="Times New Roman" w:eastAsia="Times New Roman" w:cs="Times New Roman"/>
          <w:color w:val="000000" w:themeColor="text1"/>
          <w:lang w:val="en-GB"/>
        </w:rPr>
        <w:t>he tests have also shown that the particular strength of the ensemble model is in successfully handling the great heterogeneity across different countries</w:t>
      </w:r>
      <w:del w:author="Josh Browning" w:date="2015-08-31T20:01:00Z" w:id="1279">
        <w:r w:rsidRPr="009616CB" w:rsidDel="00375CFB">
          <w:rPr>
            <w:rFonts w:ascii="Times New Roman" w:hAnsi="Times New Roman" w:cs="Times New Roman"/>
            <w:color w:val="000000" w:themeColor="text1"/>
            <w:szCs w:val="24"/>
            <w:lang w:val="en-GB"/>
          </w:rPr>
          <w:delText xml:space="preserve">, </w:delText>
        </w:r>
      </w:del>
      <w:ins w:author="Josh Browning" w:date="2015-08-31T20:01:00Z" w:id="1280">
        <w:r w:rsidRPr="60226960" w:rsidR="00375CFB">
          <w:rPr>
            <w:rFonts w:ascii="Times New Roman" w:hAnsi="Times New Roman" w:eastAsia="Times New Roman" w:cs="Times New Roman"/>
            <w:color w:val="000000" w:themeColor="text1"/>
            <w:lang w:val="en-GB"/>
          </w:rPr>
          <w:t>; however,</w:t>
        </w:r>
        <w:r w:rsidRPr="60226960" w:rsidR="00375CF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FBS compilers at country level may find the same </w:t>
      </w:r>
      <w:del w:author="Josh Browning" w:date="2015-09-03T12:40:00Z" w:id="1281">
        <w:r w:rsidRPr="009616CB">
          <w:rPr>
            <w:rFonts w:ascii="Times New Roman" w:hAnsi="Times New Roman" w:cs="Times New Roman"/>
            <w:color w:val="000000" w:themeColor="text1"/>
            <w:szCs w:val="24"/>
            <w:lang w:val="en-GB"/>
          </w:rPr>
          <w:delText>approach</w:delText>
        </w:r>
      </w:del>
      <w:ins w:author="Josh Browning" w:date="2015-08-31T20:01:00Z" w:id="1282">
        <w:r w:rsidRPr="60226960" w:rsidR="00375CFB">
          <w:rPr>
            <w:rFonts w:ascii="Times New Roman" w:hAnsi="Times New Roman" w:eastAsia="Times New Roman" w:cs="Times New Roman"/>
            <w:color w:val="000000" w:themeColor="text1"/>
            <w:lang w:val="en-GB"/>
          </w:rPr>
          <w:t xml:space="preserve">or similar </w:t>
        </w:r>
      </w:ins>
      <w:ins w:author="Josh Browning" w:date="2015-09-03T12:40:00Z" w:id="1283">
        <w:r w:rsidRPr="60226960">
          <w:rPr>
            <w:rFonts w:ascii="Times New Roman" w:hAnsi="Times New Roman" w:eastAsia="Times New Roman" w:cs="Times New Roman"/>
            <w:color w:val="000000" w:themeColor="text1"/>
            <w:lang w:val="en-GB"/>
          </w:rPr>
          <w:t>approach</w:t>
        </w:r>
      </w:ins>
      <w:ins w:author="Josh Browning" w:date="2015-08-31T20:01:00Z" w:id="1284">
        <w:r w:rsidRPr="60226960" w:rsidR="00375CFB">
          <w:rPr>
            <w:rFonts w:ascii="Times New Roman" w:hAnsi="Times New Roman" w:eastAsia="Times New Roman" w:cs="Times New Roman"/>
            <w:color w:val="000000" w:themeColor="text1"/>
            <w:lang w:val="en-GB"/>
          </w:rPr>
          <w:t>es</w:t>
        </w:r>
      </w:ins>
      <w:r w:rsidRPr="60226960">
        <w:rPr>
          <w:rFonts w:ascii="Times New Roman" w:hAnsi="Times New Roman" w:eastAsia="Times New Roman" w:cs="Times New Roman"/>
          <w:color w:val="000000" w:themeColor="text1"/>
          <w:lang w:val="en-GB"/>
        </w:rPr>
        <w:t xml:space="preserve"> particularly useful for their individual country imputation challenges. </w:t>
      </w:r>
    </w:p>
    <w:p xmlns:wp14="http://schemas.microsoft.com/office/word/2010/wordml" w:rsidRPr="009616CB" w:rsidR="004F65E4" w:rsidP="004F65E4" w:rsidRDefault="004F65E4" w14:paraId="79CD61B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3DF716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285">
        <w:r w:rsidRPr="009616CB" w:rsidDel="00375CFB">
          <w:rPr>
            <w:rFonts w:ascii="Times New Roman" w:hAnsi="Times New Roman" w:cs="Times New Roman"/>
            <w:color w:val="000000" w:themeColor="text1"/>
            <w:szCs w:val="24"/>
            <w:lang w:val="en-GB"/>
          </w:rPr>
          <w:delText xml:space="preserve">and over multiple </w:delText>
        </w:r>
      </w:del>
      <w:del w:author="Josh Browning" w:date="2015-09-03T12:40:00Z" w:id="1286">
        <w:r w:rsidRPr="009616CB">
          <w:rPr>
            <w:rFonts w:ascii="Times New Roman" w:hAnsi="Times New Roman" w:cs="Times New Roman"/>
            <w:color w:val="000000" w:themeColor="text1"/>
            <w:szCs w:val="24"/>
            <w:lang w:val="en-GB"/>
          </w:rPr>
          <w:delText>commodities.</w:delText>
        </w:r>
      </w:del>
      <w:ins w:author="Josh Browning" w:date="2015-08-31T20:02:00Z" w:id="1287">
        <w:r w:rsidRPr="60226960" w:rsidR="00375CFB">
          <w:rPr>
            <w:rFonts w:ascii="Times New Roman" w:hAnsi="Times New Roman" w:eastAsia="Times New Roman" w:cs="Times New Roman"/>
            <w:color w:val="000000" w:themeColor="text1"/>
            <w:lang w:val="en-GB"/>
          </w:rPr>
          <w:t xml:space="preserve">for that </w:t>
        </w:r>
      </w:ins>
      <w:ins w:author="Josh Browning" w:date="2015-09-03T12:40:00Z" w:id="1288">
        <w:r w:rsidRPr="60226960">
          <w:rPr>
            <w:rFonts w:ascii="Times New Roman" w:hAnsi="Times New Roman" w:eastAsia="Times New Roman" w:cs="Times New Roman"/>
            <w:color w:val="000000" w:themeColor="text1"/>
            <w:lang w:val="en-GB"/>
          </w:rPr>
          <w:t>commodit</w:t>
        </w:r>
      </w:ins>
      <w:ins w:author="Josh Browning" w:date="2015-08-31T20:02:00Z" w:id="1289">
        <w:r w:rsidRPr="60226960" w:rsidR="00375CFB">
          <w:rPr>
            <w:rFonts w:ascii="Times New Roman" w:hAnsi="Times New Roman" w:eastAsia="Times New Roman" w:cs="Times New Roman"/>
            <w:color w:val="000000" w:themeColor="text1"/>
            <w:lang w:val="en-GB"/>
          </w:rPr>
          <w:t>y</w:t>
        </w:r>
      </w:ins>
      <w:del w:author="Josh Browning" w:date="2015-08-31T20:02:00Z" w:id="1290">
        <w:r w:rsidRPr="009616CB" w:rsidDel="00375CFB">
          <w:rPr>
            <w:rFonts w:ascii="Times New Roman" w:hAnsi="Times New Roman" w:cs="Times New Roman"/>
            <w:color w:val="000000" w:themeColor="text1"/>
            <w:szCs w:val="24"/>
            <w:lang w:val="en-GB"/>
          </w:rPr>
          <w:delText>ies</w:delText>
        </w:r>
      </w:del>
      <w:ins w:author="Josh Browning" w:date="2015-09-03T12:40:00Z" w:id="1291">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292"/>
      <w:del w:author="Josh Browning" w:date="2015-08-31T20:04:00Z" w:id="1293">
        <w:r w:rsidRPr="009616CB" w:rsidDel="00BC2CDF">
          <w:rPr>
            <w:rStyle w:val="FootnoteReference"/>
            <w:rFonts w:ascii="Times New Roman" w:hAnsi="Times New Roman" w:cs="Times New Roman"/>
            <w:color w:val="000000" w:themeColor="text1"/>
            <w:szCs w:val="24"/>
            <w:lang w:val="en-GB"/>
          </w:rPr>
          <w:footnoteReference w:id="39"/>
        </w:r>
      </w:del>
      <w:commentRangeEnd w:id="1292"/>
      <w:r w:rsidR="00BC2CDF">
        <w:rPr>
          <w:rStyle w:val="CommentReference"/>
        </w:rPr>
        <w:commentReference w:id="1292"/>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7B3BD3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4D6B5F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performance of the new </w:t>
      </w:r>
      <w:ins w:author="Josh Browning" w:date="2015-08-31T20:06:00Z" w:id="1297">
        <w:r w:rsidRPr="60226960" w:rsidR="00BC2CDF">
          <w:rPr>
            <w:rFonts w:ascii="Times New Roman" w:hAnsi="Times New Roman" w:eastAsia="Times New Roman" w:cs="Times New Roman"/>
            <w:color w:val="000000" w:themeColor="text1"/>
            <w:lang w:val="en-GB"/>
          </w:rPr>
          <w:t xml:space="preserve">imputation </w:t>
        </w:r>
      </w:ins>
      <w:r w:rsidRPr="60226960">
        <w:rPr>
          <w:rFonts w:ascii="Times New Roman" w:hAnsi="Times New Roman" w:eastAsia="Times New Roman" w:cs="Times New Roman"/>
          <w:color w:val="000000" w:themeColor="text1"/>
          <w:lang w:val="en-GB"/>
        </w:rPr>
        <w:t>method</w:t>
      </w:r>
      <w:del w:author="Josh Browning" w:date="2015-08-31T20:06:00Z" w:id="1298">
        <w:r w:rsidRPr="009616CB" w:rsidDel="00BC2CDF">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w:t>
      </w:r>
      <w:del w:author="Josh Browning" w:date="2015-08-31T20:06:00Z" w:id="1299">
        <w:r w:rsidRPr="009616CB" w:rsidDel="00BC2CDF">
          <w:rPr>
            <w:rFonts w:ascii="Times New Roman" w:hAnsi="Times New Roman" w:cs="Times New Roman"/>
            <w:color w:val="000000" w:themeColor="text1"/>
            <w:szCs w:val="24"/>
            <w:lang w:val="en-GB"/>
          </w:rPr>
          <w:delText>(imputation and validation)</w:delText>
        </w:r>
      </w:del>
      <w:r w:rsidRPr="60226960">
        <w:rPr>
          <w:rFonts w:ascii="Times New Roman" w:hAnsi="Times New Roman" w:eastAsia="Times New Roman" w:cs="Times New Roman"/>
          <w:color w:val="000000" w:themeColor="text1"/>
          <w:lang w:val="en-GB"/>
        </w:rPr>
        <w:t xml:space="preserve"> has been tested and reviewed; </w:t>
      </w:r>
      <w:commentRangeStart w:id="1300"/>
      <w:del w:author="Josh Browning" w:date="2015-08-31T20:06:00Z" w:id="1301">
        <w:r w:rsidRPr="009616CB" w:rsidDel="00BC2CDF">
          <w:rPr>
            <w:rFonts w:ascii="Times New Roman" w:hAnsi="Times New Roman" w:cs="Times New Roman"/>
            <w:color w:val="000000" w:themeColor="text1"/>
            <w:szCs w:val="24"/>
            <w:lang w:val="en-GB"/>
          </w:rPr>
          <w:delText xml:space="preserve">both the quantitative error and </w:delText>
        </w:r>
      </w:del>
      <w:ins w:author="Josh Browning" w:date="2015-09-03T12:40:00Z" w:id="1302">
        <w:commentRangeEnd w:id="1300"/>
        <w:r w:rsidR="00BC2CDF">
          <w:rPr>
            <w:rStyle w:val="CommentReference"/>
          </w:rPr>
          <w:commentReference w:id="1300"/>
        </w:r>
      </w:ins>
      <w:ins w:author="Josh Browning" w:date="2015-08-31T20:06:00Z" w:id="1303">
        <w:r w:rsidRPr="60226960" w:rsidR="00BC2CDF">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211D78B4"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56020D01" wp14:textId="77777777">
      <w:pPr>
        <w:pStyle w:val="Heading4"/>
        <w:rPr>
          <w:rFonts w:ascii="Times New Roman" w:hAnsi="Times New Roman"/>
          <w:lang w:val="en-GB"/>
        </w:rPr>
      </w:pPr>
      <w:bookmarkStart w:name="_Toc421025853" w:id="1304"/>
      <w:r w:rsidRPr="009616CB">
        <w:rPr>
          <w:rFonts w:ascii="Times New Roman" w:hAnsi="Times New Roman"/>
          <w:lang w:val="en-GB"/>
        </w:rPr>
        <w:t>The new imputation approach in detail</w:t>
      </w:r>
      <w:bookmarkEnd w:id="1304"/>
    </w:p>
    <w:p xmlns:wp14="http://schemas.microsoft.com/office/word/2010/wordml" w:rsidRPr="009616CB" w:rsidR="004F65E4" w:rsidP="004F65E4" w:rsidRDefault="004F65E4" w14:paraId="5694A0F5"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 xml:space="preserve">There are </w:t>
      </w:r>
      <w:del w:author="Josh Browning" w:date="2015-08-31T20:14:00Z" w:id="1305">
        <w:r w:rsidRPr="009616CB" w:rsidDel="001476EE">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306">
        <w:r w:rsidRPr="60226960" w:rsidR="001476EE">
          <w:rPr>
            <w:rFonts w:ascii="Times New Roman" w:hAnsi="Times New Roman" w:eastAsia="Times New Roman" w:cs="Times New Roman"/>
            <w:color w:val="000000" w:themeColor="text1"/>
            <w:lang w:val="en-GB" w:eastAsia="en-US"/>
          </w:rPr>
          <w:t xml:space="preserve">four </w:t>
        </w:r>
      </w:ins>
      <w:r w:rsidRPr="60226960">
        <w:rPr>
          <w:rFonts w:ascii="Times New Roman" w:hAnsi="Times New Roman" w:eastAsia="Times New Roman" w:cs="Times New Roman"/>
          <w:color w:val="000000" w:themeColor="text1"/>
          <w:lang w:val="en-GB" w:eastAsia="en-US"/>
        </w:rPr>
        <w:t>main steps to the imputation procedure:</w:t>
      </w:r>
    </w:p>
    <w:p xmlns:wp14="http://schemas.microsoft.com/office/word/2010/wordml" w:rsidRPr="009616CB" w:rsidR="004F65E4" w:rsidP="003C6AA5" w:rsidRDefault="004F65E4" w14:paraId="03512EE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Pr="009616CB" w:rsidR="004F65E4" w:rsidP="60226960" w:rsidRDefault="004F65E4" w14:paraId="43D6A6F4"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Imputation by balancing</w:t>
      </w:r>
      <w:ins w:author="Josh Browning" w:date="2015-08-31T20:14:00Z" w:id="1307">
        <w:r w:rsidRPr="60226960" w:rsidR="001476EE">
          <w:rPr>
            <w:rFonts w:ascii="Times New Roman" w:hAnsi="Times New Roman" w:eastAsia="Times New Roman" w:cs="Times New Roman"/>
            <w:color w:val="000000" w:themeColor="text1"/>
          </w:rPr>
          <w:t xml:space="preserve"> via Productivity = Production / </w:t>
        </w:r>
      </w:ins>
      <w:ins w:author="Josh Browning" w:date="2015-08-31T20:15:00Z" w:id="1308">
        <w:r w:rsidRPr="60226960" w:rsidR="001476EE">
          <w:rPr>
            <w:rFonts w:ascii="Times New Roman" w:hAnsi="Times New Roman" w:eastAsia="Times New Roman" w:cs="Times New Roman"/>
            <w:color w:val="000000" w:themeColor="text1"/>
          </w:rPr>
          <w:t>Activity.</w:t>
        </w:r>
      </w:ins>
    </w:p>
    <w:p xmlns:wp14="http://schemas.microsoft.com/office/word/2010/wordml" w:rsidR="00BC2CDF" w:rsidP="00BC2CDF" w:rsidRDefault="004F65E4" w14:paraId="5241C4CE"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309"/>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BC2CDF" w:rsidR="00BC2CDF" w:rsidP="60226960" w:rsidRDefault="00BC2CDF" w14:paraId="5B15F36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9-03T12:40:00Z" w:id="1310"/>
          <w:rFonts w:ascii="Times New Roman" w:hAnsi="Times New Roman" w:eastAsia="Times New Roman" w:cs="Times New Roman"/>
          <w:color w:val="000000" w:themeColor="text1"/>
          <w:rPrChange w:author="Josh Browning" w:date="2015-08-31T20:08:00Z" w:id="1311">
            <w:rPr>
              <w:ins w:author="Josh Browning" w:date="2015-09-03T12:40:00Z" w:id="1312"/>
            </w:rPr>
          </w:rPrChange>
        </w:rPr>
      </w:pPr>
      <w:ins w:author="Josh Browning" w:date="2015-08-31T20:08:00Z" w:id="1313">
        <w:r w:rsidRPr="60226960">
          <w:rPr>
            <w:rFonts w:ascii="Times New Roman" w:hAnsi="Times New Roman" w:eastAsia="Times New Roman" w:cs="Times New Roman"/>
            <w:color w:val="000000" w:themeColor="text1"/>
          </w:rPr>
          <w:t>Imputation by balancing</w:t>
        </w:r>
      </w:ins>
      <w:ins w:author="Josh Browning" w:date="2015-08-31T20:15:00Z" w:id="1314">
        <w:r w:rsidRPr="60226960" w:rsidR="001476EE">
          <w:rPr>
            <w:rFonts w:ascii="Times New Roman" w:hAnsi="Times New Roman" w:eastAsia="Times New Roman" w:cs="Times New Roman"/>
            <w:color w:val="000000" w:themeColor="text1"/>
          </w:rPr>
          <w:t xml:space="preserve"> via Productivity = Production / Activity.</w:t>
        </w:r>
      </w:ins>
    </w:p>
    <w:p xmlns:wp14="http://schemas.microsoft.com/office/word/2010/wordml" w:rsidR="00BC2CDF" w:rsidP="00BC2CDF" w:rsidRDefault="00BC2CDF" w14:paraId="34E739F4" wp14:textId="77777777" wp14:noSpellErr="1">
      <w:pPr>
        <w:rPr>
          <w:ins w:author="Josh Browning" w:date="2015-09-03T12:40:00Z" w:id="1315"/>
          <w:lang w:val="en-GB" w:eastAsia="en-US"/>
        </w:rPr>
      </w:pPr>
      <w:bookmarkStart w:name="_Toc421025854" w:id="1316"/>
      <w:ins w:author="Josh Browning" w:date="2015-08-31T20:10:00Z" w:id="1317">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318">
        <w:r w:rsidR="001476EE">
          <w:rPr>
            <w:lang w:val="en-GB" w:eastAsia="en-US"/>
          </w:rPr>
          <w:t xml:space="preserve"> in the final step.</w:t>
        </w:r>
      </w:ins>
    </w:p>
    <w:p xmlns:wp14="http://schemas.microsoft.com/office/word/2010/wordml" w:rsidRPr="009616CB" w:rsidR="004F65E4" w:rsidP="00312896" w:rsidRDefault="004F65E4" w14:paraId="78338FBE"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316"/>
    </w:p>
    <w:p xmlns:wp14="http://schemas.microsoft.com/office/word/2010/wordml" w:rsidRPr="009616CB" w:rsidR="004F65E4" w:rsidP="004F65E4" w:rsidRDefault="004F65E4" w14:paraId="685E86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6CBC28E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7E942A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03A8E216"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657C93" w14:paraId="4E3CEA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2126C69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657C93" w14:paraId="33BAA39F"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5FE1DC3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657C93" w14:paraId="76A3261C"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31F034A9"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314B118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36E5692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6F09002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364BA4B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65DBA1D"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215DF01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6153A12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AB43B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hAnsi="Times New Roman" w:eastAsia="Times New Roman" w:cs="Times New Roman"/>
          <w:color w:val="000000" w:themeColor="text1"/>
          <w:szCs w:val="24"/>
          <w:lang w:val="en-GB" w:eastAsia="en-US"/>
        </w:rPr>
        <w:t xml:space="preserve">, </w:t>
      </w:r>
      <w:proofErr w:type="gramEnd"/>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34A4B2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657C93" w14:paraId="7D4D1F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256D0E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4194D44"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319">
        <w:r w:rsidRPr="60226960" w:rsidR="001476EE">
          <w:rPr>
            <w:rFonts w:ascii="Times New Roman" w:hAnsi="Times New Roman" w:eastAsia="Times New Roman" w:cs="Times New Roman"/>
            <w:color w:val="000000" w:themeColor="text1"/>
            <w:lang w:val="en-GB" w:eastAsia="en-US"/>
          </w:rPr>
          <w:t xml:space="preserve">  Note that in this case, all weights must be adjusted to ensure they still sum to one.</w:t>
        </w:r>
      </w:ins>
    </w:p>
    <w:p xmlns:wp14="http://schemas.microsoft.com/office/word/2010/wordml" w:rsidRPr="009616CB" w:rsidR="004F65E4" w:rsidP="004F65E4" w:rsidRDefault="004F65E4" w14:paraId="106109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4D34069D" wp14:textId="77777777">
      <w:pPr>
        <w:pStyle w:val="Heading4"/>
        <w:rPr>
          <w:rFonts w:ascii="Times New Roman" w:hAnsi="Times New Roman"/>
          <w:lang w:val="en-GB" w:eastAsia="en-US"/>
        </w:rPr>
      </w:pPr>
      <w:bookmarkStart w:name="_Toc421025855" w:id="1320"/>
      <w:r w:rsidRPr="009616CB">
        <w:rPr>
          <w:rFonts w:ascii="Times New Roman" w:hAnsi="Times New Roman"/>
          <w:lang w:val="en-GB" w:eastAsia="en-US"/>
        </w:rPr>
        <w:t>Imputation by balancing</w:t>
      </w:r>
      <w:bookmarkEnd w:id="1320"/>
    </w:p>
    <w:p xmlns:wp14="http://schemas.microsoft.com/office/word/2010/wordml" w:rsidRPr="009616CB" w:rsidR="004F65E4" w:rsidP="004F65E4" w:rsidRDefault="004F65E4" w14:paraId="598F122D"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ins w:author="Josh Browning" w:date="2015-08-31T20:17:00Z" w:id="1321">
        <w:r w:rsidRPr="60226960" w:rsidR="001476EE">
          <w:rPr>
            <w:rFonts w:ascii="Times New Roman" w:hAnsi="Times New Roman" w:eastAsia="Times New Roman" w:cs="Times New Roman"/>
            <w:color w:val="000000" w:themeColor="text1"/>
            <w:lang w:val="en-GB" w:eastAsia="en-US"/>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28625FD3" wp14:textId="77777777">
      <w:pPr>
        <w:pStyle w:val="Heading4"/>
        <w:rPr>
          <w:rFonts w:ascii="Times New Roman" w:hAnsi="Times New Roman"/>
          <w:lang w:val="en-GB" w:eastAsia="en-US"/>
        </w:rPr>
      </w:pPr>
      <w:bookmarkStart w:name="_Toc421025856" w:id="1322"/>
      <w:r w:rsidRPr="009616CB">
        <w:rPr>
          <w:rFonts w:ascii="Times New Roman" w:hAnsi="Times New Roman"/>
          <w:lang w:val="en-GB" w:eastAsia="en-US"/>
        </w:rPr>
        <w:t>Production imputation</w:t>
      </w:r>
      <w:bookmarkEnd w:id="1322"/>
    </w:p>
    <w:p xmlns:wp14="http://schemas.microsoft.com/office/word/2010/wordml" w:rsidRPr="009616CB" w:rsidR="004F65E4" w:rsidP="004F65E4" w:rsidRDefault="004F65E4" w14:paraId="77383B0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2E0FAF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9A121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08E79E6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0D9C743E" wp14:textId="77777777">
      <w:pPr>
        <w:pStyle w:val="Heading2"/>
      </w:pPr>
      <w:r w:rsidRPr="009616CB">
        <w:br w:type="page"/>
      </w:r>
      <w:bookmarkStart w:name="_Toc421025858" w:id="1323"/>
      <w:bookmarkStart w:name="_Toc428383836" w:id="1324"/>
      <w:bookmarkStart w:name="_Toc428436058" w:id="1325"/>
      <w:bookmarkStart w:name="_Toc428436359" w:id="1326"/>
      <w:bookmarkStart w:name="_Toc428436485" w:id="1327"/>
      <w:r w:rsidRPr="009616CB">
        <w:lastRenderedPageBreak/>
        <w:t>Trade</w:t>
      </w:r>
      <w:bookmarkEnd w:id="1323"/>
      <w:bookmarkEnd w:id="1324"/>
      <w:bookmarkEnd w:id="1325"/>
      <w:bookmarkEnd w:id="1326"/>
      <w:bookmarkEnd w:id="1327"/>
    </w:p>
    <w:p xmlns:wp14="http://schemas.microsoft.com/office/word/2010/wordml" w:rsidRPr="009616CB" w:rsidR="004F65E4" w:rsidP="00312896" w:rsidRDefault="004F65E4" w14:paraId="2E399DD3" wp14:textId="77777777">
      <w:pPr>
        <w:pStyle w:val="Heading3"/>
        <w:rPr>
          <w:rFonts w:ascii="Times New Roman" w:hAnsi="Times New Roman"/>
          <w:lang w:val="en-GB"/>
        </w:rPr>
      </w:pPr>
      <w:r w:rsidRPr="009616CB">
        <w:rPr>
          <w:rFonts w:ascii="Times New Roman" w:hAnsi="Times New Roman"/>
          <w:lang w:val="en-GB"/>
        </w:rPr>
        <w:t>Country level data</w:t>
      </w:r>
    </w:p>
    <w:p xmlns:wp14="http://schemas.microsoft.com/office/word/2010/wordml" w:rsidRPr="009616CB" w:rsidR="004F65E4" w:rsidP="60226960" w:rsidRDefault="004F65E4" w14:paraId="54098FBA"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w:t>
      </w:r>
      <w:del w:author="Valentina" w:date="2015-09-03T14:29:00Z" w:id="1328">
        <w:r w:rsidRPr="009616CB" w:rsidDel="00300017">
          <w:rPr>
            <w:rFonts w:ascii="Times New Roman" w:hAnsi="Times New Roman" w:cs="Times New Roman"/>
            <w:color w:val="000000" w:themeColor="text1"/>
            <w:szCs w:val="24"/>
            <w:lang w:val="en-GB"/>
          </w:rPr>
          <w:delText xml:space="preserve">the </w:delText>
        </w:r>
      </w:del>
      <w:r w:rsidRPr="60226960">
        <w:rPr>
          <w:rFonts w:ascii="Times New Roman" w:hAnsi="Times New Roman" w:eastAsia="Times New Roman" w:cs="Times New Roman"/>
          <w:color w:val="000000" w:themeColor="text1"/>
          <w:lang w:val="en-GB"/>
        </w:rPr>
        <w:t xml:space="preserve">Harmonized System </w:t>
      </w:r>
      <w:del w:author="Valentina" w:date="2015-09-03T14:29:00Z" w:id="1329">
        <w:r w:rsidRPr="009616CB" w:rsidDel="00300017">
          <w:rPr>
            <w:rFonts w:ascii="Times New Roman" w:hAnsi="Times New Roman" w:cs="Times New Roman"/>
            <w:color w:val="000000" w:themeColor="text1"/>
            <w:szCs w:val="24"/>
            <w:lang w:val="en-GB"/>
          </w:rPr>
          <w:delText xml:space="preserve">classification </w:delText>
        </w:r>
      </w:del>
      <w:r w:rsidRPr="60226960">
        <w:rPr>
          <w:rFonts w:ascii="Times New Roman" w:hAnsi="Times New Roman" w:eastAsia="Times New Roman" w:cs="Times New Roman"/>
          <w:color w:val="000000" w:themeColor="text1"/>
          <w:lang w:val="en-GB"/>
        </w:rPr>
        <w:t xml:space="preserve">(HS) </w:t>
      </w:r>
      <w:ins w:author="Valentina" w:date="2015-09-03T14:29:00Z" w:id="1330">
        <w:r w:rsidRPr="60226960" w:rsidR="00300017">
          <w:rPr>
            <w:rFonts w:ascii="Times New Roman" w:hAnsi="Times New Roman" w:eastAsia="Times New Roman" w:cs="Times New Roman"/>
            <w:color w:val="000000" w:themeColor="text1"/>
            <w:lang w:val="en-GB"/>
          </w:rPr>
          <w:t xml:space="preserve">format </w:t>
        </w:r>
      </w:ins>
      <w:r w:rsidRPr="60226960">
        <w:rPr>
          <w:rFonts w:ascii="Times New Roman" w:hAnsi="Times New Roman" w:eastAsia="Times New Roman" w:cs="Times New Roman"/>
          <w:color w:val="000000" w:themeColor="text1"/>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author="Salar Tayyib" w:date="2015-09-02T12:46:00Z" w:id="1331">
        <w:r w:rsidRPr="60226960">
          <w:rPr>
            <w:rFonts w:ascii="Times New Roman" w:hAnsi="Times New Roman" w:eastAsia="Times New Roman" w:cs="Times New Roman"/>
            <w:color w:val="000000" w:themeColor="text1"/>
            <w:lang w:val="en-GB"/>
          </w:rPr>
          <w:t xml:space="preserve"> </w:t>
        </w:r>
      </w:ins>
      <w:del w:author="Salar Tayyib" w:date="2015-09-02T12:46:00Z" w:id="1332">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60226960">
        <w:rPr>
          <w:rFonts w:ascii="Times New Roman" w:hAnsi="Times New Roman" w:eastAsia="Times New Roman" w:cs="Times New Roman"/>
          <w:color w:val="000000" w:themeColor="text1"/>
          <w:lang w:val="en-GB"/>
        </w:rPr>
        <w:t>a more complete</w:t>
      </w:r>
      <w:ins w:author="Salar Tayyib" w:date="2015-09-03T12:40:00Z" w:id="1333">
        <w:r w:rsidRPr="60226960">
          <w:rPr>
            <w:rFonts w:ascii="Times New Roman" w:hAnsi="Times New Roman" w:eastAsia="Times New Roman" w:cs="Times New Roman"/>
            <w:color w:val="000000" w:themeColor="text1"/>
            <w:lang w:val="en-GB"/>
          </w:rPr>
          <w:t xml:space="preserve"> </w:t>
        </w:r>
      </w:ins>
      <w:ins w:author="Salar Tayyib" w:date="2015-09-02T12:46:00Z" w:id="1334">
        <w:r w:rsidRPr="60226960" w:rsidR="00B80EB9">
          <w:rPr>
            <w:rFonts w:ascii="Times New Roman" w:hAnsi="Times New Roman" w:eastAsia="Times New Roman" w:cs="Times New Roman"/>
            <w:color w:val="000000" w:themeColor="text1"/>
            <w:lang w:val="en-GB"/>
          </w:rPr>
          <w:t>country-level and global</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335">
        <w:r w:rsidRPr="009616CB" w:rsidDel="001476EE">
          <w:rPr>
            <w:rFonts w:ascii="Times New Roman" w:hAnsi="Times New Roman" w:cs="Times New Roman"/>
            <w:color w:val="000000" w:themeColor="text1"/>
            <w:szCs w:val="24"/>
            <w:lang w:val="en-GB"/>
          </w:rPr>
          <w:delText>Chapter</w:delText>
        </w:r>
      </w:del>
      <w:ins w:author="Josh Browning" w:date="2015-08-31T20:23:00Z" w:id="1336">
        <w:r w:rsidRPr="60226960" w:rsidR="001476EE">
          <w:rPr>
            <w:rFonts w:ascii="Times New Roman" w:hAnsi="Times New Roman" w:eastAsia="Times New Roman" w:cs="Times New Roman"/>
            <w:color w:val="000000" w:themeColor="text1"/>
            <w:lang w:val="en-GB"/>
          </w:rPr>
          <w:t>c</w:t>
        </w:r>
        <w:r w:rsidRPr="60226960" w:rsidR="001476EE">
          <w:rPr>
            <w:rFonts w:ascii="Times New Roman" w:hAnsi="Times New Roman" w:eastAsia="Times New Roman" w:cs="Times New Roman"/>
            <w:color w:val="000000" w:themeColor="text1"/>
            <w:lang w:val="en-GB"/>
          </w:rPr>
          <w:t>hapter</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312896" w:rsidRDefault="004F65E4" w14:paraId="55C26CEC" wp14:textId="77777777">
      <w:pPr>
        <w:pStyle w:val="Heading3"/>
        <w:rPr>
          <w:rFonts w:ascii="Times New Roman" w:hAnsi="Times New Roman"/>
          <w:lang w:val="en-GB"/>
        </w:rPr>
      </w:pPr>
      <w:r w:rsidRPr="009616CB">
        <w:rPr>
          <w:rFonts w:ascii="Times New Roman" w:hAnsi="Times New Roman"/>
          <w:lang w:val="en-GB"/>
        </w:rPr>
        <w:t>International trade sources</w:t>
      </w:r>
    </w:p>
    <w:p xmlns:wp14="http://schemas.microsoft.com/office/word/2010/wordml" w:rsidRPr="009616CB" w:rsidR="004F65E4" w:rsidP="004F65E4" w:rsidRDefault="004F65E4" w14:paraId="6F637954"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3">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4">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5">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97B3D0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author="Josh Browning" w:date="2015-09-03T16:31:00Z" w:id="1337">
        <w:r w:rsidRPr="009616CB" w:rsidDel="00CF730D">
          <w:rPr>
            <w:rFonts w:ascii="Times New Roman" w:hAnsi="Times New Roman" w:cs="Times New Roman"/>
            <w:color w:val="000000" w:themeColor="text1"/>
            <w:szCs w:val="24"/>
            <w:lang w:val="en-GB"/>
          </w:rPr>
          <w:delText>disaggregation</w:delText>
        </w:r>
      </w:del>
      <w:del w:author="Josh Browning" w:date="2015-08-31T20:23:00Z" w:id="1338">
        <w:r w:rsidRPr="009616CB" w:rsidDel="001476EE">
          <w:rPr>
            <w:rFonts w:ascii="Times New Roman" w:hAnsi="Times New Roman" w:cs="Times New Roman"/>
            <w:color w:val="000000" w:themeColor="text1"/>
            <w:szCs w:val="24"/>
            <w:lang w:val="en-GB"/>
          </w:rPr>
          <w:delText>,</w:delText>
        </w:r>
      </w:del>
      <w:ins w:author="Salar Tayyib" w:date="2015-09-02T12:48:00Z" w:id="1339">
        <w:del w:author="Josh Browning" w:date="2015-08-31T20:23:00Z" w:id="1340">
          <w:r w:rsidRPr="009616CB" w:rsidDel="001476EE">
            <w:rPr>
              <w:rFonts w:ascii="Times New Roman" w:hAnsi="Times New Roman" w:cs="Times New Roman"/>
              <w:color w:val="000000" w:themeColor="text1"/>
              <w:szCs w:val="24"/>
              <w:lang w:val="en-GB"/>
            </w:rPr>
            <w:delText xml:space="preserve"> </w:delText>
          </w:r>
        </w:del>
        <w:del w:author="Josh Browning" w:date="2015-09-03T16:31:00Z" w:id="1341">
          <w:r w:rsidDel="00CF730D" w:rsidR="00B80EB9">
            <w:rPr>
              <w:rFonts w:ascii="Times New Roman" w:hAnsi="Times New Roman" w:cs="Times New Roman"/>
              <w:color w:val="000000" w:themeColor="text1"/>
              <w:szCs w:val="24"/>
              <w:lang w:val="en-GB"/>
            </w:rPr>
            <w:delText>which</w:delText>
          </w:r>
        </w:del>
      </w:ins>
      <w:proofErr w:type="gramStart"/>
      <w:ins w:author="Josh Browning" w:date="2015-09-03T16:31:00Z" w:id="1342">
        <w:r w:rsidRPr="009616CB" w:rsidR="00CF730D">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author="Salar Tayyib" w:date="2015-09-02T12:48:00Z" w:id="1343">
        <w:r w:rsidR="00B80EB9">
          <w:rPr>
            <w:rFonts w:ascii="Times New Roman" w:hAnsi="Times New Roman" w:cs="Times New Roman"/>
            <w:color w:val="000000" w:themeColor="text1"/>
            <w:szCs w:val="24"/>
            <w:lang w:val="en-GB"/>
          </w:rPr>
          <w:t xml:space="preserve"> </w:t>
        </w:r>
      </w:ins>
      <w:ins w:author="Josh Browning" w:date="2015-08-31T20:23:00Z" w:id="1344">
        <w:r w:rsidR="001476EE">
          <w:rPr>
            <w:rFonts w:ascii="Times New Roman" w:hAnsi="Times New Roman" w:cs="Times New Roman"/>
            <w:color w:val="000000" w:themeColor="text1"/>
            <w:szCs w:val="24"/>
            <w:lang w:val="en-GB"/>
          </w:rPr>
          <w:t>;</w:t>
        </w:r>
        <w:proofErr w:type="gramEnd"/>
        <w:del w:author="Salar Tayyib" w:date="2015-09-02T12:48:00Z" w:id="1345">
          <w:r w:rsidRPr="009616CB" w:rsidR="001476EE">
            <w:rPr>
              <w:rFonts w:ascii="Times New Roman" w:hAnsi="Times New Roman" w:cs="Times New Roman"/>
              <w:color w:val="000000" w:themeColor="text1"/>
              <w:szCs w:val="24"/>
              <w:lang w:val="en-GB"/>
            </w:rPr>
            <w:delText xml:space="preserve"> </w:delText>
          </w:r>
        </w:del>
      </w:ins>
      <w:del w:author="Salar Tayyib" w:date="2015-09-02T12:48:00Z" w:id="1346">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Pr="009616CB" w:rsidR="004F65E4" w:rsidP="60226960" w:rsidRDefault="004F65E4" w14:paraId="17567E08"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HS system is a hierarchically structured classification of products and distinguishes different levels of disaggregation. The first 6 digits of the HS system are common to all </w:t>
      </w:r>
      <w:del w:author="Josh Browning" w:date="2015-08-31T20:24:00Z" w:id="1347">
        <w:r w:rsidRPr="009616CB" w:rsidDel="00FF08C8">
          <w:rPr>
            <w:rFonts w:ascii="Times New Roman" w:hAnsi="Times New Roman" w:cs="Times New Roman"/>
            <w:color w:val="000000" w:themeColor="text1"/>
            <w:szCs w:val="24"/>
            <w:lang w:val="en-GB"/>
          </w:rPr>
          <w:delText>countries,</w:delText>
        </w:r>
      </w:del>
      <w:ins w:author="Josh Browning" w:date="2015-08-31T20:24:00Z" w:id="1348">
        <w:r w:rsidRPr="60226960" w:rsidR="00FF08C8">
          <w:rPr>
            <w:rFonts w:ascii="Times New Roman" w:hAnsi="Times New Roman" w:eastAsia="Times New Roman" w:cs="Times New Roman"/>
            <w:color w:val="000000" w:themeColor="text1"/>
            <w:lang w:val="en-GB"/>
          </w:rPr>
          <w:t>countries;</w:t>
        </w:r>
      </w:ins>
      <w:r w:rsidRPr="60226960">
        <w:rPr>
          <w:rFonts w:ascii="Times New Roman" w:hAnsi="Times New Roman" w:eastAsia="Times New Roman" w:cs="Times New Roman"/>
          <w:color w:val="000000" w:themeColor="text1"/>
          <w:lang w:val="en-GB"/>
        </w:rPr>
        <w:t xml:space="preserve"> higher levels (that can go up to 12 digits) reflect national extensions.  To </w:t>
      </w:r>
      <w:del w:author="Josh Browning" w:date="2015-08-31T20:44:00Z" w:id="1349">
        <w:r w:rsidRPr="009616CB" w:rsidDel="00C35402">
          <w:rPr>
            <w:rFonts w:ascii="Times New Roman" w:hAnsi="Times New Roman" w:cs="Times New Roman"/>
            <w:color w:val="000000" w:themeColor="text1"/>
            <w:szCs w:val="24"/>
            <w:lang w:val="en-GB"/>
          </w:rPr>
          <w:delText>ensure comparability across countries</w:delText>
        </w:r>
      </w:del>
      <w:ins w:author="Josh Browning" w:date="2015-08-31T20:44:00Z" w:id="1350">
        <w:r w:rsidRPr="60226960" w:rsidR="00C35402">
          <w:rPr>
            <w:rFonts w:ascii="Times New Roman" w:hAnsi="Times New Roman" w:eastAsia="Times New Roman" w:cs="Times New Roman"/>
            <w:color w:val="000000" w:themeColor="text1"/>
            <w:lang w:val="en-GB"/>
          </w:rPr>
          <w:t>capture as much detail as possible</w:t>
        </w:r>
      </w:ins>
      <w:r w:rsidRPr="60226960">
        <w:rPr>
          <w:rFonts w:ascii="Times New Roman" w:hAnsi="Times New Roman" w:eastAsia="Times New Roman" w:cs="Times New Roman"/>
          <w:color w:val="000000" w:themeColor="text1"/>
          <w:lang w:val="en-GB"/>
        </w:rPr>
        <w:t xml:space="preserve">, it was decided to harvest trade data at the </w:t>
      </w:r>
      <w:del w:author="Josh Browning" w:date="2015-08-31T20:44:00Z" w:id="1351">
        <w:r w:rsidRPr="009616CB" w:rsidDel="00C35402">
          <w:rPr>
            <w:rFonts w:ascii="Times New Roman" w:hAnsi="Times New Roman" w:cs="Times New Roman"/>
            <w:color w:val="000000" w:themeColor="text1"/>
            <w:szCs w:val="24"/>
            <w:lang w:val="en-GB"/>
          </w:rPr>
          <w:delText xml:space="preserve">6-digit </w:delText>
        </w:r>
      </w:del>
      <w:commentRangeStart w:id="1352"/>
      <w:ins w:author="Josh Browning" w:date="2015-08-31T20:44:00Z" w:id="1353">
        <w:del w:author="Valentina" w:date="2015-09-03T14:30:00Z" w:id="1354">
          <w:r w:rsidDel="00300017" w:rsidR="00C35402">
            <w:rPr>
              <w:rFonts w:ascii="Times New Roman" w:hAnsi="Times New Roman" w:cs="Times New Roman"/>
              <w:color w:val="000000" w:themeColor="text1"/>
              <w:szCs w:val="24"/>
              <w:lang w:val="en-GB"/>
            </w:rPr>
            <w:delText>highest</w:delText>
          </w:r>
        </w:del>
      </w:ins>
      <w:ins w:author="Valentina" w:date="2015-09-03T14:30:00Z" w:id="1355">
        <w:r w:rsidRPr="60226960" w:rsidR="00300017">
          <w:rPr>
            <w:rFonts w:ascii="Times New Roman" w:hAnsi="Times New Roman" w:eastAsia="Times New Roman" w:cs="Times New Roman"/>
            <w:color w:val="000000" w:themeColor="text1"/>
            <w:lang w:val="en-GB"/>
          </w:rPr>
          <w:t>lowest</w:t>
        </w:r>
      </w:ins>
      <w:ins w:author="Josh Browning" w:date="2015-08-31T20:44:00Z" w:id="1356">
        <w:r w:rsidRPr="60226960" w:rsidR="00C35402">
          <w:rPr>
            <w:rFonts w:ascii="Times New Roman" w:hAnsi="Times New Roman" w:eastAsia="Times New Roman" w:cs="Times New Roman"/>
            <w:color w:val="000000" w:themeColor="text1"/>
            <w:lang w:val="en-GB"/>
          </w:rPr>
          <w:t xml:space="preserve"> </w:t>
        </w:r>
      </w:ins>
      <w:commentRangeEnd w:id="1352"/>
      <w:r w:rsidR="00300017">
        <w:rPr>
          <w:rStyle w:val="CommentReference"/>
        </w:rPr>
        <w:commentReference w:id="1352"/>
      </w:r>
      <w:r w:rsidRPr="60226960">
        <w:rPr>
          <w:rFonts w:ascii="Times New Roman" w:hAnsi="Times New Roman" w:eastAsia="Times New Roman" w:cs="Times New Roman"/>
          <w:color w:val="000000" w:themeColor="text1"/>
          <w:lang w:val="en-GB"/>
        </w:rPr>
        <w:t>level</w:t>
      </w:r>
      <w:del w:author="Josh Browning" w:date="2015-09-03T12:40:00Z" w:id="1357">
        <w:r w:rsidRPr="009616CB">
          <w:rPr>
            <w:rFonts w:ascii="Times New Roman" w:hAnsi="Times New Roman" w:cs="Times New Roman"/>
            <w:color w:val="000000" w:themeColor="text1"/>
            <w:szCs w:val="24"/>
            <w:lang w:val="en-GB"/>
          </w:rPr>
          <w:delText>.</w:delText>
        </w:r>
      </w:del>
      <w:ins w:author="Josh Browning" w:date="2015-08-31T20:44:00Z" w:id="1358">
        <w:r w:rsidRPr="60226960" w:rsidR="00C35402">
          <w:rPr>
            <w:rFonts w:ascii="Times New Roman" w:hAnsi="Times New Roman" w:eastAsia="Times New Roman" w:cs="Times New Roman"/>
            <w:color w:val="000000" w:themeColor="text1"/>
            <w:lang w:val="en-GB"/>
          </w:rPr>
          <w:t xml:space="preserve"> available</w:t>
        </w:r>
      </w:ins>
      <w:ins w:author="Josh Browning" w:date="2015-09-03T12:40:00Z" w:id="1359">
        <w:r w:rsidRPr="60226960">
          <w:rPr>
            <w:rFonts w:ascii="Times New Roman" w:hAnsi="Times New Roman" w:eastAsia="Times New Roman" w:cs="Times New Roman"/>
            <w:color w:val="000000" w:themeColor="text1"/>
            <w:lang w:val="en-GB"/>
          </w:rPr>
          <w:t xml:space="preserve">. </w:t>
        </w:r>
      </w:ins>
      <w:ins w:author="Josh Browning" w:date="2015-08-31T20:44:00Z" w:id="1360">
        <w:r w:rsidRPr="60226960" w:rsidR="00C35402">
          <w:rPr>
            <w:rFonts w:ascii="Times New Roman" w:hAnsi="Times New Roman" w:eastAsia="Times New Roman" w:cs="Times New Roman"/>
            <w:color w:val="000000" w:themeColor="text1"/>
            <w:lang w:val="en-GB"/>
          </w:rPr>
          <w:t xml:space="preserve">This data is then mapped to the </w:t>
        </w:r>
      </w:ins>
      <w:ins w:author="Josh Browning" w:date="2015-08-31T20:47:00Z" w:id="1361">
        <w:r w:rsidRPr="60226960" w:rsidR="00C35402">
          <w:rPr>
            <w:rFonts w:ascii="Times New Roman" w:hAnsi="Times New Roman" w:eastAsia="Times New Roman" w:cs="Times New Roman"/>
            <w:color w:val="000000" w:themeColor="text1"/>
            <w:lang w:val="en-GB"/>
          </w:rPr>
          <w:t xml:space="preserve">same classification system </w:t>
        </w:r>
      </w:ins>
      <w:ins w:author="Josh Browning" w:date="2015-08-31T20:48:00Z" w:id="1362">
        <w:r w:rsidRPr="60226960" w:rsidR="00C35402">
          <w:rPr>
            <w:rFonts w:ascii="Times New Roman" w:hAnsi="Times New Roman" w:eastAsia="Times New Roman" w:cs="Times New Roman"/>
            <w:color w:val="000000" w:themeColor="text1"/>
            <w:lang w:val="en-GB"/>
          </w:rPr>
          <w:t xml:space="preserve">that is </w:t>
        </w:r>
      </w:ins>
      <w:ins w:author="Josh Browning" w:date="2015-08-31T20:47:00Z" w:id="1363">
        <w:r w:rsidRPr="60226960" w:rsidR="00C35402">
          <w:rPr>
            <w:rFonts w:ascii="Times New Roman" w:hAnsi="Times New Roman" w:eastAsia="Times New Roman" w:cs="Times New Roman"/>
            <w:color w:val="000000" w:themeColor="text1"/>
            <w:lang w:val="en-GB"/>
          </w:rPr>
          <w:t>applied to production data and all forms of utilization (</w:t>
        </w:r>
      </w:ins>
      <w:ins w:author="Josh Browning" w:date="2015-08-31T20:44:00Z" w:id="1364">
        <w:del w:author="Valentina" w:date="2015-09-03T14:30:00Z" w:id="1365">
          <w:r w:rsidDel="00300017" w:rsidR="00C35402">
            <w:rPr>
              <w:rFonts w:ascii="Times New Roman" w:hAnsi="Times New Roman" w:cs="Times New Roman"/>
              <w:color w:val="000000" w:themeColor="text1"/>
              <w:szCs w:val="24"/>
              <w:lang w:val="en-GB"/>
            </w:rPr>
            <w:delText>Central Product Classification (</w:delText>
          </w:r>
        </w:del>
        <w:r w:rsidRPr="60226960" w:rsidR="00CF730D">
          <w:rPr>
            <w:rFonts w:ascii="Times New Roman" w:hAnsi="Times New Roman" w:eastAsia="Times New Roman" w:cs="Times New Roman"/>
            <w:color w:val="000000" w:themeColor="text1"/>
            <w:lang w:val="en-GB"/>
          </w:rPr>
          <w:t>CPC</w:t>
        </w:r>
      </w:ins>
      <w:ins w:author="Josh Browning" w:date="2015-09-03T16:31:00Z" w:id="1366">
        <w:r w:rsidRPr="60226960" w:rsidR="00CF730D">
          <w:rPr>
            <w:rFonts w:ascii="Times New Roman" w:hAnsi="Times New Roman" w:eastAsia="Times New Roman" w:cs="Times New Roman"/>
            <w:color w:val="000000" w:themeColor="text1"/>
            <w:lang w:val="en-GB"/>
          </w:rPr>
          <w:t xml:space="preserve"> </w:t>
        </w:r>
      </w:ins>
      <w:ins w:author="Josh Browning" w:date="2015-08-31T20:44:00Z" w:id="1367">
        <w:del w:author="Valentina" w:date="2015-09-03T14:31:00Z" w:id="1368">
          <w:r w:rsidDel="00300017" w:rsidR="00CF730D">
            <w:rPr>
              <w:rFonts w:ascii="Times New Roman" w:hAnsi="Times New Roman" w:cs="Times New Roman"/>
              <w:color w:val="000000" w:themeColor="text1"/>
              <w:szCs w:val="24"/>
              <w:lang w:val="en-GB"/>
            </w:rPr>
            <w:delText xml:space="preserve">), version 2.1 </w:delText>
          </w:r>
        </w:del>
        <w:r w:rsidRPr="60226960" w:rsidR="00CF730D">
          <w:rPr>
            <w:rFonts w:ascii="Times New Roman" w:hAnsi="Times New Roman" w:eastAsia="Times New Roman" w:cs="Times New Roman"/>
            <w:color w:val="000000" w:themeColor="text1"/>
            <w:lang w:val="en-GB"/>
          </w:rPr>
          <w:t>expanded</w:t>
        </w:r>
      </w:ins>
      <w:ins w:author="Valentina" w:date="2015-09-03T14:31:00Z" w:id="1369">
        <w:r w:rsidRPr="60226960" w:rsidR="00300017">
          <w:rPr>
            <w:rFonts w:ascii="Times New Roman" w:hAnsi="Times New Roman" w:eastAsia="Times New Roman" w:cs="Times New Roman"/>
            <w:color w:val="000000" w:themeColor="text1"/>
            <w:lang w:val="en-GB"/>
          </w:rPr>
          <w:t xml:space="preserve"> for</w:t>
        </w:r>
      </w:ins>
      <w:ins w:author="Valentina" w:date="2015-09-03T14:32:00Z" w:id="1370">
        <w:r w:rsidRPr="60226960" w:rsidR="00300017">
          <w:rPr>
            <w:rFonts w:ascii="Times New Roman" w:hAnsi="Times New Roman" w:eastAsia="Times New Roman" w:cs="Times New Roman"/>
            <w:color w:val="000000" w:themeColor="text1"/>
            <w:lang w:val="en-GB"/>
          </w:rPr>
          <w:t xml:space="preserve"> agricultural </w:t>
        </w:r>
        <w:commentRangeStart w:id="1371"/>
        <w:r w:rsidRPr="60226960" w:rsidR="00300017">
          <w:rPr>
            <w:rFonts w:ascii="Times New Roman" w:hAnsi="Times New Roman" w:eastAsia="Times New Roman" w:cs="Times New Roman"/>
            <w:color w:val="000000" w:themeColor="text1"/>
            <w:lang w:val="en-GB"/>
          </w:rPr>
          <w:t>statistics</w:t>
        </w:r>
        <w:commentRangeEnd w:id="1371"/>
        <w:r w:rsidR="00300017">
          <w:rPr>
            <w:rStyle w:val="CommentReference"/>
          </w:rPr>
          <w:commentReference w:id="1371"/>
        </w:r>
      </w:ins>
      <w:ins w:author="Josh Browning" w:date="2015-08-31T20:47:00Z" w:id="1372">
        <w:r w:rsidRPr="60226960" w:rsidR="00C35402">
          <w:rPr>
            <w:rFonts w:ascii="Times New Roman" w:hAnsi="Times New Roman" w:eastAsia="Times New Roman" w:cs="Times New Roman"/>
            <w:color w:val="000000" w:themeColor="text1"/>
            <w:lang w:val="en-GB"/>
          </w:rPr>
          <w:t>).</w:t>
        </w:r>
      </w:ins>
      <w:ins w:author="Josh Browning" w:date="2015-08-31T20:44:00Z" w:id="1373">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The 6-digit level</w:t>
      </w:r>
      <w:ins w:author="Josh Browning" w:date="2015-08-31T20:45:00Z" w:id="1374">
        <w:r w:rsidRPr="60226960" w:rsidR="00C35402">
          <w:rPr>
            <w:rFonts w:ascii="Times New Roman" w:hAnsi="Times New Roman" w:eastAsia="Times New Roman" w:cs="Times New Roman"/>
            <w:color w:val="000000" w:themeColor="text1"/>
            <w:lang w:val="en-GB"/>
          </w:rPr>
          <w:t>, however,</w:t>
        </w:r>
      </w:ins>
      <w:r w:rsidRPr="60226960">
        <w:rPr>
          <w:rFonts w:ascii="Times New Roman" w:hAnsi="Times New Roman" w:eastAsia="Times New Roman" w:cs="Times New Roman"/>
          <w:color w:val="000000" w:themeColor="text1"/>
          <w:lang w:val="en-GB"/>
        </w:rPr>
        <w:t xml:space="preserve"> is also </w:t>
      </w:r>
      <w:ins w:author="Josh Browning" w:date="2015-08-31T20:45:00Z" w:id="1375">
        <w:r w:rsidRPr="60226960" w:rsidR="00C35402">
          <w:rPr>
            <w:rFonts w:ascii="Times New Roman" w:hAnsi="Times New Roman" w:eastAsia="Times New Roman" w:cs="Times New Roman"/>
            <w:color w:val="000000" w:themeColor="text1"/>
            <w:lang w:val="en-GB"/>
          </w:rPr>
          <w:t xml:space="preserve">used </w:t>
        </w:r>
      </w:ins>
      <w:del w:author="Josh Browning" w:date="2015-08-31T20:45:00Z" w:id="1376">
        <w:r w:rsidRPr="009616CB" w:rsidDel="00C35402">
          <w:rPr>
            <w:rFonts w:ascii="Times New Roman" w:hAnsi="Times New Roman" w:cs="Times New Roman"/>
            <w:color w:val="000000" w:themeColor="text1"/>
            <w:szCs w:val="24"/>
            <w:lang w:val="en-GB"/>
          </w:rPr>
          <w:delText xml:space="preserve">sufficient </w:delText>
        </w:r>
      </w:del>
      <w:r w:rsidRPr="60226960">
        <w:rPr>
          <w:rFonts w:ascii="Times New Roman" w:hAnsi="Times New Roman" w:eastAsia="Times New Roman" w:cs="Times New Roman"/>
          <w:color w:val="000000" w:themeColor="text1"/>
          <w:lang w:val="en-GB"/>
        </w:rPr>
        <w:t xml:space="preserve">to </w:t>
      </w:r>
      <w:del w:author="Josh Browning" w:date="2015-08-31T20:46:00Z" w:id="1377">
        <w:r w:rsidRPr="009616CB" w:rsidDel="00C35402">
          <w:rPr>
            <w:rFonts w:ascii="Times New Roman" w:hAnsi="Times New Roman" w:cs="Times New Roman"/>
            <w:color w:val="000000" w:themeColor="text1"/>
            <w:szCs w:val="24"/>
            <w:lang w:val="en-GB"/>
          </w:rPr>
          <w:delText xml:space="preserve">ensure </w:delText>
        </w:r>
      </w:del>
      <w:ins w:author="Josh Browning" w:date="2015-08-31T20:46:00Z" w:id="1378">
        <w:r w:rsidRPr="60226960" w:rsidR="00C35402">
          <w:rPr>
            <w:rFonts w:ascii="Times New Roman" w:hAnsi="Times New Roman" w:eastAsia="Times New Roman" w:cs="Times New Roman"/>
            <w:color w:val="000000" w:themeColor="text1"/>
            <w:lang w:val="en-GB"/>
          </w:rPr>
          <w:t xml:space="preserve">perform various </w:t>
        </w:r>
      </w:ins>
      <w:r w:rsidRPr="60226960">
        <w:rPr>
          <w:rFonts w:ascii="Times New Roman" w:hAnsi="Times New Roman" w:eastAsia="Times New Roman" w:cs="Times New Roman"/>
          <w:color w:val="000000" w:themeColor="text1"/>
          <w:lang w:val="en-GB"/>
        </w:rPr>
        <w:t>consistency</w:t>
      </w:r>
      <w:ins w:author="Josh Browning" w:date="2015-09-03T12:40:00Z" w:id="1379">
        <w:r w:rsidRPr="60226960">
          <w:rPr>
            <w:rFonts w:ascii="Times New Roman" w:hAnsi="Times New Roman" w:eastAsia="Times New Roman" w:cs="Times New Roman"/>
            <w:color w:val="000000" w:themeColor="text1"/>
            <w:lang w:val="en-GB"/>
          </w:rPr>
          <w:t xml:space="preserve"> </w:t>
        </w:r>
      </w:ins>
      <w:ins w:author="Josh Browning" w:date="2015-08-31T20:46:00Z" w:id="1380">
        <w:r w:rsidRPr="60226960" w:rsidR="00C35402">
          <w:rPr>
            <w:rFonts w:ascii="Times New Roman" w:hAnsi="Times New Roman" w:eastAsia="Times New Roman" w:cs="Times New Roman"/>
            <w:color w:val="000000" w:themeColor="text1"/>
            <w:lang w:val="en-GB"/>
          </w:rPr>
          <w:t xml:space="preserve">and validation </w:t>
        </w:r>
      </w:ins>
      <w:ins w:author="Josh Browning" w:date="2015-08-31T20:47:00Z" w:id="1381">
        <w:r w:rsidRPr="60226960" w:rsidR="00C35402">
          <w:rPr>
            <w:rFonts w:ascii="Times New Roman" w:hAnsi="Times New Roman" w:eastAsia="Times New Roman" w:cs="Times New Roman"/>
            <w:color w:val="000000" w:themeColor="text1"/>
            <w:lang w:val="en-GB"/>
          </w:rPr>
          <w:t>checks</w:t>
        </w:r>
      </w:ins>
      <w:ins w:author="Josh Browning" w:date="2015-08-31T20:46:00Z" w:id="1382">
        <w:r w:rsidRPr="60226960" w:rsidR="00C35402">
          <w:rPr>
            <w:rFonts w:ascii="Times New Roman" w:hAnsi="Times New Roman" w:eastAsia="Times New Roman" w:cs="Times New Roman"/>
            <w:color w:val="000000" w:themeColor="text1"/>
            <w:lang w:val="en-GB"/>
          </w:rPr>
          <w:t>.</w:t>
        </w:r>
      </w:ins>
      <w:ins w:author="Josh Browning" w:date="2015-08-31T20:47:00Z" w:id="1383">
        <w:r w:rsidRPr="60226960" w:rsidR="00C35402">
          <w:rPr>
            <w:rFonts w:ascii="Times New Roman" w:hAnsi="Times New Roman" w:eastAsia="Times New Roman" w:cs="Times New Roman"/>
            <w:color w:val="000000" w:themeColor="text1"/>
            <w:lang w:val="en-GB"/>
          </w:rPr>
          <w:t xml:space="preserve"> </w:t>
        </w:r>
      </w:ins>
      <w:del w:author="Josh Browning" w:date="2015-08-31T20:48:00Z" w:id="1384">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60226960">
        <w:rPr>
          <w:rFonts w:ascii="Times New Roman" w:hAnsi="Times New Roman" w:eastAsia="Times New Roman" w:cs="Times New Roman"/>
          <w:color w:val="000000" w:themeColor="text1"/>
          <w:lang w:val="en-GB"/>
        </w:rPr>
        <w:t xml:space="preserve">For details of compatibility between HS and CPC, see section on classifications </w:t>
      </w:r>
      <w:ins w:author="Josh Browning" w:date="2015-08-31T20:49:00Z" w:id="1385">
        <w:r w:rsidRPr="60226960" w:rsidR="00C35402">
          <w:rPr>
            <w:rFonts w:ascii="Times New Roman" w:hAnsi="Times New Roman" w:eastAsia="Times New Roman" w:cs="Times New Roman"/>
            <w:color w:val="000000" w:themeColor="text1"/>
            <w:lang w:val="en-GB"/>
          </w:rPr>
          <w:t xml:space="preserve">on page </w:t>
        </w:r>
        <w:r w:rsidRPr="60226960" w:rsidR="001562E7">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386">
        <w:r w:rsidRPr="60226960" w:rsidR="000B360D">
          <w:rPr>
            <w:rFonts w:ascii="Times New Roman" w:hAnsi="Times New Roman" w:eastAsia="Times New Roman" w:cs="Times New Roman"/>
            <w:noProof/>
            <w:color w:val="000000" w:themeColor="text1"/>
            <w:lang w:val="en-GB"/>
          </w:rPr>
          <w:t>154</w:t>
        </w:r>
      </w:ins>
      <w:ins w:author="Josh Browning" w:date="2015-08-31T20:49:00Z" w:id="1387">
        <w:del w:author="Onno Hoffmeister (ESS)" w:date="2015-09-08T14:05:00Z" w:id="1388">
          <w:r w:rsidDel="000B360D" w:rsidR="00C35402">
            <w:rPr>
              <w:rFonts w:ascii="Times New Roman" w:hAnsi="Times New Roman" w:cs="Times New Roman"/>
              <w:noProof/>
              <w:color w:val="000000" w:themeColor="text1"/>
              <w:szCs w:val="24"/>
              <w:lang w:val="en-GB"/>
            </w:rPr>
            <w:delText>138</w:delText>
          </w:r>
        </w:del>
        <w:r w:rsidRPr="60226960" w:rsidR="001562E7">
          <w:fldChar w:fldCharType="end"/>
        </w:r>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this document. </w:t>
      </w:r>
    </w:p>
    <w:p xmlns:wp14="http://schemas.microsoft.com/office/word/2010/wordml" w:rsidRPr="009616CB" w:rsidR="004F65E4" w:rsidP="00312896" w:rsidRDefault="004F65E4" w14:paraId="0C48113F" wp14:textId="77777777">
      <w:pPr>
        <w:pStyle w:val="Heading4"/>
        <w:rPr>
          <w:rFonts w:ascii="Times New Roman" w:hAnsi="Times New Roman"/>
          <w:lang w:val="en-GB"/>
        </w:rPr>
      </w:pPr>
      <w:bookmarkStart w:name="_Toc421025860" w:id="1389"/>
      <w:r w:rsidRPr="009616CB">
        <w:rPr>
          <w:rFonts w:ascii="Times New Roman" w:hAnsi="Times New Roman"/>
          <w:lang w:val="en-GB"/>
        </w:rPr>
        <w:t>Processing UN Comtrade data</w:t>
      </w:r>
      <w:bookmarkEnd w:id="1389"/>
      <w:r w:rsidRPr="009616CB">
        <w:rPr>
          <w:rFonts w:ascii="Times New Roman" w:hAnsi="Times New Roman"/>
          <w:lang w:val="en-GB"/>
        </w:rPr>
        <w:t xml:space="preserve"> </w:t>
      </w:r>
    </w:p>
    <w:p xmlns:wp14="http://schemas.microsoft.com/office/word/2010/wordml" w:rsidRPr="009616CB" w:rsidR="004F65E4" w:rsidP="004F65E4" w:rsidRDefault="004F65E4" w14:paraId="27CAAF5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9D4D5F">
        <w:fldChar w:fldCharType="begin"/>
      </w:r>
      <w:r w:rsidR="009D4D5F">
        <w:instrText xml:space="preserve"> REF _Ref420069487 \h  \* MERGEFORMAT </w:instrText>
      </w:r>
      <w:r w:rsidR="009D4D5F">
        <w:fldChar w:fldCharType="separate"/>
      </w:r>
      <w:ins w:author="Onno Hoffmeister (ESS)" w:date="2015-09-08T14:05:00Z" w:id="1390">
        <w:r w:rsidRPr="000B360D" w:rsidR="000B360D">
          <w:rPr>
            <w:rFonts w:ascii="Times New Roman" w:hAnsi="Times New Roman" w:cs="Times New Roman"/>
            <w:color w:val="000000" w:themeColor="text1"/>
            <w:szCs w:val="24"/>
            <w:lang w:val="en-GB"/>
            <w:rPrChange w:author="Onno Hoffmeister (ESS)" w:date="2015-09-08T14:05:00Z" w:id="1391">
              <w:rPr>
                <w:rFonts w:ascii="Times New Roman" w:hAnsi="Times New Roman" w:cs="Times New Roman"/>
                <w:color w:val="000000" w:themeColor="text1"/>
                <w:lang w:val="en-GB"/>
              </w:rPr>
            </w:rPrChange>
          </w:rPr>
          <w:t>Table 4</w:t>
        </w:r>
      </w:ins>
      <w:del w:author="Onno Hoffmeister (ESS)" w:date="2015-09-08T14:05:00Z" w:id="1392">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60226960" w:rsidRDefault="004F65E4" w14:paraId="59028A79"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393">
        <w:r w:rsidRPr="60226960" w:rsidR="000B360D">
          <w:rPr>
            <w:rFonts w:ascii="Times New Roman" w:hAnsi="Times New Roman" w:eastAsia="Times New Roman" w:cs="Times New Roman"/>
            <w:color w:val="000000" w:themeColor="text1"/>
            <w:lang w:val="en-GB"/>
            <w:rPrChange w:author="Onno Hoffmeister (ESS)" w:date="2015-09-08T14:05:00Z" w:id="1394">
              <w:rPr>
                <w:rFonts w:ascii="Times New Roman" w:hAnsi="Times New Roman" w:cs="Times New Roman"/>
                <w:color w:val="000000" w:themeColor="text1"/>
                <w:lang w:val="en-GB"/>
              </w:rPr>
            </w:rPrChange>
          </w:rPr>
          <w:t>Table 4</w:t>
        </w:r>
      </w:ins>
      <w:del w:author="Onno Hoffmeister (ESS)" w:date="2015-09-08T14:05:00Z" w:id="1395">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312896" w:rsidRDefault="004F65E4" w14:paraId="290E1C76" wp14:textId="77777777">
      <w:pPr>
        <w:pStyle w:val="Heading4"/>
        <w:rPr>
          <w:rFonts w:ascii="Times New Roman" w:hAnsi="Times New Roman"/>
          <w:lang w:val="en-GB"/>
        </w:rPr>
      </w:pPr>
      <w:bookmarkStart w:name="_Toc421025861" w:id="1396"/>
      <w:r w:rsidRPr="009616CB">
        <w:rPr>
          <w:rFonts w:ascii="Times New Roman" w:hAnsi="Times New Roman"/>
          <w:lang w:val="en-GB"/>
        </w:rPr>
        <w:t>Processing steps</w:t>
      </w:r>
      <w:bookmarkEnd w:id="1396"/>
    </w:p>
    <w:p xmlns:wp14="http://schemas.microsoft.com/office/word/2010/wordml" w:rsidRPr="009616CB" w:rsidR="004F65E4" w:rsidP="003C6AA5" w:rsidRDefault="004F65E4" w14:paraId="18AB7391" wp14:textId="77777777">
      <w:pPr>
        <w:pStyle w:val="ListParagraph"/>
        <w:numPr>
          <w:ilvl w:val="0"/>
          <w:numId w:val="15"/>
        </w:numPr>
        <w:spacing w:before="100" w:beforeAutospacing="1" w:after="120"/>
        <w:jc w:val="both"/>
        <w:rPr>
          <w:rFonts w:ascii="Times New Roman" w:hAnsi="Times New Roman"/>
          <w:color w:val="000000" w:themeColor="text1"/>
        </w:rPr>
      </w:pPr>
      <w:commentRangeStart w:id="1397"/>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032A3B94"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60226960" w:rsidRDefault="00B80EB9" w14:paraId="21EF3CC6"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ins w:author="Salar Tayyib" w:date="2015-09-02T12:50:00Z" w:id="1398">
        <w:r w:rsidRPr="60226960">
          <w:rPr>
            <w:rFonts w:ascii="Times New Roman" w:hAnsi="Times New Roman" w:eastAsia="Times New Roman" w:cs="Times New Roman"/>
            <w:color w:val="000000" w:themeColor="text1"/>
          </w:rPr>
          <w:t>i</w:t>
        </w:r>
      </w:ins>
      <w:ins w:author="Salar Tayyib" w:date="2015-09-02T12:49:00Z" w:id="1399">
        <w:r w:rsidRPr="60226960">
          <w:rPr>
            <w:rFonts w:ascii="Times New Roman" w:hAnsi="Times New Roman" w:eastAsia="Times New Roman" w:cs="Times New Roman"/>
            <w:color w:val="000000" w:themeColor="text1"/>
          </w:rPr>
          <w:t xml:space="preserve">v </w:t>
        </w:r>
      </w:ins>
      <w:r w:rsidRPr="60226960" w:rsidR="004F65E4">
        <w:rPr>
          <w:rFonts w:ascii="Times New Roman" w:hAnsi="Times New Roman" w:eastAsia="Times New Roman" w:cs="Times New Roman"/>
          <w:color w:val="000000" w:themeColor="text1"/>
        </w:rPr>
        <w:t xml:space="preserve">“Mirroring”, i.e. completing the trade matrix with information from trading partners/reports wherever </w:t>
      </w:r>
      <w:commentRangeStart w:id="1400"/>
      <w:r w:rsidRPr="60226960" w:rsidR="004F65E4">
        <w:rPr>
          <w:rFonts w:ascii="Times New Roman" w:hAnsi="Times New Roman" w:eastAsia="Times New Roman" w:cs="Times New Roman"/>
          <w:color w:val="000000" w:themeColor="text1"/>
        </w:rPr>
        <w:t>available</w:t>
      </w:r>
      <w:commentRangeEnd w:id="1400"/>
      <w:r>
        <w:rPr>
          <w:rStyle w:val="CommentReference"/>
          <w:rFonts w:eastAsia="Arial" w:cs="Arial"/>
          <w:vanish/>
          <w:lang w:val="en-US" w:eastAsia="ar-SA"/>
        </w:rPr>
        <w:commentReference w:id="1400"/>
      </w:r>
    </w:p>
    <w:p xmlns:wp14="http://schemas.microsoft.com/office/word/2010/wordml" w:rsidRPr="009616CB" w:rsidR="004F65E4" w:rsidP="60226960" w:rsidRDefault="00B80EB9" w14:paraId="7668ABA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proofErr w:type="gramStart"/>
      <w:ins w:author="Salar Tayyib" w:date="2015-09-02T12:50:00Z" w:id="1401">
        <w:r w:rsidRPr="60226960">
          <w:rPr>
            <w:rFonts w:ascii="Times New Roman" w:hAnsi="Times New Roman" w:eastAsia="Times New Roman" w:cs="Times New Roman"/>
            <w:color w:val="000000" w:themeColor="text1"/>
          </w:rPr>
          <w:t>iii</w:t>
        </w:r>
        <w:proofErr w:type="gramEnd"/>
        <w:r w:rsidRPr="60226960">
          <w:rPr>
            <w:rFonts w:ascii="Times New Roman" w:hAnsi="Times New Roman" w:eastAsia="Times New Roman" w:cs="Times New Roman"/>
            <w:color w:val="000000" w:themeColor="text1"/>
          </w:rPr>
          <w:t xml:space="preserve"> </w:t>
        </w:r>
      </w:ins>
      <w:r w:rsidRPr="60226960" w:rsidR="004F65E4">
        <w:rPr>
          <w:rFonts w:ascii="Times New Roman" w:hAnsi="Times New Roman" w:eastAsia="Times New Roman"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1DF14CD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3214788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60226960" w:rsidRDefault="004F65E4" w14:paraId="1FB6684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Converting HS codes into CPC </w:t>
      </w:r>
      <w:commentRangeStart w:id="1402"/>
      <w:r w:rsidRPr="60226960">
        <w:rPr>
          <w:rFonts w:ascii="Times New Roman" w:hAnsi="Times New Roman" w:eastAsia="Times New Roman" w:cs="Times New Roman"/>
          <w:color w:val="000000" w:themeColor="text1"/>
        </w:rPr>
        <w:t>codes</w:t>
      </w:r>
      <w:ins w:author="Salar Tayyib" w:date="2015-09-03T12:40:00Z" w:id="1403">
        <w:commentRangeEnd w:id="1402"/>
        <w:r w:rsidR="00B80EB9">
          <w:rPr>
            <w:rStyle w:val="CommentReference"/>
            <w:rFonts w:eastAsia="Arial" w:cs="Arial"/>
            <w:vanish/>
            <w:lang w:val="en-US" w:eastAsia="ar-SA"/>
          </w:rPr>
          <w:commentReference w:id="1402"/>
        </w:r>
        <w:r w:rsidRPr="60226960">
          <w:rPr>
            <w:rFonts w:ascii="Times New Roman" w:hAnsi="Times New Roman" w:eastAsia="Times New Roman" w:cs="Times New Roman"/>
            <w:color w:val="000000" w:themeColor="text1"/>
          </w:rPr>
          <w:t xml:space="preserve"> </w:t>
        </w:r>
      </w:ins>
      <w:ins w:author="Josh Browning" w:date="2015-09-03T12:40:00Z" w:id="1404">
        <w:r w:rsidRPr="60226960">
          <w:rPr>
            <w:rFonts w:ascii="Times New Roman" w:hAnsi="Times New Roman" w:eastAsia="Times New Roman" w:cs="Times New Roman"/>
            <w:color w:val="000000" w:themeColor="text1"/>
          </w:rPr>
          <w:t xml:space="preserve"> </w:t>
        </w:r>
        <w:commentRangeEnd w:id="1397"/>
        <w:r w:rsidR="008E4F1C">
          <w:rPr>
            <w:rStyle w:val="CommentReference"/>
            <w:rFonts w:eastAsia="Arial" w:cs="Arial"/>
            <w:lang w:val="en-US" w:eastAsia="ar-SA"/>
          </w:rPr>
          <w:commentReference w:id="1397"/>
        </w:r>
      </w:ins>
    </w:p>
    <w:p xmlns:wp14="http://schemas.microsoft.com/office/word/2010/wordml" w:rsidRPr="009616CB" w:rsidR="004F65E4" w:rsidP="60226960" w:rsidRDefault="004F65E4" w14:paraId="1036E6D8" wp14:textId="77777777" wp14:noSpellErr="1">
      <w:pPr>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405">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3:00Z" w:id="1406">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is trade that is as complete, as balanced (imports vs. exports</w:t>
      </w:r>
      <w:ins w:author="Salar Tayyib" w:date="2015-09-02T12:51:00Z" w:id="1407">
        <w:r w:rsidRPr="60226960" w:rsidR="00B80EB9">
          <w:rPr>
            <w:rFonts w:ascii="Times New Roman" w:hAnsi="Times New Roman" w:eastAsia="Times New Roman" w:cs="Times New Roman"/>
            <w:color w:val="000000" w:themeColor="text1"/>
            <w:lang w:val="en-GB"/>
          </w:rPr>
          <w:t xml:space="preserve"> of each individual commodity</w:t>
        </w:r>
      </w:ins>
      <w:r w:rsidRPr="60226960">
        <w:rPr>
          <w:rFonts w:ascii="Times New Roman" w:hAnsi="Times New Roman" w:eastAsia="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408">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4:00Z" w:id="1409">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60226960">
        <w:rPr>
          <w:rFonts w:ascii="Times New Roman" w:hAnsi="Times New Roman" w:eastAsia="Times New Roman" w:cs="Times New Roman"/>
          <w:color w:val="000000" w:themeColor="text1"/>
          <w:lang w:val="en-GB"/>
        </w:rPr>
        <w:lastRenderedPageBreak/>
        <w:t>of the methodology are described in the documentation of the new trade methodology. Here it shall suffice to list the key steps:</w:t>
      </w:r>
    </w:p>
    <w:p xmlns:wp14="http://schemas.microsoft.com/office/word/2010/wordml" w:rsidRPr="009616CB" w:rsidR="004F65E4" w:rsidP="60226960" w:rsidRDefault="004F65E4" w14:paraId="61F33ECF"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Calculating endorsement factors</w:t>
      </w:r>
      <w:ins w:author="Josh Browning" w:date="2015-08-31T20:54:00Z" w:id="1410">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003C6AA5" w:rsidRDefault="004F65E4" w14:paraId="628305CD"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author="Salar Tayyib" w:date="2015-09-03T12:40:00Z" w:id="1411">
                <w:rPr>
                  <w:rFonts w:ascii="Cambria Math" w:hAnsi="Cambria Math"/>
                  <w:i/>
                  <w:color w:val="000000" w:themeColor="text1"/>
                </w:rPr>
              </w:ins>
            </m:ctrlPr>
          </m:naryPr>
          <m:sub>
            <m:r>
              <w:ins w:id="1412" w:author="Salar Tayyib" w:date="2015-09-03T12:40:00Z">
                <w:rPr>
                  <w:rFonts w:ascii="Cambria Math" w:hAnsi="Cambria Math"/>
                  <w:color w:val="000000" w:themeColor="text1"/>
                </w:rPr>
                <m:t>i=1</m:t>
              </w:ins>
            </m:r>
          </m:sub>
          <m:sup>
            <m:r>
              <w:ins w:id="1413" w:author="Salar Tayyib" w:date="2015-09-03T12:40:00Z">
                <w:rPr>
                  <w:rFonts w:ascii="Cambria Math" w:hAnsi="Cambria Math"/>
                  <w:color w:val="000000" w:themeColor="text1"/>
                </w:rPr>
                <m:t>n</m:t>
              </w:ins>
            </m:r>
          </m:sup>
          <m:e>
            <m:sSub>
              <m:sSubPr>
                <m:ctrlPr>
                  <w:ins w:author="Salar Tayyib" w:date="2015-09-03T12:40:00Z" w:id="1414">
                    <w:rPr>
                      <w:rFonts w:ascii="Cambria Math" w:hAnsi="Cambria Math"/>
                      <w:i/>
                      <w:color w:val="000000" w:themeColor="text1"/>
                    </w:rPr>
                  </w:ins>
                </m:ctrlPr>
              </m:sSubPr>
              <m:e>
                <m:r>
                  <w:ins w:id="1415" w:author="Salar Tayyib" w:date="2015-09-03T12:40:00Z">
                    <w:rPr>
                      <w:rFonts w:ascii="Cambria Math" w:hAnsi="Cambria Math"/>
                      <w:color w:val="000000" w:themeColor="text1"/>
                    </w:rPr>
                    <m:t>X</m:t>
                  </w:ins>
                </m:r>
              </m:e>
              <m:sub>
                <m:r>
                  <w:ins w:id="1416" w:author="Salar Tayyib" w:date="2015-09-03T12:40:00Z">
                    <w:rPr>
                      <w:rFonts w:ascii="Cambria Math" w:hAnsi="Cambria Math"/>
                      <w:color w:val="000000" w:themeColor="text1"/>
                    </w:rPr>
                    <m:t>i</m:t>
                  </w:ins>
                </m:r>
              </m:sub>
            </m:sSub>
          </m:e>
        </m:nary>
        <m:nary>
          <m:naryPr>
            <m:chr m:val="∑"/>
            <m:limLoc m:val="undOvr"/>
            <m:ctrlPr>
              <w:ins w:author="Josh Browning" w:date="2015-09-03T12:40:00Z" w:id="1417">
                <w:rPr>
                  <w:rFonts w:ascii="Cambria Math" w:hAnsi="Cambria Math"/>
                  <w:i/>
                  <w:color w:val="000000" w:themeColor="text1"/>
                </w:rPr>
              </w:ins>
            </m:ctrlPr>
          </m:naryPr>
          <m:sub>
            <m:r>
              <w:ins w:id="1418" w:author="Josh Browning" w:date="2015-09-03T12:40:00Z">
                <w:rPr>
                  <w:rFonts w:ascii="Cambria Math" w:hAnsi="Cambria Math"/>
                  <w:color w:val="000000" w:themeColor="text1"/>
                </w:rPr>
                <m:t>i=1</m:t>
              </w:ins>
            </m:r>
          </m:sub>
          <m:sup>
            <m:r>
              <w:ins w:id="1419" w:author="Josh Browning" w:date="2015-09-03T12:40:00Z">
                <w:rPr>
                  <w:rFonts w:ascii="Cambria Math" w:hAnsi="Cambria Math"/>
                  <w:color w:val="000000" w:themeColor="text1"/>
                </w:rPr>
                <m:t>n</m:t>
              </w:ins>
            </m:r>
          </m:sup>
          <m:e>
            <m:sSub>
              <m:sSubPr>
                <m:ctrlPr>
                  <w:ins w:author="Josh Browning" w:date="2015-09-03T12:40:00Z" w:id="1420">
                    <w:rPr>
                      <w:rFonts w:ascii="Cambria Math" w:hAnsi="Cambria Math"/>
                      <w:i/>
                      <w:color w:val="000000" w:themeColor="text1"/>
                    </w:rPr>
                  </w:ins>
                </m:ctrlPr>
              </m:sSubPr>
              <m:e>
                <m:r>
                  <w:ins w:id="1421" w:author="Josh Browning" w:date="2015-09-03T12:40:00Z">
                    <w:rPr>
                      <w:rFonts w:ascii="Cambria Math" w:hAnsi="Cambria Math"/>
                      <w:color w:val="000000" w:themeColor="text1"/>
                    </w:rPr>
                    <m:t>X</m:t>
                  </w:ins>
                </m:r>
              </m:e>
              <m:sub>
                <m:r>
                  <w:ins w:id="1422" w:author="Josh Browning" w:date="2015-09-03T12:40:00Z">
                    <w:rPr>
                      <w:rFonts w:ascii="Cambria Math" w:hAnsi="Cambria Math"/>
                      <w:color w:val="000000" w:themeColor="text1"/>
                    </w:rPr>
                    <m:t>ij</m:t>
                  </w:ins>
                </m:r>
              </m:sub>
            </m:sSub>
          </m:e>
        </m:nary>
        <m:r>
          <w:rPr>
            <w:rFonts w:ascii="Cambria Math" w:hAnsi="Cambria Math"/>
            <w:color w:val="000000" w:themeColor="text1"/>
          </w:rPr>
          <m:t>=</m:t>
        </m:r>
        <m:nary>
          <m:naryPr>
            <m:chr m:val="∑"/>
            <m:limLoc m:val="undOvr"/>
            <m:ctrlPr>
              <w:ins w:author="Salar Tayyib" w:date="2015-09-03T12:40:00Z" w:id="1423">
                <w:rPr>
                  <w:rFonts w:ascii="Cambria Math" w:hAnsi="Cambria Math"/>
                  <w:i/>
                  <w:color w:val="000000" w:themeColor="text1"/>
                </w:rPr>
              </w:ins>
            </m:ctrlPr>
          </m:naryPr>
          <m:sub>
            <m:r>
              <w:ins w:id="1424" w:author="Salar Tayyib" w:date="2015-09-03T12:40:00Z">
                <w:rPr>
                  <w:rFonts w:ascii="Cambria Math" w:hAnsi="Cambria Math"/>
                  <w:color w:val="000000" w:themeColor="text1"/>
                </w:rPr>
                <m:t>i=1</m:t>
              </w:ins>
            </m:r>
          </m:sub>
          <m:sup>
            <m:r>
              <w:ins w:id="1425" w:author="Salar Tayyib" w:date="2015-09-03T12:40:00Z">
                <w:rPr>
                  <w:rFonts w:ascii="Cambria Math" w:hAnsi="Cambria Math"/>
                  <w:color w:val="000000" w:themeColor="text1"/>
                </w:rPr>
                <m:t>n</m:t>
              </w:ins>
            </m:r>
          </m:sup>
          <m:e>
            <m:sSub>
              <m:sSubPr>
                <m:ctrlPr>
                  <w:ins w:author="Salar Tayyib" w:date="2015-09-03T12:40:00Z" w:id="1426">
                    <w:rPr>
                      <w:rFonts w:ascii="Cambria Math" w:hAnsi="Cambria Math"/>
                      <w:i/>
                      <w:color w:val="000000" w:themeColor="text1"/>
                    </w:rPr>
                  </w:ins>
                </m:ctrlPr>
              </m:sSubPr>
              <m:e>
                <m:r>
                  <w:ins w:id="1427" w:author="Salar Tayyib" w:date="2015-09-03T12:40:00Z">
                    <w:rPr>
                      <w:rFonts w:ascii="Cambria Math" w:hAnsi="Cambria Math"/>
                      <w:color w:val="000000" w:themeColor="text1"/>
                    </w:rPr>
                    <m:t>I</m:t>
                  </w:ins>
                </m:r>
              </m:e>
              <m:sub>
                <m:r>
                  <w:ins w:id="1428" w:author="Salar Tayyib" w:date="2015-09-03T12:40:00Z">
                    <w:rPr>
                      <w:rFonts w:ascii="Cambria Math" w:hAnsi="Cambria Math"/>
                      <w:color w:val="000000" w:themeColor="text1"/>
                    </w:rPr>
                    <m:t>i</m:t>
                  </w:ins>
                </m:r>
              </m:sub>
            </m:sSub>
          </m:e>
        </m:nary>
        <m:nary>
          <m:naryPr>
            <m:chr m:val="∑"/>
            <m:limLoc m:val="undOvr"/>
            <m:ctrlPr>
              <w:ins w:author="Josh Browning" w:date="2015-09-03T12:40:00Z" w:id="1429">
                <w:rPr>
                  <w:rFonts w:ascii="Cambria Math" w:hAnsi="Cambria Math"/>
                  <w:i/>
                  <w:color w:val="000000" w:themeColor="text1"/>
                </w:rPr>
              </w:ins>
            </m:ctrlPr>
          </m:naryPr>
          <m:sub>
            <m:r>
              <w:ins w:id="1430" w:author="Josh Browning" w:date="2015-09-03T12:40:00Z">
                <w:rPr>
                  <w:rFonts w:ascii="Cambria Math" w:hAnsi="Cambria Math"/>
                  <w:color w:val="000000" w:themeColor="text1"/>
                </w:rPr>
                <m:t>i=1</m:t>
              </w:ins>
            </m:r>
          </m:sub>
          <m:sup>
            <m:r>
              <w:ins w:id="1431" w:author="Josh Browning" w:date="2015-09-03T12:40:00Z">
                <w:rPr>
                  <w:rFonts w:ascii="Cambria Math" w:hAnsi="Cambria Math"/>
                  <w:color w:val="000000" w:themeColor="text1"/>
                </w:rPr>
                <m:t>n</m:t>
              </w:ins>
            </m:r>
          </m:sup>
          <m:e>
            <m:sSub>
              <m:sSubPr>
                <m:ctrlPr>
                  <w:ins w:author="Josh Browning" w:date="2015-09-03T12:40:00Z" w:id="1432">
                    <w:rPr>
                      <w:rFonts w:ascii="Cambria Math" w:hAnsi="Cambria Math"/>
                      <w:i/>
                      <w:color w:val="000000" w:themeColor="text1"/>
                    </w:rPr>
                  </w:ins>
                </m:ctrlPr>
              </m:sSubPr>
              <m:e>
                <m:r>
                  <w:ins w:id="1433" w:author="Josh Browning" w:date="2015-09-03T12:40:00Z">
                    <w:rPr>
                      <w:rFonts w:ascii="Cambria Math" w:hAnsi="Cambria Math"/>
                      <w:color w:val="000000" w:themeColor="text1"/>
                    </w:rPr>
                    <m:t>I</m:t>
                  </w:ins>
                </m:r>
              </m:e>
              <m:sub>
                <m:r>
                  <w:ins w:id="1434" w:author="Josh Browning" w:date="2015-09-03T12:40:00Z">
                    <w:rPr>
                      <w:rFonts w:ascii="Cambria Math" w:hAnsi="Cambria Math"/>
                      <w:color w:val="000000" w:themeColor="text1"/>
                    </w:rPr>
                    <m:t>ij</m:t>
                  </w:ins>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Pr="009616CB" w:rsidR="004F65E4" w:rsidP="60226960" w:rsidRDefault="004F65E4" w14:paraId="278D88EE"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Calculating total trade (total imports and exports for every commodity at </w:t>
      </w:r>
      <w:del w:author="Josh Browning" w:date="2015-08-31T20:56:00Z" w:id="1435">
        <w:r w:rsidRPr="009616CB" w:rsidDel="00C1637C">
          <w:rPr>
            <w:rFonts w:ascii="Times New Roman" w:hAnsi="Times New Roman"/>
            <w:color w:val="000000" w:themeColor="text1"/>
          </w:rPr>
          <w:delText>HS 6</w:delText>
        </w:r>
      </w:del>
      <w:ins w:author="Josh Browning" w:date="2015-08-31T20:56:00Z" w:id="1436">
        <w:r w:rsidRPr="60226960" w:rsidR="00C1637C">
          <w:rPr>
            <w:rFonts w:ascii="Times New Roman" w:hAnsi="Times New Roman" w:eastAsia="Times New Roman" w:cs="Times New Roman"/>
            <w:color w:val="000000" w:themeColor="text1"/>
          </w:rPr>
          <w:t>CPC</w:t>
        </w:r>
      </w:ins>
      <w:r w:rsidRPr="60226960">
        <w:rPr>
          <w:rFonts w:ascii="Times New Roman" w:hAnsi="Times New Roman" w:eastAsia="Times New Roman" w:cs="Times New Roman"/>
          <w:color w:val="000000" w:themeColor="text1"/>
        </w:rPr>
        <w:t xml:space="preserve"> level), now of balanced flows</w:t>
      </w:r>
      <w:ins w:author="Josh Browning" w:date="2015-08-31T20:56:00Z" w:id="1437">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60226960" w:rsidRDefault="009D4D5F" w14:paraId="267140C2" wp14:textId="77777777" wp14:noSpellErr="1">
      <w:pPr>
        <w:spacing w:before="100" w:beforeAutospacing="on"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ins w:author="Onno Hoffmeister (ESS)" w:date="2015-09-08T14:05:00Z" w:id="1438">
        <w:r w:rsidRPr="60226960" w:rsidR="000B360D">
          <w:rPr>
            <w:rFonts w:ascii="Times New Roman" w:hAnsi="Times New Roman" w:eastAsia="Times New Roman" w:cs="Times New Roman"/>
            <w:color w:val="000000" w:themeColor="text1"/>
            <w:lang w:val="en-GB"/>
            <w:rPrChange w:author="Onno Hoffmeister (ESS)" w:date="2015-09-08T14:05:00Z" w:id="1439">
              <w:rPr>
                <w:rFonts w:cs="Times New Roman"/>
                <w:color w:val="000000" w:themeColor="text1"/>
              </w:rPr>
            </w:rPrChange>
          </w:rPr>
          <w:t>Figure 4</w:t>
        </w:r>
      </w:ins>
      <w:del w:author="Onno Hoffmeister (ESS)" w:date="2015-09-08T14:05:00Z" w:id="1440">
        <w:r w:rsidRPr="009616CB" w:rsidDel="000B360D" w:rsidR="000854D5">
          <w:rPr>
            <w:rFonts w:ascii="Times New Roman" w:hAnsi="Times New Roman" w:cs="Times New Roman"/>
            <w:color w:val="000000" w:themeColor="text1"/>
            <w:szCs w:val="24"/>
            <w:lang w:val="en-GB"/>
          </w:rPr>
          <w:delText>Figure 4</w:delText>
        </w:r>
      </w:del>
      <w:r>
        <w:fldChar w:fldCharType="end"/>
      </w:r>
      <w:r w:rsidRPr="60226960" w:rsidR="004F65E4">
        <w:rPr>
          <w:rFonts w:ascii="Times New Roman" w:hAnsi="Times New Roman" w:eastAsia="Times New Roman" w:cs="Times New Roman"/>
          <w:color w:val="000000" w:themeColor="text1"/>
          <w:lang w:val="en-GB"/>
        </w:rPr>
        <w:t xml:space="preserve"> below provides an overview of the new trade processing flow.</w:t>
      </w:r>
    </w:p>
    <w:p xmlns:wp14="http://schemas.microsoft.com/office/word/2010/wordml" w:rsidRPr="009616CB" w:rsidR="004F65E4" w:rsidP="004F65E4" w:rsidRDefault="0040676B" w14:paraId="379A1A72" wp14:textId="77777777">
      <w:pPr>
        <w:keepNext/>
        <w:spacing w:before="100" w:beforeAutospacing="1" w:after="120"/>
        <w:jc w:val="both"/>
        <w:rPr>
          <w:del w:author="Josh Browning" w:date="2015-09-03T12:40:00Z" w:id="1441"/>
          <w:rFonts w:ascii="Times New Roman" w:hAnsi="Times New Roman" w:cs="Times New Roman"/>
          <w:color w:val="000000" w:themeColor="text1"/>
          <w:lang w:val="en-GB"/>
        </w:rPr>
      </w:pPr>
      <w:del w:author="Josh Browning" w:date="2015-09-03T12:40:00Z" w:id="1442">
        <w:r>
          <w:rPr>
            <w:rFonts w:ascii="Times New Roman" w:hAnsi="Times New Roman" w:cs="Times New Roman"/>
            <w:noProof/>
            <w:color w:val="000000" w:themeColor="text1"/>
            <w:lang w:eastAsia="zh-CN"/>
            <w:rPrChange w:author="Unknown" w:id="1443">
              <w:rPr>
                <w:rFonts w:ascii="Times New Roman" w:hAnsi="Times New Roman"/>
                <w:b/>
                <w:bCs/>
                <w:noProof/>
                <w:lang w:eastAsia="zh-CN"/>
              </w:rPr>
            </w:rPrChange>
          </w:rPr>
          <w:drawing>
            <wp:inline xmlns:wp14="http://schemas.microsoft.com/office/word/2010/wordprocessingDrawing" distT="0" distB="0" distL="0" distR="0" wp14:anchorId="52C680DA" wp14:editId="7777777">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xmlns:wp14="http://schemas.microsoft.com/office/word/2010/wordml" w:rsidRPr="009616CB" w:rsidR="004F65E4" w:rsidP="004F65E4" w:rsidRDefault="0040676B" w14:paraId="2445393D" wp14:textId="77777777">
      <w:pPr>
        <w:keepNext/>
        <w:spacing w:before="100" w:beforeAutospacing="1" w:after="120"/>
        <w:jc w:val="both"/>
        <w:rPr>
          <w:ins w:author="Josh Browning" w:date="2015-09-03T12:40:00Z" w:id="1444"/>
          <w:rFonts w:ascii="Times New Roman" w:hAnsi="Times New Roman" w:cs="Times New Roman"/>
          <w:color w:val="000000" w:themeColor="text1"/>
          <w:lang w:val="en-GB"/>
        </w:rPr>
      </w:pPr>
      <w:ins w:author="Josh Browning" w:date="2015-09-03T12:40:00Z" w:id="1445">
        <w:r>
          <w:rPr>
            <w:rFonts w:ascii="Times New Roman" w:hAnsi="Times New Roman" w:cs="Times New Roman"/>
            <w:noProof/>
            <w:color w:val="000000" w:themeColor="text1"/>
            <w:lang w:eastAsia="zh-CN"/>
            <w:rPrChange w:author="Unknown" w:id="1446">
              <w:rPr>
                <w:rFonts w:ascii="Times New Roman" w:hAnsi="Times New Roman"/>
                <w:b/>
                <w:bCs/>
                <w:noProof/>
                <w:lang w:eastAsia="zh-CN"/>
              </w:rPr>
            </w:rPrChange>
          </w:rPr>
          <w:drawing>
            <wp:inline xmlns:wp14="http://schemas.microsoft.com/office/word/2010/wordprocessingDrawing" distT="0" distB="0" distL="0" distR="0" wp14:anchorId="5C5B1F8B"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xmlns:wp14="http://schemas.microsoft.com/office/word/2010/wordml" w:rsidRPr="009616CB" w:rsidR="004F65E4" w:rsidP="004F65E4" w:rsidRDefault="004F65E4" w14:paraId="31602398" wp14:textId="77777777">
      <w:pPr>
        <w:pStyle w:val="NoSpacing"/>
        <w:spacing w:line="276" w:lineRule="auto"/>
        <w:jc w:val="both"/>
        <w:rPr>
          <w:rFonts w:cs="Times New Roman"/>
          <w:color w:val="000000" w:themeColor="text1"/>
        </w:rPr>
      </w:pPr>
      <w:bookmarkStart w:name="_Ref420069127" w:id="1447"/>
      <w:bookmarkStart w:name="_Toc420402182" w:id="1448"/>
      <w:bookmarkStart w:name="_Toc420402582" w:id="1449"/>
      <w:bookmarkStart w:name="_Toc421026212" w:id="1450"/>
      <w:bookmarkStart w:name="_Toc428383855" w:id="1451"/>
      <w:bookmarkStart w:name="_Toc428436787" w:id="1452"/>
      <w:r w:rsidRPr="009616CB">
        <w:rPr>
          <w:rFonts w:cs="Times New Roman"/>
          <w:color w:val="000000" w:themeColor="text1"/>
        </w:rPr>
        <w:t xml:space="preserve">Figure </w:t>
      </w:r>
      <w:r w:rsidRPr="009616CB" w:rsidR="001562E7">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1562E7">
        <w:rPr>
          <w:rFonts w:cs="Times New Roman"/>
          <w:color w:val="000000" w:themeColor="text1"/>
        </w:rPr>
        <w:fldChar w:fldCharType="separate"/>
      </w:r>
      <w:r w:rsidR="000B360D">
        <w:rPr>
          <w:rFonts w:cs="Times New Roman"/>
          <w:noProof/>
          <w:color w:val="000000" w:themeColor="text1"/>
        </w:rPr>
        <w:t>4</w:t>
      </w:r>
      <w:r w:rsidRPr="009616CB" w:rsidR="001562E7">
        <w:rPr>
          <w:rFonts w:cs="Times New Roman"/>
          <w:color w:val="000000" w:themeColor="text1"/>
        </w:rPr>
        <w:fldChar w:fldCharType="end"/>
      </w:r>
      <w:bookmarkEnd w:id="1447"/>
      <w:r w:rsidRPr="009616CB">
        <w:rPr>
          <w:rFonts w:cs="Times New Roman"/>
          <w:color w:val="000000" w:themeColor="text1"/>
        </w:rPr>
        <w:t>: Trade processing, work flows</w:t>
      </w:r>
      <w:bookmarkEnd w:id="1448"/>
      <w:bookmarkEnd w:id="1449"/>
      <w:bookmarkEnd w:id="1450"/>
      <w:bookmarkEnd w:id="1451"/>
      <w:bookmarkEnd w:id="1452"/>
    </w:p>
    <w:p xmlns:wp14="http://schemas.microsoft.com/office/word/2010/wordml" w:rsidRPr="009616CB" w:rsidR="004F65E4" w:rsidP="004F65E4" w:rsidRDefault="004F65E4" w14:paraId="2A19CFE8"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4F65E4" w14:paraId="25DA8ADF" wp14:textId="77777777">
      <w:pPr>
        <w:pStyle w:val="Heading3"/>
        <w:rPr>
          <w:rFonts w:ascii="Times New Roman" w:hAnsi="Times New Roman"/>
          <w:lang w:val="en-GB"/>
        </w:rPr>
      </w:pPr>
      <w:bookmarkStart w:name="_Toc421025862" w:id="1453"/>
      <w:r w:rsidRPr="009616CB">
        <w:rPr>
          <w:rFonts w:ascii="Times New Roman" w:hAnsi="Times New Roman"/>
          <w:lang w:val="en-GB"/>
        </w:rPr>
        <w:lastRenderedPageBreak/>
        <w:t>Trade data products</w:t>
      </w:r>
      <w:bookmarkEnd w:id="1453"/>
    </w:p>
    <w:p xmlns:wp14="http://schemas.microsoft.com/office/word/2010/wordml" w:rsidRPr="009616CB" w:rsidR="004F65E4" w:rsidP="60226960" w:rsidRDefault="004F65E4" w14:paraId="29EE8B88" wp14:textId="77777777" wp14:noSpellErr="1">
      <w:pPr>
        <w:widowControl w:val="0"/>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processing of trade data at FAO ultimately renders </w:t>
      </w:r>
      <w:r w:rsidRPr="60226960">
        <w:rPr>
          <w:rFonts w:ascii="Times New Roman" w:hAnsi="Times New Roman" w:eastAsia="Times New Roman" w:cs="Times New Roman"/>
          <w:b w:val="1"/>
          <w:bCs w:val="1"/>
          <w:color w:val="000000" w:themeColor="text1"/>
          <w:lang w:val="en-GB"/>
        </w:rPr>
        <w:t>six</w:t>
      </w:r>
      <w:r w:rsidRPr="60226960">
        <w:rPr>
          <w:rFonts w:ascii="Times New Roman" w:hAnsi="Times New Roman" w:eastAsia="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454">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455">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4F65E4" w:rsidRDefault="004F65E4" w14:paraId="05AAF484"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40BA8C" wp14:textId="77777777">
      <w:pPr>
        <w:pStyle w:val="Caption"/>
        <w:keepNext/>
        <w:jc w:val="both"/>
        <w:rPr>
          <w:rFonts w:ascii="Times New Roman" w:hAnsi="Times New Roman" w:cs="Times New Roman"/>
          <w:b/>
          <w:bCs/>
          <w:color w:val="000000" w:themeColor="text1"/>
          <w:lang w:val="en-GB"/>
        </w:rPr>
      </w:pPr>
      <w:bookmarkStart w:name="_Ref420069487" w:id="1456"/>
      <w:bookmarkStart w:name="_Toc421026240" w:id="1457"/>
      <w:bookmarkStart w:name="_Toc428423543" w:id="1458"/>
      <w:r w:rsidRPr="009616CB">
        <w:rPr>
          <w:rFonts w:ascii="Times New Roman" w:hAnsi="Times New Roman" w:cs="Times New Roman"/>
          <w:color w:val="000000" w:themeColor="text1"/>
          <w:lang w:val="en-GB"/>
        </w:rPr>
        <w:t xml:space="preserve">Table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Pr="009616CB" w:rsidR="001562E7">
        <w:rPr>
          <w:rFonts w:ascii="Times New Roman" w:hAnsi="Times New Roman" w:cs="Times New Roman"/>
          <w:b/>
          <w:color w:val="000000" w:themeColor="text1"/>
          <w:lang w:val="en-GB"/>
        </w:rPr>
        <w:fldChar w:fldCharType="end"/>
      </w:r>
      <w:bookmarkEnd w:id="1456"/>
      <w:r w:rsidRPr="009616CB">
        <w:rPr>
          <w:rFonts w:ascii="Times New Roman" w:hAnsi="Times New Roman" w:cs="Times New Roman"/>
          <w:color w:val="000000" w:themeColor="text1"/>
          <w:lang w:val="en-GB"/>
        </w:rPr>
        <w:t>: Trade products</w:t>
      </w:r>
      <w:bookmarkEnd w:id="1457"/>
      <w:bookmarkEnd w:id="1458"/>
    </w:p>
    <w:tbl>
      <w:tblPr>
        <w:tblStyle w:val="TableClassic1"/>
        <w:tblW w:w="0" w:type="auto"/>
        <w:tblLook w:val="04A0" w:firstRow="1" w:lastRow="0" w:firstColumn="1" w:lastColumn="0" w:noHBand="0" w:noVBand="1"/>
      </w:tblPr>
      <w:tblGrid>
        <w:gridCol w:w="2309"/>
        <w:gridCol w:w="2312"/>
        <w:gridCol w:w="2310"/>
        <w:gridCol w:w="2311"/>
      </w:tblGrid>
      <w:tr xmlns:wp14="http://schemas.microsoft.com/office/word/2010/wordml" w:rsidRPr="009616CB" w:rsidR="004F65E4" w:rsidTr="00523A4B" w14:paraId="6DBB87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453C06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031173B5" wp14:textId="77777777">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62DBD969" wp14:textId="77777777">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19469339" wp14:textId="77777777">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46E82B6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CE27D1A"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0A077209"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50B8FE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2E98C8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BA2282A"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43F030B"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CC19B5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14:paraId="40EF11B0"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59">
                  <w:rPr>
                    <w:rFonts w:ascii="Times New Roman" w:hAnsi="Times New Roman" w:cs="Times New Roman"/>
                    <w:b/>
                    <w:bCs/>
                    <w:color w:val="000000" w:themeColor="text1"/>
                    <w:kern w:val="28"/>
                    <w:lang w:val="en-GB"/>
                  </w:rPr>
                </w:rPrChange>
              </w:rPr>
              <w:pPrChange w:author="Josh Browning" w:date="2015-09-03T12:40:00Z" w:id="1460">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1">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14:paraId="6E71CC9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2">
                  <w:rPr>
                    <w:rFonts w:ascii="Times New Roman" w:hAnsi="Times New Roman" w:cs="Times New Roman"/>
                    <w:b/>
                    <w:bCs/>
                    <w:color w:val="000000" w:themeColor="text1"/>
                    <w:kern w:val="28"/>
                    <w:lang w:val="en-GB"/>
                  </w:rPr>
                </w:rPrChange>
              </w:rPr>
              <w:pPrChange w:author="Josh Browning" w:date="2015-09-03T12:40:00Z" w:id="1463">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4">
                  <w:rPr>
                    <w:rFonts w:ascii="Times New Roman" w:hAnsi="Times New Roman" w:cs="Times New Roman"/>
                    <w:b/>
                    <w:bCs/>
                    <w:color w:val="000000" w:themeColor="text1"/>
                    <w:lang w:val="en-GB"/>
                  </w:rPr>
                </w:rPrChange>
              </w:rPr>
              <w:t>Data gaps filled thru mirroring</w:t>
            </w:r>
          </w:p>
        </w:tc>
      </w:tr>
      <w:tr xmlns:wp14="http://schemas.microsoft.com/office/word/2010/wordml" w:rsidRPr="009616CB" w:rsidR="004F65E4" w:rsidTr="00523A4B" w14:paraId="56CB5AF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3B9DC55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764DE744"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14:paraId="5781D2B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5">
                  <w:rPr>
                    <w:rFonts w:ascii="Times New Roman" w:hAnsi="Times New Roman" w:cs="Times New Roman"/>
                    <w:b/>
                    <w:bCs/>
                    <w:color w:val="000000" w:themeColor="text1"/>
                    <w:kern w:val="28"/>
                    <w:lang w:val="en-GB"/>
                  </w:rPr>
                </w:rPrChange>
              </w:rPr>
              <w:pPrChange w:author="Josh Browning" w:date="2015-09-03T12:40:00Z" w:id="1466">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7">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14:paraId="1DD8C84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8">
                  <w:rPr>
                    <w:rFonts w:ascii="Times New Roman" w:hAnsi="Times New Roman" w:cs="Times New Roman"/>
                    <w:b/>
                    <w:bCs/>
                    <w:color w:val="000000" w:themeColor="text1"/>
                    <w:kern w:val="28"/>
                    <w:lang w:val="en-GB"/>
                  </w:rPr>
                </w:rPrChange>
              </w:rPr>
              <w:pPrChange w:author="Josh Browning" w:date="2015-09-03T12:40:00Z" w:id="1469">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70">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471"/>
            </w:r>
          </w:p>
        </w:tc>
      </w:tr>
      <w:tr xmlns:wp14="http://schemas.microsoft.com/office/word/2010/wordml" w:rsidRPr="009616CB" w:rsidR="004F65E4" w:rsidTr="00523A4B" w14:paraId="67ADE2D5"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664989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60EEB4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07C85D11"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1C6F7548"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02FBEC12"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B1E401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D201D7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5F65A6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22E415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01F0247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F13FEF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236327F2" wp14:textId="77777777">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026AB905" wp14:textId="77777777">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156EB3D9" wp14:textId="77777777">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7D9B7C5A" wp14:textId="77777777">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735737F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3B157371"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18CDE555"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8CE3CE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335469BD"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7EBCCC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0D7775E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xmlns:wp14="http://schemas.microsoft.com/office/word/2010/wordml" w:rsidRPr="009616CB" w:rsidR="004F65E4" w:rsidTr="00523A4B" w14:paraId="24A3FC60"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ACF18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657C93" w14:paraId="635B176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2" w:author="Josh Browning" w:date="2015-08-31T20:57:00Z">
                        <w:rPr>
                          <w:rFonts w:ascii="Cambria Math" w:hAnsi="Cambria Math" w:cs="Times New Roman"/>
                          <w:color w:val="000000" w:themeColor="text1"/>
                          <w:lang w:val="en-GB"/>
                        </w:rPr>
                        <m:t>=1</m:t>
                      </w:del>
                    </m:r>
                  </m:sub>
                  <m:sup>
                    <m:r>
                      <w:del w:id="147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4" w:author="Josh Browning" w:date="2015-08-31T20:58:00Z">
                        <w:rPr>
                          <w:rFonts w:ascii="Cambria Math" w:hAnsi="Cambria Math" w:cs="Times New Roman"/>
                          <w:color w:val="000000" w:themeColor="text1"/>
                          <w:lang w:val="en-GB"/>
                        </w:rPr>
                        <m:t>=1</m:t>
                      </w:del>
                    </m:r>
                  </m:sub>
                  <m:sup>
                    <m:r>
                      <w:del w:id="1475"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4604E58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6" w:author="Josh Browning" w:date="2015-08-31T20:58:00Z">
                        <w:rPr>
                          <w:rFonts w:ascii="Cambria Math" w:hAnsi="Cambria Math" w:cs="Times New Roman"/>
                          <w:color w:val="000000" w:themeColor="text1"/>
                          <w:lang w:val="en-GB"/>
                        </w:rPr>
                        <m:t>=1</m:t>
                      </w:del>
                    </m:r>
                  </m:sub>
                  <m:sup>
                    <m:r>
                      <w:del w:id="1477"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8" w:author="Josh Browning" w:date="2015-08-31T20:58:00Z">
                        <w:rPr>
                          <w:rFonts w:ascii="Cambria Math" w:hAnsi="Cambria Math" w:cs="Times New Roman"/>
                          <w:color w:val="000000" w:themeColor="text1"/>
                          <w:lang w:val="en-GB"/>
                        </w:rPr>
                        <m:t>=1</m:t>
                      </w:del>
                    </m:r>
                  </m:sub>
                  <m:sup>
                    <m:r>
                      <w:del w:id="1479"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6356278C"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0" w:author="Josh Browning" w:date="2015-08-31T20:58:00Z">
                        <w:rPr>
                          <w:rFonts w:ascii="Cambria Math" w:hAnsi="Cambria Math" w:cs="Times New Roman"/>
                          <w:color w:val="000000" w:themeColor="text1"/>
                          <w:lang w:val="en-GB"/>
                        </w:rPr>
                        <m:t>=1</m:t>
                      </w:del>
                    </m:r>
                  </m:sub>
                  <m:sup>
                    <m:r>
                      <w:del w:id="1481"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2" w:author="Josh Browning" w:date="2015-08-31T20:58:00Z">
                        <w:rPr>
                          <w:rFonts w:ascii="Cambria Math" w:hAnsi="Cambria Math" w:cs="Times New Roman"/>
                          <w:color w:val="000000" w:themeColor="text1"/>
                          <w:lang w:val="en-GB"/>
                        </w:rPr>
                        <m:t>=1</m:t>
                      </w:del>
                    </m:r>
                  </m:sub>
                  <m:sup>
                    <m:r>
                      <w:del w:id="148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6DE952F7"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5A94C8A4"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Pr="009616CB" w:rsidR="004F65E4" w:rsidP="60226960" w:rsidRDefault="004F65E4" w14:paraId="6E7C0A95"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overview provided in </w:t>
      </w:r>
      <w:r w:rsidR="009D4D5F">
        <w:fldChar w:fldCharType="begin"/>
      </w:r>
      <w:r w:rsidR="009D4D5F">
        <w:instrText xml:space="preserve"> REF _Ref420069487 \h  \* MERGEFORMAT </w:instrText>
      </w:r>
      <w:r w:rsidR="009D4D5F">
        <w:fldChar w:fldCharType="separate"/>
      </w:r>
      <w:ins w:author="Onno Hoffmeister (ESS)" w:date="2015-09-08T14:05:00Z" w:id="1484">
        <w:r w:rsidRPr="60226960" w:rsidR="000B360D">
          <w:rPr>
            <w:rFonts w:ascii="Times New Roman" w:hAnsi="Times New Roman" w:eastAsia="Times New Roman" w:cs="Times New Roman"/>
            <w:color w:val="000000" w:themeColor="text1"/>
            <w:lang w:val="en-GB"/>
            <w:rPrChange w:author="Onno Hoffmeister (ESS)" w:date="2015-09-08T14:05:00Z" w:id="1485">
              <w:rPr>
                <w:rFonts w:ascii="Times New Roman" w:hAnsi="Times New Roman" w:cs="Times New Roman"/>
                <w:color w:val="000000" w:themeColor="text1"/>
                <w:lang w:val="en-GB"/>
              </w:rPr>
            </w:rPrChange>
          </w:rPr>
          <w:t>Table 4</w:t>
        </w:r>
      </w:ins>
      <w:del w:author="Onno Hoffmeister (ESS)" w:date="2015-09-08T14:05:00Z" w:id="1486">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identifies export unit values and import unit values as the key factors to impute missing quantities from existing value flows, or</w:t>
      </w:r>
      <w:ins w:author="Salar Tayyib" w:date="2015-09-02T12:56:00Z" w:id="1487">
        <w:r w:rsidRPr="60226960" w:rsidR="009B6378">
          <w:rPr>
            <w:rFonts w:ascii="Times New Roman" w:hAnsi="Times New Roman" w:eastAsia="Times New Roman" w:cs="Times New Roman"/>
            <w:color w:val="000000" w:themeColor="text1"/>
            <w:lang w:val="en-GB"/>
          </w:rPr>
          <w:t>, much less frequently,</w:t>
        </w:r>
      </w:ins>
      <w:r w:rsidRPr="60226960">
        <w:rPr>
          <w:rFonts w:ascii="Times New Roman" w:hAnsi="Times New Roman" w:eastAsia="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488">
        <w:r w:rsidRPr="009616CB" w:rsidDel="00C1637C">
          <w:rPr>
            <w:rFonts w:ascii="Times New Roman" w:hAnsi="Times New Roman" w:cs="Times New Roman"/>
            <w:color w:val="000000" w:themeColor="text1"/>
            <w:szCs w:val="24"/>
            <w:lang w:val="en-GB"/>
          </w:rPr>
          <w:delText xml:space="preserve">HS </w:delText>
        </w:r>
      </w:del>
      <w:ins w:author="Josh Browning" w:date="2015-08-31T20:59:00Z" w:id="1489">
        <w:r w:rsidRPr="60226960" w:rsidR="00C1637C">
          <w:rPr>
            <w:rFonts w:ascii="Times New Roman" w:hAnsi="Times New Roman" w:eastAsia="Times New Roman" w:cs="Times New Roman"/>
            <w:color w:val="000000" w:themeColor="text1"/>
            <w:lang w:val="en-GB"/>
          </w:rPr>
          <w:t>CPC</w:t>
        </w:r>
        <w:r w:rsidRPr="60226960" w:rsidR="00C1637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category, or the </w:t>
      </w:r>
      <w:r w:rsidRPr="60226960">
        <w:rPr>
          <w:rFonts w:ascii="Times New Roman" w:hAnsi="Times New Roman" w:eastAsia="Times New Roman" w:cs="Times New Roman"/>
          <w:color w:val="000000" w:themeColor="text1"/>
          <w:lang w:val="en-GB"/>
        </w:rPr>
        <w:lastRenderedPageBreak/>
        <w:t xml:space="preserve">number of available trade flows over reporters/partners. </w:t>
      </w:r>
    </w:p>
    <w:p xmlns:wp14="http://schemas.microsoft.com/office/word/2010/wordml" w:rsidRPr="009616CB" w:rsidR="004F65E4" w:rsidP="60226960" w:rsidRDefault="004F65E4" w14:paraId="2F8CA39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490">
        <w:r w:rsidRPr="009616CB" w:rsidDel="00C1637C">
          <w:rPr>
            <w:rFonts w:ascii="Times New Roman" w:hAnsi="Times New Roman" w:cs="Times New Roman"/>
            <w:color w:val="000000" w:themeColor="text1"/>
            <w:szCs w:val="24"/>
            <w:lang w:val="en-GB"/>
          </w:rPr>
          <w:delText>mode</w:delText>
        </w:r>
      </w:del>
      <w:ins w:author="Josh Browning" w:date="2015-08-31T21:01:00Z" w:id="1491">
        <w:r w:rsidRPr="60226960" w:rsidR="00C1637C">
          <w:rPr>
            <w:rFonts w:ascii="Times New Roman" w:hAnsi="Times New Roman" w:eastAsia="Times New Roman" w:cs="Times New Roman"/>
            <w:color w:val="000000" w:themeColor="text1"/>
            <w:lang w:val="en-GB"/>
          </w:rPr>
          <w:t>median</w:t>
        </w:r>
      </w:ins>
      <w:r w:rsidRPr="60226960">
        <w:rPr>
          <w:rFonts w:ascii="Times New Roman" w:hAnsi="Times New Roman" w:eastAsia="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9D4D5F">
        <w:fldChar w:fldCharType="begin"/>
      </w:r>
      <w:r w:rsidR="009D4D5F">
        <w:instrText xml:space="preserve"> REF _Ref421026002 \h  \* MERGEFORMAT </w:instrText>
      </w:r>
      <w:r w:rsidR="009D4D5F">
        <w:fldChar w:fldCharType="separate"/>
      </w:r>
      <w:ins w:author="Onno Hoffmeister (ESS)" w:date="2015-09-08T14:05:00Z" w:id="1492">
        <w:r w:rsidRPr="60226960" w:rsidR="000B360D">
          <w:rPr>
            <w:rFonts w:ascii="Times New Roman" w:hAnsi="Times New Roman" w:eastAsia="Times New Roman" w:cs="Times New Roman"/>
            <w:lang w:val="en-GB"/>
            <w:rPrChange w:author="Onno Hoffmeister (ESS)" w:date="2015-09-08T14:05:00Z" w:id="1493">
              <w:rPr>
                <w:rFonts w:ascii="Times New Roman" w:hAnsi="Times New Roman" w:cs="Times New Roman"/>
                <w:lang w:val="en-GB"/>
              </w:rPr>
            </w:rPrChange>
          </w:rPr>
          <w:t>Figure 5</w:t>
        </w:r>
      </w:ins>
      <w:del w:author="Onno Hoffmeister (ESS)" w:date="2015-09-08T14:05:00Z" w:id="1494">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xml:space="preserve"> depicts the country-specific case.</w:t>
      </w:r>
    </w:p>
    <w:p xmlns:wp14="http://schemas.microsoft.com/office/word/2010/wordml" w:rsidRPr="009616CB" w:rsidR="004F65E4" w:rsidP="004F65E4" w:rsidRDefault="0040676B" w14:paraId="526CB8C9" wp14:textId="77777777">
      <w:pPr>
        <w:keepNext/>
        <w:widowControl w:val="0"/>
        <w:spacing w:before="100" w:beforeAutospacing="1" w:after="120"/>
        <w:jc w:val="both"/>
        <w:rPr>
          <w:del w:author="Josh Browning" w:date="2015-09-03T12:40:00Z" w:id="1495"/>
          <w:rFonts w:ascii="Times New Roman" w:hAnsi="Times New Roman" w:cs="Times New Roman"/>
          <w:lang w:val="en-GB"/>
        </w:rPr>
      </w:pPr>
      <w:del w:author="Josh Browning" w:date="2015-09-03T12:40:00Z" w:id="1496">
        <w:r>
          <w:rPr>
            <w:rFonts w:ascii="Times New Roman" w:hAnsi="Times New Roman" w:cs="Times New Roman"/>
            <w:noProof/>
            <w:lang w:eastAsia="zh-CN"/>
            <w:rPrChange w:author="Unknown" w:id="1497">
              <w:rPr>
                <w:rFonts w:ascii="Times New Roman" w:hAnsi="Times New Roman"/>
                <w:b/>
                <w:bCs/>
                <w:noProof/>
                <w:lang w:eastAsia="zh-CN"/>
              </w:rPr>
            </w:rPrChange>
          </w:rPr>
          <w:lastRenderedPageBreak/>
          <w:drawing>
            <wp:inline xmlns:wp14="http://schemas.microsoft.com/office/word/2010/wordprocessingDrawing" distT="0" distB="0" distL="0" distR="0" wp14:anchorId="67D22C40" wp14:editId="7777777">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xmlns:wp14="http://schemas.microsoft.com/office/word/2010/wordml" w:rsidRPr="009616CB" w:rsidR="004F65E4" w:rsidP="004F65E4" w:rsidRDefault="0040676B" w14:paraId="2E92D7B6" wp14:textId="77777777">
      <w:pPr>
        <w:keepNext/>
        <w:widowControl w:val="0"/>
        <w:spacing w:before="100" w:beforeAutospacing="1" w:after="120"/>
        <w:jc w:val="both"/>
        <w:rPr>
          <w:ins w:author="Josh Browning" w:date="2015-09-03T12:40:00Z" w:id="1498"/>
          <w:rFonts w:ascii="Times New Roman" w:hAnsi="Times New Roman" w:cs="Times New Roman"/>
          <w:lang w:val="en-GB"/>
        </w:rPr>
      </w:pPr>
      <w:ins w:author="Josh Browning" w:date="2015-09-03T12:40:00Z" w:id="1499">
        <w:r>
          <w:rPr>
            <w:rFonts w:ascii="Times New Roman" w:hAnsi="Times New Roman" w:cs="Times New Roman"/>
            <w:noProof/>
            <w:lang w:eastAsia="zh-CN"/>
            <w:rPrChange w:author="Unknown" w:id="1500">
              <w:rPr>
                <w:rFonts w:ascii="Times New Roman" w:hAnsi="Times New Roman"/>
                <w:b/>
                <w:bCs/>
                <w:noProof/>
                <w:lang w:eastAsia="zh-CN"/>
              </w:rPr>
            </w:rPrChange>
          </w:rPr>
          <w:lastRenderedPageBreak/>
          <w:drawing>
            <wp:inline xmlns:wp14="http://schemas.microsoft.com/office/word/2010/wordprocessingDrawing" distT="0" distB="0" distL="0" distR="0" wp14:anchorId="4756EF26"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xmlns:wp14="http://schemas.microsoft.com/office/word/2010/wordml" w:rsidRPr="009616CB" w:rsidR="004F65E4" w:rsidP="004F65E4" w:rsidRDefault="004F65E4" w14:paraId="3E44D51B" wp14:textId="77777777">
      <w:pPr>
        <w:pStyle w:val="Caption"/>
        <w:jc w:val="both"/>
        <w:rPr>
          <w:rFonts w:ascii="Times New Roman" w:hAnsi="Times New Roman" w:cs="Times New Roman"/>
          <w:b/>
          <w:bCs/>
          <w:sz w:val="22"/>
          <w:szCs w:val="22"/>
          <w:lang w:val="en-GB"/>
        </w:rPr>
      </w:pPr>
      <w:bookmarkStart w:name="_Ref421026002" w:id="1501"/>
      <w:bookmarkStart w:name="_Toc421026213" w:id="1502"/>
      <w:bookmarkStart w:name="_Toc428383856" w:id="1503"/>
      <w:bookmarkStart w:name="_Toc428436788" w:id="1504"/>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Pr="009616CB" w:rsidR="001562E7">
        <w:rPr>
          <w:rFonts w:ascii="Times New Roman" w:hAnsi="Times New Roman" w:cs="Times New Roman"/>
          <w:b/>
          <w:bCs/>
          <w:sz w:val="22"/>
          <w:szCs w:val="22"/>
          <w:lang w:val="en-GB"/>
        </w:rPr>
        <w:fldChar w:fldCharType="end"/>
      </w:r>
      <w:bookmarkEnd w:id="1501"/>
      <w:r w:rsidRPr="009616CB">
        <w:rPr>
          <w:rFonts w:ascii="Times New Roman" w:hAnsi="Times New Roman" w:cs="Times New Roman"/>
          <w:sz w:val="22"/>
          <w:szCs w:val="22"/>
          <w:lang w:val="en-GB"/>
        </w:rPr>
        <w:t>: Calculation of unit values based on trading partners</w:t>
      </w:r>
      <w:bookmarkEnd w:id="1502"/>
      <w:bookmarkEnd w:id="1503"/>
      <w:bookmarkEnd w:id="1504"/>
    </w:p>
    <w:p xmlns:wp14="http://schemas.microsoft.com/office/word/2010/wordml" w:rsidRPr="009616CB" w:rsidR="004F65E4" w:rsidP="60226960" w:rsidRDefault="004F65E4" w14:paraId="7B4916A3"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In the concrete case captured in </w:t>
      </w:r>
      <w:r w:rsidR="009D4D5F">
        <w:fldChar w:fldCharType="begin"/>
      </w:r>
      <w:r w:rsidR="009D4D5F">
        <w:instrText xml:space="preserve"> REF _Ref421026002 \h  \* MERGEFORMAT </w:instrText>
      </w:r>
      <w:r w:rsidR="009D4D5F">
        <w:fldChar w:fldCharType="separate"/>
      </w:r>
      <w:ins w:author="Onno Hoffmeister (ESS)" w:date="2015-09-08T14:05:00Z" w:id="1505">
        <w:r w:rsidRPr="60226960" w:rsidR="000B360D">
          <w:rPr>
            <w:rFonts w:ascii="Times New Roman" w:hAnsi="Times New Roman" w:eastAsia="Times New Roman" w:cs="Times New Roman"/>
            <w:lang w:val="en-GB"/>
            <w:rPrChange w:author="Onno Hoffmeister (ESS)" w:date="2015-09-08T14:05:00Z" w:id="1506">
              <w:rPr>
                <w:rFonts w:ascii="Times New Roman" w:hAnsi="Times New Roman" w:cs="Times New Roman"/>
                <w:lang w:val="en-GB"/>
              </w:rPr>
            </w:rPrChange>
          </w:rPr>
          <w:t>Figure 5</w:t>
        </w:r>
      </w:ins>
      <w:del w:author="Onno Hoffmeister (ESS)" w:date="2015-09-08T14:05:00Z" w:id="1507">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country XX import</w:t>
      </w:r>
      <w:ins w:author="Josh Browning" w:date="2015-08-31T21:02:00Z" w:id="1508">
        <w:r w:rsidRPr="60226960" w:rsidR="00C1637C">
          <w:rPr>
            <w:rFonts w:ascii="Times New Roman" w:hAnsi="Times New Roman" w:eastAsia="Times New Roman" w:cs="Times New Roman"/>
            <w:color w:val="000000" w:themeColor="text1"/>
            <w:lang w:val="en-GB"/>
          </w:rPr>
          <w:t>s</w:t>
        </w:r>
      </w:ins>
      <w:del w:author="Josh Browning" w:date="2015-08-31T21:02:00Z" w:id="1509">
        <w:r w:rsidRPr="009616CB" w:rsidDel="00C1637C">
          <w:rPr>
            <w:rFonts w:ascii="Times New Roman" w:hAnsi="Times New Roman" w:cs="Times New Roman"/>
            <w:color w:val="000000" w:themeColor="text1"/>
            <w:szCs w:val="24"/>
            <w:lang w:val="en-GB"/>
          </w:rPr>
          <w:delText>ing</w:delText>
        </w:r>
      </w:del>
      <w:r w:rsidRPr="60226960">
        <w:rPr>
          <w:rFonts w:ascii="Times New Roman" w:hAnsi="Times New Roman" w:eastAsia="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66C6421"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164AA727"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7BC9EB4B"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4F65E4" w14:paraId="4FC25FA3"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Intuitively, one may be inclined to first mirror missing data so that the unit value calculations are being put on a broader footing. As outline</w:t>
      </w:r>
      <w:ins w:author="Josh Browning" w:date="2015-08-31T21:04:00Z" w:id="1510">
        <w:r w:rsidRPr="60226960" w:rsidR="00F81AE7">
          <w:rPr>
            <w:rFonts w:ascii="Times New Roman" w:hAnsi="Times New Roman" w:eastAsia="Times New Roman" w:cs="Times New Roman"/>
            <w:color w:val="000000" w:themeColor="text1"/>
            <w:lang w:val="en-GB"/>
          </w:rPr>
          <w:t>d</w:t>
        </w:r>
      </w:ins>
      <w:r w:rsidRPr="60226960">
        <w:rPr>
          <w:rFonts w:ascii="Times New Roman" w:hAnsi="Times New Roman" w:eastAsia="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4111799"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9D4D5F">
        <w:fldChar w:fldCharType="begin"/>
      </w:r>
      <w:r w:rsidR="009D4D5F">
        <w:instrText xml:space="preserve"> REF _Ref420069487 \h  \* MERGEFORMAT </w:instrText>
      </w:r>
      <w:r w:rsidR="009D4D5F">
        <w:fldChar w:fldCharType="separate"/>
      </w:r>
      <w:ins w:author="Onno Hoffmeister (ESS)" w:date="2015-09-08T14:05:00Z" w:id="1511">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512">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above. </w:t>
      </w:r>
    </w:p>
    <w:p xmlns:wp14="http://schemas.microsoft.com/office/word/2010/wordml" w:rsidRPr="009616CB" w:rsidR="004F65E4" w:rsidP="00312896" w:rsidRDefault="004F65E4" w14:paraId="72DD4E90" wp14:textId="77777777">
      <w:pPr>
        <w:pStyle w:val="Heading4"/>
        <w:rPr>
          <w:rFonts w:ascii="Times New Roman" w:hAnsi="Times New Roman"/>
          <w:lang w:val="en-GB"/>
        </w:rPr>
      </w:pPr>
      <w:bookmarkStart w:name="_Toc421025863" w:id="1513"/>
      <w:r w:rsidRPr="009616CB">
        <w:rPr>
          <w:rFonts w:ascii="Times New Roman" w:hAnsi="Times New Roman"/>
          <w:lang w:val="en-GB"/>
        </w:rPr>
        <w:t>Reliability index and endorsement factors</w:t>
      </w:r>
      <w:bookmarkEnd w:id="1513"/>
    </w:p>
    <w:p xmlns:wp14="http://schemas.microsoft.com/office/word/2010/wordml" w:rsidRPr="009616CB" w:rsidR="004F65E4" w:rsidP="004F65E4" w:rsidRDefault="004F65E4" w14:paraId="00F9681B"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2C8E293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30DBDB1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0A56E24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2B805DD7"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0D65038"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637422F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008851E1"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D8001EF"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Pr="009616CB" w:rsidR="004F65E4" w:rsidP="60226960" w:rsidRDefault="000B360D" w14:paraId="7EB395D8" wp14:textId="77777777" wp14:noSpellErr="1">
      <w:pPr>
        <w:widowControl w:val="0"/>
        <w:spacing w:before="100" w:beforeAutospacing="on" w:after="120"/>
        <w:jc w:val="both"/>
        <w:rPr>
          <w:rFonts w:ascii="Times New Roman" w:hAnsi="Times New Roman" w:cs="Times New Roman"/>
          <w:color w:val="000000" w:themeColor="text1"/>
          <w:lang w:val="en-GB"/>
        </w:rPr>
      </w:pPr>
      <w:ins w:author="Salar Tayyib" w:date="2015-09-03T12:40:00Z" w:id="1514">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98176" behindDoc="0" locked="0" layoutInCell="1" allowOverlap="0" wp14:anchorId="6A845E85"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xmlns:wp14="http://schemas.microsoft.com/office/word/2010/wordml" w:rsidR="00657C93" w:rsidP="004F65E4" w:rsidRDefault="00657C93" w14:paraId="0FC2160F" wp14:textId="77777777">
                              <w:pPr>
                                <w:rPr>
                                  <w:ins w:author="Salar Tayyib" w:date="2015-09-03T12:40:00Z" w:id="1515"/>
                                </w:rPr>
                              </w:pPr>
                              <w:ins w:author="Salar Tayyib" w:date="2015-09-03T12:40:00Z" w:id="1516">
                                <w:r>
                                  <w:rPr>
                                    <w:noProof/>
                                    <w:lang w:eastAsia="zh-CN"/>
                                  </w:rPr>
                                  <w:drawing>
                                    <wp:inline xmlns:wp14="http://schemas.microsoft.com/office/word/2010/wordprocessingDrawing" distT="0" distB="0" distL="0" distR="0" wp14:anchorId="18ED22AE" wp14:editId="7777777">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416AEEEF" wp14:editId="7777777">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CF94479" wp14:editId="7777777">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9145DE1">
                <v:shapetype id="_x0000_t202" coordsize="21600,21600" o:spt="202" path="m,l,21600r21600,l21600,xe">
                  <v:stroke joinstyle="miter"/>
                  <v:path gradientshapeok="t" o:connecttype="rect"/>
                </v:shapetype>
                <v:shape id="Text Box 36"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v:textbox>
                    <w:txbxContent>
                      <w:p w:rsidR="00657C93" w:rsidP="004F65E4" w:rsidRDefault="00657C93" w14:paraId="3CF7068A" wp14:textId="77777777">
                        <w:pPr>
                          <w:rPr>
                            <w:ins w:author="Salar Tayyib" w:date="2015-09-03T12:40:00Z" w:id="1517"/>
                          </w:rPr>
                        </w:pPr>
                        <w:ins w:author="Salar Tayyib" w:date="2015-09-03T12:40:00Z" w:id="1518">
                          <w:r>
                            <w:rPr>
                              <w:noProof/>
                              <w:lang w:eastAsia="zh-CN"/>
                            </w:rPr>
                            <w:drawing>
                              <wp:inline xmlns:wp14="http://schemas.microsoft.com/office/word/2010/wordprocessingDrawing" distT="0" distB="0" distL="0" distR="0" wp14:anchorId="67C8188A" wp14:editId="7777777">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F36CA7F" wp14:editId="7777777">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0B6191CB" wp14:editId="777777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99200" behindDoc="0" locked="0" layoutInCell="1" allowOverlap="1" wp14:anchorId="73B236C0"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63B18" w:rsidR="00657C93" w:rsidP="004F65E4" w:rsidRDefault="00657C93" w14:paraId="526380D8" wp14:textId="77777777">
                              <w:pPr>
                                <w:pStyle w:val="Caption"/>
                                <w:rPr>
                                  <w:ins w:author="Salar Tayyib" w:date="2015-09-03T12:40:00Z" w:id="1519"/>
                                  <w:rFonts w:cs="Times New Roman"/>
                                  <w:b/>
                                  <w:bCs/>
                                  <w:noProof/>
                                  <w:sz w:val="32"/>
                                  <w:szCs w:val="22"/>
                                  <w:lang w:eastAsia="zh-TW"/>
                                </w:rPr>
                              </w:pPr>
                              <w:ins w:author="Salar Tayyib" w:date="2015-09-03T12:40:00Z" w:id="152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1">
                                <w:r>
                                  <w:rPr>
                                    <w:noProof/>
                                    <w:sz w:val="22"/>
                                    <w:szCs w:val="22"/>
                                  </w:rPr>
                                  <w:t>6</w:t>
                                </w:r>
                              </w:ins>
                              <w:ins w:author="Salar Tayyib" w:date="2015-09-03T12:40:00Z" w:id="1522">
                                <w:r w:rsidRPr="00163B18">
                                  <w:rPr>
                                    <w:b/>
                                    <w:bCs/>
                                    <w:sz w:val="22"/>
                                    <w:szCs w:val="22"/>
                                  </w:rPr>
                                  <w:fldChar w:fldCharType="end"/>
                                </w:r>
                                <w:r w:rsidRPr="00163B18">
                                  <w:rPr>
                                    <w:sz w:val="22"/>
                                    <w:szCs w:val="22"/>
                                  </w:rPr>
                                  <w:t>: Reliability index calculation</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CA74627">
                <v:shape id="Text Box 37"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v:textbox style="mso-fit-shape-to-text:t" inset="0,0,0,0">
                    <w:txbxContent>
                      <w:p w:rsidRPr="00163B18" w:rsidR="00657C93" w:rsidP="004F65E4" w:rsidRDefault="00657C93" w14:paraId="3B90FBB1" wp14:textId="77777777">
                        <w:pPr>
                          <w:pStyle w:val="Caption"/>
                          <w:rPr>
                            <w:ins w:author="Salar Tayyib" w:date="2015-09-03T12:40:00Z" w:id="1523"/>
                            <w:rFonts w:cs="Times New Roman"/>
                            <w:b/>
                            <w:bCs/>
                            <w:noProof/>
                            <w:sz w:val="32"/>
                            <w:szCs w:val="22"/>
                            <w:lang w:eastAsia="zh-TW"/>
                          </w:rPr>
                        </w:pPr>
                        <w:ins w:author="Salar Tayyib" w:date="2015-09-03T12:40:00Z" w:id="1524">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5">
                          <w:r>
                            <w:rPr>
                              <w:noProof/>
                              <w:sz w:val="22"/>
                              <w:szCs w:val="22"/>
                            </w:rPr>
                            <w:t>6</w:t>
                          </w:r>
                        </w:ins>
                        <w:ins w:author="Salar Tayyib" w:date="2015-09-03T12:40:00Z" w:id="1526">
                          <w:r w:rsidRPr="00163B18">
                            <w:rPr>
                              <w:b/>
                              <w:bCs/>
                              <w:sz w:val="22"/>
                              <w:szCs w:val="22"/>
                            </w:rPr>
                            <w:fldChar w:fldCharType="end"/>
                          </w:r>
                          <w:r w:rsidRPr="00163B18">
                            <w:rPr>
                              <w:sz w:val="22"/>
                              <w:szCs w:val="22"/>
                            </w:rPr>
                            <w:t>: Reliability index calculation</w:t>
                          </w:r>
                        </w:ins>
                      </w:p>
                    </w:txbxContent>
                  </v:textbox>
                  <w10:wrap type="square"/>
                </v:shape>
              </w:pict>
            </mc:Fallback>
          </mc:AlternateContent>
        </w:r>
      </w:ins>
      <w:ins w:author="Josh Browning" w:date="2015-08-31T19:33:00Z" w:id="1527">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82816" behindDoc="0" locked="0" layoutInCell="1" allowOverlap="0" wp14:anchorId="53D7E14E"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17C4B2">
                <v:shape id="_x0000_s1028"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v:textbox>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3840" behindDoc="0" locked="0" layoutInCell="1" allowOverlap="1" wp14:anchorId="3F56A73F"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780E2150">
                <v:shape id="_x0000_s1029"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v:textbox style="mso-fit-shape-to-text:t" inset="0,0,0,0">
                    <w:txbxContent/>
                  </v:textbox>
                  <w10:wrap type="square"/>
                </v:shape>
              </w:pict>
            </mc:Fallback>
          </mc:AlternateContent>
        </w:r>
      </w:ins>
      <w:del w:author="Josh Browning" w:date="2015-08-31T19:33:00Z" w:id="1528">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61312" behindDoc="0" locked="0" layoutInCell="1" allowOverlap="0" wp14:anchorId="74A90F4F"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8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id="3">
                          <w:txbxContent>
                            <w:p xmlns:wp14="http://schemas.microsoft.com/office/word/2010/wordml" w:rsidR="00657C93" w:rsidP="004F65E4" w:rsidRDefault="00657C93" w14:paraId="02833E2E" wp14:textId="77777777">
                              <w:r>
                                <w:rPr>
                                  <w:noProof/>
                                  <w:lang w:eastAsia="zh-CN"/>
                                </w:rPr>
                                <w:drawing>
                                  <wp:inline xmlns:wp14="http://schemas.microsoft.com/office/word/2010/wordprocessingDrawing" distT="0" distB="0" distL="0" distR="0" wp14:anchorId="5D045199"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3920A19"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3DAB52D"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A9A2755" wp14:editId="7777777">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23AA9445" wp14:editId="7777777">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E40EF5E" wp14:editId="7777777">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27F3C4D">
                <v:shape id="_x0000_s1030" style="position:absolute;left:0;text-align:left;margin-left:-2.25pt;margin-top:195.6pt;width:468pt;height:1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v:textbox style="mso-next-textbox:#_x0000_s1028">
                    <w:txbxContent>
                      <w:p w:rsidR="00657C93" w:rsidP="004F65E4" w:rsidRDefault="00657C93" w14:paraId="3BAE0339" wp14:textId="77777777">
                        <w:r>
                          <w:rPr>
                            <w:noProof/>
                            <w:lang w:eastAsia="zh-CN"/>
                          </w:rPr>
                          <w:drawing>
                            <wp:inline xmlns:wp14="http://schemas.microsoft.com/office/word/2010/wordprocessingDrawing" distT="0" distB="0" distL="0" distR="0" wp14:anchorId="37D5C9B5" wp14:editId="7777777">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D1302BE" wp14:editId="7777777">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720A5A5" wp14:editId="7777777">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DF3B8B4" wp14:editId="7777777">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20CA1AA" wp14:editId="7777777">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3B922F0" wp14:editId="7777777">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62336" behindDoc="0" locked="0" layoutInCell="1" allowOverlap="1" wp14:anchorId="7D4DCDBA" wp14:editId="7777777">
                  <wp:simplePos x="0" y="0"/>
                  <wp:positionH relativeFrom="column">
                    <wp:posOffset>-28575</wp:posOffset>
                  </wp:positionH>
                  <wp:positionV relativeFrom="paragraph">
                    <wp:posOffset>2313940</wp:posOffset>
                  </wp:positionV>
                  <wp:extent cx="5943600" cy="287655"/>
                  <wp:effectExtent l="0" t="0" r="0" b="0"/>
                  <wp:wrapSquare wrapText="bothSides"/>
                  <wp:docPr id="8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4">
                          <w:txbxContent>
                            <w:p xmlns:wp14="http://schemas.microsoft.com/office/word/2010/wordml" w:rsidRPr="00163B18" w:rsidR="00657C93" w:rsidP="004F65E4" w:rsidRDefault="00657C93" w14:paraId="1ED0C1A7" wp14:textId="77777777">
                              <w:pPr>
                                <w:pStyle w:val="Caption"/>
                                <w:rPr>
                                  <w:rFonts w:cs="Times New Roman"/>
                                  <w:b/>
                                  <w:bCs/>
                                  <w:noProof/>
                                  <w:sz w:val="32"/>
                                  <w:szCs w:val="22"/>
                                  <w:lang w:eastAsia="zh-TW"/>
                                </w:rPr>
                              </w:pPr>
                              <w:bookmarkStart w:name="_Ref421025223" w:id="1529"/>
                              <w:bookmarkStart w:name="_Ref421017883" w:id="1530"/>
                              <w:bookmarkStart w:name="_Toc421026214" w:id="1531"/>
                              <w:bookmarkStart w:name="_Toc428383857" w:id="1532"/>
                              <w:bookmarkStart w:name="_Toc428436789" w:id="153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4">
                                <w:r>
                                  <w:rPr>
                                    <w:noProof/>
                                    <w:sz w:val="22"/>
                                    <w:szCs w:val="22"/>
                                  </w:rPr>
                                  <w:t>7</w:t>
                                </w:r>
                              </w:ins>
                              <w:del w:author="Onno Hoffmeister (ESS)" w:date="2015-09-08T14:05:00Z" w:id="1535">
                                <w:r w:rsidDel="000B360D">
                                  <w:rPr>
                                    <w:noProof/>
                                    <w:sz w:val="22"/>
                                    <w:szCs w:val="22"/>
                                  </w:rPr>
                                  <w:delText>6</w:delText>
                                </w:r>
                              </w:del>
                              <w:r w:rsidRPr="00163B18">
                                <w:rPr>
                                  <w:b/>
                                  <w:bCs/>
                                  <w:sz w:val="22"/>
                                  <w:szCs w:val="22"/>
                                </w:rPr>
                                <w:fldChar w:fldCharType="end"/>
                              </w:r>
                              <w:bookmarkEnd w:id="1529"/>
                              <w:r w:rsidRPr="00163B18">
                                <w:rPr>
                                  <w:sz w:val="22"/>
                                  <w:szCs w:val="22"/>
                                </w:rPr>
                                <w:t>: Reliability index calculation</w:t>
                              </w:r>
                              <w:bookmarkEnd w:id="1530"/>
                              <w:bookmarkEnd w:id="1531"/>
                              <w:bookmarkEnd w:id="1532"/>
                              <w:bookmarkEnd w:id="1533"/>
                              <w:ins w:author="Josh Browning" w:date="2015-09-01T10:39:00Z" w:id="153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7">
                                <w:r>
                                  <w:rPr>
                                    <w:noProof/>
                                    <w:sz w:val="22"/>
                                    <w:szCs w:val="22"/>
                                  </w:rPr>
                                  <w:t>8</w:t>
                                </w:r>
                              </w:ins>
                              <w:del w:author="Onno Hoffmeister (ESS)" w:date="2015-09-08T14:05:00Z" w:id="153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2E69CC78">
                <v:shape id="_x0000_s1031" style="position:absolute;left:0;text-align:left;margin-left:-2.25pt;margin-top:182.2pt;width:468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v:textbox style="mso-next-textbox:#_x0000_s1029;mso-fit-shape-to-text:t" inset="0,0,0,0">
                    <w:txbxContent>
                      <w:p w:rsidRPr="00163B18" w:rsidR="00657C93" w:rsidP="004F65E4" w:rsidRDefault="00657C93" w14:paraId="7CD9E62B" wp14:textId="77777777">
                        <w:pPr>
                          <w:pStyle w:val="Caption"/>
                          <w:rPr>
                            <w:rFonts w:cs="Times New Roman"/>
                            <w:b/>
                            <w:bCs/>
                            <w:noProof/>
                            <w:sz w:val="32"/>
                            <w:szCs w:val="22"/>
                            <w:lang w:eastAsia="zh-TW"/>
                          </w:rPr>
                        </w:pPr>
                        <w:bookmarkStart w:name="_Ref421025223" w:id="1539"/>
                        <w:bookmarkStart w:name="_Ref421017883" w:id="1540"/>
                        <w:bookmarkStart w:name="_Toc421026214" w:id="1541"/>
                        <w:bookmarkStart w:name="_Toc428383857" w:id="1542"/>
                        <w:bookmarkStart w:name="_Toc428436789" w:id="154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4">
                          <w:r>
                            <w:rPr>
                              <w:noProof/>
                              <w:sz w:val="22"/>
                              <w:szCs w:val="22"/>
                            </w:rPr>
                            <w:t>7</w:t>
                          </w:r>
                        </w:ins>
                        <w:del w:author="Onno Hoffmeister (ESS)" w:date="2015-09-08T14:05:00Z" w:id="1545">
                          <w:r w:rsidDel="000B360D">
                            <w:rPr>
                              <w:noProof/>
                              <w:sz w:val="22"/>
                              <w:szCs w:val="22"/>
                            </w:rPr>
                            <w:delText>6</w:delText>
                          </w:r>
                        </w:del>
                        <w:r w:rsidRPr="00163B18">
                          <w:rPr>
                            <w:b/>
                            <w:bCs/>
                            <w:sz w:val="22"/>
                            <w:szCs w:val="22"/>
                          </w:rPr>
                          <w:fldChar w:fldCharType="end"/>
                        </w:r>
                        <w:bookmarkEnd w:id="1539"/>
                        <w:r w:rsidRPr="00163B18">
                          <w:rPr>
                            <w:sz w:val="22"/>
                            <w:szCs w:val="22"/>
                          </w:rPr>
                          <w:t>: Reliability index calculation</w:t>
                        </w:r>
                        <w:bookmarkEnd w:id="1540"/>
                        <w:bookmarkEnd w:id="1541"/>
                        <w:bookmarkEnd w:id="1542"/>
                        <w:bookmarkEnd w:id="1543"/>
                        <w:ins w:author="Josh Browning" w:date="2015-09-01T10:39:00Z" w:id="154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7">
                          <w:r>
                            <w:rPr>
                              <w:noProof/>
                              <w:sz w:val="22"/>
                              <w:szCs w:val="22"/>
                            </w:rPr>
                            <w:t>8</w:t>
                          </w:r>
                        </w:ins>
                        <w:del w:author="Onno Hoffmeister (ESS)" w:date="2015-09-08T14:05:00Z" w:id="154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mc:Fallback>
          </mc:AlternateContent>
        </w:r>
      </w:del>
      <w:r w:rsidRPr="60226960" w:rsidR="004F65E4">
        <w:rPr>
          <w:rFonts w:ascii="Times New Roman" w:hAnsi="Times New Roman" w:eastAsia="Times New Roman" w:cs="Times New Roman"/>
          <w:color w:val="000000" w:themeColor="text1"/>
          <w:lang w:val="en-GB"/>
        </w:rPr>
        <w:t xml:space="preserve">The reliability index </w:t>
      </w:r>
      <w:r w:rsidRPr="60226960" w:rsidR="004F65E4">
        <w:rPr>
          <w:rFonts w:ascii="Times New Roman" w:hAnsi="Times New Roman" w:eastAsia="Times New Roman" w:cs="Times New Roman"/>
          <w:color w:val="000000" w:themeColor="text1"/>
          <w:lang w:val="en-GB"/>
        </w:rPr>
        <w:t xml:space="preserve">calculations are depicted in </w:t>
      </w:r>
      <w:r w:rsidR="009D4D5F">
        <w:fldChar w:fldCharType="begin"/>
      </w:r>
      <w:r w:rsidR="009D4D5F">
        <w:instrText xml:space="preserve"> REF _Ref421025223 \h  \* MERGEFORMAT </w:instrText>
      </w:r>
      <w:r w:rsidR="009D4D5F">
        <w:fldChar w:fldCharType="separate"/>
      </w:r>
      <w:ins w:author="Onno Hoffmeister (ESS)" w:date="2015-09-08T14:05:00Z" w:id="1549">
        <w:r w:rsidRPr="60226960">
          <w:rPr>
            <w:rFonts w:ascii="Times New Roman" w:hAnsi="Times New Roman" w:eastAsia="Times New Roman" w:cs="Times New Roman"/>
            <w:lang w:val="en-GB"/>
            <w:rPrChange w:author="Onno Hoffmeister (ESS)" w:date="2015-09-08T14:05:00Z" w:id="1550">
              <w:rPr/>
            </w:rPrChange>
          </w:rPr>
          <w:t>Figure 6</w:t>
        </w:r>
      </w:ins>
      <w:del w:author="Onno Hoffmeister (ESS)" w:date="2015-09-08T14:05:00Z" w:id="1551">
        <w:r w:rsidRPr="009616CB" w:rsidDel="000B360D" w:rsidR="000854D5">
          <w:rPr>
            <w:rFonts w:ascii="Times New Roman" w:hAnsi="Times New Roman" w:cs="Times New Roman"/>
            <w:szCs w:val="24"/>
            <w:lang w:val="en-GB"/>
          </w:rPr>
          <w:delText>Figure 6</w:delText>
        </w:r>
      </w:del>
      <w:r w:rsidR="009D4D5F">
        <w:fldChar w:fldCharType="end"/>
      </w:r>
      <w:r w:rsidRPr="60226960" w:rsidR="004F65E4">
        <w:rPr>
          <w:rFonts w:ascii="Times New Roman" w:hAnsi="Times New Roman" w:eastAsia="Times New Roman" w:cs="Times New Roman"/>
          <w:color w:val="000000" w:themeColor="text1"/>
          <w:lang w:val="en-GB"/>
        </w:rPr>
        <w:t>.  The nodes (circles</w:t>
      </w:r>
      <w:r w:rsidRPr="60226960" w:rsidR="004F65E4">
        <w:rPr>
          <w:rFonts w:ascii="Times New Roman" w:hAnsi="Times New Roman" w:eastAsia="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552"/>
      <w:r w:rsidRPr="60226960" w:rsidR="004F65E4">
        <w:rPr>
          <w:rFonts w:ascii="Times New Roman" w:hAnsi="Times New Roman" w:eastAsia="Times New Roman" w:cs="Times New Roman"/>
          <w:color w:val="000000" w:themeColor="text1"/>
          <w:lang w:val="en-GB"/>
        </w:rPr>
        <w:t>themselves</w:t>
      </w:r>
      <w:commentRangeEnd w:id="1552"/>
      <w:r w:rsidR="00B44A5A">
        <w:rPr>
          <w:rStyle w:val="CommentReference"/>
          <w:vanish/>
        </w:rPr>
        <w:commentReference w:id="1552"/>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E4FD22A"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0D580640" wp14:textId="77777777">
      <w:pPr>
        <w:pStyle w:val="Heading2"/>
      </w:pPr>
      <w:bookmarkStart w:name="_Toc421025864" w:id="1553"/>
      <w:bookmarkStart w:name="_Toc428383837" w:id="1554"/>
      <w:bookmarkStart w:name="_Toc428436059" w:id="1555"/>
      <w:bookmarkStart w:name="_Toc428436360" w:id="1556"/>
      <w:bookmarkStart w:name="_Toc428436486" w:id="1557"/>
      <w:r w:rsidRPr="009616CB">
        <w:lastRenderedPageBreak/>
        <w:t>Stocks and Stock Changes</w:t>
      </w:r>
      <w:bookmarkEnd w:id="1553"/>
      <w:bookmarkEnd w:id="1554"/>
      <w:bookmarkEnd w:id="1555"/>
      <w:bookmarkEnd w:id="1556"/>
      <w:bookmarkEnd w:id="1557"/>
    </w:p>
    <w:p xmlns:wp14="http://schemas.microsoft.com/office/word/2010/wordml" w:rsidRPr="009616CB" w:rsidR="004F65E4" w:rsidP="00312896" w:rsidRDefault="004F65E4" w14:paraId="5953A09C" wp14:textId="77777777">
      <w:pPr>
        <w:pStyle w:val="Heading3"/>
        <w:rPr>
          <w:rFonts w:ascii="Times New Roman" w:hAnsi="Times New Roman"/>
          <w:lang w:val="en-GB"/>
        </w:rPr>
      </w:pPr>
      <w:bookmarkStart w:name="_Toc421025865" w:id="1558"/>
      <w:r w:rsidRPr="009616CB">
        <w:rPr>
          <w:rFonts w:ascii="Times New Roman" w:hAnsi="Times New Roman"/>
          <w:lang w:val="en-GB"/>
        </w:rPr>
        <w:t>Introduction</w:t>
      </w:r>
      <w:bookmarkEnd w:id="1558"/>
    </w:p>
    <w:p xmlns:wp14="http://schemas.microsoft.com/office/word/2010/wordml" w:rsidRPr="009616CB" w:rsidR="004F65E4" w:rsidP="004F65E4" w:rsidRDefault="004F65E4" w14:paraId="1401D2C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It has been emphasized in the description and discussion of all variables of the FBS system</w:t>
      </w:r>
      <w:del w:author="Josh Browning" w:date="2015-08-31T21:15:00Z" w:id="1559">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author="Salar Tayyib" w:date="2015-09-02T13:01:00Z" w:id="1560">
        <w:r w:rsidRPr="60226960" w:rsidR="001715B6">
          <w:rPr>
            <w:rFonts w:ascii="Times New Roman" w:hAnsi="Times New Roman" w:eastAsia="Times New Roman" w:cs="Times New Roman"/>
            <w:color w:val="000000" w:themeColor="text1"/>
            <w:lang w:val="en-GB"/>
          </w:rPr>
          <w:t xml:space="preserve"> </w:t>
        </w:r>
      </w:ins>
      <w:del w:author="Salar Tayyib" w:date="2015-09-02T13:01:00Z" w:id="1561">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hAnsi="Times New Roman" w:eastAsia="Times New Roman" w:cs="Times New Roman"/>
          <w:lang w:val="en-GB"/>
        </w:rPr>
        <w:t xml:space="preserve">10-year integrated survey programme, known as AGRIS </w:t>
      </w:r>
      <w:r w:rsidRPr="60226960">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4F65E4" w14:paraId="308B952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562">
        <w:r w:rsidRPr="009616CB" w:rsidDel="002C700D">
          <w:rPr>
            <w:rFonts w:ascii="Times New Roman" w:hAnsi="Times New Roman" w:cs="Times New Roman"/>
            <w:color w:val="000000" w:themeColor="text1"/>
            <w:szCs w:val="24"/>
            <w:lang w:val="en-GB"/>
          </w:rPr>
          <w:delText xml:space="preserve">Neither is there </w:delText>
        </w:r>
      </w:del>
      <w:ins w:author="Josh Browning" w:date="2015-08-31T21:17:00Z" w:id="1563">
        <w:r w:rsidRPr="60226960" w:rsidR="002C700D">
          <w:rPr>
            <w:rFonts w:ascii="Times New Roman" w:hAnsi="Times New Roman" w:eastAsia="Times New Roman" w:cs="Times New Roman"/>
            <w:color w:val="000000" w:themeColor="text1"/>
            <w:lang w:val="en-GB"/>
          </w:rPr>
          <w:t>T</w:t>
        </w:r>
        <w:r w:rsidRPr="60226960" w:rsidR="002C700D">
          <w:rPr>
            <w:rFonts w:ascii="Times New Roman" w:hAnsi="Times New Roman" w:eastAsia="Times New Roman" w:cs="Times New Roman"/>
            <w:color w:val="000000" w:themeColor="text1"/>
            <w:lang w:val="en-GB"/>
          </w:rPr>
          <w:t xml:space="preserve">here </w:t>
        </w:r>
        <w:r w:rsidRPr="60226960" w:rsidR="002C700D">
          <w:rPr>
            <w:rFonts w:ascii="Times New Roman" w:hAnsi="Times New Roman" w:eastAsia="Times New Roman" w:cs="Times New Roman"/>
            <w:color w:val="000000" w:themeColor="text1"/>
            <w:lang w:val="en-GB"/>
          </w:rPr>
          <w:t xml:space="preserve">is not </w:t>
        </w:r>
      </w:ins>
      <w:r w:rsidRPr="60226960">
        <w:rPr>
          <w:rFonts w:ascii="Times New Roman" w:hAnsi="Times New Roman" w:eastAsia="Times New Roman" w:cs="Times New Roman"/>
          <w:color w:val="000000" w:themeColor="text1"/>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564">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but only year-to-year changes in stocks are </w:t>
      </w:r>
      <w:commentRangeStart w:id="1565"/>
      <w:r w:rsidRPr="60226960">
        <w:rPr>
          <w:rFonts w:ascii="Times New Roman" w:hAnsi="Times New Roman" w:eastAsia="Times New Roman" w:cs="Times New Roman"/>
          <w:color w:val="000000" w:themeColor="text1"/>
          <w:lang w:val="en-GB"/>
        </w:rPr>
        <w:t>available</w:t>
      </w:r>
      <w:commentRangeEnd w:id="1565"/>
      <w:r w:rsidR="001715B6">
        <w:rPr>
          <w:rStyle w:val="CommentReference"/>
          <w:vanish/>
        </w:rPr>
        <w:commentReference w:id="1565"/>
      </w:r>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18AF85CE"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As stocks</w:t>
      </w:r>
      <w:ins w:author="Josh Browning" w:date="2015-08-31T21:17:00Z" w:id="1566">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or at least stock changes</w:t>
      </w:r>
      <w:ins w:author="Josh Browning" w:date="2015-08-31T21:17:00Z" w:id="1567">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7F2B17C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4F65E4" w14:paraId="2E95E742" wp14:textId="77777777">
      <w:pPr>
        <w:pStyle w:val="Heading3"/>
        <w:rPr>
          <w:rFonts w:ascii="Times New Roman" w:hAnsi="Times New Roman"/>
          <w:lang w:val="en-GB"/>
        </w:rPr>
      </w:pPr>
      <w:bookmarkStart w:name="_Toc421025866" w:id="1568"/>
      <w:r w:rsidRPr="009616CB">
        <w:rPr>
          <w:rFonts w:ascii="Times New Roman" w:hAnsi="Times New Roman"/>
          <w:lang w:val="en-GB"/>
        </w:rPr>
        <w:t>Imputation/Estimation</w:t>
      </w:r>
      <w:bookmarkEnd w:id="1568"/>
    </w:p>
    <w:p xmlns:wp14="http://schemas.microsoft.com/office/word/2010/wordml" w:rsidRPr="009616CB" w:rsidR="004F65E4" w:rsidP="004F65E4" w:rsidRDefault="004F65E4" w14:paraId="4FE6E31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754ADF6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0676B" w14:paraId="367F00FF" wp14:textId="77777777">
      <w:pPr>
        <w:keepNext/>
        <w:jc w:val="both"/>
        <w:rPr>
          <w:del w:author="Josh Browning" w:date="2015-09-03T12:40:00Z" w:id="1569"/>
          <w:rFonts w:ascii="Times New Roman" w:hAnsi="Times New Roman" w:cs="Times New Roman"/>
          <w:color w:val="000000" w:themeColor="text1"/>
          <w:lang w:val="en-GB"/>
        </w:rPr>
      </w:pPr>
      <w:bookmarkStart w:name="_Toc420402184" w:id="1570"/>
      <w:del w:author="Josh Browning" w:date="2015-09-03T12:40:00Z" w:id="1571">
        <w:r>
          <w:rPr>
            <w:rFonts w:ascii="Times New Roman" w:hAnsi="Times New Roman" w:cs="Times New Roman"/>
            <w:noProof/>
            <w:color w:val="000000" w:themeColor="text1"/>
            <w:szCs w:val="24"/>
            <w:lang w:eastAsia="zh-CN"/>
            <w:rPrChange w:author="Unknown" w:id="1572">
              <w:rPr>
                <w:rFonts w:ascii="Times New Roman" w:hAnsi="Times New Roman"/>
                <w:b/>
                <w:bCs/>
                <w:noProof/>
                <w:lang w:eastAsia="zh-CN"/>
              </w:rPr>
            </w:rPrChange>
          </w:rPr>
          <w:drawing>
            <wp:inline xmlns:wp14="http://schemas.microsoft.com/office/word/2010/wordprocessingDrawing" distT="0" distB="0" distL="0" distR="0" wp14:anchorId="5D689924" wp14:editId="7777777">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xmlns:wp14="http://schemas.microsoft.com/office/word/2010/wordml" w:rsidRPr="009616CB" w:rsidR="004F65E4" w:rsidP="004F65E4" w:rsidRDefault="0040676B" w14:paraId="317FA8F9" wp14:textId="77777777">
      <w:pPr>
        <w:keepNext/>
        <w:jc w:val="both"/>
        <w:rPr>
          <w:ins w:author="Josh Browning" w:date="2015-09-03T12:40:00Z" w:id="1573"/>
          <w:rFonts w:ascii="Times New Roman" w:hAnsi="Times New Roman" w:cs="Times New Roman"/>
          <w:color w:val="000000" w:themeColor="text1"/>
          <w:lang w:val="en-GB"/>
        </w:rPr>
      </w:pPr>
      <w:ins w:author="Josh Browning" w:date="2015-09-03T12:40:00Z" w:id="1574">
        <w:r>
          <w:rPr>
            <w:rFonts w:ascii="Times New Roman" w:hAnsi="Times New Roman" w:cs="Times New Roman"/>
            <w:noProof/>
            <w:color w:val="000000" w:themeColor="text1"/>
            <w:szCs w:val="24"/>
            <w:lang w:eastAsia="zh-CN"/>
            <w:rPrChange w:author="Unknown" w:id="1575">
              <w:rPr>
                <w:rFonts w:ascii="Times New Roman" w:hAnsi="Times New Roman"/>
                <w:b/>
                <w:bCs/>
                <w:noProof/>
                <w:lang w:eastAsia="zh-CN"/>
              </w:rPr>
            </w:rPrChange>
          </w:rPr>
          <w:drawing>
            <wp:inline xmlns:wp14="http://schemas.microsoft.com/office/word/2010/wordprocessingDrawing" distT="0" distB="0" distL="0" distR="0" wp14:anchorId="6B6601AD"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xmlns:wp14="http://schemas.microsoft.com/office/word/2010/wordml" w:rsidRPr="009616CB" w:rsidR="004F65E4" w:rsidP="004F65E4" w:rsidRDefault="004F65E4" w14:paraId="0BDF4291" wp14:textId="77777777" wp14:noSpellErr="1">
      <w:pPr>
        <w:pStyle w:val="Caption"/>
        <w:jc w:val="both"/>
        <w:rPr>
          <w:rFonts w:ascii="Times New Roman" w:hAnsi="Times New Roman" w:cs="Times New Roman"/>
          <w:b/>
          <w:bCs/>
          <w:color w:val="000000" w:themeColor="text1"/>
          <w:lang w:val="en-GB"/>
        </w:rPr>
      </w:pPr>
      <w:bookmarkStart w:name="_Toc420402584" w:id="1576"/>
      <w:bookmarkStart w:name="_Toc421026215" w:id="1577"/>
      <w:bookmarkStart w:name="_Toc428383858" w:id="1578"/>
      <w:bookmarkStart w:name="_Toc428436790" w:id="157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580">
        <w:r w:rsidRPr="60226960" w:rsidR="000B360D">
          <w:rPr>
            <w:rFonts w:ascii="Times New Roman" w:hAnsi="Times New Roman" w:eastAsia="Times New Roman" w:cs="Times New Roman"/>
            <w:noProof/>
            <w:color w:val="000000" w:themeColor="text1"/>
            <w:lang w:val="en-GB"/>
          </w:rPr>
          <w:t>9</w:t>
        </w:r>
      </w:ins>
      <w:del w:author="Onno Hoffmeister (ESS)" w:date="2015-09-08T14:05:00Z" w:id="1581">
        <w:r w:rsidRPr="009616CB" w:rsidDel="000B360D" w:rsidR="000854D5">
          <w:rPr>
            <w:rFonts w:ascii="Times New Roman" w:hAnsi="Times New Roman" w:cs="Times New Roman"/>
            <w:noProof/>
            <w:color w:val="000000" w:themeColor="text1"/>
            <w:lang w:val="en-GB"/>
          </w:rPr>
          <w:delText>7</w:delText>
        </w:r>
      </w:del>
      <w:r w:rsidRPr="60226960" w:rsidR="001562E7">
        <w:fldChar w:fldCharType="end"/>
      </w:r>
      <w:r w:rsidRPr="60226960">
        <w:rPr>
          <w:rFonts w:ascii="Times New Roman" w:hAnsi="Times New Roman" w:eastAsia="Times New Roman" w:cs="Times New Roman"/>
          <w:color w:val="000000" w:themeColor="text1"/>
          <w:lang w:val="en-GB"/>
        </w:rPr>
        <w:t>: Bounded uniform distribution with a zero mean</w:t>
      </w:r>
      <w:bookmarkEnd w:id="1576"/>
      <w:bookmarkEnd w:id="1577"/>
      <w:bookmarkEnd w:id="1578"/>
      <w:bookmarkEnd w:id="1579"/>
    </w:p>
    <w:bookmarkEnd w:id="1570"/>
    <w:p xmlns:wp14="http://schemas.microsoft.com/office/word/2010/wordml" w:rsidRPr="009616CB" w:rsidR="004F65E4" w:rsidP="004F65E4" w:rsidRDefault="004F65E4" w14:paraId="5AFCC3C1"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21AF443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Pr="009616CB" w:rsidR="004F65E4" w:rsidP="60226960" w:rsidRDefault="004F65E4" w14:paraId="06F2546C" wp14:textId="77777777" wp14:noSpellErr="1">
      <w:pPr>
        <w:pStyle w:val="ListParagraph"/>
        <w:numPr>
          <w:ilvl w:val="0"/>
          <w:numId w:val="18"/>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Expected value. The expected value for </w:t>
      </w:r>
      <w:ins w:author="Josh Browning" w:date="2015-08-31T21:21:00Z" w:id="1582">
        <w:r w:rsidRPr="60226960" w:rsidR="002C700D">
          <w:rPr>
            <w:rFonts w:ascii="Times New Roman" w:hAnsi="Times New Roman" w:eastAsia="Times New Roman" w:cs="Times New Roman"/>
            <w:color w:val="000000" w:themeColor="text1"/>
          </w:rPr>
          <w:t xml:space="preserve">the mean </w:t>
        </w:r>
      </w:ins>
      <w:del w:author="Josh Browning" w:date="2015-08-31T21:22:00Z" w:id="1583">
        <w:r w:rsidRPr="009616CB" w:rsidDel="002C700D">
          <w:rPr>
            <w:rFonts w:ascii="Times New Roman" w:hAnsi="Times New Roman"/>
            <w:color w:val="000000" w:themeColor="text1"/>
            <w:szCs w:val="24"/>
          </w:rPr>
          <w:delText xml:space="preserve">stocks </w:delText>
        </w:r>
      </w:del>
      <w:ins w:author="Josh Browning" w:date="2015-08-31T21:22:00Z" w:id="1584">
        <w:r w:rsidRPr="60226960" w:rsidR="002C700D">
          <w:rPr>
            <w:rFonts w:ascii="Times New Roman" w:hAnsi="Times New Roman" w:eastAsia="Times New Roman" w:cs="Times New Roman"/>
            <w:color w:val="000000" w:themeColor="text1"/>
          </w:rPr>
          <w:t>stock</w:t>
        </w:r>
        <w:r w:rsidRPr="60226960" w:rsidR="002C700D">
          <w:rPr>
            <w:rFonts w:ascii="Times New Roman" w:hAnsi="Times New Roman" w:eastAsia="Times New Roman" w:cs="Times New Roman"/>
            <w:color w:val="000000" w:themeColor="text1"/>
          </w:rPr>
          <w:t xml:space="preserve"> change</w:t>
        </w:r>
        <w:r w:rsidRPr="60226960" w:rsidR="002C700D">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 xml:space="preserve">should be zero in the long run; empirical information fully confirms this </w:t>
      </w:r>
      <w:r w:rsidRPr="60226960" w:rsidR="001562E7">
        <w:rPr>
          <w:rFonts w:ascii="Times New Roman" w:hAnsi="Times New Roman" w:eastAsia="Times New Roman" w:cs="Times New Roman"/>
          <w:i w:val="1"/>
          <w:iCs w:val="1"/>
          <w:color w:val="000000" w:themeColor="text1"/>
          <w:rPrChange w:author="Salar Tayyib" w:date="2015-09-03T12:40:00Z" w:id="1585">
            <w:rPr>
              <w:rFonts w:ascii="Times New Roman" w:hAnsi="Times New Roman"/>
              <w:b/>
              <w:bCs/>
              <w:color w:val="000000" w:themeColor="text1"/>
              <w:szCs w:val="24"/>
            </w:rPr>
          </w:rPrChange>
        </w:rPr>
        <w:t xml:space="preserve">a </w:t>
      </w:r>
      <w:commentRangeStart w:id="1586"/>
      <w:r w:rsidRPr="60226960" w:rsidR="001562E7">
        <w:rPr>
          <w:rFonts w:ascii="Times New Roman" w:hAnsi="Times New Roman" w:eastAsia="Times New Roman" w:cs="Times New Roman"/>
          <w:i w:val="1"/>
          <w:iCs w:val="1"/>
          <w:color w:val="000000" w:themeColor="text1"/>
          <w:rPrChange w:author="Salar Tayyib" w:date="2015-09-03T12:40:00Z" w:id="1587">
            <w:rPr>
              <w:rFonts w:ascii="Times New Roman" w:hAnsi="Times New Roman"/>
              <w:b/>
              <w:bCs/>
              <w:color w:val="000000" w:themeColor="text1"/>
              <w:szCs w:val="24"/>
            </w:rPr>
          </w:rPrChange>
        </w:rPr>
        <w:t>priori</w:t>
      </w:r>
      <w:commentRangeEnd w:id="1586"/>
      <w:r w:rsidR="001715B6">
        <w:rPr>
          <w:rStyle w:val="CommentReference"/>
          <w:rFonts w:eastAsia="Arial" w:cs="Arial"/>
          <w:vanish/>
          <w:lang w:val="en-US" w:eastAsia="ar-SA"/>
        </w:rPr>
        <w:commentReference w:id="1586"/>
      </w:r>
      <w:r w:rsidRPr="60226960">
        <w:rPr>
          <w:rFonts w:ascii="Times New Roman" w:hAnsi="Times New Roman" w:eastAsia="Times New Roman" w:cs="Times New Roman"/>
          <w:color w:val="000000" w:themeColor="text1"/>
        </w:rPr>
        <w:t xml:space="preserve"> expectation, and </w:t>
      </w:r>
      <w:del w:author="Josh Browning" w:date="2015-08-31T21:23:00Z" w:id="1588">
        <w:r w:rsidRPr="009616CB" w:rsidDel="002C700D">
          <w:rPr>
            <w:rFonts w:ascii="Times New Roman" w:hAnsi="Times New Roman"/>
            <w:color w:val="000000" w:themeColor="text1"/>
            <w:szCs w:val="24"/>
          </w:rPr>
          <w:delText xml:space="preserve">figure </w:delText>
        </w:r>
      </w:del>
      <w:ins w:author="Josh Browning" w:date="2015-08-31T21:23:00Z" w:id="1589">
        <w:r w:rsidRPr="60226960" w:rsidR="001562E7">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author="Onno Hoffmeister (ESS)" w:date="2015-09-08T14:05:00Z" w:id="1590">
        <w:r w:rsidRPr="60226960" w:rsidR="000B360D">
          <w:rPr>
            <w:rFonts w:ascii="Times New Roman" w:hAnsi="Times New Roman" w:eastAsia="Times New Roman" w:cs="Times New Roman"/>
            <w:color w:val="000000" w:themeColor="text1"/>
          </w:rPr>
          <w:t xml:space="preserve">Figure </w:t>
        </w:r>
        <w:r w:rsidRPr="60226960" w:rsidR="000B360D">
          <w:rPr>
            <w:rFonts w:ascii="Times New Roman" w:hAnsi="Times New Roman" w:eastAsia="Times New Roman" w:cs="Times New Roman"/>
            <w:noProof/>
            <w:color w:val="000000" w:themeColor="text1"/>
          </w:rPr>
          <w:t>10</w:t>
        </w:r>
      </w:ins>
      <w:ins w:author="Josh Browning" w:date="2015-08-31T21:23:00Z" w:id="1591">
        <w:del w:author="Onno Hoffmeister (ESS)" w:date="2015-09-08T14:05:00Z" w:id="1592">
          <w:r w:rsidRPr="009616CB" w:rsidDel="000B360D" w:rsidR="002C700D">
            <w:rPr>
              <w:rFonts w:ascii="Times New Roman" w:hAnsi="Times New Roman"/>
              <w:color w:val="000000" w:themeColor="text1"/>
            </w:rPr>
            <w:delText xml:space="preserve">Figure </w:delText>
          </w:r>
          <w:r w:rsidRPr="009616CB" w:rsidDel="000B360D" w:rsidR="002C700D">
            <w:rPr>
              <w:rFonts w:ascii="Times New Roman" w:hAnsi="Times New Roman"/>
              <w:noProof/>
              <w:color w:val="000000" w:themeColor="text1"/>
            </w:rPr>
            <w:delText>8</w:delText>
          </w:r>
        </w:del>
        <w:r w:rsidRPr="60226960" w:rsidR="001562E7">
          <w:fldChar w:fldCharType="end"/>
        </w:r>
      </w:ins>
      <w:del w:author="Josh Browning" w:date="2015-08-31T21:23:00Z" w:id="1593">
        <w:r w:rsidRPr="009616CB" w:rsidDel="002C700D">
          <w:rPr>
            <w:rFonts w:ascii="Times New Roman" w:hAnsi="Times New Roman"/>
            <w:color w:val="000000" w:themeColor="text1"/>
            <w:szCs w:val="24"/>
          </w:rPr>
          <w:delText>x and y</w:delText>
        </w:r>
      </w:del>
      <w:r w:rsidRPr="60226960">
        <w:rPr>
          <w:rFonts w:ascii="Times New Roman" w:hAnsi="Times New Roman" w:eastAsia="Times New Roman" w:cs="Times New Roman"/>
          <w:color w:val="000000" w:themeColor="text1"/>
        </w:rPr>
        <w:t xml:space="preserve"> capture</w:t>
      </w:r>
      <w:ins w:author="Josh Browning" w:date="2015-08-31T21:23:00Z" w:id="1594">
        <w:r w:rsidRPr="60226960" w:rsidR="002C700D">
          <w:rPr>
            <w:rFonts w:ascii="Times New Roman" w:hAnsi="Times New Roman" w:eastAsia="Times New Roman" w:cs="Times New Roman"/>
            <w:color w:val="000000" w:themeColor="text1"/>
          </w:rPr>
          <w:t>s</w:t>
        </w:r>
      </w:ins>
      <w:r w:rsidRPr="60226960">
        <w:rPr>
          <w:rFonts w:ascii="Times New Roman" w:hAnsi="Times New Roman" w:eastAsia="Times New Roman" w:cs="Times New Roman"/>
          <w:color w:val="000000" w:themeColor="text1"/>
        </w:rPr>
        <w:t xml:space="preserve"> this for </w:t>
      </w:r>
      <w:del w:author="Josh Browning" w:date="2015-08-31T21:23:00Z" w:id="1595">
        <w:r w:rsidRPr="009616CB" w:rsidDel="002C700D">
          <w:rPr>
            <w:rFonts w:ascii="Times New Roman" w:hAnsi="Times New Roman"/>
            <w:color w:val="000000" w:themeColor="text1"/>
            <w:szCs w:val="24"/>
          </w:rPr>
          <w:delText xml:space="preserve">maize and </w:delText>
        </w:r>
      </w:del>
      <w:r w:rsidRPr="60226960">
        <w:rPr>
          <w:rFonts w:ascii="Times New Roman" w:hAnsi="Times New Roman" w:eastAsia="Times New Roman" w:cs="Times New Roman"/>
          <w:color w:val="000000" w:themeColor="text1"/>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5BE760E1"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7E52FB58" wp14:textId="77777777">
      <w:pPr>
        <w:pStyle w:val="Heading4"/>
        <w:rPr>
          <w:rFonts w:ascii="Times New Roman" w:hAnsi="Times New Roman"/>
        </w:rPr>
      </w:pPr>
      <w:bookmarkStart w:name="_Toc421025867" w:id="1596"/>
      <w:r w:rsidRPr="009616CB">
        <w:rPr>
          <w:rStyle w:val="Heading2Char"/>
          <w:rFonts w:ascii="Times New Roman" w:hAnsi="Times New Roman" w:eastAsiaTheme="minorHAnsi"/>
          <w:b w:val="0"/>
          <w:bCs/>
          <w:i w:val="0"/>
          <w:iCs w:val="0"/>
          <w:sz w:val="24"/>
        </w:rPr>
        <w:t>Distribution</w:t>
      </w:r>
      <w:bookmarkEnd w:id="1596"/>
    </w:p>
    <w:p xmlns:wp14="http://schemas.microsoft.com/office/word/2010/wordml" w:rsidRPr="009616CB" w:rsidR="004F65E4" w:rsidP="004F65E4" w:rsidRDefault="004F65E4" w14:paraId="1DC05AA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9D4D5F">
        <w:fldChar w:fldCharType="begin"/>
      </w:r>
      <w:r w:rsidR="009D4D5F">
        <w:instrText xml:space="preserve"> REF _Ref420074151 \h  \* MERGEFORMAT </w:instrText>
      </w:r>
      <w:r w:rsidR="009D4D5F">
        <w:fldChar w:fldCharType="separate"/>
      </w:r>
      <w:ins w:author="Onno Hoffmeister (ESS)" w:date="2015-09-08T14:05:00Z" w:id="1597">
        <w:r w:rsidRPr="60226960" w:rsidR="000B360D">
          <w:rPr>
            <w:rFonts w:ascii="Times New Roman" w:hAnsi="Times New Roman" w:eastAsia="Times New Roman" w:cs="Times New Roman"/>
            <w:color w:val="000000" w:themeColor="text1"/>
            <w:lang w:val="en-GB"/>
            <w:rPrChange w:author="Onno Hoffmeister (ESS)" w:date="2015-09-08T14:05:00Z" w:id="1598">
              <w:rPr>
                <w:rFonts w:ascii="Times New Roman" w:hAnsi="Times New Roman" w:cs="Times New Roman"/>
                <w:color w:val="000000" w:themeColor="text1"/>
                <w:lang w:val="en-GB"/>
              </w:rPr>
            </w:rPrChange>
          </w:rPr>
          <w:t>Figure 10</w:t>
        </w:r>
      </w:ins>
      <w:del w:author="Onno Hoffmeister (ESS)" w:date="2015-09-08T14:05:00Z" w:id="1599">
        <w:r w:rsidRPr="009616CB" w:rsidDel="000B360D" w:rsidR="000854D5">
          <w:rPr>
            <w:rFonts w:ascii="Times New Roman" w:hAnsi="Times New Roman" w:cs="Times New Roman"/>
            <w:color w:val="000000" w:themeColor="text1"/>
            <w:szCs w:val="24"/>
            <w:lang w:val="en-GB"/>
          </w:rPr>
          <w:delText>Figure 8</w:delText>
        </w:r>
      </w:del>
      <w:r w:rsidR="009D4D5F">
        <w:fldChar w:fldCharType="end"/>
      </w:r>
      <w:r w:rsidRPr="60226960">
        <w:rPr>
          <w:rFonts w:ascii="Times New Roman" w:hAnsi="Times New Roman" w:eastAsia="Times New Roman" w:cs="Times New Roman"/>
          <w:color w:val="000000" w:themeColor="text1"/>
          <w:lang w:val="en-GB"/>
        </w:rPr>
        <w:t xml:space="preserve"> as well as </w:t>
      </w:r>
      <w:r w:rsidR="009D4D5F">
        <w:fldChar w:fldCharType="begin"/>
      </w:r>
      <w:r w:rsidR="009D4D5F">
        <w:instrText xml:space="preserve"> REF _Ref420073984 \h  \* MERGEFORMAT </w:instrText>
      </w:r>
      <w:r w:rsidR="009D4D5F">
        <w:fldChar w:fldCharType="separate"/>
      </w:r>
      <w:ins w:author="Onno Hoffmeister (ESS)" w:date="2015-09-08T14:05:00Z" w:id="1600">
        <w:r w:rsidRPr="60226960" w:rsidR="000B360D">
          <w:rPr>
            <w:rFonts w:ascii="Times New Roman" w:hAnsi="Times New Roman" w:eastAsia="Times New Roman" w:cs="Times New Roman"/>
            <w:color w:val="000000" w:themeColor="text1"/>
            <w:lang w:val="en-GB"/>
            <w:rPrChange w:author="Onno Hoffmeister (ESS)" w:date="2015-09-08T14:05:00Z" w:id="1601">
              <w:rPr>
                <w:rFonts w:ascii="Times New Roman" w:hAnsi="Times New Roman" w:cs="Times New Roman"/>
                <w:color w:val="000000" w:themeColor="text1"/>
                <w:lang w:val="en-GB"/>
              </w:rPr>
            </w:rPrChange>
          </w:rPr>
          <w:t>Figure 12</w:t>
        </w:r>
      </w:ins>
      <w:del w:author="Onno Hoffmeister (ESS)" w:date="2015-09-08T14:05:00Z" w:id="1602">
        <w:r w:rsidRPr="009616CB" w:rsidDel="000B360D" w:rsidR="000854D5">
          <w:rPr>
            <w:rFonts w:ascii="Times New Roman" w:hAnsi="Times New Roman" w:cs="Times New Roman"/>
            <w:color w:val="000000" w:themeColor="text1"/>
            <w:szCs w:val="24"/>
            <w:lang w:val="en-GB"/>
          </w:rPr>
          <w:delText>Figure 10</w:delText>
        </w:r>
      </w:del>
      <w:r w:rsidR="009D4D5F">
        <w:fldChar w:fldCharType="end"/>
      </w:r>
      <w:r w:rsidRPr="60226960">
        <w:rPr>
          <w:rFonts w:ascii="Times New Roman" w:hAnsi="Times New Roman" w:eastAsia="Times New Roman" w:cs="Times New Roman"/>
          <w:color w:val="000000" w:themeColor="text1"/>
          <w:lang w:val="en-GB"/>
        </w:rPr>
        <w:t xml:space="preserve"> and </w:t>
      </w:r>
      <w:r w:rsidR="009D4D5F">
        <w:fldChar w:fldCharType="begin"/>
      </w:r>
      <w:r w:rsidR="009D4D5F">
        <w:instrText xml:space="preserve"> REF _Ref420074075 \h  \* MERGEFORMAT </w:instrText>
      </w:r>
      <w:r w:rsidR="009D4D5F">
        <w:fldChar w:fldCharType="separate"/>
      </w:r>
      <w:ins w:author="Onno Hoffmeister (ESS)" w:date="2015-09-08T14:05:00Z" w:id="1603">
        <w:r w:rsidRPr="60226960" w:rsidR="000B360D">
          <w:rPr>
            <w:rFonts w:ascii="Times New Roman" w:hAnsi="Times New Roman" w:eastAsia="Times New Roman" w:cs="Times New Roman"/>
            <w:color w:val="000000" w:themeColor="text1"/>
            <w:lang w:val="en-GB"/>
            <w:rPrChange w:author="Onno Hoffmeister (ESS)" w:date="2015-09-08T14:05:00Z" w:id="1604">
              <w:rPr>
                <w:rFonts w:ascii="Times New Roman" w:hAnsi="Times New Roman" w:cs="Times New Roman"/>
                <w:color w:val="000000" w:themeColor="text1"/>
                <w:lang w:val="en-GB"/>
              </w:rPr>
            </w:rPrChange>
          </w:rPr>
          <w:t>Figure 13</w:t>
        </w:r>
      </w:ins>
      <w:del w:author="Onno Hoffmeister (ESS)" w:date="2015-09-08T14:05:00Z" w:id="1605">
        <w:r w:rsidRPr="009616CB" w:rsidDel="000B360D" w:rsidR="000854D5">
          <w:rPr>
            <w:rFonts w:ascii="Times New Roman" w:hAnsi="Times New Roman" w:cs="Times New Roman"/>
            <w:color w:val="000000" w:themeColor="text1"/>
            <w:szCs w:val="24"/>
            <w:lang w:val="en-GB"/>
          </w:rPr>
          <w:delText>Figure 11</w:delText>
        </w:r>
      </w:del>
      <w:r w:rsidR="009D4D5F">
        <w:fldChar w:fldCharType="end"/>
      </w:r>
      <w:r w:rsidRPr="60226960">
        <w:rPr>
          <w:rFonts w:ascii="Times New Roman" w:hAnsi="Times New Roman" w:eastAsia="Times New Roman" w:cs="Times New Roman"/>
          <w:color w:val="000000" w:themeColor="text1"/>
          <w:lang w:val="en-GB"/>
        </w:rPr>
        <w:t xml:space="preserve">, </w:t>
      </w:r>
      <w:commentRangeStart w:id="1606"/>
      <w:r w:rsidRPr="60226960">
        <w:rPr>
          <w:rFonts w:ascii="Times New Roman" w:hAnsi="Times New Roman" w:eastAsia="Times New Roman" w:cs="Times New Roman"/>
          <w:color w:val="000000" w:themeColor="text1"/>
          <w:lang w:val="en-GB"/>
        </w:rPr>
        <w:t>Chi-square metrics highly significant</w:t>
      </w:r>
      <w:commentRangeEnd w:id="1606"/>
      <w:r w:rsidR="000A4BBB">
        <w:rPr>
          <w:rStyle w:val="CommentReference"/>
        </w:rPr>
        <w:commentReference w:id="1606"/>
      </w:r>
      <w:r w:rsidRPr="60226960">
        <w:rPr>
          <w:rFonts w:ascii="Times New Roman" w:hAnsi="Times New Roman" w:eastAsia="Times New Roman" w:cs="Times New Roman"/>
          <w:color w:val="000000" w:themeColor="text1"/>
          <w:lang w:val="en-GB"/>
        </w:rPr>
        <w:t>).  Thus, we have already made improvements beyond assuming a uniform distribution for stock changes.</w:t>
      </w:r>
    </w:p>
    <w:p xmlns:wp14="http://schemas.microsoft.com/office/word/2010/wordml" w:rsidRPr="009616CB" w:rsidR="004F65E4" w:rsidP="004F65E4" w:rsidRDefault="0040676B" w14:paraId="1EB8551B" wp14:textId="77777777">
      <w:pPr>
        <w:keepNext/>
        <w:tabs>
          <w:tab w:val="left" w:pos="2028"/>
        </w:tabs>
        <w:jc w:val="both"/>
        <w:rPr>
          <w:del w:author="Josh Browning" w:date="2015-09-03T12:40:00Z" w:id="1607"/>
          <w:rFonts w:ascii="Times New Roman" w:hAnsi="Times New Roman" w:cs="Times New Roman"/>
          <w:color w:val="000000" w:themeColor="text1"/>
          <w:szCs w:val="24"/>
          <w:lang w:val="en-GB"/>
        </w:rPr>
      </w:pPr>
      <w:del w:author="Josh Browning" w:date="2015-09-03T12:40:00Z" w:id="1608">
        <w:r>
          <w:rPr>
            <w:rFonts w:ascii="Times New Roman" w:hAnsi="Times New Roman" w:cs="Times New Roman"/>
            <w:noProof/>
            <w:color w:val="000000" w:themeColor="text1"/>
            <w:szCs w:val="24"/>
            <w:lang w:eastAsia="zh-CN"/>
            <w:rPrChange w:author="Unknown" w:id="1609">
              <w:rPr>
                <w:rFonts w:ascii="Times New Roman" w:hAnsi="Times New Roman"/>
                <w:b/>
                <w:bCs/>
                <w:noProof/>
                <w:lang w:eastAsia="zh-CN"/>
              </w:rPr>
            </w:rPrChange>
          </w:rPr>
          <w:lastRenderedPageBreak/>
          <w:drawing>
            <wp:inline xmlns:wp14="http://schemas.microsoft.com/office/word/2010/wordprocessingDrawing" distT="0" distB="0" distL="0" distR="0" wp14:anchorId="06952194" wp14:editId="7777777">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xmlns:wp14="http://schemas.microsoft.com/office/word/2010/wordml" w:rsidRPr="009616CB" w:rsidR="004F65E4" w:rsidP="004F65E4" w:rsidRDefault="0040676B" w14:paraId="01490351" wp14:textId="77777777">
      <w:pPr>
        <w:keepNext/>
        <w:tabs>
          <w:tab w:val="left" w:pos="2028"/>
        </w:tabs>
        <w:jc w:val="both"/>
        <w:rPr>
          <w:ins w:author="Josh Browning" w:date="2015-09-03T12:40:00Z" w:id="1610"/>
          <w:rFonts w:ascii="Times New Roman" w:hAnsi="Times New Roman" w:cs="Times New Roman"/>
          <w:color w:val="000000" w:themeColor="text1"/>
          <w:szCs w:val="24"/>
          <w:lang w:val="en-GB"/>
        </w:rPr>
      </w:pPr>
      <w:ins w:author="Josh Browning" w:date="2015-09-03T12:40:00Z" w:id="1611">
        <w:r>
          <w:rPr>
            <w:rFonts w:ascii="Times New Roman" w:hAnsi="Times New Roman" w:cs="Times New Roman"/>
            <w:noProof/>
            <w:color w:val="000000" w:themeColor="text1"/>
            <w:szCs w:val="24"/>
            <w:lang w:eastAsia="zh-CN"/>
            <w:rPrChange w:author="Unknown" w:id="1612">
              <w:rPr>
                <w:rFonts w:ascii="Times New Roman" w:hAnsi="Times New Roman"/>
                <w:b/>
                <w:bCs/>
                <w:noProof/>
                <w:lang w:eastAsia="zh-CN"/>
              </w:rPr>
            </w:rPrChange>
          </w:rPr>
          <w:drawing>
            <wp:inline xmlns:wp14="http://schemas.microsoft.com/office/word/2010/wordprocessingDrawing" distT="0" distB="0" distL="0" distR="0" wp14:anchorId="2FF24ED5"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xmlns:wp14="http://schemas.microsoft.com/office/word/2010/wordml" w:rsidRPr="009616CB" w:rsidR="004F65E4" w:rsidP="004F65E4" w:rsidRDefault="004F65E4" w14:paraId="2223C7C0" wp14:textId="77777777" wp14:noSpellErr="1">
      <w:pPr>
        <w:pStyle w:val="Caption"/>
        <w:jc w:val="both"/>
        <w:rPr>
          <w:rFonts w:ascii="Times New Roman" w:hAnsi="Times New Roman" w:cs="Times New Roman"/>
          <w:b/>
          <w:bCs/>
          <w:color w:val="000000" w:themeColor="text1"/>
          <w:lang w:val="en-GB"/>
        </w:rPr>
      </w:pPr>
      <w:bookmarkStart w:name="_Ref420074151" w:id="1613"/>
      <w:bookmarkStart w:name="_Toc420402185" w:id="1614"/>
      <w:bookmarkStart w:name="_Toc420402585" w:id="1615"/>
      <w:bookmarkStart w:name="_Toc421026216" w:id="1616"/>
      <w:bookmarkStart w:name="_Toc428383859" w:id="1617"/>
      <w:bookmarkStart w:name="_Toc428436791" w:id="1618"/>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19">
        <w:r w:rsidRPr="60226960" w:rsidR="000B360D">
          <w:rPr>
            <w:rFonts w:ascii="Times New Roman" w:hAnsi="Times New Roman" w:eastAsia="Times New Roman" w:cs="Times New Roman"/>
            <w:noProof/>
            <w:color w:val="000000" w:themeColor="text1"/>
            <w:lang w:val="en-GB"/>
          </w:rPr>
          <w:t>10</w:t>
        </w:r>
      </w:ins>
      <w:del w:author="Onno Hoffmeister (ESS)" w:date="2015-09-08T14:05:00Z" w:id="1620">
        <w:r w:rsidRPr="009616CB" w:rsidDel="000B360D" w:rsidR="000854D5">
          <w:rPr>
            <w:rFonts w:ascii="Times New Roman" w:hAnsi="Times New Roman" w:cs="Times New Roman"/>
            <w:noProof/>
            <w:color w:val="000000" w:themeColor="text1"/>
            <w:lang w:val="en-GB"/>
          </w:rPr>
          <w:delText>8</w:delText>
        </w:r>
      </w:del>
      <w:r w:rsidRPr="60226960" w:rsidR="001562E7">
        <w:fldChar w:fldCharType="end"/>
      </w:r>
      <w:bookmarkEnd w:id="1613"/>
      <w:r w:rsidRPr="60226960">
        <w:rPr>
          <w:rFonts w:ascii="Times New Roman" w:hAnsi="Times New Roman" w:eastAsia="Times New Roman" w:cs="Times New Roman"/>
          <w:color w:val="000000" w:themeColor="text1"/>
          <w:lang w:val="en-GB"/>
        </w:rPr>
        <w:t>: Distribution of year-to-year changes in US wheat stocks</w:t>
      </w:r>
      <w:bookmarkEnd w:id="1614"/>
      <w:bookmarkEnd w:id="1615"/>
      <w:bookmarkEnd w:id="1616"/>
      <w:bookmarkEnd w:id="1617"/>
      <w:bookmarkEnd w:id="1618"/>
    </w:p>
    <w:p xmlns:wp14="http://schemas.microsoft.com/office/word/2010/wordml" w:rsidRPr="009616CB" w:rsidR="004F65E4" w:rsidP="00312896" w:rsidRDefault="004F65E4" w14:paraId="1440EC25" wp14:textId="77777777">
      <w:pPr>
        <w:pStyle w:val="Heading4"/>
        <w:rPr>
          <w:rFonts w:ascii="Times New Roman" w:hAnsi="Times New Roman"/>
          <w:lang w:val="en-GB"/>
        </w:rPr>
      </w:pPr>
      <w:bookmarkStart w:name="_Toc421025868" w:id="1621"/>
      <w:r w:rsidRPr="009616CB">
        <w:rPr>
          <w:rFonts w:ascii="Times New Roman" w:hAnsi="Times New Roman"/>
          <w:lang w:val="en-GB"/>
        </w:rPr>
        <w:t>Estimating stock changes in t</w:t>
      </w:r>
      <w:bookmarkEnd w:id="1621"/>
      <w:r w:rsidRPr="009616CB">
        <w:rPr>
          <w:rFonts w:ascii="Times New Roman" w:hAnsi="Times New Roman"/>
          <w:lang w:val="en-GB"/>
        </w:rPr>
        <w:tab/>
      </w:r>
    </w:p>
    <w:p xmlns:wp14="http://schemas.microsoft.com/office/word/2010/wordml" w:rsidRPr="009616CB" w:rsidR="004F65E4" w:rsidP="004F65E4" w:rsidRDefault="004F65E4" w14:paraId="05BE7E0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0056DF2E"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08EE2337" wp14:textId="77777777">
      <w:pPr>
        <w:widowControl w:val="0"/>
        <w:jc w:val="both"/>
        <w:rPr>
          <w:rFonts w:ascii="Times New Roman" w:hAnsi="Times New Roman" w:cs="Times New Roman"/>
          <w:color w:val="000000" w:themeColor="text1"/>
          <w:szCs w:val="24"/>
          <w:lang w:val="en-GB"/>
        </w:rPr>
      </w:pPr>
      <w:bookmarkStart w:name="_Toc420402186" w:id="1622"/>
      <w:bookmarkStart w:name="_Toc420402586" w:id="1623"/>
      <w:bookmarkEnd w:id="1622"/>
      <w:bookmarkEnd w:id="1623"/>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1562E7" w14:paraId="3E432DF6" wp14:textId="77777777">
      <w:pPr>
        <w:pStyle w:val="Caption"/>
        <w:widowControl w:val="0"/>
        <w:rPr>
          <w:rFonts w:ascii="Times New Roman" w:hAnsi="Times New Roman"/>
          <w:b/>
          <w:i w:val="0"/>
          <w:color w:val="000000" w:themeColor="text1"/>
          <w:lang w:val="en-GB"/>
          <w:rPrChange w:author="Josh Browning" w:date="2015-09-03T12:40:00Z" w:id="1624">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5">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657C93" w14:paraId="35071FA7"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1562E7" w14:paraId="1FADF83A" wp14:textId="77777777">
      <w:pPr>
        <w:pStyle w:val="Caption"/>
        <w:jc w:val="both"/>
        <w:rPr>
          <w:rFonts w:ascii="Times New Roman" w:hAnsi="Times New Roman"/>
          <w:b/>
          <w:i w:val="0"/>
          <w:color w:val="000000" w:themeColor="text1"/>
          <w:lang w:val="en-GB"/>
          <w:rPrChange w:author="Josh Browning" w:date="2015-09-03T12:40:00Z" w:id="1626">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7">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657C93" w14:paraId="427CC113"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author="Josh Browning" w:date="2015-09-03T12:40:00Z" w:id="1628">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39BE4F2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4F65E4" w14:paraId="6751090F" wp14:textId="77777777" wp14:noSpellErr="1">
      <w:pPr>
        <w:keepNext/>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Returning to US cereals data, we can examine if our hypothesis holds true.  </w:t>
      </w:r>
      <w:r w:rsidR="009D4D5F">
        <w:fldChar w:fldCharType="begin"/>
      </w:r>
      <w:r w:rsidR="009D4D5F">
        <w:instrText xml:space="preserve"> REF _Ref420074401 \h  \* MERGEFORMAT </w:instrText>
      </w:r>
      <w:r w:rsidR="009D4D5F">
        <w:fldChar w:fldCharType="separate"/>
      </w:r>
      <w:ins w:author="Onno Hoffmeister (ESS)" w:date="2015-09-08T14:05:00Z" w:id="1629">
        <w:r w:rsidRPr="60226960" w:rsidR="000B360D">
          <w:rPr>
            <w:rFonts w:ascii="Times New Roman" w:hAnsi="Times New Roman" w:eastAsia="Times New Roman" w:cs="Times New Roman"/>
            <w:color w:val="000000" w:themeColor="text1"/>
            <w:lang w:val="en-GB"/>
            <w:rPrChange w:author="Onno Hoffmeister (ESS)" w:date="2015-09-08T14:05:00Z" w:id="1630">
              <w:rPr>
                <w:rFonts w:ascii="Times New Roman" w:hAnsi="Times New Roman" w:cs="Times New Roman"/>
                <w:color w:val="000000" w:themeColor="text1"/>
                <w:lang w:val="en-GB"/>
              </w:rPr>
            </w:rPrChange>
          </w:rPr>
          <w:t>Figure 11</w:t>
        </w:r>
      </w:ins>
      <w:del w:author="Onno Hoffmeister (ESS)" w:date="2015-09-08T14:05:00Z" w:id="1631">
        <w:r w:rsidRPr="009616CB" w:rsidDel="000B360D" w:rsidR="000854D5">
          <w:rPr>
            <w:rFonts w:ascii="Times New Roman" w:hAnsi="Times New Roman" w:cs="Times New Roman"/>
            <w:color w:val="000000" w:themeColor="text1"/>
            <w:szCs w:val="24"/>
            <w:lang w:val="en-GB"/>
          </w:rPr>
          <w:delText>Figure 9</w:delText>
        </w:r>
      </w:del>
      <w:r w:rsidR="009D4D5F">
        <w:fldChar w:fldCharType="end"/>
      </w:r>
      <w:r w:rsidRPr="60226960">
        <w:rPr>
          <w:rFonts w:ascii="Times New Roman" w:hAnsi="Times New Roman" w:eastAsia="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632">
        <w:r w:rsidRPr="60226960" w:rsidR="000A4BBB">
          <w:rPr>
            <w:rFonts w:ascii="Times New Roman" w:hAnsi="Times New Roman" w:eastAsia="Times New Roman" w:cs="Times New Roman"/>
            <w:color w:val="000000" w:themeColor="text1"/>
            <w:lang w:val="en-GB"/>
          </w:rPr>
          <w:t xml:space="preserve"> or significant</w:t>
        </w:r>
      </w:ins>
      <w:r w:rsidRPr="60226960">
        <w:rPr>
          <w:rFonts w:ascii="Times New Roman" w:hAnsi="Times New Roman" w:eastAsia="Times New Roman" w:cs="Times New Roman"/>
          <w:color w:val="000000" w:themeColor="text1"/>
          <w:lang w:val="en-GB"/>
        </w:rPr>
        <w:t xml:space="preserve">, but they allow us to infer a distribution for the stock change given previous </w:t>
      </w:r>
      <w:ins w:author="Josh Browning" w:date="2015-08-31T21:35:00Z" w:id="1633">
        <w:r w:rsidRPr="60226960" w:rsidR="000A4BBB">
          <w:rPr>
            <w:rFonts w:ascii="Times New Roman" w:hAnsi="Times New Roman" w:eastAsia="Times New Roman" w:cs="Times New Roman"/>
            <w:color w:val="000000" w:themeColor="text1"/>
            <w:lang w:val="en-GB"/>
          </w:rPr>
          <w:t xml:space="preserve">cumulative </w:t>
        </w:r>
      </w:ins>
      <w:r w:rsidRPr="60226960">
        <w:rPr>
          <w:rFonts w:ascii="Times New Roman" w:hAnsi="Times New Roman" w:eastAsia="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292F9D91"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0676B" w14:paraId="49027ED8" wp14:textId="77777777">
      <w:pPr>
        <w:keepNext/>
        <w:ind w:left="360"/>
        <w:jc w:val="both"/>
        <w:rPr>
          <w:del w:author="Josh Browning" w:date="2015-09-03T12:40:00Z" w:id="1634"/>
          <w:rFonts w:ascii="Times New Roman" w:hAnsi="Times New Roman" w:cs="Times New Roman"/>
          <w:color w:val="000000" w:themeColor="text1"/>
          <w:szCs w:val="24"/>
          <w:lang w:val="en-GB"/>
        </w:rPr>
      </w:pPr>
      <w:del w:author="Josh Browning" w:date="2015-09-03T12:40:00Z" w:id="1635">
        <w:r>
          <w:rPr>
            <w:rFonts w:ascii="Times New Roman" w:hAnsi="Times New Roman" w:cs="Times New Roman"/>
            <w:noProof/>
            <w:color w:val="000000" w:themeColor="text1"/>
            <w:szCs w:val="24"/>
            <w:lang w:eastAsia="zh-CN"/>
            <w:rPrChange w:author="Unknown" w:id="1636">
              <w:rPr>
                <w:rFonts w:ascii="Times New Roman" w:hAnsi="Times New Roman"/>
                <w:b/>
                <w:bCs/>
                <w:noProof/>
                <w:lang w:eastAsia="zh-CN"/>
              </w:rPr>
            </w:rPrChange>
          </w:rPr>
          <w:lastRenderedPageBreak/>
          <w:drawing>
            <wp:inline xmlns:wp14="http://schemas.microsoft.com/office/word/2010/wordprocessingDrawing" distT="0" distB="0" distL="0" distR="0" wp14:anchorId="330674F5" wp14:editId="7777777">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xmlns:wp14="http://schemas.microsoft.com/office/word/2010/wordml" w:rsidRPr="009616CB" w:rsidR="004F65E4" w:rsidP="004F65E4" w:rsidRDefault="0040676B" w14:paraId="1B2B2F5F" wp14:textId="77777777">
      <w:pPr>
        <w:keepNext/>
        <w:ind w:left="360"/>
        <w:jc w:val="both"/>
        <w:rPr>
          <w:ins w:author="Josh Browning" w:date="2015-09-03T12:40:00Z" w:id="1637"/>
          <w:rFonts w:ascii="Times New Roman" w:hAnsi="Times New Roman" w:cs="Times New Roman"/>
          <w:color w:val="000000" w:themeColor="text1"/>
          <w:szCs w:val="24"/>
          <w:lang w:val="en-GB"/>
        </w:rPr>
      </w:pPr>
      <w:ins w:author="Josh Browning" w:date="2015-09-03T12:40:00Z" w:id="1638">
        <w:r>
          <w:rPr>
            <w:rFonts w:ascii="Times New Roman" w:hAnsi="Times New Roman" w:cs="Times New Roman"/>
            <w:noProof/>
            <w:color w:val="000000" w:themeColor="text1"/>
            <w:szCs w:val="24"/>
            <w:lang w:eastAsia="zh-CN"/>
            <w:rPrChange w:author="Unknown" w:id="1639">
              <w:rPr>
                <w:rFonts w:ascii="Times New Roman" w:hAnsi="Times New Roman"/>
                <w:b/>
                <w:bCs/>
                <w:noProof/>
                <w:lang w:eastAsia="zh-CN"/>
              </w:rPr>
            </w:rPrChange>
          </w:rPr>
          <w:lastRenderedPageBreak/>
          <w:drawing>
            <wp:inline xmlns:wp14="http://schemas.microsoft.com/office/word/2010/wordprocessingDrawing" distT="0" distB="0" distL="0" distR="0" wp14:anchorId="1B6F0F85"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xmlns:wp14="http://schemas.microsoft.com/office/word/2010/wordml" w:rsidRPr="009616CB" w:rsidR="004F65E4" w:rsidP="004F65E4" w:rsidRDefault="004F65E4" w14:paraId="7514AD02" wp14:textId="77777777" wp14:noSpellErr="1">
      <w:pPr>
        <w:pStyle w:val="Caption"/>
        <w:jc w:val="both"/>
        <w:rPr>
          <w:rFonts w:ascii="Times New Roman" w:hAnsi="Times New Roman" w:cs="Times New Roman"/>
          <w:b/>
          <w:bCs/>
          <w:color w:val="000000" w:themeColor="text1"/>
          <w:lang w:val="en-GB"/>
        </w:rPr>
      </w:pPr>
      <w:bookmarkStart w:name="_Ref420074401" w:id="1640"/>
      <w:bookmarkStart w:name="_Toc420402188" w:id="1641"/>
      <w:bookmarkStart w:name="_Toc420402588" w:id="1642"/>
      <w:bookmarkStart w:name="_Toc421026219" w:id="1643"/>
      <w:bookmarkStart w:name="_Toc428383860" w:id="1644"/>
      <w:bookmarkStart w:name="_Toc428436792" w:id="1645"/>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46">
        <w:r w:rsidRPr="60226960" w:rsidR="000B360D">
          <w:rPr>
            <w:rFonts w:ascii="Times New Roman" w:hAnsi="Times New Roman" w:eastAsia="Times New Roman" w:cs="Times New Roman"/>
            <w:noProof/>
            <w:color w:val="000000" w:themeColor="text1"/>
            <w:lang w:val="en-GB"/>
          </w:rPr>
          <w:t>11</w:t>
        </w:r>
      </w:ins>
      <w:del w:author="Onno Hoffmeister (ESS)" w:date="2015-09-08T14:05:00Z" w:id="1647">
        <w:r w:rsidRPr="009616CB" w:rsidDel="000B360D" w:rsidR="000854D5">
          <w:rPr>
            <w:rFonts w:ascii="Times New Roman" w:hAnsi="Times New Roman" w:cs="Times New Roman"/>
            <w:noProof/>
            <w:color w:val="000000" w:themeColor="text1"/>
            <w:lang w:val="en-GB"/>
          </w:rPr>
          <w:delText>9</w:delText>
        </w:r>
      </w:del>
      <w:r w:rsidRPr="60226960" w:rsidR="001562E7">
        <w:fldChar w:fldCharType="end"/>
      </w:r>
      <w:bookmarkEnd w:id="1640"/>
      <w:r w:rsidRPr="60226960">
        <w:rPr>
          <w:rFonts w:ascii="Times New Roman" w:hAnsi="Times New Roman" w:eastAsia="Times New Roman" w:cs="Times New Roman"/>
          <w:color w:val="000000" w:themeColor="text1"/>
          <w:lang w:val="en-GB"/>
        </w:rPr>
        <w:t>: Stock changes in t in relation to cumulative past stock changes</w:t>
      </w:r>
      <w:bookmarkEnd w:id="1641"/>
      <w:bookmarkEnd w:id="1642"/>
      <w:bookmarkEnd w:id="1643"/>
      <w:bookmarkEnd w:id="1644"/>
      <w:bookmarkEnd w:id="1645"/>
    </w:p>
    <w:p xmlns:wp14="http://schemas.microsoft.com/office/word/2010/wordml" w:rsidRPr="009616CB" w:rsidR="004F65E4" w:rsidP="004F65E4" w:rsidRDefault="004F65E4" w14:paraId="4E5A0C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3D345CE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0676B" w14:paraId="052F023A" wp14:textId="77777777">
      <w:pPr>
        <w:keepNext/>
        <w:jc w:val="both"/>
        <w:rPr>
          <w:del w:author="Josh Browning" w:date="2015-09-03T12:40:00Z" w:id="1648"/>
          <w:rFonts w:ascii="Times New Roman" w:hAnsi="Times New Roman" w:cs="Times New Roman"/>
          <w:color w:val="000000" w:themeColor="text1"/>
          <w:szCs w:val="24"/>
          <w:lang w:val="en-GB"/>
        </w:rPr>
      </w:pPr>
      <w:del w:author="Josh Browning" w:date="2015-09-03T12:40:00Z" w:id="1649">
        <w:r>
          <w:rPr>
            <w:rFonts w:ascii="Times New Roman" w:hAnsi="Times New Roman" w:cs="Times New Roman"/>
            <w:noProof/>
            <w:color w:val="000000" w:themeColor="text1"/>
            <w:szCs w:val="24"/>
            <w:lang w:eastAsia="zh-CN"/>
            <w:rPrChange w:author="Unknown" w:id="1650">
              <w:rPr>
                <w:rFonts w:ascii="Times New Roman" w:hAnsi="Times New Roman"/>
                <w:b/>
                <w:bCs/>
                <w:noProof/>
                <w:lang w:eastAsia="zh-CN"/>
              </w:rPr>
            </w:rPrChange>
          </w:rPr>
          <w:drawing>
            <wp:inline xmlns:wp14="http://schemas.microsoft.com/office/word/2010/wordprocessingDrawing" distT="0" distB="0" distL="0" distR="0" wp14:anchorId="5A6D3090" wp14:editId="7777777">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xmlns:wp14="http://schemas.microsoft.com/office/word/2010/wordml" w:rsidRPr="009616CB" w:rsidR="004F65E4" w:rsidP="004F65E4" w:rsidRDefault="0040676B" w14:paraId="4B9359C5" wp14:textId="77777777">
      <w:pPr>
        <w:keepNext/>
        <w:jc w:val="both"/>
        <w:rPr>
          <w:ins w:author="Josh Browning" w:date="2015-09-03T12:40:00Z" w:id="1651"/>
          <w:rFonts w:ascii="Times New Roman" w:hAnsi="Times New Roman" w:cs="Times New Roman"/>
          <w:color w:val="000000" w:themeColor="text1"/>
          <w:szCs w:val="24"/>
          <w:lang w:val="en-GB"/>
        </w:rPr>
      </w:pPr>
      <w:ins w:author="Josh Browning" w:date="2015-09-03T12:40:00Z" w:id="1652">
        <w:r>
          <w:rPr>
            <w:rFonts w:ascii="Times New Roman" w:hAnsi="Times New Roman" w:cs="Times New Roman"/>
            <w:noProof/>
            <w:color w:val="000000" w:themeColor="text1"/>
            <w:szCs w:val="24"/>
            <w:lang w:eastAsia="zh-CN"/>
            <w:rPrChange w:author="Unknown" w:id="1653">
              <w:rPr>
                <w:rFonts w:ascii="Times New Roman" w:hAnsi="Times New Roman"/>
                <w:b/>
                <w:bCs/>
                <w:noProof/>
                <w:lang w:eastAsia="zh-CN"/>
              </w:rPr>
            </w:rPrChange>
          </w:rPr>
          <w:drawing>
            <wp:inline xmlns:wp14="http://schemas.microsoft.com/office/word/2010/wordprocessingDrawing" distT="0" distB="0" distL="0" distR="0" wp14:anchorId="0BBAA3F8"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xmlns:wp14="http://schemas.microsoft.com/office/word/2010/wordml" w:rsidRPr="009616CB" w:rsidR="004F65E4" w:rsidP="004F65E4" w:rsidRDefault="004F65E4" w14:paraId="62147623" wp14:textId="77777777" wp14:noSpellErr="1">
      <w:pPr>
        <w:pStyle w:val="Caption"/>
        <w:jc w:val="both"/>
        <w:rPr>
          <w:rFonts w:ascii="Times New Roman" w:hAnsi="Times New Roman" w:cs="Times New Roman"/>
          <w:b/>
          <w:bCs/>
          <w:color w:val="000000" w:themeColor="text1"/>
          <w:lang w:val="en-GB"/>
        </w:rPr>
      </w:pPr>
      <w:bookmarkStart w:name="_Ref420073984" w:id="1654"/>
      <w:bookmarkStart w:name="_Toc420402189" w:id="1655"/>
      <w:bookmarkStart w:name="_Toc420402589" w:id="1656"/>
      <w:bookmarkStart w:name="_Toc421026220" w:id="1657"/>
      <w:bookmarkStart w:name="_Toc428383861" w:id="1658"/>
      <w:bookmarkStart w:name="_Toc428436793" w:id="165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60">
        <w:r w:rsidRPr="60226960" w:rsidR="000B360D">
          <w:rPr>
            <w:rFonts w:ascii="Times New Roman" w:hAnsi="Times New Roman" w:eastAsia="Times New Roman" w:cs="Times New Roman"/>
            <w:noProof/>
            <w:color w:val="000000" w:themeColor="text1"/>
            <w:lang w:val="en-GB"/>
          </w:rPr>
          <w:t>12</w:t>
        </w:r>
      </w:ins>
      <w:del w:author="Onno Hoffmeister (ESS)" w:date="2015-09-08T14:05:00Z" w:id="1661">
        <w:r w:rsidRPr="009616CB" w:rsidDel="000B360D" w:rsidR="000854D5">
          <w:rPr>
            <w:rFonts w:ascii="Times New Roman" w:hAnsi="Times New Roman" w:cs="Times New Roman"/>
            <w:noProof/>
            <w:color w:val="000000" w:themeColor="text1"/>
            <w:lang w:val="en-GB"/>
          </w:rPr>
          <w:delText>10</w:delText>
        </w:r>
      </w:del>
      <w:r w:rsidRPr="60226960" w:rsidR="001562E7">
        <w:fldChar w:fldCharType="end"/>
      </w:r>
      <w:bookmarkEnd w:id="1654"/>
      <w:r w:rsidRPr="60226960">
        <w:rPr>
          <w:rFonts w:ascii="Times New Roman" w:hAnsi="Times New Roman" w:eastAsia="Times New Roman" w:cs="Times New Roman"/>
          <w:color w:val="000000" w:themeColor="text1"/>
          <w:lang w:val="en-GB"/>
        </w:rPr>
        <w:t>: Testing for normality, wheat stocks</w:t>
      </w:r>
      <w:bookmarkEnd w:id="1655"/>
      <w:bookmarkEnd w:id="1656"/>
      <w:bookmarkEnd w:id="1657"/>
      <w:bookmarkEnd w:id="1658"/>
      <w:bookmarkEnd w:id="1659"/>
    </w:p>
    <w:p xmlns:wp14="http://schemas.microsoft.com/office/word/2010/wordml" w:rsidRPr="009616CB" w:rsidR="004F65E4" w:rsidP="004F65E4" w:rsidRDefault="004F65E4" w14:paraId="770FDDE8"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0676B" w14:paraId="3209DEB1" wp14:textId="77777777">
      <w:pPr>
        <w:jc w:val="both"/>
        <w:rPr>
          <w:del w:author="Josh Browning" w:date="2015-09-03T12:40:00Z" w:id="1662"/>
          <w:rFonts w:ascii="Times New Roman" w:hAnsi="Times New Roman" w:cs="Times New Roman"/>
          <w:color w:val="000000" w:themeColor="text1"/>
          <w:lang w:val="en-GB"/>
        </w:rPr>
      </w:pPr>
      <w:del w:author="Josh Browning" w:date="2015-09-03T12:40:00Z" w:id="1663">
        <w:r>
          <w:rPr>
            <w:rFonts w:ascii="Times New Roman" w:hAnsi="Times New Roman" w:cs="Times New Roman"/>
            <w:noProof/>
            <w:color w:val="000000" w:themeColor="text1"/>
            <w:lang w:eastAsia="zh-CN"/>
            <w:rPrChange w:author="Unknown" w:id="1664">
              <w:rPr>
                <w:rFonts w:ascii="Times New Roman" w:hAnsi="Times New Roman"/>
                <w:b/>
                <w:bCs/>
                <w:noProof/>
                <w:lang w:eastAsia="zh-CN"/>
              </w:rPr>
            </w:rPrChange>
          </w:rPr>
          <w:drawing>
            <wp:inline xmlns:wp14="http://schemas.microsoft.com/office/word/2010/wordprocessingDrawing" distT="0" distB="0" distL="0" distR="0" wp14:anchorId="765B794E" wp14:editId="7777777">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xmlns:wp14="http://schemas.microsoft.com/office/word/2010/wordml" w:rsidRPr="009616CB" w:rsidR="004F65E4" w:rsidP="004F65E4" w:rsidRDefault="0040676B" w14:paraId="42E960C5" wp14:textId="77777777">
      <w:pPr>
        <w:jc w:val="both"/>
        <w:rPr>
          <w:ins w:author="Josh Browning" w:date="2015-09-03T12:40:00Z" w:id="1665"/>
          <w:rFonts w:ascii="Times New Roman" w:hAnsi="Times New Roman" w:cs="Times New Roman"/>
          <w:color w:val="000000" w:themeColor="text1"/>
          <w:lang w:val="en-GB"/>
        </w:rPr>
      </w:pPr>
      <w:ins w:author="Josh Browning" w:date="2015-09-03T12:40:00Z" w:id="1666">
        <w:r>
          <w:rPr>
            <w:rFonts w:ascii="Times New Roman" w:hAnsi="Times New Roman" w:cs="Times New Roman"/>
            <w:noProof/>
            <w:color w:val="000000" w:themeColor="text1"/>
            <w:lang w:eastAsia="zh-CN"/>
            <w:rPrChange w:author="Unknown" w:id="1667">
              <w:rPr>
                <w:rFonts w:ascii="Times New Roman" w:hAnsi="Times New Roman"/>
                <w:b/>
                <w:bCs/>
                <w:noProof/>
                <w:lang w:eastAsia="zh-CN"/>
              </w:rPr>
            </w:rPrChange>
          </w:rPr>
          <w:drawing>
            <wp:inline xmlns:wp14="http://schemas.microsoft.com/office/word/2010/wordprocessingDrawing" distT="0" distB="0" distL="0" distR="0" wp14:anchorId="3016D11F"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xmlns:wp14="http://schemas.microsoft.com/office/word/2010/wordml" w:rsidRPr="009616CB" w:rsidR="004F65E4" w:rsidP="004F65E4" w:rsidRDefault="004F65E4" w14:paraId="5F198B81" wp14:textId="77777777" wp14:noSpellErr="1">
      <w:pPr>
        <w:pStyle w:val="Caption"/>
        <w:jc w:val="both"/>
        <w:rPr>
          <w:rFonts w:ascii="Times New Roman" w:hAnsi="Times New Roman" w:cs="Times New Roman"/>
          <w:b/>
          <w:bCs/>
          <w:color w:val="000000" w:themeColor="text1"/>
          <w:lang w:val="en-GB"/>
        </w:rPr>
      </w:pPr>
      <w:bookmarkStart w:name="_Ref420074075" w:id="1668"/>
      <w:bookmarkStart w:name="_Toc420402190" w:id="1669"/>
      <w:bookmarkStart w:name="_Toc420402590" w:id="1670"/>
      <w:bookmarkStart w:name="_Toc421026221" w:id="1671"/>
      <w:bookmarkStart w:name="_Toc428383862" w:id="1672"/>
      <w:bookmarkStart w:name="_Toc428436794" w:id="1673"/>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74">
        <w:r w:rsidRPr="60226960" w:rsidR="000B360D">
          <w:rPr>
            <w:rFonts w:ascii="Times New Roman" w:hAnsi="Times New Roman" w:eastAsia="Times New Roman" w:cs="Times New Roman"/>
            <w:noProof/>
            <w:color w:val="000000" w:themeColor="text1"/>
            <w:lang w:val="en-GB"/>
          </w:rPr>
          <w:t>13</w:t>
        </w:r>
      </w:ins>
      <w:del w:author="Onno Hoffmeister (ESS)" w:date="2015-09-08T14:05:00Z" w:id="1675">
        <w:r w:rsidRPr="009616CB" w:rsidDel="000B360D" w:rsidR="000854D5">
          <w:rPr>
            <w:rFonts w:ascii="Times New Roman" w:hAnsi="Times New Roman" w:cs="Times New Roman"/>
            <w:noProof/>
            <w:color w:val="000000" w:themeColor="text1"/>
            <w:lang w:val="en-GB"/>
          </w:rPr>
          <w:delText>11</w:delText>
        </w:r>
      </w:del>
      <w:r w:rsidRPr="60226960" w:rsidR="001562E7">
        <w:fldChar w:fldCharType="end"/>
      </w:r>
      <w:bookmarkEnd w:id="1668"/>
      <w:r w:rsidRPr="60226960">
        <w:rPr>
          <w:rFonts w:ascii="Times New Roman" w:hAnsi="Times New Roman" w:eastAsia="Times New Roman" w:cs="Times New Roman"/>
          <w:color w:val="000000" w:themeColor="text1"/>
          <w:lang w:val="en-GB"/>
        </w:rPr>
        <w:t>: Testing for normality, maize stocks</w:t>
      </w:r>
      <w:bookmarkEnd w:id="1669"/>
      <w:bookmarkEnd w:id="1670"/>
      <w:bookmarkEnd w:id="1671"/>
      <w:bookmarkEnd w:id="1672"/>
      <w:bookmarkEnd w:id="1673"/>
    </w:p>
    <w:p xmlns:wp14="http://schemas.microsoft.com/office/word/2010/wordml" w:rsidRPr="009616CB" w:rsidR="004F65E4" w:rsidP="004F65E4" w:rsidRDefault="004F65E4" w14:paraId="1F977D0F"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6C2E4A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80A9D4B" wp14:textId="77777777">
      <w:pPr>
        <w:pStyle w:val="Heading2"/>
      </w:pPr>
      <w:bookmarkStart w:name="_Toc421025869" w:id="1676"/>
      <w:bookmarkStart w:name="_Toc428383838" w:id="1677"/>
      <w:bookmarkStart w:name="_Toc428436060" w:id="1678"/>
      <w:bookmarkStart w:name="_Toc428436361" w:id="1679"/>
      <w:bookmarkStart w:name="_Toc428436487" w:id="1680"/>
      <w:r w:rsidRPr="009616CB">
        <w:lastRenderedPageBreak/>
        <w:t>Feed use</w:t>
      </w:r>
      <w:bookmarkEnd w:id="1676"/>
      <w:bookmarkEnd w:id="1677"/>
      <w:bookmarkEnd w:id="1678"/>
      <w:bookmarkEnd w:id="1679"/>
      <w:bookmarkEnd w:id="1680"/>
    </w:p>
    <w:p xmlns:wp14="http://schemas.microsoft.com/office/word/2010/wordml" w:rsidRPr="009616CB" w:rsidR="004F65E4" w:rsidP="004F65E4" w:rsidRDefault="004F65E4" w14:paraId="640F83EB"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E67CD6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There are only</w:t>
      </w:r>
      <w:ins w:author="Josh Browning" w:date="2015-09-03T12:40:00Z" w:id="1681">
        <w:r w:rsidRPr="60226960">
          <w:rPr>
            <w:rFonts w:ascii="Times New Roman" w:hAnsi="Times New Roman" w:eastAsia="Times New Roman" w:cs="Times New Roman"/>
            <w:color w:val="000000" w:themeColor="text1"/>
            <w:lang w:val="en-GB"/>
          </w:rPr>
          <w:t xml:space="preserve"> </w:t>
        </w:r>
      </w:ins>
      <w:ins w:author="Josh Browning" w:date="2015-08-31T21:36:00Z" w:id="1682">
        <w:r w:rsidRPr="60226960" w:rsidR="00EA1A21">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683">
        <w:r w:rsidRPr="009616CB" w:rsidDel="00EA1A21">
          <w:rPr>
            <w:rFonts w:ascii="Times New Roman" w:hAnsi="Times New Roman" w:cs="Times New Roman"/>
            <w:color w:val="000000" w:themeColor="text1"/>
            <w:lang w:val="en-GB"/>
          </w:rPr>
          <w:delText xml:space="preserve">are </w:delText>
        </w:r>
      </w:del>
      <w:r w:rsidRPr="60226960">
        <w:rPr>
          <w:rFonts w:ascii="Times New Roman" w:hAnsi="Times New Roman" w:eastAsia="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046E99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796C99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4F65E4" w14:paraId="2E3F081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684">
        <w:r w:rsidRPr="009616CB" w:rsidDel="001C04E0">
          <w:rPr>
            <w:rFonts w:ascii="Times New Roman" w:hAnsi="Times New Roman" w:cs="Times New Roman"/>
            <w:color w:val="000000" w:themeColor="text1"/>
            <w:lang w:val="en-GB"/>
          </w:rPr>
          <w:delText>s</w:delText>
        </w:r>
      </w:del>
      <w:r w:rsidRPr="60226960">
        <w:rPr>
          <w:rFonts w:ascii="Times New Roman" w:hAnsi="Times New Roman" w:eastAsia="Times New Roman" w:cs="Times New Roman"/>
          <w:color w:val="000000" w:themeColor="text1"/>
          <w:lang w:val="en-GB"/>
        </w:rPr>
        <w:t xml:space="preserve"> an offsetting effect of </w:t>
      </w:r>
      <w:del w:author="Josh Browning" w:date="2015-09-01T11:02:00Z" w:id="1685">
        <w:r w:rsidRPr="009616CB" w:rsidDel="001C04E0">
          <w:rPr>
            <w:rFonts w:ascii="Times New Roman" w:hAnsi="Times New Roman" w:cs="Times New Roman"/>
            <w:color w:val="000000" w:themeColor="text1"/>
            <w:lang w:val="en-GB"/>
          </w:rPr>
          <w:delText xml:space="preserve">a </w:delText>
        </w:r>
      </w:del>
      <w:r w:rsidRPr="60226960">
        <w:rPr>
          <w:rFonts w:ascii="Times New Roman" w:hAnsi="Times New Roman" w:eastAsia="Times New Roman" w:cs="Times New Roman"/>
          <w:color w:val="000000" w:themeColor="text1"/>
          <w:lang w:val="en-GB"/>
        </w:rPr>
        <w:t>growing feed intensity, i.e. ever high</w:t>
      </w:r>
      <w:ins w:author="Josh Browning" w:date="2015-08-31T21:39:00Z" w:id="1686">
        <w:r w:rsidRPr="60226960" w:rsidR="00EA1A21">
          <w:rPr>
            <w:rFonts w:ascii="Times New Roman" w:hAnsi="Times New Roman" w:eastAsia="Times New Roman" w:cs="Times New Roman"/>
            <w:color w:val="000000" w:themeColor="text1"/>
            <w:lang w:val="en-GB"/>
          </w:rPr>
          <w:t>er</w:t>
        </w:r>
      </w:ins>
      <w:r w:rsidRPr="60226960">
        <w:rPr>
          <w:rFonts w:ascii="Times New Roman" w:hAnsi="Times New Roman" w:eastAsia="Times New Roman" w:cs="Times New Roman"/>
          <w:color w:val="000000" w:themeColor="text1"/>
          <w:lang w:val="en-GB"/>
        </w:rPr>
        <w:t xml:space="preserve"> shares of CC feeds in total feed rations on the one hand and steady progress in using feedstuffs more efficiently</w:t>
      </w:r>
      <w:ins w:author="Josh Browning" w:date="2015-08-31T21:39:00Z" w:id="1687">
        <w:r w:rsidRPr="60226960" w:rsidR="00EA1A21">
          <w:rPr>
            <w:rFonts w:ascii="Times New Roman" w:hAnsi="Times New Roman" w:eastAsia="Times New Roman" w:cs="Times New Roman"/>
            <w:color w:val="000000" w:themeColor="text1"/>
            <w:lang w:val="en-GB"/>
          </w:rPr>
          <w:t xml:space="preserve"> on the other</w:t>
        </w:r>
      </w:ins>
      <w:r w:rsidRPr="60226960">
        <w:rPr>
          <w:rFonts w:ascii="Times New Roman" w:hAnsi="Times New Roman" w:eastAsia="Times New Roman" w:cs="Times New Roman"/>
          <w:color w:val="000000" w:themeColor="text1"/>
          <w:lang w:val="en-GB"/>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6F8BFDA" wp14:textId="77777777">
      <w:pPr>
        <w:pStyle w:val="Heading2"/>
      </w:pPr>
      <w:bookmarkStart w:name="_Toc421025870" w:id="1688"/>
      <w:bookmarkStart w:name="_Toc428383839" w:id="1689"/>
      <w:bookmarkStart w:name="_Toc428436061" w:id="1690"/>
      <w:bookmarkStart w:name="_Toc428436362" w:id="1691"/>
      <w:bookmarkStart w:name="_Toc428436488" w:id="1692"/>
      <w:r w:rsidRPr="009616CB">
        <w:t xml:space="preserve">A brief review of the </w:t>
      </w:r>
      <w:r w:rsidRPr="009616CB" w:rsidR="00312896">
        <w:t>previous</w:t>
      </w:r>
      <w:r w:rsidRPr="009616CB">
        <w:t xml:space="preserve"> methodology</w:t>
      </w:r>
      <w:bookmarkEnd w:id="1688"/>
      <w:bookmarkEnd w:id="1689"/>
      <w:bookmarkEnd w:id="1690"/>
      <w:bookmarkEnd w:id="1691"/>
      <w:bookmarkEnd w:id="1692"/>
    </w:p>
    <w:p xmlns:wp14="http://schemas.microsoft.com/office/word/2010/wordml" w:rsidRPr="009616CB" w:rsidR="004F65E4" w:rsidP="004F65E4" w:rsidRDefault="004F65E4" w14:paraId="3707B17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4F65E4" w14:paraId="0177E158"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basic approach currently used in the FBS system is easily stated. Feed use is simply calculated as a share of feed availability</w:t>
      </w:r>
      <w:ins w:author="Josh Browning" w:date="2015-09-01T11:02:00Z" w:id="1693">
        <w:r w:rsidRPr="60226960" w:rsidR="001C04E0">
          <w:rPr>
            <w:rFonts w:ascii="Times New Roman" w:hAnsi="Times New Roman" w:eastAsia="Times New Roman" w:cs="Times New Roman"/>
            <w:color w:val="000000" w:themeColor="text1"/>
            <w:lang w:val="en-GB"/>
          </w:rPr>
          <w:t>;</w:t>
        </w:r>
      </w:ins>
      <w:del w:author="Josh Browning" w:date="2015-09-01T11:02:00Z" w:id="1694">
        <w:r w:rsidRPr="009616CB" w:rsidDel="001C04E0">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657C93" w14:paraId="3DBAA0EA"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author="Josh Browning" w:date="2015-09-03T12:40:00Z" w:id="1695">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F02E7E5"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31A7B28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248E398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4F65E4" w14:paraId="31CD2630" wp14:textId="77777777">
      <w:pPr>
        <w:pStyle w:val="Heading3"/>
        <w:rPr>
          <w:rFonts w:ascii="Times New Roman" w:hAnsi="Times New Roman"/>
          <w:lang w:val="en-GB"/>
        </w:rPr>
      </w:pPr>
      <w:bookmarkStart w:name="_Toc421025871" w:id="1696"/>
      <w:r w:rsidRPr="009616CB">
        <w:rPr>
          <w:rFonts w:ascii="Times New Roman" w:hAnsi="Times New Roman"/>
          <w:lang w:val="en-GB"/>
        </w:rPr>
        <w:t>The new feed use estimation procedure</w:t>
      </w:r>
      <w:bookmarkEnd w:id="1696"/>
    </w:p>
    <w:p xmlns:wp14="http://schemas.microsoft.com/office/word/2010/wordml" w:rsidRPr="009616CB" w:rsidR="004F65E4" w:rsidP="004F65E4" w:rsidRDefault="004F65E4" w14:paraId="58ACC56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53EBDF7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697">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author="Josh Browning" w:date="2015-09-03T12:40:00Z" w:id="1698">
        <w:r w:rsidRPr="009616CB">
          <w:rPr>
            <w:rFonts w:ascii="Times New Roman" w:hAnsi="Times New Roman" w:cs="Times New Roman"/>
            <w:color w:val="000000" w:themeColor="text1"/>
            <w:lang w:val="en-GB"/>
          </w:rPr>
          <w:delText>.</w:delText>
        </w:r>
      </w:del>
      <w:ins w:author="Josh Browning" w:date="2015-09-01T06:24:00Z" w:id="1699">
        <w:r w:rsidR="0064744A">
          <w:rPr>
            <w:rFonts w:ascii="Times New Roman" w:hAnsi="Times New Roman" w:cs="Times New Roman"/>
            <w:color w:val="000000" w:themeColor="text1"/>
            <w:lang w:val="en-GB"/>
          </w:rPr>
          <w:t xml:space="preserve"> </w:t>
        </w:r>
      </w:ins>
      <w:ins w:author="Josh Browning" w:date="2015-09-01T06:25:00Z" w:id="1700">
        <w:r w:rsidR="0064744A">
          <w:rPr>
            <w:rFonts w:ascii="Times New Roman" w:hAnsi="Times New Roman" w:cs="Times New Roman"/>
            <w:color w:val="000000" w:themeColor="text1"/>
            <w:lang w:val="en-GB"/>
          </w:rPr>
          <w:t>(where the s index runs over all commodities)</w:t>
        </w:r>
      </w:ins>
      <w:ins w:author="Josh Browning" w:date="2015-09-03T12:40:00Z" w:id="1701">
        <w:r w:rsidRPr="009616CB">
          <w:rPr>
            <w:rFonts w:ascii="Times New Roman" w:hAnsi="Times New Roman" w:cs="Times New Roman"/>
            <w:color w:val="000000" w:themeColor="text1"/>
            <w:lang w:val="en-GB"/>
          </w:rPr>
          <w:t>.</w:t>
        </w:r>
      </w:ins>
    </w:p>
    <w:p xmlns:wp14="http://schemas.microsoft.com/office/word/2010/wordml" w:rsidR="0040676B" w:rsidRDefault="001562E7" w14:paraId="40BC3182" wp14:textId="77777777">
      <w:pPr>
        <w:pStyle w:val="Heading4"/>
        <w:rPr>
          <w:ins w:author="Josh Browning" w:date="2015-09-01T06:22:00Z" w:id="1702"/>
          <w:rFonts w:ascii="Times New Roman" w:hAnsi="Times New Roman"/>
          <w:rPrChange w:author="Josh Browning" w:date="2015-09-03T12:40:00Z" w:id="1703">
            <w:rPr>
              <w:ins w:author="Josh Browning" w:date="2015-09-01T06:22:00Z" w:id="1704"/>
              <w:rFonts w:ascii="Times New Roman" w:hAnsi="Times New Roman"/>
              <w:color w:val="000000" w:themeColor="text1"/>
            </w:rPr>
          </w:rPrChange>
        </w:rPr>
        <w:pPrChange w:author="Josh Browning" w:date="2015-09-03T12:40:00Z" w:id="1705">
          <w:pPr>
            <w:pStyle w:val="ListParagraph"/>
            <w:numPr>
              <w:numId w:val="19"/>
            </w:numPr>
            <w:tabs>
              <w:tab w:val="left" w:pos="851"/>
              <w:tab w:val="left" w:pos="3816"/>
            </w:tabs>
            <w:ind w:hanging="360"/>
            <w:jc w:val="both"/>
          </w:pPr>
        </w:pPrChange>
      </w:pPr>
      <w:ins w:author="Josh Browning" w:date="2015-09-01T06:22:00Z" w:id="1706">
        <w:r w:rsidRPr="001562E7">
          <w:rPr>
            <w:rFonts w:ascii="Times New Roman" w:hAnsi="Times New Roman"/>
            <w:rPrChange w:author="Josh Browning" w:date="2015-09-03T12:40:00Z" w:id="1707">
              <w:rPr>
                <w:rFonts w:ascii="Times New Roman" w:hAnsi="Times New Roman"/>
                <w:b/>
                <w:color w:val="000000" w:themeColor="text1"/>
              </w:rPr>
            </w:rPrChange>
          </w:rPr>
          <w:t xml:space="preserve">Determining total feed requirements </w:t>
        </w:r>
        <w:proofErr w:type="gramStart"/>
        <w:r w:rsidRPr="001562E7">
          <w:rPr>
            <w:rFonts w:ascii="Times New Roman" w:hAnsi="Times New Roman"/>
            <w:rPrChange w:author="Josh Browning" w:date="2015-09-03T12:40:00Z" w:id="1708">
              <w:rPr>
                <w:rFonts w:ascii="Times New Roman" w:hAnsi="Times New Roman"/>
                <w:b/>
                <w:color w:val="000000" w:themeColor="text1"/>
              </w:rPr>
            </w:rPrChange>
          </w:rPr>
          <w:t>R</w:t>
        </w:r>
        <w:r w:rsidRPr="001562E7">
          <w:rPr>
            <w:rFonts w:ascii="Times New Roman" w:hAnsi="Times New Roman" w:eastAsia="Arial"/>
            <w:vertAlign w:val="subscript"/>
            <w:rPrChange w:author="Josh Browning" w:date="2015-09-03T12:40:00Z" w:id="1709">
              <w:rPr>
                <w:rFonts w:ascii="Times New Roman" w:hAnsi="Times New Roman"/>
                <w:b/>
                <w:color w:val="000000" w:themeColor="text1"/>
                <w:vertAlign w:val="subscript"/>
              </w:rPr>
            </w:rPrChange>
          </w:rPr>
          <w:t>i</w:t>
        </w:r>
        <w:proofErr w:type="gramEnd"/>
      </w:ins>
    </w:p>
    <w:p xmlns:wp14="http://schemas.microsoft.com/office/word/2010/wordml" w:rsidRPr="009616CB" w:rsidR="004F65E4" w:rsidP="003C6AA5" w:rsidRDefault="004F65E4" w14:paraId="62E3EBD3" wp14:textId="77777777">
      <w:pPr>
        <w:pStyle w:val="ListParagraph"/>
        <w:numPr>
          <w:ilvl w:val="0"/>
          <w:numId w:val="19"/>
        </w:numPr>
        <w:tabs>
          <w:tab w:val="left" w:pos="851"/>
          <w:tab w:val="left" w:pos="3816"/>
        </w:tabs>
        <w:jc w:val="both"/>
        <w:rPr>
          <w:del w:author="Salar Tayyib" w:date="2015-09-03T12:40:00Z" w:id="1710"/>
          <w:rFonts w:ascii="Times New Roman" w:hAnsi="Times New Roman"/>
          <w:color w:val="000000" w:themeColor="text1"/>
        </w:rPr>
      </w:pPr>
      <w:del w:author="Josh Browning" w:date="2015-09-01T06:22:00Z" w:id="1711">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28ABAD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712"/>
      <w:r w:rsidRPr="009616CB">
        <w:rPr>
          <w:rFonts w:ascii="Times New Roman" w:hAnsi="Times New Roman" w:cs="Times New Roman"/>
          <w:color w:val="000000" w:themeColor="text1"/>
          <w:lang w:val="en-GB"/>
        </w:rPr>
        <w:t>arc-efficiency</w:t>
      </w:r>
      <w:commentRangeEnd w:id="1712"/>
      <w:r w:rsidR="0064744A">
        <w:rPr>
          <w:rStyle w:val="CommentReference"/>
        </w:rPr>
        <w:commentReference w:id="171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0B360D" w14:paraId="505E48CE" wp14:textId="77777777" wp14:noSpellErr="1">
      <w:pPr>
        <w:pStyle w:val="Caption"/>
        <w:jc w:val="center"/>
        <w:rPr>
          <w:rFonts w:ascii="Times New Roman" w:hAnsi="Times New Roman" w:cs="Times New Roman"/>
          <w:color w:val="000000" w:themeColor="text1"/>
          <w:lang w:val="en-GB"/>
        </w:rPr>
      </w:pPr>
      <w:ins w:author="Salar Tayyib" w:date="2015-09-03T12:40:00Z" w:id="1713">
        <w:r>
          <w:rPr>
            <w:rFonts w:ascii="Times New Roman" w:hAnsi="Times New Roman" w:cs="Times New Roman"/>
            <w:noProof/>
            <w:color w:val="000000" w:themeColor="text1"/>
            <w:position w:val="-28"/>
            <w:lang w:eastAsia="zh-CN"/>
          </w:rPr>
          <w:drawing>
            <wp:inline xmlns:wp14="http://schemas.microsoft.com/office/word/2010/wordprocessingDrawing" distT="0" distB="0" distL="0" distR="0" wp14:anchorId="4960C4AE" wp14:editId="7777777">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ins>
      <w:del w:author="Salar Tayyib" w:date="2015-09-03T12:40:00Z" w:id="1714">
        <w:r w:rsidRPr="009616CB" w:rsidR="004F65E4">
          <w:rPr>
            <w:rFonts w:ascii="Times New Roman" w:hAnsi="Times New Roman" w:cs="Times New Roman"/>
            <w:color w:val="000000" w:themeColor="text1"/>
            <w:position w:val="-28"/>
            <w:lang w:val="en-GB"/>
          </w:rPr>
          <w:object w:dxaOrig="1939" w:dyaOrig="680" w14:anchorId="7C1A01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15pt;height:35.15pt" o:ole="" type="#_x0000_t75">
              <v:imagedata o:title="" r:id="rId37"/>
            </v:shape>
            <o:OLEObject Type="Embed" ProgID="Equation.3" ShapeID="_x0000_i1025" DrawAspect="Content" ObjectID="_1504006456" r:id="rId38"/>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12</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5851E44" wp14:textId="77777777">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0B360D" w14:paraId="56906DFA" wp14:textId="77777777" wp14:noSpellErr="1">
      <w:pPr>
        <w:pStyle w:val="Caption"/>
        <w:jc w:val="center"/>
        <w:rPr>
          <w:rFonts w:ascii="Times New Roman" w:hAnsi="Times New Roman" w:cs="Times New Roman"/>
          <w:color w:val="000000" w:themeColor="text1"/>
          <w:lang w:val="en-GB"/>
        </w:rPr>
      </w:pPr>
      <w:ins w:author="Salar Tayyib" w:date="2015-09-03T12:40:00Z" w:id="1715">
        <w:r>
          <w:rPr>
            <w:rFonts w:ascii="Times New Roman" w:hAnsi="Times New Roman" w:cs="Times New Roman"/>
            <w:noProof/>
            <w:color w:val="000000" w:themeColor="text1"/>
            <w:position w:val="-14"/>
            <w:lang w:eastAsia="zh-CN"/>
          </w:rPr>
          <w:drawing>
            <wp:inline xmlns:wp14="http://schemas.microsoft.com/office/word/2010/wordprocessingDrawing" distT="0" distB="0" distL="0" distR="0" wp14:anchorId="0886482D" wp14:editId="7777777">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ins>
      <w:del w:author="Salar Tayyib" w:date="2015-09-03T12:40:00Z" w:id="1716">
        <w:r w:rsidRPr="009616CB" w:rsidR="004F65E4">
          <w:rPr>
            <w:rFonts w:ascii="Times New Roman" w:hAnsi="Times New Roman" w:cs="Times New Roman"/>
            <w:color w:val="000000" w:themeColor="text1"/>
            <w:position w:val="-14"/>
            <w:lang w:val="en-GB"/>
          </w:rPr>
          <w:object w:dxaOrig="2540" w:dyaOrig="380" w14:anchorId="23AA07E8">
            <v:shape id="_x0000_i1026" style="width:127.25pt;height:18.4pt" o:ole="" type="#_x0000_t75">
              <v:imagedata o:title="" r:id="rId40"/>
            </v:shape>
            <o:OLEObject Type="Embed" ProgID="Equation.3" ShapeID="_x0000_i1026" DrawAspect="Content" ObjectID="_1504006457" r:id="rId41"/>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13</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64744A" w14:paraId="09470145" wp14:textId="77777777">
      <w:pPr>
        <w:tabs>
          <w:tab w:val="left" w:pos="851"/>
          <w:tab w:val="left" w:pos="3816"/>
        </w:tabs>
        <w:jc w:val="both"/>
        <w:rPr>
          <w:rFonts w:ascii="Times New Roman" w:hAnsi="Times New Roman" w:cs="Times New Roman"/>
          <w:color w:val="000000" w:themeColor="text1"/>
          <w:lang w:val="en-GB"/>
        </w:rPr>
      </w:pPr>
      <w:proofErr w:type="gramStart"/>
      <w:ins w:author="Josh Browning" w:date="2015-09-01T06:25:00Z" w:id="1717">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56E44485"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47E7B4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718">
        <w:r w:rsidRPr="009616CB" w:rsidDel="0064744A">
          <w:rPr>
            <w:rFonts w:ascii="Times New Roman" w:hAnsi="Times New Roman" w:cs="Times New Roman"/>
            <w:color w:val="000000" w:themeColor="text1"/>
            <w:lang w:val="en-GB"/>
          </w:rPr>
          <w:delText xml:space="preserve">Requirements </w:delText>
        </w:r>
      </w:del>
      <w:ins w:author="Josh Browning" w:date="2015-09-01T06:26:00Z" w:id="1719">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721DBEE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657C93" w14:paraId="6F97271A"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author="Josh Browning" w:date="2015-09-03T12:40:00Z" w:id="1720">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36335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1A26D21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721">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608E246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722">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51250045"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64F2FA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249EA7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16BC95B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220275C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4F65E4" w14:paraId="46D5A4EE" wp14:textId="77777777">
      <w:pPr>
        <w:pStyle w:val="Heading3"/>
        <w:rPr>
          <w:rFonts w:ascii="Times New Roman" w:hAnsi="Times New Roman"/>
          <w:lang w:val="en-GB"/>
        </w:rPr>
      </w:pPr>
      <w:bookmarkStart w:name="_Toc421025872" w:id="1723"/>
      <w:r w:rsidRPr="009616CB">
        <w:rPr>
          <w:rFonts w:ascii="Times New Roman" w:hAnsi="Times New Roman"/>
          <w:lang w:val="en-GB"/>
        </w:rPr>
        <w:t>Determining use of individual feedstuffs</w:t>
      </w:r>
      <w:bookmarkEnd w:id="1723"/>
    </w:p>
    <w:p xmlns:wp14="http://schemas.microsoft.com/office/word/2010/wordml" w:rsidRPr="009616CB" w:rsidR="004F65E4" w:rsidP="004F65E4" w:rsidRDefault="004F65E4" w14:paraId="07614C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62CAB7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724"/>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724"/>
      <w:r w:rsidR="0064744A">
        <w:rPr>
          <w:rStyle w:val="CommentReference"/>
        </w:rPr>
        <w:commentReference w:id="1724"/>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03B720E2"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60226960">
        <w:rPr>
          <w:rStyle w:val="FootnoteReference"/>
          <w:rFonts w:ascii="Times New Roman" w:hAnsi="Times New Roman" w:eastAsia="Times New Roman" w:cs="Times New Roman"/>
          <w:color w:val="000000" w:themeColor="text1"/>
          <w:lang w:val="en-GB"/>
        </w:rPr>
        <w:footnoteReference w:id="43"/>
      </w:r>
      <w:r w:rsidRPr="60226960">
        <w:rPr>
          <w:rFonts w:ascii="Times New Roman" w:hAnsi="Times New Roman" w:eastAsia="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hAnsi="Times New Roman" w:eastAsia="Times New Roman" w:cs="Times New Roman"/>
          <w:lang w:val="en-GB"/>
        </w:rPr>
        <w:t xml:space="preserve">Also by-products </w:t>
      </w:r>
      <w:del w:author="Josh Browning" w:date="2015-09-01T06:31:00Z" w:id="1725">
        <w:r w:rsidRPr="009616CB" w:rsidDel="0064744A">
          <w:rPr>
            <w:rFonts w:ascii="Times New Roman" w:hAnsi="Times New Roman" w:cs="Times New Roman"/>
            <w:lang w:val="en-GB"/>
          </w:rPr>
          <w:delText xml:space="preserve">form </w:delText>
        </w:r>
      </w:del>
      <w:ins w:author="Josh Browning" w:date="2015-09-01T06:31:00Z" w:id="1726">
        <w:r w:rsidRPr="60226960" w:rsidR="0064744A">
          <w:rPr>
            <w:rFonts w:ascii="Times New Roman" w:hAnsi="Times New Roman" w:eastAsia="Times New Roman" w:cs="Times New Roman"/>
            <w:lang w:val="en-GB"/>
          </w:rPr>
          <w:t xml:space="preserve">from </w:t>
        </w:r>
      </w:ins>
      <w:r w:rsidRPr="60226960">
        <w:rPr>
          <w:rFonts w:ascii="Times New Roman" w:hAnsi="Times New Roman" w:eastAsia="Times New Roman" w:cs="Times New Roman"/>
          <w:lang w:val="en-GB"/>
        </w:rPr>
        <w:t>biofuel production, most notably dried distillers grains (DDGS) are assumed to be exclusively fed to animals.</w:t>
      </w:r>
      <w:r w:rsidRPr="60226960">
        <w:rPr>
          <w:rFonts w:ascii="Times New Roman" w:hAnsi="Times New Roman" w:eastAsia="Times New Roman" w:cs="Times New Roman"/>
          <w:color w:val="000000" w:themeColor="text1"/>
          <w:lang w:val="en-GB"/>
        </w:rPr>
        <w:t xml:space="preserve"> Their energy and protein content is deducted from the estimated overall feed use. </w:t>
      </w:r>
    </w:p>
    <w:p xmlns:wp14="http://schemas.microsoft.com/office/word/2010/wordml" w:rsidRPr="009616CB" w:rsidR="004F65E4" w:rsidP="004F65E4" w:rsidRDefault="004F65E4" w14:paraId="1CB28FA6"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5C9071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5A12F1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0B360D" w14:paraId="3D863CA2" wp14:textId="77777777" wp14:noSpellErr="1">
      <w:pPr>
        <w:pStyle w:val="Caption"/>
        <w:jc w:val="center"/>
        <w:rPr>
          <w:rFonts w:ascii="Times New Roman" w:hAnsi="Times New Roman" w:cs="Times New Roman"/>
          <w:color w:val="000000" w:themeColor="text1"/>
          <w:lang w:val="en-GB"/>
        </w:rPr>
      </w:pPr>
      <w:ins w:author="Salar Tayyib" w:date="2015-09-03T12:40:00Z" w:id="1727">
        <w:r>
          <w:rPr>
            <w:rFonts w:ascii="Times New Roman" w:hAnsi="Times New Roman" w:cs="Times New Roman"/>
            <w:noProof/>
            <w:color w:val="000000" w:themeColor="text1"/>
            <w:position w:val="-64"/>
            <w:lang w:eastAsia="zh-CN"/>
          </w:rPr>
          <w:drawing>
            <wp:inline xmlns:wp14="http://schemas.microsoft.com/office/word/2010/wordprocessingDrawing" distT="0" distB="0" distL="0" distR="0" wp14:anchorId="4542B7B8" wp14:editId="7777777">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ins>
      <w:del w:author="Salar Tayyib" w:date="2015-09-03T12:40:00Z" w:id="1728">
        <w:r w:rsidRPr="009616CB" w:rsidR="004F65E4">
          <w:rPr>
            <w:rFonts w:ascii="Times New Roman" w:hAnsi="Times New Roman" w:cs="Times New Roman"/>
            <w:color w:val="000000" w:themeColor="text1"/>
            <w:position w:val="-64"/>
            <w:lang w:val="en-GB"/>
          </w:rPr>
          <w:object w:dxaOrig="1780" w:dyaOrig="1060" w14:anchorId="595D194A">
            <v:shape id="_x0000_i1027" style="width:89.6pt;height:50.25pt" o:ole="" type="#_x0000_t75">
              <v:imagedata o:title="" r:id="rId43"/>
            </v:shape>
            <o:OLEObject Type="Embed" ProgID="Equation.3" ShapeID="_x0000_i1027" DrawAspect="Content" ObjectID="_1504006458" r:id="rId44"/>
          </w:object>
        </w:r>
      </w:del>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15</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26F99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022D2F4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32E54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366DDDD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author="Salar Tayyib" w:date="2015-09-02T13:15:00Z" w:id="1729">
        <w:r w:rsidR="00726810">
          <w:rPr>
            <w:rFonts w:ascii="Times New Roman" w:hAnsi="Times New Roman" w:cs="Times New Roman"/>
            <w:color w:val="000000" w:themeColor="text1"/>
            <w:lang w:val="en-GB"/>
          </w:rPr>
          <w:t>at</w:t>
        </w:r>
      </w:ins>
      <w:del w:author="Salar Tayyib" w:date="2015-09-02T13:15:00Z" w:id="1730">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0B360D" w14:paraId="4F393440" wp14:textId="77777777">
      <w:pPr>
        <w:pStyle w:val="Caption"/>
        <w:jc w:val="center"/>
        <w:rPr>
          <w:rFonts w:ascii="Times New Roman" w:hAnsi="Times New Roman" w:cs="Times New Roman"/>
          <w:b/>
          <w:color w:val="000000" w:themeColor="text1"/>
          <w:lang w:val="en-GB"/>
        </w:rPr>
      </w:pPr>
      <m:oMath>
        <m:r>
          <w:ins w:id="1732" w:author="Salar Tayyib" w:date="2015-09-03T12:40:00Z">
            <m:rPr>
              <m:sty m:val="p"/>
            </m:rPr>
            <w:rPr>
              <w:rFonts w:ascii="Cambria Math" w:hAnsi="Cambria Math" w:cs="Times New Roman"/>
              <w:i w:val="0"/>
              <w:iCs w:val="0"/>
              <w:noProof/>
              <w:color w:val="000000" w:themeColor="text1"/>
              <w:sz w:val="22"/>
              <w:szCs w:val="22"/>
              <w:lang w:eastAsia="zh-CN"/>
            </w:rPr>
            <w:drawing>
              <wp:inline xmlns:wp14="http://schemas.microsoft.com/office/word/2010/wordprocessingDrawing" wp14:anchorId="3D621FFD" wp14:editId="7777777"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w:ins>
        </m:r>
        <m:r>
          <w:del w:id="1733" w:author="Salar Tayyib" w:date="2015-09-03T12:40:00Z">
            <w:rPr>
              <w:rFonts w:ascii="Cambria Math" w:hAnsi="Cambria Math" w:cs="Times New Roman"/>
              <w:color w:val="000000" w:themeColor="text1"/>
              <w:position w:val="-12"/>
              <w:lang w:val="en-GB"/>
            </w:rPr>
            <w:object w:dxaOrig="1575" w:dyaOrig="435">
              <v:shape id="_x0000_i1028" type="#_x0000_t75" style="width:79.55pt;height:21.75pt" o:ole="">
                <v:imagedata r:id="rId46" o:title=""/>
              </v:shape>
              <o:OLEObject Type="Embed" ProgID="Equation.3" ShapeID="_x0000_i1028" DrawAspect="Content" ObjectID="_1504006459" r:id="rId47"/>
            </w:object>
          </w:del>
        </m:r>
        <m:r>
          <w:del w:id="1734" w:author="Salar Tayyib" w:date="2015-09-03T12:40:00Z">
            <m:rPr>
              <m:sty m:val="p"/>
            </m:rPr>
            <w:rPr>
              <w:rStyle w:val="CommentReference"/>
              <w:rFonts w:cs="Arial"/>
              <w:i w:val="0"/>
              <w:iCs w:val="0"/>
            </w:rPr>
            <w:commentReference w:id="1731"/>
          </w:del>
        </m:r>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Pr>
          <w:rFonts w:ascii="Times New Roman" w:hAnsi="Times New Roman" w:cs="Times New Roman"/>
          <w:noProof/>
          <w:color w:val="000000" w:themeColor="text1"/>
          <w:lang w:val="en-GB"/>
        </w:rPr>
        <w:t>16</w:t>
      </w:r>
      <w:r w:rsidRPr="009616CB" w:rsidR="001562E7">
        <w:rPr>
          <w:rFonts w:ascii="Times New Roman" w:hAnsi="Times New Roman" w:cs="Times New Roman"/>
          <w:b/>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5BF09C34"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xmlns:wp14="http://schemas.microsoft.com/office/word/2010/wordml" w:rsidRPr="009616CB" w:rsidR="004F65E4" w:rsidP="00312896" w:rsidRDefault="004F65E4" w14:paraId="0E8A65A7" wp14:textId="77777777">
      <w:pPr>
        <w:pStyle w:val="Heading3"/>
        <w:rPr>
          <w:rFonts w:ascii="Times New Roman" w:hAnsi="Times New Roman"/>
          <w:lang w:val="en-GB"/>
        </w:rPr>
      </w:pPr>
      <w:bookmarkStart w:name="_Toc421025873" w:id="1735"/>
      <w:r w:rsidRPr="009616CB">
        <w:rPr>
          <w:rFonts w:ascii="Times New Roman" w:hAnsi="Times New Roman"/>
          <w:lang w:val="en-GB"/>
        </w:rPr>
        <w:t>Results and consistency checks</w:t>
      </w:r>
      <w:bookmarkEnd w:id="1735"/>
    </w:p>
    <w:p xmlns:wp14="http://schemas.microsoft.com/office/word/2010/wordml" w:rsidRPr="009616CB" w:rsidR="004F65E4" w:rsidP="004F65E4" w:rsidRDefault="009D4D5F" w14:paraId="37D75F69" wp14:textId="77777777">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ins w:author="Onno Hoffmeister (ESS)" w:date="2015-09-08T14:05:00Z" w:id="1736">
        <w:r w:rsidRPr="000B360D" w:rsidR="000B360D">
          <w:rPr>
            <w:rFonts w:ascii="Times New Roman" w:hAnsi="Times New Roman" w:cs="Times New Roman"/>
            <w:color w:val="000000" w:themeColor="text1"/>
            <w:lang w:val="en-GB"/>
            <w:rPrChange w:author="Onno Hoffmeister (ESS)" w:date="2015-09-08T14:05:00Z" w:id="1737">
              <w:rPr>
                <w:color w:val="000000" w:themeColor="text1"/>
              </w:rPr>
            </w:rPrChange>
          </w:rPr>
          <w:t xml:space="preserve">Figure </w:t>
        </w:r>
        <w:r w:rsidRPr="000B360D" w:rsidR="000B360D">
          <w:rPr>
            <w:rFonts w:ascii="Times New Roman" w:hAnsi="Times New Roman" w:cs="Times New Roman"/>
            <w:noProof/>
            <w:color w:val="000000" w:themeColor="text1"/>
            <w:lang w:val="en-GB"/>
            <w:rPrChange w:author="Onno Hoffmeister (ESS)" w:date="2015-09-08T14:05:00Z" w:id="1738">
              <w:rPr>
                <w:noProof/>
                <w:color w:val="000000" w:themeColor="text1"/>
              </w:rPr>
            </w:rPrChange>
          </w:rPr>
          <w:t>12</w:t>
        </w:r>
      </w:ins>
      <w:del w:author="Onno Hoffmeister (ESS)" w:date="2015-09-08T14:05:00Z" w:id="173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12</w:delText>
        </w:r>
      </w:del>
      <w:r>
        <w:fldChar w:fldCharType="end"/>
      </w:r>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7BE8517B"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0B360D" w14:paraId="55C291DB" wp14:textId="77777777">
      <w:pPr>
        <w:tabs>
          <w:tab w:val="left" w:pos="851"/>
          <w:tab w:val="left" w:pos="3816"/>
        </w:tabs>
        <w:jc w:val="both"/>
        <w:rPr>
          <w:ins w:author="Salar Tayyib" w:date="2015-09-03T12:40:00Z" w:id="1740"/>
          <w:rFonts w:ascii="Times New Roman" w:hAnsi="Times New Roman" w:cs="Times New Roman"/>
          <w:b/>
          <w:bCs/>
          <w:color w:val="000000" w:themeColor="text1"/>
          <w:lang w:val="en-GB"/>
        </w:rPr>
      </w:pPr>
      <w:ins w:author="Salar Tayyib" w:date="2015-09-03T12:40:00Z" w:id="1741">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701248" behindDoc="0" locked="0" layoutInCell="1" allowOverlap="1" wp14:anchorId="24F806CF"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xmlns:wp14="http://schemas.microsoft.com/office/word/2010/wordml" w:rsidRPr="00ED69FB" w:rsidR="00657C93" w:rsidP="004F65E4" w:rsidRDefault="00657C93" w14:paraId="70147B54" wp14:textId="77777777">
                              <w:pPr>
                                <w:pStyle w:val="Caption"/>
                                <w:rPr>
                                  <w:ins w:author="Salar Tayyib" w:date="2015-09-03T12:40:00Z" w:id="1742"/>
                                  <w:b/>
                                  <w:noProof/>
                                  <w:color w:val="000000" w:themeColor="text1"/>
                                </w:rPr>
                              </w:pPr>
                              <w:ins w:author="Salar Tayyib" w:date="2015-09-03T12:40:00Z" w:id="17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4">
                                <w:r>
                                  <w:rPr>
                                    <w:noProof/>
                                    <w:color w:val="000000" w:themeColor="text1"/>
                                  </w:rPr>
                                  <w:t>14</w:t>
                                </w:r>
                              </w:ins>
                              <w:ins w:author="Salar Tayyib" w:date="2015-09-03T12:40:00Z" w:id="1745">
                                <w:del w:author="Onno Hoffmeister (ESS)" w:date="2015-09-08T14:05:00Z" w:id="1746">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F1FFCC9">
                <v:shape id="Text Box 2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v:path arrowok="t"/>
                  <v:textbox style="mso-fit-shape-to-text:t" inset="0,0,0,0">
                    <w:txbxContent>
                      <w:p w:rsidRPr="00ED69FB" w:rsidR="00657C93" w:rsidP="004F65E4" w:rsidRDefault="00657C93" w14:paraId="0F5A2276" wp14:textId="77777777">
                        <w:pPr>
                          <w:pStyle w:val="Caption"/>
                          <w:rPr>
                            <w:ins w:author="Salar Tayyib" w:date="2015-09-03T12:40:00Z" w:id="1747"/>
                            <w:b/>
                            <w:noProof/>
                            <w:color w:val="000000" w:themeColor="text1"/>
                          </w:rPr>
                        </w:pPr>
                        <w:ins w:author="Salar Tayyib" w:date="2015-09-03T12:40:00Z" w:id="174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9">
                          <w:r>
                            <w:rPr>
                              <w:noProof/>
                              <w:color w:val="000000" w:themeColor="text1"/>
                            </w:rPr>
                            <w:t>14</w:t>
                          </w:r>
                        </w:ins>
                        <w:ins w:author="Salar Tayyib" w:date="2015-09-03T12:40:00Z" w:id="1750">
                          <w:del w:author="Onno Hoffmeister (ESS)" w:date="2015-09-08T14:05:00Z" w:id="1751">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mc:Fallback>
          </mc:AlternateContent>
        </w:r>
        <w:r w:rsidR="0040676B">
          <w:rPr>
            <w:rFonts w:ascii="Times New Roman" w:hAnsi="Times New Roman" w:cs="Times New Roman"/>
            <w:b/>
            <w:bCs/>
            <w:noProof/>
            <w:color w:val="000000" w:themeColor="text1"/>
            <w:lang w:eastAsia="zh-CN"/>
            <w:rPrChange w:author="Unknown" w:id="1752">
              <w:rPr>
                <w:rFonts w:ascii="Times New Roman" w:hAnsi="Times New Roman"/>
                <w:b/>
                <w:bCs/>
                <w:noProof/>
                <w:lang w:eastAsia="zh-CN"/>
              </w:rPr>
            </w:rPrChange>
          </w:rPr>
          <w:drawing>
            <wp:inline xmlns:wp14="http://schemas.microsoft.com/office/word/2010/wordprocessingDrawing" distT="0" distB="0" distL="0" distR="0" wp14:anchorId="4E2379CF" wp14:editId="7777777">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0B360D" w14:paraId="0B9FB254" wp14:textId="77777777">
      <w:pPr>
        <w:tabs>
          <w:tab w:val="left" w:pos="851"/>
          <w:tab w:val="left" w:pos="3816"/>
        </w:tabs>
        <w:jc w:val="both"/>
        <w:rPr>
          <w:ins w:author="Josh Browning" w:date="2015-09-03T12:40:00Z" w:id="1753"/>
          <w:rFonts w:ascii="Times New Roman" w:hAnsi="Times New Roman" w:cs="Times New Roman"/>
          <w:b/>
          <w:bCs/>
          <w:color w:val="000000" w:themeColor="text1"/>
          <w:lang w:val="en-GB"/>
        </w:rPr>
      </w:pPr>
      <w:ins w:author="Josh Browning" w:date="2015-08-31T19:33:00Z" w:id="1754">
        <w:r>
          <w:rPr>
            <w:rFonts w:ascii="Times New Roman" w:hAnsi="Times New Roman" w:cs="Times New Roman"/>
            <w:noProof/>
            <w:color w:val="000000" w:themeColor="text1"/>
            <w:lang w:eastAsia="zh-CN"/>
          </w:rPr>
          <w:lastRenderedPageBreak/>
          <mc:AlternateContent>
            <mc:Choice Requires="wps">
              <w:drawing>
                <wp:anchor xmlns:wp14="http://schemas.microsoft.com/office/word/2010/wordprocessingDrawing" distT="0" distB="0" distL="114300" distR="114300" simplePos="0" relativeHeight="251685888" behindDoc="0" locked="0" layoutInCell="1" allowOverlap="1" wp14:anchorId="1780E070"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400151D">
                <v:shape id="_x0000_s1033"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v:path arrowok="t"/>
                  <v:textbox style="mso-fit-shape-to-text:t" inset="0,0,0,0">
                    <w:txbxContent/>
                  </v:textbox>
                  <w10:wrap type="square"/>
                </v:shape>
              </w:pict>
            </mc:Fallback>
          </mc:AlternateContent>
        </w:r>
      </w:ins>
      <w:del w:author="Josh Browning" w:date="2015-08-31T19:33:00Z" w:id="1755">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58240" behindDoc="0" locked="0" layoutInCell="1" allowOverlap="1" wp14:anchorId="60A825EA" wp14:editId="7777777">
                  <wp:simplePos x="0" y="0"/>
                  <wp:positionH relativeFrom="column">
                    <wp:posOffset>44450</wp:posOffset>
                  </wp:positionH>
                  <wp:positionV relativeFrom="paragraph">
                    <wp:posOffset>3446780</wp:posOffset>
                  </wp:positionV>
                  <wp:extent cx="5760720" cy="302260"/>
                  <wp:effectExtent l="0" t="0" r="0" b="2540"/>
                  <wp:wrapSquare wrapText="bothSides"/>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id="6">
                          <w:txbxContent>
                            <w:p xmlns:wp14="http://schemas.microsoft.com/office/word/2010/wordml" w:rsidRPr="00ED69FB" w:rsidR="00657C93" w:rsidP="004F65E4" w:rsidRDefault="00657C93" w14:paraId="73B9CA79" wp14:textId="77777777">
                              <w:pPr>
                                <w:pStyle w:val="Caption"/>
                                <w:rPr>
                                  <w:b/>
                                  <w:noProof/>
                                  <w:color w:val="000000" w:themeColor="text1"/>
                                </w:rPr>
                              </w:pPr>
                              <w:bookmarkStart w:name="_Ref420081626" w:id="1756"/>
                              <w:bookmarkStart w:name="_Toc420402191" w:id="1757"/>
                              <w:bookmarkStart w:name="_Toc420402591" w:id="1758"/>
                              <w:bookmarkStart w:name="_Toc421026222" w:id="1759"/>
                              <w:bookmarkStart w:name="_Toc428383863" w:id="1760"/>
                              <w:bookmarkStart w:name="_Toc428436795"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2">
                                <w:r>
                                  <w:rPr>
                                    <w:noProof/>
                                    <w:color w:val="000000" w:themeColor="text1"/>
                                  </w:rPr>
                                  <w:t>15</w:t>
                                </w:r>
                              </w:ins>
                              <w:del w:author="Onno Hoffmeister (ESS)" w:date="2015-09-08T14:05:00Z" w:id="1763">
                                <w:r w:rsidDel="000B360D">
                                  <w:rPr>
                                    <w:noProof/>
                                    <w:color w:val="000000" w:themeColor="text1"/>
                                  </w:rPr>
                                  <w:delText>12</w:delText>
                                </w:r>
                              </w:del>
                              <w:r w:rsidRPr="00ED69FB">
                                <w:rPr>
                                  <w:b/>
                                  <w:color w:val="000000" w:themeColor="text1"/>
                                </w:rPr>
                                <w:fldChar w:fldCharType="end"/>
                              </w:r>
                              <w:bookmarkEnd w:id="1756"/>
                              <w:r w:rsidRPr="00ED69FB">
                                <w:rPr>
                                  <w:color w:val="000000" w:themeColor="text1"/>
                                </w:rPr>
                                <w:t>: Results of the feed estimates at the global level</w:t>
                              </w:r>
                              <w:bookmarkEnd w:id="1757"/>
                              <w:bookmarkEnd w:id="1758"/>
                              <w:bookmarkEnd w:id="1759"/>
                              <w:bookmarkEnd w:id="1760"/>
                              <w:bookmarkEnd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4">
                                <w:r>
                                  <w:rPr>
                                    <w:noProof/>
                                    <w:color w:val="000000" w:themeColor="text1"/>
                                  </w:rPr>
                                  <w:t>16</w:t>
                                </w:r>
                              </w:ins>
                              <w:del w:author="Onno Hoffmeister (ESS)" w:date="2015-09-08T14:05:00Z" w:id="176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2F4D37E5">
                <v:shape id="_x0000_s1034" style="position:absolute;left:0;text-align:left;margin-left:3.5pt;margin-top:271.4pt;width:453.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v:path arrowok="t"/>
                  <v:textbox style="mso-next-textbox:#_x0000_s1033;mso-fit-shape-to-text:t" inset="0,0,0,0">
                    <w:txbxContent>
                      <w:p w:rsidRPr="00ED69FB" w:rsidR="00657C93" w:rsidP="004F65E4" w:rsidRDefault="00657C93" w14:paraId="29FF9BCC" wp14:textId="77777777">
                        <w:pPr>
                          <w:pStyle w:val="Caption"/>
                          <w:rPr>
                            <w:b/>
                            <w:noProof/>
                            <w:color w:val="000000" w:themeColor="text1"/>
                          </w:rPr>
                        </w:pPr>
                        <w:bookmarkStart w:name="_Ref420081626" w:id="1766"/>
                        <w:bookmarkStart w:name="_Toc420402191" w:id="1767"/>
                        <w:bookmarkStart w:name="_Toc420402591" w:id="1768"/>
                        <w:bookmarkStart w:name="_Toc421026222" w:id="1769"/>
                        <w:bookmarkStart w:name="_Toc428383863" w:id="1770"/>
                        <w:bookmarkStart w:name="_Toc428436795"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2">
                          <w:r>
                            <w:rPr>
                              <w:noProof/>
                              <w:color w:val="000000" w:themeColor="text1"/>
                            </w:rPr>
                            <w:t>15</w:t>
                          </w:r>
                        </w:ins>
                        <w:del w:author="Onno Hoffmeister (ESS)" w:date="2015-09-08T14:05:00Z" w:id="1773">
                          <w:r w:rsidDel="000B360D">
                            <w:rPr>
                              <w:noProof/>
                              <w:color w:val="000000" w:themeColor="text1"/>
                            </w:rPr>
                            <w:delText>12</w:delText>
                          </w:r>
                        </w:del>
                        <w:r w:rsidRPr="00ED69FB">
                          <w:rPr>
                            <w:b/>
                            <w:color w:val="000000" w:themeColor="text1"/>
                          </w:rPr>
                          <w:fldChar w:fldCharType="end"/>
                        </w:r>
                        <w:bookmarkEnd w:id="1766"/>
                        <w:r w:rsidRPr="00ED69FB">
                          <w:rPr>
                            <w:color w:val="000000" w:themeColor="text1"/>
                          </w:rPr>
                          <w:t>: Results of the feed estimates at the global level</w:t>
                        </w:r>
                        <w:bookmarkEnd w:id="1767"/>
                        <w:bookmarkEnd w:id="1768"/>
                        <w:bookmarkEnd w:id="1769"/>
                        <w:bookmarkEnd w:id="1770"/>
                        <w:bookmarkEnd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4">
                          <w:r>
                            <w:rPr>
                              <w:noProof/>
                              <w:color w:val="000000" w:themeColor="text1"/>
                            </w:rPr>
                            <w:t>16</w:t>
                          </w:r>
                        </w:ins>
                        <w:del w:author="Onno Hoffmeister (ESS)" w:date="2015-09-08T14:05:00Z" w:id="177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del>
      <w:ins w:author="Josh Browning" w:date="2015-09-03T12:40:00Z" w:id="1776">
        <w:r w:rsidR="0040676B">
          <w:rPr>
            <w:rFonts w:ascii="Times New Roman" w:hAnsi="Times New Roman" w:cs="Times New Roman"/>
            <w:b/>
            <w:bCs/>
            <w:noProof/>
            <w:color w:val="000000" w:themeColor="text1"/>
            <w:lang w:eastAsia="zh-CN"/>
            <w:rPrChange w:author="Unknown" w:id="1777">
              <w:rPr>
                <w:rFonts w:ascii="Times New Roman" w:hAnsi="Times New Roman"/>
                <w:b/>
                <w:bCs/>
                <w:noProof/>
                <w:lang w:eastAsia="zh-CN"/>
              </w:rPr>
            </w:rPrChange>
          </w:rPr>
          <w:drawing>
            <wp:inline xmlns:wp14="http://schemas.microsoft.com/office/word/2010/wordprocessingDrawing" distT="0" distB="0" distL="0" distR="0" wp14:anchorId="40E17612"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4F65E4" w14:paraId="61D608B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9D4D5F">
        <w:fldChar w:fldCharType="begin"/>
      </w:r>
      <w:r w:rsidR="009D4D5F">
        <w:instrText xml:space="preserve"> REF _Ref420166325 \h  \* MERGEFORMAT </w:instrText>
      </w:r>
      <w:r w:rsidR="009D4D5F">
        <w:fldChar w:fldCharType="separate"/>
      </w:r>
      <w:ins w:author="Onno Hoffmeister (ESS)" w:date="2015-09-08T14:05:00Z" w:id="1778">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author="Onno Hoffmeister (ESS)" w:date="2015-09-08T14:05:00Z" w:id="177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13</w:delText>
        </w:r>
      </w:del>
      <w:r w:rsidR="009D4D5F">
        <w:fldChar w:fldCharType="end"/>
      </w:r>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0676B" w14:paraId="48FCFC5C" wp14:textId="77777777">
      <w:pPr>
        <w:keepNext/>
        <w:tabs>
          <w:tab w:val="left" w:pos="851"/>
          <w:tab w:val="left" w:pos="3816"/>
        </w:tabs>
        <w:jc w:val="both"/>
        <w:rPr>
          <w:del w:author="Josh Browning" w:date="2015-09-03T12:40:00Z" w:id="1780"/>
          <w:rFonts w:ascii="Times New Roman" w:hAnsi="Times New Roman" w:cs="Times New Roman"/>
          <w:color w:val="000000" w:themeColor="text1"/>
          <w:lang w:val="en-GB"/>
        </w:rPr>
      </w:pPr>
      <w:del w:author="Josh Browning" w:date="2015-09-03T12:40:00Z" w:id="1781">
        <w:r>
          <w:rPr>
            <w:rFonts w:ascii="Times New Roman" w:hAnsi="Times New Roman" w:cs="Times New Roman"/>
            <w:noProof/>
            <w:color w:val="000000" w:themeColor="text1"/>
            <w:lang w:eastAsia="zh-CN"/>
            <w:rPrChange w:author="Unknown" w:id="1782">
              <w:rPr>
                <w:rFonts w:ascii="Times New Roman" w:hAnsi="Times New Roman"/>
                <w:b/>
                <w:bCs/>
                <w:noProof/>
                <w:lang w:eastAsia="zh-CN"/>
              </w:rPr>
            </w:rPrChange>
          </w:rPr>
          <w:lastRenderedPageBreak/>
          <w:drawing>
            <wp:inline xmlns:wp14="http://schemas.microsoft.com/office/word/2010/wordprocessingDrawing" distT="0" distB="0" distL="0" distR="0" wp14:anchorId="4334193A" wp14:editId="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xmlns:wp14="http://schemas.microsoft.com/office/word/2010/wordml" w:rsidRPr="009616CB" w:rsidR="004F65E4" w:rsidP="004F65E4" w:rsidRDefault="0040676B" w14:paraId="7862E034" wp14:textId="77777777">
      <w:pPr>
        <w:keepNext/>
        <w:tabs>
          <w:tab w:val="left" w:pos="851"/>
          <w:tab w:val="left" w:pos="3816"/>
        </w:tabs>
        <w:jc w:val="both"/>
        <w:rPr>
          <w:ins w:author="Josh Browning" w:date="2015-09-03T12:40:00Z" w:id="1783"/>
          <w:rFonts w:ascii="Times New Roman" w:hAnsi="Times New Roman" w:cs="Times New Roman"/>
          <w:color w:val="000000" w:themeColor="text1"/>
          <w:lang w:val="en-GB"/>
        </w:rPr>
      </w:pPr>
      <w:ins w:author="Josh Browning" w:date="2015-09-03T12:40:00Z" w:id="1784">
        <w:r>
          <w:rPr>
            <w:rFonts w:ascii="Times New Roman" w:hAnsi="Times New Roman" w:cs="Times New Roman"/>
            <w:noProof/>
            <w:color w:val="000000" w:themeColor="text1"/>
            <w:lang w:eastAsia="zh-CN"/>
            <w:rPrChange w:author="Unknown" w:id="1785">
              <w:rPr>
                <w:rFonts w:ascii="Times New Roman" w:hAnsi="Times New Roman"/>
                <w:b/>
                <w:bCs/>
                <w:noProof/>
                <w:lang w:eastAsia="zh-CN"/>
              </w:rPr>
            </w:rPrChange>
          </w:rPr>
          <w:drawing>
            <wp:inline xmlns:wp14="http://schemas.microsoft.com/office/word/2010/wordprocessingDrawing" distT="0" distB="0" distL="0" distR="0" wp14:anchorId="38D28E9E"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xmlns:wp14="http://schemas.microsoft.com/office/word/2010/wordml" w:rsidRPr="009616CB" w:rsidR="004F65E4" w:rsidP="004F65E4" w:rsidRDefault="004F65E4" w14:paraId="79FFFC1A" wp14:textId="77777777">
      <w:pPr>
        <w:pStyle w:val="Caption"/>
        <w:jc w:val="both"/>
        <w:rPr>
          <w:rFonts w:ascii="Times New Roman" w:hAnsi="Times New Roman" w:cs="Times New Roman"/>
          <w:b/>
          <w:color w:val="000000" w:themeColor="text1"/>
          <w:lang w:val="en-GB"/>
        </w:rPr>
      </w:pPr>
      <w:bookmarkStart w:name="_Ref420166325" w:id="1786"/>
      <w:bookmarkStart w:name="_Toc420402192" w:id="1787"/>
      <w:bookmarkStart w:name="_Toc420402592" w:id="1788"/>
      <w:bookmarkStart w:name="_Toc421026223" w:id="1789"/>
      <w:bookmarkStart w:name="_Toc428383864" w:id="1790"/>
      <w:bookmarkStart w:name="_Toc428436796" w:id="1791"/>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1792">
        <w:r w:rsidR="000B360D">
          <w:rPr>
            <w:rFonts w:ascii="Times New Roman" w:hAnsi="Times New Roman" w:cs="Times New Roman"/>
            <w:noProof/>
            <w:color w:val="000000" w:themeColor="text1"/>
            <w:lang w:val="en-GB"/>
          </w:rPr>
          <w:t>17</w:t>
        </w:r>
      </w:ins>
      <w:del w:author="Onno Hoffmeister (ESS)" w:date="2015-09-08T14:05:00Z" w:id="1793">
        <w:r w:rsidRPr="009616CB" w:rsidDel="000B360D" w:rsidR="000854D5">
          <w:rPr>
            <w:rFonts w:ascii="Times New Roman" w:hAnsi="Times New Roman" w:cs="Times New Roman"/>
            <w:noProof/>
            <w:color w:val="000000" w:themeColor="text1"/>
            <w:lang w:val="en-GB"/>
          </w:rPr>
          <w:delText>13</w:delText>
        </w:r>
      </w:del>
      <w:r w:rsidRPr="009616CB" w:rsidR="001562E7">
        <w:rPr>
          <w:rFonts w:ascii="Times New Roman" w:hAnsi="Times New Roman" w:cs="Times New Roman"/>
          <w:b/>
          <w:color w:val="000000" w:themeColor="text1"/>
          <w:lang w:val="en-GB"/>
        </w:rPr>
        <w:fldChar w:fldCharType="end"/>
      </w:r>
      <w:bookmarkEnd w:id="1786"/>
      <w:r w:rsidRPr="009616CB">
        <w:rPr>
          <w:rFonts w:ascii="Times New Roman" w:hAnsi="Times New Roman" w:cs="Times New Roman"/>
          <w:color w:val="000000" w:themeColor="text1"/>
          <w:lang w:val="en-GB"/>
        </w:rPr>
        <w:t xml:space="preserve">: Estimated vs </w:t>
      </w:r>
      <w:del w:author="Josh Browning" w:date="2015-09-01T06:36:00Z" w:id="1794">
        <w:r w:rsidRPr="009616CB" w:rsidDel="00167B6D">
          <w:rPr>
            <w:rFonts w:ascii="Times New Roman" w:hAnsi="Times New Roman" w:cs="Times New Roman"/>
            <w:color w:val="000000" w:themeColor="text1"/>
            <w:lang w:val="en-GB"/>
          </w:rPr>
          <w:delText xml:space="preserve">expected </w:delText>
        </w:r>
      </w:del>
      <w:ins w:author="Josh Browning" w:date="2015-09-01T06:36:00Z" w:id="1795">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787"/>
      <w:bookmarkEnd w:id="1788"/>
      <w:bookmarkEnd w:id="1789"/>
      <w:bookmarkEnd w:id="1790"/>
      <w:bookmarkEnd w:id="1791"/>
    </w:p>
    <w:p xmlns:wp14="http://schemas.microsoft.com/office/word/2010/wordml" w:rsidRPr="009616CB" w:rsidR="004F65E4" w:rsidP="004F65E4" w:rsidRDefault="004F65E4" w14:paraId="2E7356BC"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9D4D5F">
        <w:fldChar w:fldCharType="begin"/>
      </w:r>
      <w:r w:rsidR="009D4D5F">
        <w:instrText xml:space="preserve"> REF _Ref420166325 \h  \* MERGEFORMAT </w:instrText>
      </w:r>
      <w:r w:rsidR="009D4D5F">
        <w:fldChar w:fldCharType="separate"/>
      </w:r>
      <w:ins w:author="Onno Hoffmeister (ESS)" w:date="2015-09-08T14:05:00Z" w:id="1796">
        <w:r w:rsidRPr="000B360D" w:rsidR="000B360D">
          <w:rPr>
            <w:rFonts w:ascii="Times New Roman" w:hAnsi="Times New Roman" w:cs="Times New Roman"/>
            <w:color w:val="000000" w:themeColor="text1"/>
            <w:szCs w:val="24"/>
            <w:lang w:val="en-GB"/>
            <w:rPrChange w:author="Onno Hoffmeister (ESS)" w:date="2015-09-08T14:05:00Z" w:id="1797">
              <w:rPr>
                <w:rFonts w:ascii="Times New Roman" w:hAnsi="Times New Roman" w:cs="Times New Roman"/>
                <w:color w:val="000000" w:themeColor="text1"/>
                <w:lang w:val="en-GB"/>
              </w:rPr>
            </w:rPrChange>
          </w:rPr>
          <w:t xml:space="preserve">Figure </w:t>
        </w:r>
        <w:r w:rsidRPr="000B360D" w:rsidR="000B360D">
          <w:rPr>
            <w:rFonts w:ascii="Times New Roman" w:hAnsi="Times New Roman" w:cs="Times New Roman"/>
            <w:noProof/>
            <w:color w:val="000000" w:themeColor="text1"/>
            <w:szCs w:val="24"/>
            <w:lang w:val="en-GB"/>
            <w:rPrChange w:author="Onno Hoffmeister (ESS)" w:date="2015-09-08T14:05:00Z" w:id="1798">
              <w:rPr>
                <w:rFonts w:ascii="Times New Roman" w:hAnsi="Times New Roman" w:cs="Times New Roman"/>
                <w:noProof/>
                <w:color w:val="000000" w:themeColor="text1"/>
                <w:lang w:val="en-GB"/>
              </w:rPr>
            </w:rPrChange>
          </w:rPr>
          <w:t>17</w:t>
        </w:r>
      </w:ins>
      <w:del w:author="Onno Hoffmeister (ESS)" w:date="2015-09-08T14:05:00Z" w:id="1799">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1800"/>
      <w:del w:author="Josh Browning" w:date="2015-09-01T06:38:00Z" w:id="1801">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802">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803">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804">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800"/>
      <w:r w:rsidR="00167B6D">
        <w:rPr>
          <w:rStyle w:val="CommentReference"/>
        </w:rPr>
        <w:commentReference w:id="1800"/>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6623CB45"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difference between reported feed and estimated feed can represent the feeds that have not been reported. From </w:t>
      </w:r>
      <w:r w:rsidR="009D4D5F">
        <w:fldChar w:fldCharType="begin"/>
      </w:r>
      <w:r w:rsidR="009D4D5F">
        <w:instrText xml:space="preserve"> REF _Ref420166325 \h  \* MERGEFORMAT </w:instrText>
      </w:r>
      <w:r w:rsidR="009D4D5F">
        <w:fldChar w:fldCharType="separate"/>
      </w:r>
      <w:ins w:author="Onno Hoffmeister (ESS)" w:date="2015-09-08T14:05:00Z" w:id="1805">
        <w:r w:rsidRPr="60226960" w:rsidR="000B360D">
          <w:rPr>
            <w:rFonts w:ascii="Times New Roman" w:hAnsi="Times New Roman" w:eastAsia="Times New Roman" w:cs="Times New Roman"/>
            <w:color w:val="000000" w:themeColor="text1"/>
            <w:lang w:val="en-GB"/>
            <w:rPrChange w:author="Onno Hoffmeister (ESS)" w:date="2015-09-08T14:05:00Z" w:id="1806">
              <w:rPr>
                <w:rFonts w:ascii="Times New Roman" w:hAnsi="Times New Roman" w:cs="Times New Roman"/>
                <w:color w:val="000000" w:themeColor="text1"/>
                <w:lang w:val="en-GB"/>
              </w:rPr>
            </w:rPrChange>
          </w:rPr>
          <w:t xml:space="preserve">Figure </w:t>
        </w:r>
        <w:r w:rsidRPr="60226960" w:rsidR="000B360D">
          <w:rPr>
            <w:rFonts w:ascii="Times New Roman" w:hAnsi="Times New Roman" w:eastAsia="Times New Roman" w:cs="Times New Roman"/>
            <w:noProof/>
            <w:color w:val="000000" w:themeColor="text1"/>
            <w:lang w:val="en-GB"/>
            <w:rPrChange w:author="Onno Hoffmeister (ESS)" w:date="2015-09-08T14:05:00Z" w:id="1807">
              <w:rPr>
                <w:rFonts w:ascii="Times New Roman" w:hAnsi="Times New Roman" w:cs="Times New Roman"/>
                <w:noProof/>
                <w:color w:val="000000" w:themeColor="text1"/>
                <w:lang w:val="en-GB"/>
              </w:rPr>
            </w:rPrChange>
          </w:rPr>
          <w:t>17</w:t>
        </w:r>
      </w:ins>
      <w:del w:author="Onno Hoffmeister (ESS)" w:date="2015-09-08T14:05:00Z" w:id="1808">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60226960">
        <w:rPr>
          <w:rFonts w:ascii="Times New Roman" w:hAnsi="Times New Roman" w:eastAsia="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809">
        <w:r w:rsidRPr="009616CB" w:rsidDel="00167B6D">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when the item coverage threshold is raised. Starting with .93 for </w:t>
      </w:r>
      <w:proofErr w:type="gramStart"/>
      <w:r w:rsidRPr="60226960">
        <w:rPr>
          <w:rFonts w:ascii="Times New Roman" w:hAnsi="Times New Roman" w:eastAsia="Times New Roman" w:cs="Times New Roman"/>
          <w:color w:val="000000" w:themeColor="text1"/>
          <w:lang w:val="en-GB"/>
        </w:rPr>
        <w:t>an item</w:t>
      </w:r>
      <w:proofErr w:type="gramEnd"/>
      <w:r w:rsidRPr="60226960">
        <w:rPr>
          <w:rFonts w:ascii="Times New Roman" w:hAnsi="Times New Roman" w:eastAsia="Times New Roman" w:cs="Times New Roman"/>
          <w:color w:val="000000" w:themeColor="text1"/>
          <w:lang w:val="en-GB"/>
        </w:rPr>
        <w:t xml:space="preserve"> coverage of greater than six, for which 36 observations are available, .99 for an item coverage of 20+, </w:t>
      </w:r>
      <w:commentRangeStart w:id="1810"/>
      <w:r w:rsidRPr="60226960">
        <w:rPr>
          <w:rFonts w:ascii="Times New Roman" w:hAnsi="Times New Roman" w:eastAsia="Times New Roman" w:cs="Times New Roman"/>
          <w:color w:val="000000" w:themeColor="text1"/>
          <w:lang w:val="en-GB"/>
        </w:rPr>
        <w:t>which however only applies to 4 cases</w:t>
      </w:r>
      <w:commentRangeEnd w:id="1810"/>
      <w:r w:rsidR="00167B6D">
        <w:rPr>
          <w:rStyle w:val="CommentReference"/>
        </w:rPr>
        <w:commentReference w:id="1810"/>
      </w:r>
      <w:r w:rsidRPr="60226960">
        <w:rPr>
          <w:rFonts w:ascii="Times New Roman" w:hAnsi="Times New Roman" w:eastAsia="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4404498C"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next step is to check how the final feed estimates, after allocating particular feedstuffs, compare to other prominent data sources. In </w:t>
      </w:r>
      <w:r w:rsidR="009D4D5F">
        <w:fldChar w:fldCharType="begin"/>
      </w:r>
      <w:r w:rsidR="009D4D5F">
        <w:instrText xml:space="preserve"> REF _Ref420081914 \h  \* MERGEFORMAT </w:instrText>
      </w:r>
      <w:r w:rsidR="009D4D5F">
        <w:fldChar w:fldCharType="separate"/>
      </w:r>
      <w:ins w:author="Onno Hoffmeister (ESS)" w:date="2015-09-08T14:05:00Z" w:id="1811">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18</w:t>
        </w:r>
      </w:ins>
      <w:del w:author="Onno Hoffmeister (ESS)" w:date="2015-09-08T14:05:00Z" w:id="1812">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14</w:delText>
        </w:r>
      </w:del>
      <w:r w:rsidR="009D4D5F">
        <w:fldChar w:fldCharType="end"/>
      </w:r>
      <w:r w:rsidRPr="60226960">
        <w:rPr>
          <w:rFonts w:ascii="Times New Roman" w:hAnsi="Times New Roman" w:eastAsia="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0676B" w14:paraId="7D872B3A" wp14:textId="77777777">
      <w:pPr>
        <w:keepNext/>
        <w:tabs>
          <w:tab w:val="left" w:pos="851"/>
          <w:tab w:val="left" w:pos="3816"/>
        </w:tabs>
        <w:jc w:val="both"/>
        <w:rPr>
          <w:del w:author="Josh Browning" w:date="2015-09-03T12:40:00Z" w:id="1813"/>
          <w:rFonts w:ascii="Times New Roman" w:hAnsi="Times New Roman" w:cs="Times New Roman"/>
          <w:color w:val="000000" w:themeColor="text1"/>
          <w:lang w:val="en-GB"/>
        </w:rPr>
      </w:pPr>
      <w:del w:author="Josh Browning" w:date="2015-09-03T12:40:00Z" w:id="1814">
        <w:r>
          <w:rPr>
            <w:rFonts w:ascii="Times New Roman" w:hAnsi="Times New Roman" w:cs="Times New Roman"/>
            <w:noProof/>
            <w:color w:val="000000" w:themeColor="text1"/>
            <w:lang w:eastAsia="zh-CN"/>
            <w:rPrChange w:author="Unknown" w:id="1815">
              <w:rPr>
                <w:rFonts w:ascii="Times New Roman" w:hAnsi="Times New Roman"/>
                <w:b/>
                <w:bCs/>
                <w:noProof/>
                <w:lang w:eastAsia="zh-CN"/>
              </w:rPr>
            </w:rPrChange>
          </w:rPr>
          <w:lastRenderedPageBreak/>
          <w:drawing>
            <wp:inline xmlns:wp14="http://schemas.microsoft.com/office/word/2010/wordprocessingDrawing" distT="0" distB="0" distL="0" distR="0" wp14:anchorId="25781ACF" wp14:editId="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xmlns:wp14="http://schemas.microsoft.com/office/word/2010/wordml" w:rsidRPr="009616CB" w:rsidR="004F65E4" w:rsidP="004F65E4" w:rsidRDefault="0040676B" w14:paraId="6FF08F9E" wp14:textId="77777777">
      <w:pPr>
        <w:keepNext/>
        <w:tabs>
          <w:tab w:val="left" w:pos="851"/>
          <w:tab w:val="left" w:pos="3816"/>
        </w:tabs>
        <w:jc w:val="both"/>
        <w:rPr>
          <w:ins w:author="Josh Browning" w:date="2015-09-03T12:40:00Z" w:id="1816"/>
          <w:rFonts w:ascii="Times New Roman" w:hAnsi="Times New Roman" w:cs="Times New Roman"/>
          <w:color w:val="000000" w:themeColor="text1"/>
          <w:lang w:val="en-GB"/>
        </w:rPr>
      </w:pPr>
      <w:ins w:author="Josh Browning" w:date="2015-09-03T12:40:00Z" w:id="1817">
        <w:r>
          <w:rPr>
            <w:rFonts w:ascii="Times New Roman" w:hAnsi="Times New Roman" w:cs="Times New Roman"/>
            <w:noProof/>
            <w:color w:val="000000" w:themeColor="text1"/>
            <w:lang w:eastAsia="zh-CN"/>
            <w:rPrChange w:author="Unknown" w:id="1818">
              <w:rPr>
                <w:rFonts w:ascii="Times New Roman" w:hAnsi="Times New Roman"/>
                <w:b/>
                <w:bCs/>
                <w:noProof/>
                <w:lang w:eastAsia="zh-CN"/>
              </w:rPr>
            </w:rPrChange>
          </w:rPr>
          <w:drawing>
            <wp:inline xmlns:wp14="http://schemas.microsoft.com/office/word/2010/wordprocessingDrawing" distT="0" distB="0" distL="0" distR="0" wp14:anchorId="226441CF"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xmlns:wp14="http://schemas.microsoft.com/office/word/2010/wordml" w:rsidRPr="009616CB" w:rsidR="004F65E4" w:rsidP="004F65E4" w:rsidRDefault="004F65E4" w14:paraId="2CF557B7" wp14:textId="77777777" wp14:noSpellErr="1">
      <w:pPr>
        <w:pStyle w:val="Caption"/>
        <w:jc w:val="both"/>
        <w:rPr>
          <w:rFonts w:ascii="Times New Roman" w:hAnsi="Times New Roman" w:cs="Times New Roman"/>
          <w:b/>
          <w:bCs/>
          <w:color w:val="000000" w:themeColor="text1"/>
          <w:lang w:val="en-GB"/>
        </w:rPr>
      </w:pPr>
      <w:bookmarkStart w:name="_Ref420081914" w:id="1819"/>
      <w:bookmarkStart w:name="_Toc420402193" w:id="1820"/>
      <w:bookmarkStart w:name="_Toc420402593" w:id="1821"/>
      <w:bookmarkStart w:name="_Toc421026224" w:id="1822"/>
      <w:bookmarkStart w:name="_Toc428383865" w:id="1823"/>
      <w:bookmarkStart w:name="_Toc428436797" w:id="1824"/>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825">
        <w:r w:rsidRPr="60226960" w:rsidR="000B360D">
          <w:rPr>
            <w:rFonts w:ascii="Times New Roman" w:hAnsi="Times New Roman" w:eastAsia="Times New Roman" w:cs="Times New Roman"/>
            <w:noProof/>
            <w:color w:val="000000" w:themeColor="text1"/>
            <w:lang w:val="en-GB"/>
          </w:rPr>
          <w:t>18</w:t>
        </w:r>
      </w:ins>
      <w:del w:author="Onno Hoffmeister (ESS)" w:date="2015-09-08T14:05:00Z" w:id="1826">
        <w:r w:rsidRPr="009616CB" w:rsidDel="000B360D" w:rsidR="000854D5">
          <w:rPr>
            <w:rFonts w:ascii="Times New Roman" w:hAnsi="Times New Roman" w:cs="Times New Roman"/>
            <w:noProof/>
            <w:color w:val="000000" w:themeColor="text1"/>
            <w:lang w:val="en-GB"/>
          </w:rPr>
          <w:delText>14</w:delText>
        </w:r>
      </w:del>
      <w:r w:rsidRPr="60226960" w:rsidR="001562E7">
        <w:fldChar w:fldCharType="end"/>
      </w:r>
      <w:bookmarkEnd w:id="1819"/>
      <w:r w:rsidRPr="60226960">
        <w:rPr>
          <w:rFonts w:ascii="Times New Roman" w:hAnsi="Times New Roman" w:eastAsia="Times New Roman" w:cs="Times New Roman"/>
          <w:color w:val="000000" w:themeColor="text1"/>
          <w:lang w:val="en-GB"/>
        </w:rPr>
        <w:t>:  World cereal feeds, comparing results at the global level</w:t>
      </w:r>
      <w:bookmarkEnd w:id="1820"/>
      <w:bookmarkEnd w:id="1821"/>
      <w:bookmarkEnd w:id="1822"/>
      <w:bookmarkEnd w:id="1823"/>
      <w:bookmarkEnd w:id="1824"/>
    </w:p>
    <w:p xmlns:wp14="http://schemas.microsoft.com/office/word/2010/wordml" w:rsidRPr="009616CB" w:rsidR="004F65E4" w:rsidP="00312896" w:rsidRDefault="004F65E4" w14:paraId="4AED9DD6" wp14:textId="77777777">
      <w:pPr>
        <w:pStyle w:val="Heading3"/>
        <w:rPr>
          <w:rFonts w:ascii="Times New Roman" w:hAnsi="Times New Roman"/>
          <w:lang w:val="en-GB"/>
        </w:rPr>
      </w:pPr>
      <w:bookmarkStart w:name="_Toc421025874" w:id="1827"/>
      <w:r w:rsidRPr="009616CB">
        <w:rPr>
          <w:rFonts w:ascii="Times New Roman" w:hAnsi="Times New Roman"/>
          <w:lang w:val="en-GB"/>
        </w:rPr>
        <w:t>A review of the empirical results</w:t>
      </w:r>
      <w:bookmarkEnd w:id="1827"/>
    </w:p>
    <w:p xmlns:wp14="http://schemas.microsoft.com/office/word/2010/wordml" w:rsidRPr="009616CB" w:rsidR="004F65E4" w:rsidP="004F65E4" w:rsidRDefault="004F65E4" w14:paraId="232C0466"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60226960">
        <w:rPr>
          <w:rFonts w:ascii="Times New Roman" w:hAnsi="Times New Roman" w:eastAsia="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9D4D5F">
        <w:fldChar w:fldCharType="begin"/>
      </w:r>
      <w:r w:rsidR="009D4D5F">
        <w:instrText xml:space="preserve"> REF _Ref420081914 \h  \* MERGEFORMAT </w:instrText>
      </w:r>
      <w:r w:rsidR="009D4D5F">
        <w:fldChar w:fldCharType="separate"/>
      </w:r>
      <w:ins w:author="Onno Hoffmeister (ESS)" w:date="2015-09-08T14:05:00Z" w:id="1828">
        <w:r w:rsidRPr="60226960" w:rsidR="000B360D">
          <w:rPr>
            <w:rFonts w:ascii="Times New Roman" w:hAnsi="Times New Roman" w:eastAsia="Times New Roman" w:cs="Times New Roman"/>
            <w:color w:val="000000" w:themeColor="text1"/>
            <w:lang w:val="en-GB"/>
            <w:rPrChange w:author="Onno Hoffmeister (ESS)" w:date="2015-09-08T14:05:00Z" w:id="1829">
              <w:rPr>
                <w:rFonts w:ascii="Times New Roman" w:hAnsi="Times New Roman" w:cs="Times New Roman"/>
                <w:color w:val="000000" w:themeColor="text1"/>
                <w:lang w:val="en-GB"/>
              </w:rPr>
            </w:rPrChange>
          </w:rPr>
          <w:t>Figure 18</w:t>
        </w:r>
      </w:ins>
      <w:del w:author="Onno Hoffmeister (ESS)" w:date="2015-09-08T14:05:00Z" w:id="1830">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What is more, feed use in aquaculture, which was not taken into account in the old methodology, </w:t>
      </w:r>
      <w:del w:author="Josh Browning" w:date="2015-09-01T06:42:00Z" w:id="1831">
        <w:r w:rsidRPr="009616CB" w:rsidDel="00C62BEB">
          <w:rPr>
            <w:rFonts w:ascii="Times New Roman" w:hAnsi="Times New Roman" w:cs="Times New Roman"/>
            <w:color w:val="000000" w:themeColor="text1"/>
            <w:lang w:val="en-GB"/>
          </w:rPr>
          <w:delText xml:space="preserve">in reality, </w:delText>
        </w:r>
      </w:del>
      <w:r w:rsidRPr="60226960">
        <w:rPr>
          <w:rFonts w:ascii="Times New Roman" w:hAnsi="Times New Roman" w:eastAsia="Times New Roman" w:cs="Times New Roman"/>
          <w:color w:val="000000" w:themeColor="text1"/>
          <w:lang w:val="en-GB"/>
        </w:rPr>
        <w:t xml:space="preserve">has exhibited extraordinary growth </w:t>
      </w:r>
      <w:commentRangeStart w:id="1832"/>
      <w:r w:rsidRPr="60226960">
        <w:rPr>
          <w:rFonts w:ascii="Times New Roman" w:hAnsi="Times New Roman" w:eastAsia="Times New Roman" w:cs="Times New Roman"/>
          <w:color w:val="000000" w:themeColor="text1"/>
          <w:lang w:val="en-GB"/>
        </w:rPr>
        <w:t>and feed use rates</w:t>
      </w:r>
      <w:commentRangeEnd w:id="1832"/>
      <w:r w:rsidR="00C62BEB">
        <w:rPr>
          <w:rStyle w:val="CommentReference"/>
        </w:rPr>
        <w:commentReference w:id="1832"/>
      </w:r>
      <w:r w:rsidRPr="60226960">
        <w:rPr>
          <w:rFonts w:ascii="Times New Roman" w:hAnsi="Times New Roman" w:eastAsia="Times New Roman" w:cs="Times New Roman"/>
          <w:color w:val="000000" w:themeColor="text1"/>
          <w:lang w:val="en-GB"/>
        </w:rPr>
        <w:t>, and also supports the faster increase produced by the new methodology</w:t>
      </w:r>
      <w:del w:author="Josh Browning" w:date="2015-09-01T06:43:00Z" w:id="1833">
        <w:r w:rsidRPr="009616CB" w:rsidDel="00C62BEB">
          <w:rPr>
            <w:rFonts w:ascii="Times New Roman" w:hAnsi="Times New Roman" w:cs="Times New Roman"/>
            <w:color w:val="000000" w:themeColor="text1"/>
            <w:lang w:val="en-GB"/>
          </w:rPr>
          <w:delText xml:space="preserve"> as well</w:delText>
        </w:r>
      </w:del>
      <w:r w:rsidRPr="60226960">
        <w:rPr>
          <w:rFonts w:ascii="Times New Roman" w:hAnsi="Times New Roman" w:eastAsia="Times New Roman" w:cs="Times New Roman"/>
          <w:color w:val="000000" w:themeColor="text1"/>
          <w:lang w:val="en-GB"/>
        </w:rPr>
        <w:t xml:space="preserve">. Perhaps most importantly, it shows that the results of the two approaches are much more different than </w:t>
      </w:r>
      <w:r w:rsidR="009D4D5F">
        <w:fldChar w:fldCharType="begin"/>
      </w:r>
      <w:r w:rsidR="009D4D5F">
        <w:instrText xml:space="preserve"> REF _Ref420081914 \h  \* MERGEFORMAT </w:instrText>
      </w:r>
      <w:r w:rsidR="009D4D5F">
        <w:fldChar w:fldCharType="separate"/>
      </w:r>
      <w:ins w:author="Onno Hoffmeister (ESS)" w:date="2015-09-08T14:05:00Z" w:id="1834">
        <w:r w:rsidRPr="60226960" w:rsidR="000B360D">
          <w:rPr>
            <w:rFonts w:ascii="Times New Roman" w:hAnsi="Times New Roman" w:eastAsia="Times New Roman" w:cs="Times New Roman"/>
            <w:color w:val="000000" w:themeColor="text1"/>
            <w:lang w:val="en-GB"/>
            <w:rPrChange w:author="Onno Hoffmeister (ESS)" w:date="2015-09-08T14:05:00Z" w:id="1835">
              <w:rPr>
                <w:rFonts w:ascii="Times New Roman" w:hAnsi="Times New Roman" w:cs="Times New Roman"/>
                <w:color w:val="000000" w:themeColor="text1"/>
                <w:lang w:val="en-GB"/>
              </w:rPr>
            </w:rPrChange>
          </w:rPr>
          <w:t>Figure 18</w:t>
        </w:r>
      </w:ins>
      <w:del w:author="Onno Hoffmeister (ESS)" w:date="2015-09-08T14:05:00Z" w:id="1836">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FootnoteReference"/>
          <w:rFonts w:ascii="Times New Roman" w:hAnsi="Times New Roman" w:eastAsia="Times New Roman" w:cs="Times New Roman"/>
          <w:color w:val="000000" w:themeColor="text1"/>
          <w:lang w:val="en-GB"/>
        </w:rPr>
        <w:footnoteReference w:id="45"/>
      </w:r>
      <w:r w:rsidRPr="60226960">
        <w:rPr>
          <w:rFonts w:ascii="Times New Roman" w:hAnsi="Times New Roman" w:eastAsia="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75346410"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668954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839">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6CC74827" wp14:textId="77777777">
      <w:pPr>
        <w:pStyle w:val="Heading4"/>
        <w:rPr>
          <w:rFonts w:ascii="Times New Roman" w:hAnsi="Times New Roman"/>
          <w:lang w:val="en-GB"/>
        </w:rPr>
      </w:pPr>
      <w:bookmarkStart w:name="_Toc421025875" w:id="1840"/>
      <w:r w:rsidRPr="009616CB">
        <w:rPr>
          <w:rFonts w:ascii="Times New Roman" w:hAnsi="Times New Roman"/>
          <w:lang w:val="en-GB"/>
        </w:rPr>
        <w:t>Consistency and Quality checks of feed allocations</w:t>
      </w:r>
      <w:bookmarkEnd w:id="1840"/>
    </w:p>
    <w:p xmlns:wp14="http://schemas.microsoft.com/office/word/2010/wordml" w:rsidRPr="009616CB" w:rsidR="004F65E4" w:rsidP="004F65E4" w:rsidRDefault="004F65E4" w14:paraId="1AD4443A"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Overall, while the new method is more data and knowledge intensive, it nevertheless allows consistency checks of feed allocation vs</w:t>
      </w:r>
      <w:ins w:author="Josh Browning" w:date="2015-09-01T06:45:00Z" w:id="1841">
        <w:r w:rsidRPr="60226960" w:rsidR="00C62BE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the amount of nutrients that are required to produce the animal products reported by a country.</w:t>
      </w:r>
    </w:p>
    <w:p xmlns:wp14="http://schemas.microsoft.com/office/word/2010/wordml" w:rsidRPr="009616CB" w:rsidR="004F65E4" w:rsidP="004F65E4" w:rsidRDefault="004F65E4" w14:paraId="4C3FE3E5"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1DD9E1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842">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174CD11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843">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844"/>
      <w:r w:rsidRPr="009616CB">
        <w:rPr>
          <w:rFonts w:ascii="Times New Roman" w:hAnsi="Times New Roman" w:cs="Times New Roman"/>
          <w:color w:val="000000" w:themeColor="text1"/>
          <w:lang w:val="en-GB"/>
        </w:rPr>
        <w:t>year</w:t>
      </w:r>
      <w:commentRangeEnd w:id="1844"/>
      <w:r w:rsidR="00C62BEB">
        <w:rPr>
          <w:rStyle w:val="CommentReference"/>
        </w:rPr>
        <w:commentReference w:id="184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9D4D5F">
        <w:fldChar w:fldCharType="begin"/>
      </w:r>
      <w:r w:rsidR="009D4D5F">
        <w:instrText xml:space="preserve"> REF _Ref420081987 \h  \* MERGEFORMAT </w:instrText>
      </w:r>
      <w:r w:rsidR="009D4D5F">
        <w:fldChar w:fldCharType="separate"/>
      </w:r>
      <w:ins w:author="Onno Hoffmeister (ESS)" w:date="2015-09-08T14:05:00Z" w:id="1845">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author="Onno Hoffmeister (ESS)" w:date="2015-09-08T14:05:00Z" w:id="1846">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15</w:delText>
        </w:r>
      </w:del>
      <w:r w:rsidR="009D4D5F">
        <w:fldChar w:fldCharType="end"/>
      </w:r>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0676B" w14:paraId="170CAEAA" wp14:textId="77777777">
      <w:pPr>
        <w:keepNext/>
        <w:tabs>
          <w:tab w:val="left" w:pos="851"/>
          <w:tab w:val="left" w:pos="3816"/>
        </w:tabs>
        <w:jc w:val="both"/>
        <w:rPr>
          <w:del w:author="Josh Browning" w:date="2015-09-03T12:40:00Z" w:id="1847"/>
          <w:rFonts w:ascii="Times New Roman" w:hAnsi="Times New Roman" w:cs="Times New Roman"/>
          <w:color w:val="000000" w:themeColor="text1"/>
          <w:lang w:val="en-GB"/>
        </w:rPr>
      </w:pPr>
      <w:del w:author="Josh Browning" w:date="2015-09-03T12:40:00Z" w:id="1848">
        <w:r>
          <w:rPr>
            <w:rFonts w:ascii="Times New Roman" w:hAnsi="Times New Roman" w:cs="Times New Roman"/>
            <w:noProof/>
            <w:color w:val="000000" w:themeColor="text1"/>
            <w:lang w:eastAsia="zh-CN"/>
            <w:rPrChange w:author="Unknown" w:id="1849">
              <w:rPr>
                <w:rFonts w:ascii="Times New Roman" w:hAnsi="Times New Roman"/>
                <w:b/>
                <w:bCs/>
                <w:noProof/>
                <w:lang w:eastAsia="zh-CN"/>
              </w:rPr>
            </w:rPrChange>
          </w:rPr>
          <w:lastRenderedPageBreak/>
          <w:drawing>
            <wp:inline xmlns:wp14="http://schemas.microsoft.com/office/word/2010/wordprocessingDrawing" distT="0" distB="0" distL="0" distR="0" wp14:anchorId="745CFE6B" wp14:editId="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xmlns:wp14="http://schemas.microsoft.com/office/word/2010/wordml" w:rsidRPr="009616CB" w:rsidR="004F65E4" w:rsidP="004F65E4" w:rsidRDefault="0040676B" w14:paraId="4E8F15D6" wp14:textId="77777777">
      <w:pPr>
        <w:keepNext/>
        <w:tabs>
          <w:tab w:val="left" w:pos="851"/>
          <w:tab w:val="left" w:pos="3816"/>
        </w:tabs>
        <w:jc w:val="both"/>
        <w:rPr>
          <w:ins w:author="Josh Browning" w:date="2015-09-03T12:40:00Z" w:id="1850"/>
          <w:rFonts w:ascii="Times New Roman" w:hAnsi="Times New Roman" w:cs="Times New Roman"/>
          <w:color w:val="000000" w:themeColor="text1"/>
          <w:lang w:val="en-GB"/>
        </w:rPr>
      </w:pPr>
      <w:ins w:author="Josh Browning" w:date="2015-09-03T12:40:00Z" w:id="1851">
        <w:r>
          <w:rPr>
            <w:rFonts w:ascii="Times New Roman" w:hAnsi="Times New Roman" w:cs="Times New Roman"/>
            <w:noProof/>
            <w:color w:val="000000" w:themeColor="text1"/>
            <w:lang w:eastAsia="zh-CN"/>
            <w:rPrChange w:author="Unknown" w:id="1852">
              <w:rPr>
                <w:rFonts w:ascii="Times New Roman" w:hAnsi="Times New Roman"/>
                <w:b/>
                <w:bCs/>
                <w:noProof/>
                <w:lang w:eastAsia="zh-CN"/>
              </w:rPr>
            </w:rPrChange>
          </w:rPr>
          <w:drawing>
            <wp:inline xmlns:wp14="http://schemas.microsoft.com/office/word/2010/wordprocessingDrawing" distT="0" distB="0" distL="0" distR="0" wp14:anchorId="50F0BF8B"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xmlns:wp14="http://schemas.microsoft.com/office/word/2010/wordml" w:rsidRPr="009616CB" w:rsidR="004F65E4" w:rsidP="004F65E4" w:rsidRDefault="004F65E4" w14:paraId="42921100" wp14:textId="77777777" wp14:noSpellErr="1">
      <w:pPr>
        <w:pStyle w:val="Caption"/>
        <w:jc w:val="both"/>
        <w:rPr>
          <w:rFonts w:ascii="Times New Roman" w:hAnsi="Times New Roman" w:cs="Times New Roman"/>
          <w:b/>
          <w:bCs/>
          <w:color w:val="000000" w:themeColor="text1"/>
          <w:sz w:val="22"/>
          <w:lang w:val="en-GB"/>
        </w:rPr>
      </w:pPr>
      <w:bookmarkStart w:name="_Ref420081987" w:id="1853"/>
      <w:bookmarkStart w:name="_Toc420402194" w:id="1854"/>
      <w:bookmarkStart w:name="_Toc420402594" w:id="1855"/>
      <w:bookmarkStart w:name="_Toc421026225" w:id="1856"/>
      <w:bookmarkStart w:name="_Toc428383866" w:id="1857"/>
      <w:bookmarkStart w:name="_Toc428436798" w:id="1858"/>
      <w:r w:rsidRPr="60226960">
        <w:rPr>
          <w:rFonts w:ascii="Times New Roman" w:hAnsi="Times New Roman" w:eastAsia="Times New Roman" w:cs="Times New Roman"/>
          <w:color w:val="000000" w:themeColor="text1"/>
          <w:sz w:val="22"/>
          <w:szCs w:val="22"/>
          <w:lang w:val="en-GB"/>
        </w:rPr>
        <w:t xml:space="preserve">Figure </w:t>
      </w:r>
      <w:r w:rsidRPr="60226960" w:rsidR="001562E7">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1562E7">
        <w:rPr>
          <w:rFonts w:ascii="Times New Roman" w:hAnsi="Times New Roman" w:cs="Times New Roman"/>
          <w:b/>
          <w:bCs/>
          <w:color w:val="000000" w:themeColor="text1"/>
          <w:sz w:val="22"/>
          <w:lang w:val="en-GB"/>
        </w:rPr>
        <w:fldChar w:fldCharType="separate"/>
      </w:r>
      <w:ins w:author="Onno Hoffmeister (ESS)" w:date="2015-09-08T14:05:00Z" w:id="1859">
        <w:r w:rsidRPr="60226960" w:rsidR="000B360D">
          <w:rPr>
            <w:rFonts w:ascii="Times New Roman" w:hAnsi="Times New Roman" w:eastAsia="Times New Roman" w:cs="Times New Roman"/>
            <w:noProof/>
            <w:color w:val="000000" w:themeColor="text1"/>
            <w:sz w:val="22"/>
            <w:szCs w:val="22"/>
            <w:lang w:val="en-GB"/>
          </w:rPr>
          <w:t>19</w:t>
        </w:r>
      </w:ins>
      <w:del w:author="Onno Hoffmeister (ESS)" w:date="2015-09-08T14:05:00Z" w:id="1860">
        <w:r w:rsidRPr="009616CB" w:rsidDel="000B360D" w:rsidR="000854D5">
          <w:rPr>
            <w:rFonts w:ascii="Times New Roman" w:hAnsi="Times New Roman" w:cs="Times New Roman"/>
            <w:noProof/>
            <w:color w:val="000000" w:themeColor="text1"/>
            <w:sz w:val="22"/>
            <w:lang w:val="en-GB"/>
          </w:rPr>
          <w:delText>15</w:delText>
        </w:r>
      </w:del>
      <w:r w:rsidRPr="60226960" w:rsidR="001562E7">
        <w:fldChar w:fldCharType="end"/>
      </w:r>
      <w:bookmarkEnd w:id="1853"/>
      <w:r w:rsidRPr="60226960">
        <w:rPr>
          <w:rFonts w:ascii="Times New Roman" w:hAnsi="Times New Roman" w:eastAsia="Times New Roman" w:cs="Times New Roman"/>
          <w:color w:val="000000" w:themeColor="text1"/>
          <w:sz w:val="22"/>
          <w:szCs w:val="22"/>
          <w:lang w:val="en-GB"/>
        </w:rPr>
        <w:t>: Oilcakes, oil meals and brans supply vs. demand</w:t>
      </w:r>
      <w:bookmarkEnd w:id="1854"/>
      <w:bookmarkEnd w:id="1855"/>
      <w:bookmarkEnd w:id="1856"/>
      <w:bookmarkEnd w:id="1857"/>
      <w:bookmarkEnd w:id="1858"/>
    </w:p>
    <w:p xmlns:wp14="http://schemas.microsoft.com/office/word/2010/wordml" w:rsidRPr="009616CB" w:rsidR="004F65E4" w:rsidP="004F65E4" w:rsidRDefault="004F65E4" w14:paraId="7986278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861">
        <w:r w:rsidRPr="009616CB" w:rsidDel="00C62BEB">
          <w:rPr>
            <w:rFonts w:ascii="Times New Roman" w:hAnsi="Times New Roman" w:cs="Times New Roman"/>
            <w:color w:val="000000" w:themeColor="text1"/>
            <w:lang w:val="en-GB"/>
          </w:rPr>
          <w:delText xml:space="preserve">cross </w:delText>
        </w:r>
      </w:del>
      <w:ins w:author="Josh Browning" w:date="2015-09-01T06:47:00Z" w:id="1862">
        <w:r w:rsidRPr="60226960" w:rsidR="00C62BEB">
          <w:rPr>
            <w:rFonts w:ascii="Times New Roman" w:hAnsi="Times New Roman" w:eastAsia="Times New Roman" w:cs="Times New Roman"/>
            <w:color w:val="000000" w:themeColor="text1"/>
            <w:lang w:val="en-GB"/>
          </w:rPr>
          <w:t>gross</w:t>
        </w:r>
        <w:r w:rsidRPr="60226960" w:rsidR="00C62BE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underestimation of needs</w:t>
      </w:r>
      <w:r w:rsidRPr="60226960">
        <w:rPr>
          <w:rStyle w:val="FootnoteReference"/>
          <w:rFonts w:ascii="Times New Roman" w:hAnsi="Times New Roman" w:eastAsia="Times New Roman" w:cs="Times New Roman"/>
          <w:color w:val="000000" w:themeColor="text1"/>
          <w:lang w:val="en-GB"/>
        </w:rPr>
        <w:footnoteReference w:id="47"/>
      </w:r>
      <w:r w:rsidRPr="60226960">
        <w:rPr>
          <w:rFonts w:ascii="Times New Roman" w:hAnsi="Times New Roman" w:eastAsia="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hAnsi="Times New Roman" w:eastAsia="Times New Roman" w:cs="Times New Roman"/>
          <w:color w:val="000000" w:themeColor="text1"/>
          <w:u w:val="single"/>
          <w:lang w:val="en-GB"/>
        </w:rPr>
        <w:t>,</w:t>
      </w:r>
      <w:r w:rsidRPr="60226960">
        <w:rPr>
          <w:rFonts w:ascii="Times New Roman" w:hAnsi="Times New Roman" w:eastAsia="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649A91CD"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4F65E4" w14:paraId="65A34ED0" wp14:textId="77777777" wp14:noSpellErr="1">
      <w:pPr>
        <w:keepNext/>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Just </w:t>
      </w:r>
      <w:del w:author="Josh Browning" w:date="2015-09-01T06:47:00Z" w:id="1864">
        <w:r w:rsidRPr="009616CB" w:rsidDel="00C62BEB">
          <w:rPr>
            <w:rFonts w:ascii="Times New Roman" w:hAnsi="Times New Roman" w:cs="Times New Roman"/>
            <w:color w:val="000000" w:themeColor="text1"/>
            <w:lang w:val="en-GB"/>
          </w:rPr>
          <w:delText xml:space="preserve">like </w:delText>
        </w:r>
      </w:del>
      <w:ins w:author="Josh Browning" w:date="2015-09-01T06:47:00Z" w:id="1865">
        <w:r w:rsidRPr="60226960" w:rsidR="00C62BEB">
          <w:rPr>
            <w:rFonts w:ascii="Times New Roman" w:hAnsi="Times New Roman" w:eastAsia="Times New Roman" w:cs="Times New Roman"/>
            <w:color w:val="000000" w:themeColor="text1"/>
            <w:lang w:val="en-GB"/>
          </w:rPr>
          <w:t xml:space="preserve">as </w:t>
        </w:r>
      </w:ins>
      <w:r w:rsidRPr="60226960">
        <w:rPr>
          <w:rFonts w:ascii="Times New Roman" w:hAnsi="Times New Roman" w:eastAsia="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866">
        <w:r w:rsidRPr="009616CB" w:rsidDel="00C62BE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that they would render unreasonably low results for food and other uses. </w:t>
      </w:r>
    </w:p>
    <w:p xmlns:wp14="http://schemas.microsoft.com/office/word/2010/wordml" w:rsidRPr="009616CB" w:rsidR="004F65E4" w:rsidP="004F65E4" w:rsidRDefault="004F65E4" w14:paraId="732261F2" wp14:textId="77777777">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xmlns:wp14="http://schemas.microsoft.com/office/word/2010/wordml" w:rsidRPr="009616CB" w:rsidR="004F65E4" w:rsidP="00E93C3B" w:rsidRDefault="004F65E4" w14:paraId="582D9376" wp14:textId="77777777">
      <w:pPr>
        <w:pStyle w:val="Heading2"/>
      </w:pPr>
      <w:bookmarkStart w:name="_Toc421025877" w:id="1867"/>
      <w:bookmarkStart w:name="_Toc428383840" w:id="1868"/>
      <w:bookmarkStart w:name="_Toc428436062" w:id="1869"/>
      <w:bookmarkStart w:name="_Toc428436363" w:id="1870"/>
      <w:bookmarkStart w:name="_Toc428436489" w:id="1871"/>
      <w:r w:rsidRPr="009616CB">
        <w:lastRenderedPageBreak/>
        <w:t>Food</w:t>
      </w:r>
      <w:bookmarkEnd w:id="1867"/>
      <w:bookmarkEnd w:id="1868"/>
      <w:bookmarkEnd w:id="1869"/>
      <w:bookmarkEnd w:id="1870"/>
      <w:bookmarkEnd w:id="1871"/>
    </w:p>
    <w:p xmlns:wp14="http://schemas.microsoft.com/office/word/2010/wordml" w:rsidRPr="009616CB" w:rsidR="004F65E4" w:rsidP="004F65E4" w:rsidRDefault="004F65E4" w14:paraId="0C516F39"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behind the Food Balance Sheets has always been to derive food as the balancing item between supply and </w:t>
      </w:r>
      <w:r w:rsidRPr="60226960" w:rsidR="006C05AE">
        <w:rPr>
          <w:rFonts w:ascii="Times New Roman" w:hAnsi="Times New Roman" w:eastAsia="Times New Roman" w:cs="Times New Roman"/>
          <w:color w:val="000000" w:themeColor="text1"/>
          <w:lang w:val="en-GB"/>
        </w:rPr>
        <w:t>all other forms of utilization</w:t>
      </w:r>
      <w:r w:rsidRPr="60226960">
        <w:rPr>
          <w:rFonts w:ascii="Times New Roman" w:hAnsi="Times New Roman" w:eastAsia="Times New Roman" w:cs="Times New Roman"/>
          <w:color w:val="000000" w:themeColor="text1"/>
          <w:lang w:val="en-GB"/>
        </w:rPr>
        <w:t>. This is still a valid approach and FBS compilers are encouraged to continue this approach, as long as certain conditions are met. Initial estimates</w:t>
      </w:r>
      <w:del w:author="Josh Browning" w:date="2015-09-01T06:51:00Z" w:id="1872">
        <w:r w:rsidRPr="009616CB" w:rsidDel="004B2062">
          <w:rPr>
            <w:rFonts w:ascii="Times New Roman" w:hAnsi="Times New Roman" w:cs="Times New Roman"/>
            <w:color w:val="000000" w:themeColor="text1"/>
            <w:szCs w:val="24"/>
            <w:lang w:val="en-GB"/>
          </w:rPr>
          <w:delText xml:space="preserve"> </w:delText>
        </w:r>
      </w:del>
      <w:r w:rsidRPr="60226960">
        <w:rPr>
          <w:rStyle w:val="FootnoteReference"/>
          <w:rFonts w:ascii="Times New Roman" w:hAnsi="Times New Roman" w:eastAsia="Times New Roman" w:cs="Times New Roman"/>
          <w:color w:val="000000" w:themeColor="text1"/>
          <w:lang w:val="en-GB"/>
        </w:rPr>
        <w:footnoteReference w:id="48"/>
      </w:r>
      <w:ins w:author="Josh Browning" w:date="2015-09-01T06:51:00Z" w:id="1873">
        <w:r w:rsidRPr="60226960" w:rsidR="004B206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for food as a balancing item can still be produced for products</w:t>
      </w:r>
      <w:del w:author="Josh Browning" w:date="2015-09-01T06:51:00Z" w:id="1874">
        <w:r w:rsidRPr="009616CB" w:rsidDel="004B2062">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4F65E4" w14:paraId="5497D52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875">
        <w:r w:rsidRPr="60226960" w:rsidR="003664A6">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and that they will adjust other forms of utilization such as stocks and feed use to achieve a smooth</w:t>
      </w:r>
      <w:del w:author="Josh Browning" w:date="2015-09-01T06:52:00Z" w:id="1876">
        <w:r w:rsidRPr="009616CB" w:rsidDel="003664A6">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consumption path.</w:t>
      </w:r>
    </w:p>
    <w:p xmlns:wp14="http://schemas.microsoft.com/office/word/2010/wordml" w:rsidRPr="009616CB" w:rsidR="004F65E4" w:rsidP="00312896" w:rsidRDefault="004F65E4" w14:paraId="063C37E4" wp14:textId="77777777">
      <w:pPr>
        <w:pStyle w:val="Heading3"/>
        <w:rPr>
          <w:rFonts w:ascii="Times New Roman" w:hAnsi="Times New Roman"/>
          <w:lang w:val="en-GB"/>
        </w:rPr>
      </w:pPr>
      <w:r w:rsidRPr="009616CB">
        <w:rPr>
          <w:rFonts w:ascii="Times New Roman" w:hAnsi="Times New Roman"/>
          <w:lang w:val="en-GB"/>
        </w:rPr>
        <w:t>Defining FBS food use</w:t>
      </w:r>
    </w:p>
    <w:p xmlns:wp14="http://schemas.microsoft.com/office/word/2010/wordml" w:rsidRPr="009616CB" w:rsidR="004F65E4" w:rsidP="004F65E4" w:rsidRDefault="004F65E4" w14:paraId="7A2E06C2"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Food use, in the definition of the FAO food balance sheets, covers food </w:t>
      </w:r>
      <w:r w:rsidRPr="60226960" w:rsidR="001562E7">
        <w:rPr>
          <w:rFonts w:ascii="Times New Roman" w:hAnsi="Times New Roman" w:eastAsia="Times New Roman" w:cs="Times New Roman"/>
          <w:i w:val="1"/>
          <w:iCs w:val="1"/>
          <w:color w:val="000000" w:themeColor="text1"/>
          <w:lang w:val="en-GB"/>
          <w:rPrChange w:author="Salar Tayyib" w:date="2015-09-03T12:40:00Z" w:id="1877">
            <w:rPr>
              <w:rFonts w:ascii="Times New Roman" w:hAnsi="Times New Roman" w:cs="Times New Roman"/>
              <w:b/>
              <w:bCs/>
              <w:color w:val="000000" w:themeColor="text1"/>
              <w:szCs w:val="24"/>
              <w:lang w:val="en-GB"/>
            </w:rPr>
          </w:rPrChange>
        </w:rPr>
        <w:t>availability</w:t>
      </w:r>
      <w:r w:rsidRPr="60226960">
        <w:rPr>
          <w:rFonts w:ascii="Times New Roman" w:hAnsi="Times New Roman" w:eastAsia="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878">
        <w:r w:rsidRPr="60226960" w:rsidR="003664A6">
          <w:rPr>
            <w:rFonts w:ascii="Times New Roman" w:hAnsi="Times New Roman" w:eastAsia="Times New Roman" w:cs="Times New Roman"/>
            <w:color w:val="000000" w:themeColor="text1"/>
            <w:lang w:val="en-GB"/>
          </w:rPr>
          <w:t>;</w:t>
        </w:r>
      </w:ins>
      <w:del w:author="Josh Browning" w:date="2015-09-01T06:53:00Z" w:id="1879">
        <w:r w:rsidRPr="009616CB" w:rsidDel="003664A6">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638DBB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4F65E4" w14:paraId="55B7D708" wp14:textId="77777777">
      <w:pPr>
        <w:pStyle w:val="Heading3"/>
        <w:rPr>
          <w:rFonts w:ascii="Times New Roman" w:hAnsi="Times New Roman"/>
          <w:lang w:val="en-GB"/>
        </w:rPr>
      </w:pPr>
      <w:bookmarkStart w:name="_Toc421025878" w:id="1880"/>
      <w:r w:rsidRPr="009616CB">
        <w:rPr>
          <w:rFonts w:ascii="Times New Roman" w:hAnsi="Times New Roman"/>
          <w:lang w:val="en-GB"/>
        </w:rPr>
        <w:t>Estimates of food use</w:t>
      </w:r>
      <w:bookmarkEnd w:id="1880"/>
    </w:p>
    <w:p xmlns:wp14="http://schemas.microsoft.com/office/word/2010/wordml" w:rsidRPr="009616CB" w:rsidR="004F65E4" w:rsidP="00312896" w:rsidRDefault="004F65E4" w14:paraId="3DD7634E" wp14:textId="77777777">
      <w:pPr>
        <w:pStyle w:val="Heading4"/>
        <w:rPr>
          <w:rFonts w:ascii="Times New Roman" w:hAnsi="Times New Roman"/>
          <w:lang w:val="en-GB"/>
        </w:rPr>
      </w:pPr>
      <w:bookmarkStart w:name="_Toc421025879" w:id="1881"/>
      <w:r w:rsidRPr="009616CB">
        <w:rPr>
          <w:rFonts w:ascii="Times New Roman" w:hAnsi="Times New Roman"/>
          <w:lang w:val="en-GB"/>
        </w:rPr>
        <w:t>Harvesting and harnessing actual data</w:t>
      </w:r>
      <w:bookmarkEnd w:id="1881"/>
    </w:p>
    <w:p xmlns:wp14="http://schemas.microsoft.com/office/word/2010/wordml" w:rsidRPr="009616CB" w:rsidR="004F65E4" w:rsidP="004F65E4" w:rsidRDefault="004F65E4" w14:paraId="4D74F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6F9EC69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0F3BD42"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728D501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49A7E1FA"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882"/>
      <w:r w:rsidRPr="009616CB">
        <w:rPr>
          <w:rFonts w:ascii="Times New Roman" w:hAnsi="Times New Roman"/>
          <w:color w:val="000000" w:themeColor="text1"/>
          <w:szCs w:val="24"/>
        </w:rPr>
        <w:t>mensas</w:t>
      </w:r>
      <w:commentRangeEnd w:id="1882"/>
      <w:r w:rsidR="003664A6">
        <w:rPr>
          <w:rStyle w:val="CommentReference"/>
          <w:rFonts w:eastAsia="Arial" w:cs="Arial"/>
          <w:lang w:val="en-US" w:eastAsia="ar-SA"/>
        </w:rPr>
        <w:commentReference w:id="1882"/>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1F6992D7"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2BBF3800"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EAA5A9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4C934299"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4F65E4" w14:paraId="20D410B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883">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author="Josh Browning" w:date="2015-09-01T06:55:00Z" w:id="1884">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FootnoteReference"/>
          <w:rFonts w:ascii="Times New Roman" w:hAnsi="Times New Roman" w:eastAsia="Times New Roman" w:cs="Times New Roman"/>
          <w:color w:val="000000" w:themeColor="text1"/>
          <w:lang w:val="en-GB"/>
        </w:rPr>
        <w:footnoteReference w:id="49"/>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312896" w:rsidRDefault="004F65E4" w14:paraId="6B73C1D9" wp14:textId="77777777">
      <w:pPr>
        <w:pStyle w:val="Heading4"/>
        <w:rPr>
          <w:rFonts w:ascii="Times New Roman" w:hAnsi="Times New Roman"/>
          <w:lang w:val="en-GB"/>
        </w:rPr>
      </w:pPr>
      <w:bookmarkStart w:name="_Toc421025880" w:id="1885"/>
      <w:r w:rsidRPr="009616CB">
        <w:rPr>
          <w:rFonts w:ascii="Times New Roman" w:hAnsi="Times New Roman"/>
          <w:lang w:val="en-GB"/>
        </w:rPr>
        <w:t>Creating expected values for time t</w:t>
      </w:r>
      <w:bookmarkEnd w:id="1885"/>
      <w:r w:rsidRPr="009616CB">
        <w:rPr>
          <w:rFonts w:ascii="Times New Roman" w:hAnsi="Times New Roman"/>
          <w:lang w:val="en-GB"/>
        </w:rPr>
        <w:t xml:space="preserve"> </w:t>
      </w:r>
    </w:p>
    <w:p xmlns:wp14="http://schemas.microsoft.com/office/word/2010/wordml" w:rsidRPr="009616CB" w:rsidR="004F65E4" w:rsidP="004F65E4" w:rsidRDefault="004F65E4" w14:paraId="1D51353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60226960">
        <w:rPr>
          <w:rFonts w:ascii="Times New Roman" w:hAnsi="Times New Roman" w:eastAsia="Times New Roman" w:cs="Times New Roman"/>
          <w:color w:val="000000" w:themeColor="text1"/>
          <w:lang w:val="en-GB"/>
        </w:rPr>
        <w:t>this will not, or at least not always, render</w:t>
      </w:r>
      <w:proofErr w:type="gramEnd"/>
      <w:r w:rsidRPr="60226960">
        <w:rPr>
          <w:rFonts w:ascii="Times New Roman" w:hAnsi="Times New Roman" w:eastAsia="Times New Roman" w:cs="Times New Roman"/>
          <w:color w:val="000000" w:themeColor="text1"/>
          <w:lang w:val="en-GB"/>
        </w:rPr>
        <w:t xml:space="preserve"> plausible results in practice. In fact it may</w:t>
      </w:r>
      <w:ins w:author="Josh Browning" w:date="2015-09-03T12:40:00Z" w:id="1886">
        <w:r w:rsidRPr="60226960">
          <w:rPr>
            <w:rFonts w:ascii="Times New Roman" w:hAnsi="Times New Roman" w:eastAsia="Times New Roman" w:cs="Times New Roman"/>
            <w:color w:val="000000" w:themeColor="text1"/>
            <w:lang w:val="en-GB"/>
          </w:rPr>
          <w:t xml:space="preserve"> </w:t>
        </w:r>
      </w:ins>
      <w:ins w:author="Josh Browning" w:date="2015-09-01T06:56:00Z" w:id="1887">
        <w:r w:rsidRPr="60226960" w:rsidR="003664A6">
          <w:rPr>
            <w:rFonts w:ascii="Times New Roman" w:hAnsi="Times New Roman" w:eastAsia="Times New Roman" w:cs="Times New Roman"/>
            <w:color w:val="000000" w:themeColor="text1"/>
            <w:lang w:val="en-GB"/>
          </w:rPr>
          <w:t xml:space="preserve">lead to </w:t>
        </w:r>
      </w:ins>
      <w:r w:rsidRPr="60226960">
        <w:rPr>
          <w:rFonts w:ascii="Times New Roman" w:hAnsi="Times New Roman" w:eastAsia="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author="Josh Browning" w:date="2015-09-01T06:56:00Z" w:id="1888">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hAnsi="Times New Roman" w:eastAsia="Times New Roman" w:cs="Times New Roman"/>
          <w:color w:val="000000" w:themeColor="text1"/>
          <w:lang w:val="en-GB"/>
        </w:rPr>
        <w:t xml:space="preserve">straightforward to derive FBS compatible food estimates from HH surveys; likewise, estimates from the food processing industry may not always reliable or </w:t>
      </w:r>
      <w:ins w:author="Josh Browning" w:date="2015-09-01T06:56:00Z" w:id="1889">
        <w:r w:rsidRPr="60226960" w:rsidR="003664A6">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lastRenderedPageBreak/>
        <w:t>only</w:t>
      </w:r>
      <w:ins w:author="Josh Browning" w:date="2015-09-03T12:40:00Z" w:id="1890">
        <w:r w:rsidRPr="60226960">
          <w:rPr>
            <w:rFonts w:ascii="Times New Roman" w:hAnsi="Times New Roman" w:eastAsia="Times New Roman" w:cs="Times New Roman"/>
            <w:color w:val="000000" w:themeColor="text1"/>
            <w:lang w:val="en-GB"/>
          </w:rPr>
          <w:t xml:space="preserve"> </w:t>
        </w:r>
      </w:ins>
      <w:ins w:author="Josh Browning" w:date="2015-09-01T06:56:00Z" w:id="1891">
        <w:r w:rsidRPr="60226960" w:rsidR="003664A6">
          <w:rPr>
            <w:rFonts w:ascii="Times New Roman" w:hAnsi="Times New Roman" w:eastAsia="Times New Roman" w:cs="Times New Roman"/>
            <w:color w:val="000000" w:themeColor="text1"/>
            <w:lang w:val="en-GB"/>
          </w:rPr>
          <w:t xml:space="preserve">be </w:t>
        </w:r>
      </w:ins>
      <w:r w:rsidRPr="60226960">
        <w:rPr>
          <w:rFonts w:ascii="Times New Roman" w:hAnsi="Times New Roman" w:eastAsia="Times New Roman" w:cs="Times New Roman"/>
          <w:color w:val="000000" w:themeColor="text1"/>
          <w:lang w:val="en-GB"/>
        </w:rPr>
        <w:t xml:space="preserve">available sporadically. In these cases, </w:t>
      </w:r>
      <w:del w:author="Josh Browning" w:date="2015-09-01T06:56:00Z" w:id="1892">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hAnsi="Times New Roman" w:eastAsia="Times New Roman" w:cs="Times New Roman"/>
          <w:color w:val="000000" w:themeColor="text1"/>
          <w:lang w:val="en-GB"/>
        </w:rPr>
        <w:t xml:space="preserve">there is a need to generate estimates through an imputation method. </w:t>
      </w:r>
    </w:p>
    <w:p xmlns:wp14="http://schemas.microsoft.com/office/word/2010/wordml" w:rsidRPr="009616CB" w:rsidR="004F65E4" w:rsidP="004F65E4" w:rsidRDefault="004F65E4" w14:paraId="4285EFB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xmlns:wp14="http://schemas.microsoft.com/office/word/2010/wordml" w:rsidRPr="009616CB" w:rsidR="004F65E4" w:rsidP="004F65E4" w:rsidRDefault="004F65E4" w14:paraId="0F2B5792"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657C93" w14:paraId="74A1922C" wp14:textId="77777777">
      <w:pPr>
        <w:jc w:val="center"/>
        <w:rPr>
          <w:del w:author="Josh Browning" w:date="2015-09-01T06:57:00Z" w:id="1893"/>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1562E7" w:rsidRDefault="001562E7" w14:paraId="3FF86A99" wp14:textId="77777777">
      <w:pPr>
        <w:jc w:val="center"/>
        <w:rPr>
          <w:rFonts w:ascii="Times New Roman" w:hAnsi="Times New Roman" w:cs="Times New Roman"/>
          <w:color w:val="000000" w:themeColor="text1"/>
          <w:szCs w:val="24"/>
          <w:lang w:val="en-GB"/>
        </w:rPr>
        <w:pPrChange w:author="Josh Browning" w:date="2015-09-03T12:40:00Z" w:id="1894">
          <w:pPr>
            <w:jc w:val="both"/>
          </w:pPr>
        </w:pPrChange>
      </w:pPr>
    </w:p>
    <w:p xmlns:wp14="http://schemas.microsoft.com/office/word/2010/wordml" w:rsidRPr="009616CB" w:rsidR="004F65E4" w:rsidP="004F65E4" w:rsidRDefault="004F65E4" w14:paraId="31B02B3F" wp14:textId="77777777">
      <w:pPr>
        <w:jc w:val="both"/>
        <w:rPr>
          <w:rFonts w:ascii="Times New Roman" w:hAnsi="Times New Roman" w:cs="Times New Roman"/>
          <w:color w:val="000000" w:themeColor="text1"/>
          <w:szCs w:val="24"/>
          <w:lang w:val="en-GB"/>
        </w:rPr>
      </w:pPr>
      <w:del w:author="Josh Browning" w:date="2015-09-01T06:57:00Z" w:id="1895">
        <w:r w:rsidRPr="009616CB" w:rsidDel="003664A6">
          <w:rPr>
            <w:rFonts w:ascii="Times New Roman" w:hAnsi="Times New Roman" w:cs="Times New Roman"/>
            <w:color w:val="000000" w:themeColor="text1"/>
            <w:szCs w:val="24"/>
            <w:lang w:val="en-GB"/>
          </w:rPr>
          <w:delText xml:space="preserve">Whereby </w:delText>
        </w:r>
      </w:del>
      <w:proofErr w:type="gramStart"/>
      <w:ins w:author="Josh Browning" w:date="2015-09-01T06:57:00Z" w:id="1896">
        <w:r w:rsidR="003664A6">
          <w:rPr>
            <w:rFonts w:ascii="Times New Roman" w:hAnsi="Times New Roman" w:cs="Times New Roman"/>
            <w:color w:val="000000" w:themeColor="text1"/>
            <w:szCs w:val="24"/>
            <w:lang w:val="en-GB"/>
          </w:rPr>
          <w:t>where</w:t>
        </w:r>
        <w:proofErr w:type="gramEnd"/>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897">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898">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899">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900">
        <w:r w:rsidRPr="009616CB" w:rsidDel="0059554E">
          <w:rPr>
            <w:rFonts w:ascii="Times New Roman" w:hAnsi="Times New Roman" w:cs="Times New Roman"/>
            <w:color w:val="000000" w:themeColor="text1"/>
            <w:szCs w:val="24"/>
            <w:lang w:val="en-GB"/>
          </w:rPr>
          <w:delText>log-log</w:delText>
        </w:r>
      </w:del>
      <w:ins w:author="Josh Browning" w:date="2015-09-01T07:08:00Z" w:id="1901">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902">
        <w:r w:rsidR="0059554E">
          <w:rPr>
            <w:rFonts w:ascii="Times New Roman" w:hAnsi="Times New Roman" w:cs="Times New Roman"/>
            <w:color w:val="000000" w:themeColor="text1"/>
            <w:szCs w:val="24"/>
            <w:lang w:val="en-GB"/>
          </w:rPr>
          <w:t xml:space="preserve">a log-log, </w:t>
        </w:r>
      </w:ins>
      <w:ins w:author="Josh Browning" w:date="2015-09-03T12:40:00Z" w:id="1903">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author="Josh Browning" w:date="2015-09-03T12:40:00Z" w:id="1904">
        <w:r w:rsidRPr="009616CB">
          <w:rPr>
            <w:rFonts w:ascii="Times New Roman" w:hAnsi="Times New Roman" w:cs="Times New Roman"/>
            <w:color w:val="000000" w:themeColor="text1"/>
            <w:szCs w:val="24"/>
            <w:lang w:val="en-GB"/>
          </w:rPr>
          <w:t xml:space="preserve"> </w:t>
        </w:r>
      </w:ins>
      <w:ins w:author="Josh Browning" w:date="2015-09-01T07:09:00Z" w:id="1905">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906">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2C276A90" wp14:textId="77777777">
      <w:pPr>
        <w:jc w:val="both"/>
        <w:rPr>
          <w:ins w:author="Josh Browning" w:date="2015-09-01T07:09:00Z" w:id="1907"/>
          <w:rFonts w:ascii="Times New Roman" w:hAnsi="Times New Roman" w:cs="Times New Roman"/>
          <w:color w:val="000000" w:themeColor="text1"/>
          <w:szCs w:val="24"/>
          <w:lang w:val="en-GB"/>
        </w:rPr>
      </w:pPr>
    </w:p>
    <w:p xmlns:wp14="http://schemas.microsoft.com/office/word/2010/wordml" w:rsidR="001562E7" w:rsidRDefault="004F65E4" w14:paraId="0405E1C9" wp14:textId="77777777" wp14:noSpellErr="1">
      <w:pPr>
        <w:rPr>
          <w:ins w:author="Josh Browning" w:date="2015-09-01T07:09:00Z" w:id="1908"/>
          <w:rFonts w:ascii="Times New Roman" w:hAnsi="Times New Roman" w:cs="Times New Roman"/>
          <w:color w:val="000000" w:themeColor="text1"/>
          <w:szCs w:val="24"/>
          <w:lang w:val="en-GB"/>
        </w:rPr>
        <w:pPrChange w:author="Josh Browning" w:date="2015-09-03T12:40:00Z" w:id="1909">
          <w:pPr>
            <w:jc w:val="center"/>
          </w:pPr>
        </w:pPrChange>
      </w:pPr>
      <w:del w:author="Josh Browning" w:date="2015-09-03T12:40:00Z" w:id="1910">
        <w:r w:rsidRPr="009616CB">
          <w:rPr>
            <w:rFonts w:ascii="Times New Roman" w:hAnsi="Times New Roman" w:cs="Times New Roman"/>
            <w:color w:val="000000" w:themeColor="text1"/>
            <w:szCs w:val="24"/>
            <w:lang w:val="en-GB"/>
          </w:rPr>
          <w:delText>log-log</w:delText>
        </w:r>
      </w:del>
      <w:ins w:author="Josh Browning" w:date="2015-09-01T11:05:00Z" w:id="1911">
        <w:r w:rsidRPr="60226960" w:rsidR="001C04E0">
          <w:rPr>
            <w:rFonts w:ascii="Times New Roman" w:hAnsi="Times New Roman" w:eastAsia="Times New Roman" w:cs="Times New Roman"/>
            <w:color w:val="000000" w:themeColor="text1"/>
            <w:lang w:val="en-GB"/>
          </w:rPr>
          <w:t>L</w:t>
        </w:r>
      </w:ins>
      <w:ins w:author="Josh Browning" w:date="2015-09-01T07:09:00Z" w:id="1912">
        <w:r w:rsidRPr="60226960" w:rsidR="0059554E">
          <w:rPr>
            <w:rFonts w:ascii="Times New Roman" w:hAnsi="Times New Roman" w:eastAsia="Times New Roman" w:cs="Times New Roman"/>
            <w:color w:val="000000" w:themeColor="text1"/>
            <w:lang w:val="en-GB"/>
          </w:rPr>
          <w:t>inear</w:t>
        </w:r>
        <w:r w:rsidRPr="60226960" w:rsidR="0059554E">
          <w:rPr>
            <w:rFonts w:ascii="Times New Roman" w:hAnsi="Times New Roman" w:eastAsia="Times New Roman" w:cs="Times New Roman"/>
            <w:color w:val="000000" w:themeColor="text1"/>
            <w:lang w:val="en-GB"/>
          </w:rPr>
          <w:t xml:space="preserve"> specification:</w:t>
        </w:r>
      </w:ins>
    </w:p>
    <w:p xmlns:wp14="http://schemas.microsoft.com/office/word/2010/wordml" w:rsidR="001562E7" w:rsidRDefault="00657C93" w14:paraId="6A4378C7" wp14:textId="77777777" wp14:noSpellErr="1">
      <w:pPr>
        <w:jc w:val="center"/>
        <w:rPr>
          <w:ins w:author="Josh Browning" w:date="2015-09-01T07:09:00Z" w:id="1913"/>
          <w:rFonts w:ascii="Times New Roman" w:hAnsi="Times New Roman"/>
          <w:color w:val="000000" w:themeColor="text1"/>
          <w:lang w:val="en-GB"/>
        </w:rPr>
        <w:pPrChange w:author="Josh Browning" w:date="2015-09-01T11:05:00Z" w:id="1914">
          <w:pPr>
            <w:pStyle w:val="Caption"/>
            <w:jc w:val="center"/>
          </w:pPr>
        </w:pPrChange>
      </w:pPr>
      <m:oMath>
        <m:func>
          <m:funcPr>
            <m:ctrlPr>
              <w:ins w:author="Josh Browning" w:date="2015-09-01T07:09:00Z" w:id="1915">
                <w:rPr>
                  <w:rFonts w:ascii="Cambria Math" w:hAnsi="Cambria Math" w:cs="Times New Roman"/>
                  <w:i/>
                  <w:color w:val="000000" w:themeColor="text1"/>
                  <w:szCs w:val="24"/>
                  <w:lang w:val="en-GB"/>
                </w:rPr>
              </w:ins>
            </m:ctrlPr>
          </m:funcPr>
          <m:fName>
            <m:r>
              <w:ins w:id="1916" w:author="Josh Browning" w:date="2015-09-01T07:09:00Z">
                <w:rPr>
                  <w:rFonts w:ascii="Cambria Math" w:hAnsi="Cambria Math" w:cs="Times New Roman"/>
                  <w:color w:val="000000" w:themeColor="text1"/>
                  <w:szCs w:val="24"/>
                  <w:lang w:val="en-GB"/>
                </w:rPr>
                <m:t>log</m:t>
              </w:ins>
            </m:r>
          </m:fName>
          <m:e>
            <m:d>
              <m:dPr>
                <m:ctrlPr>
                  <w:ins w:author="Josh Browning" w:date="2015-09-01T07:09:00Z" w:id="1917">
                    <w:rPr>
                      <w:rFonts w:ascii="Cambria Math" w:hAnsi="Cambria Math" w:cs="Times New Roman"/>
                      <w:i/>
                      <w:color w:val="000000" w:themeColor="text1"/>
                      <w:szCs w:val="24"/>
                      <w:lang w:val="en-GB"/>
                    </w:rPr>
                  </w:ins>
                </m:ctrlPr>
              </m:dPr>
              <m:e>
                <m:sSub>
                  <m:sSubPr>
                    <m:ctrlPr>
                      <w:ins w:author="Josh Browning" w:date="2015-09-01T07:09:00Z" w:id="1918">
                        <w:rPr>
                          <w:rFonts w:ascii="Cambria Math" w:hAnsi="Cambria Math" w:cs="Times New Roman"/>
                          <w:i/>
                          <w:color w:val="000000" w:themeColor="text1"/>
                          <w:szCs w:val="24"/>
                          <w:lang w:val="en-GB"/>
                        </w:rPr>
                      </w:ins>
                    </m:ctrlPr>
                  </m:sSubPr>
                  <m:e>
                    <m:r>
                      <w:ins w:id="1919" w:author="Josh Browning" w:date="2015-09-01T07:09:00Z">
                        <w:rPr>
                          <w:rFonts w:ascii="Cambria Math" w:hAnsi="Cambria Math" w:cs="Times New Roman"/>
                          <w:color w:val="000000" w:themeColor="text1"/>
                          <w:szCs w:val="24"/>
                          <w:lang w:val="en-GB"/>
                        </w:rPr>
                        <m:t>FoodPC</m:t>
                      </w:ins>
                    </m:r>
                  </m:e>
                  <m:sub>
                    <m:r>
                      <w:ins w:id="1920" w:author="Josh Browning" w:date="2015-09-01T07:09:00Z">
                        <w:rPr>
                          <w:rFonts w:ascii="Cambria Math" w:hAnsi="Cambria Math" w:cs="Times New Roman"/>
                          <w:color w:val="000000" w:themeColor="text1"/>
                          <w:szCs w:val="24"/>
                          <w:lang w:val="en-GB"/>
                        </w:rPr>
                        <m:t>t,ij</m:t>
                      </w:ins>
                    </m:r>
                  </m:sub>
                </m:sSub>
              </m:e>
            </m:d>
          </m:e>
        </m:func>
        <m:r>
          <w:ins w:id="1921" w:author="Josh Browning" w:date="2015-09-01T07:09:00Z">
            <w:rPr>
              <w:rFonts w:ascii="Cambria Math" w:hAnsi="Cambria Math" w:cs="Times New Roman"/>
              <w:color w:val="000000" w:themeColor="text1"/>
              <w:szCs w:val="24"/>
              <w:lang w:val="en-GB"/>
            </w:rPr>
            <m:t>=</m:t>
          </w:ins>
        </m:r>
        <m:sSub>
          <m:sSubPr>
            <m:ctrlPr>
              <w:ins w:author="Josh Browning" w:date="2015-09-01T07:09:00Z" w:id="1922">
                <w:rPr>
                  <w:rFonts w:ascii="Cambria Math" w:hAnsi="Cambria Math" w:cs="Times New Roman"/>
                  <w:i/>
                  <w:color w:val="000000" w:themeColor="text1"/>
                  <w:szCs w:val="24"/>
                  <w:lang w:val="en-GB"/>
                </w:rPr>
              </w:ins>
            </m:ctrlPr>
          </m:sSubPr>
          <m:e>
            <m:r>
              <w:ins w:id="1923" w:author="Josh Browning" w:date="2015-09-01T07:09:00Z">
                <w:rPr>
                  <w:rFonts w:ascii="Cambria Math" w:hAnsi="Cambria Math" w:cs="Times New Roman"/>
                  <w:color w:val="000000" w:themeColor="text1"/>
                  <w:szCs w:val="24"/>
                  <w:lang w:val="en-GB"/>
                </w:rPr>
                <m:t>FoodPC</m:t>
              </w:ins>
            </m:r>
          </m:e>
          <m:sub>
            <m:r>
              <w:ins w:id="1924" w:author="Josh Browning" w:date="2015-09-01T07:09:00Z">
                <w:rPr>
                  <w:rFonts w:ascii="Cambria Math" w:hAnsi="Cambria Math" w:cs="Times New Roman"/>
                  <w:color w:val="000000" w:themeColor="text1"/>
                  <w:szCs w:val="24"/>
                  <w:lang w:val="en-GB"/>
                </w:rPr>
                <m:t>t-1,ij</m:t>
              </w:ins>
            </m:r>
          </m:sub>
        </m:sSub>
        <m:r>
          <w:ins w:id="1925" w:author="Josh Browning" w:date="2015-09-01T07:09:00Z">
            <w:rPr>
              <w:rFonts w:ascii="Cambria Math" w:hAnsi="Cambria Math" w:cs="Times New Roman"/>
              <w:color w:val="000000" w:themeColor="text1"/>
              <w:szCs w:val="24"/>
              <w:lang w:val="en-GB"/>
            </w:rPr>
            <m:t>+</m:t>
          </w:ins>
        </m:r>
        <m:sSub>
          <m:sSubPr>
            <m:ctrlPr>
              <w:ins w:author="Josh Browning" w:date="2015-09-01T07:09:00Z" w:id="1926">
                <w:rPr>
                  <w:rFonts w:ascii="Cambria Math" w:hAnsi="Cambria Math" w:cs="Times New Roman"/>
                  <w:i/>
                  <w:color w:val="000000" w:themeColor="text1"/>
                  <w:szCs w:val="24"/>
                  <w:lang w:val="en-GB"/>
                </w:rPr>
              </w:ins>
            </m:ctrlPr>
          </m:sSubPr>
          <m:e>
            <m:r>
              <w:ins w:id="1927" w:author="Josh Browning" w:date="2015-09-01T07:09:00Z">
                <w:rPr>
                  <w:rFonts w:ascii="Cambria Math" w:hAnsi="Cambria Math" w:cs="Times New Roman"/>
                  <w:color w:val="000000" w:themeColor="text1"/>
                  <w:szCs w:val="24"/>
                  <w:lang w:val="en-GB"/>
                </w:rPr>
                <m:t>ε</m:t>
              </w:ins>
            </m:r>
          </m:e>
          <m:sub>
            <m:r>
              <w:ins w:id="1928" w:author="Josh Browning" w:date="2015-09-01T07:09:00Z">
                <w:rPr>
                  <w:rFonts w:ascii="Cambria Math" w:hAnsi="Cambria Math" w:cs="Times New Roman"/>
                  <w:color w:val="000000" w:themeColor="text1"/>
                  <w:szCs w:val="24"/>
                  <w:lang w:val="en-GB"/>
                </w:rPr>
                <m:t>ij</m:t>
              </w:ins>
            </m:r>
          </m:sub>
        </m:sSub>
        <m:r>
          <w:ins w:id="1929" w:author="Josh Browning" w:date="2015-09-01T07:09:00Z">
            <w:rPr>
              <w:rFonts w:ascii="Cambria Math" w:hAnsi="Cambria Math" w:cs="Times New Roman"/>
              <w:color w:val="000000" w:themeColor="text1"/>
              <w:szCs w:val="24"/>
              <w:lang w:val="en-GB"/>
            </w:rPr>
            <m:t xml:space="preserve"> </m:t>
          </w:ins>
        </m:r>
        <m:func>
          <m:funcPr>
            <m:ctrlPr>
              <w:ins w:author="Josh Browning" w:date="2015-09-01T07:09:00Z" w:id="1930">
                <w:rPr>
                  <w:rFonts w:ascii="Cambria Math" w:hAnsi="Cambria Math" w:cs="Times New Roman"/>
                  <w:i/>
                  <w:color w:val="000000" w:themeColor="text1"/>
                  <w:szCs w:val="24"/>
                  <w:lang w:val="en-GB"/>
                </w:rPr>
              </w:ins>
            </m:ctrlPr>
          </m:funcPr>
          <m:fName>
            <m:r>
              <w:ins w:id="1931" w:author="Josh Browning" w:date="2015-09-01T07:09:00Z">
                <w:rPr>
                  <w:rFonts w:ascii="Cambria Math" w:hAnsi="Cambria Math" w:cs="Times New Roman"/>
                  <w:color w:val="000000" w:themeColor="text1"/>
                  <w:szCs w:val="24"/>
                  <w:lang w:val="en-GB"/>
                </w:rPr>
                <m:t>log</m:t>
              </w:ins>
            </m:r>
          </m:fName>
          <m:e>
            <m:d>
              <m:dPr>
                <m:ctrlPr>
                  <w:ins w:author="Josh Browning" w:date="2015-09-01T07:09:00Z" w:id="1932">
                    <w:rPr>
                      <w:rFonts w:ascii="Cambria Math" w:hAnsi="Cambria Math" w:cs="Times New Roman"/>
                      <w:i/>
                      <w:color w:val="000000" w:themeColor="text1"/>
                      <w:szCs w:val="24"/>
                      <w:lang w:val="en-GB"/>
                    </w:rPr>
                  </w:ins>
                </m:ctrlPr>
              </m:dPr>
              <m:e>
                <m:sSub>
                  <m:sSubPr>
                    <m:ctrlPr>
                      <w:ins w:author="Josh Browning" w:date="2015-09-01T07:09:00Z" w:id="1933">
                        <w:rPr>
                          <w:rFonts w:ascii="Cambria Math" w:hAnsi="Cambria Math" w:cs="Times New Roman"/>
                          <w:i/>
                          <w:color w:val="000000" w:themeColor="text1"/>
                          <w:szCs w:val="24"/>
                          <w:lang w:val="en-GB"/>
                        </w:rPr>
                      </w:ins>
                    </m:ctrlPr>
                  </m:sSubPr>
                  <m:e>
                    <m:r>
                      <w:ins w:id="1934" w:author="Josh Browning" w:date="2015-09-01T07:09:00Z">
                        <w:rPr>
                          <w:rFonts w:ascii="Cambria Math" w:hAnsi="Cambria Math" w:cs="Times New Roman"/>
                          <w:color w:val="000000" w:themeColor="text1"/>
                          <w:szCs w:val="24"/>
                          <w:lang w:val="en-GB"/>
                        </w:rPr>
                        <m:t>∆Y</m:t>
                      </w:ins>
                    </m:r>
                  </m:e>
                  <m:sub>
                    <m:r>
                      <w:ins w:id="1935" w:author="Josh Browning" w:date="2015-09-01T07:09:00Z">
                        <w:rPr>
                          <w:rFonts w:ascii="Cambria Math" w:hAnsi="Cambria Math" w:cs="Times New Roman"/>
                          <w:color w:val="000000" w:themeColor="text1"/>
                          <w:szCs w:val="24"/>
                          <w:lang w:val="en-GB"/>
                        </w:rPr>
                        <m:t>i,j</m:t>
                      </w:ins>
                    </m:r>
                  </m:sub>
                </m:sSub>
              </m:e>
            </m:d>
          </m:e>
        </m:func>
        <m:r>
          <w:ins w:id="1936" w:author="Josh Browning" w:date="2015-09-01T07:09:00Z">
            <w:rPr>
              <w:rFonts w:ascii="Cambria Math" w:hAnsi="Cambria Math" w:cs="Times New Roman"/>
              <w:color w:val="000000" w:themeColor="text1"/>
              <w:szCs w:val="24"/>
              <w:lang w:val="en-GB"/>
            </w:rPr>
            <m:t>+</m:t>
          </w:ins>
        </m:r>
        <m:sSub>
          <m:sSubPr>
            <m:ctrlPr>
              <w:ins w:author="Josh Browning" w:date="2015-09-01T07:09:00Z" w:id="1937">
                <w:rPr>
                  <w:rFonts w:ascii="Cambria Math" w:hAnsi="Cambria Math" w:cs="Times New Roman"/>
                  <w:i/>
                  <w:color w:val="000000" w:themeColor="text1"/>
                  <w:szCs w:val="24"/>
                  <w:lang w:val="en-GB"/>
                </w:rPr>
              </w:ins>
            </m:ctrlPr>
          </m:sSubPr>
          <m:e>
            <m:r>
              <w:ins w:id="1938" w:author="Josh Browning" w:date="2015-09-01T07:09:00Z">
                <w:rPr>
                  <w:rFonts w:ascii="Cambria Math" w:hAnsi="Cambria Math" w:cs="Times New Roman"/>
                  <w:color w:val="000000" w:themeColor="text1"/>
                  <w:szCs w:val="24"/>
                  <w:lang w:val="en-GB"/>
                </w:rPr>
                <m:t>t</m:t>
              </w:ins>
            </m:r>
          </m:e>
          <m:sub>
            <m:r>
              <w:ins w:id="1939" w:author="Josh Browning" w:date="2015-09-01T07:09:00Z">
                <w:rPr>
                  <w:rFonts w:ascii="Cambria Math" w:hAnsi="Cambria Math" w:cs="Times New Roman"/>
                  <w:color w:val="000000" w:themeColor="text1"/>
                  <w:szCs w:val="24"/>
                  <w:lang w:val="en-GB"/>
                </w:rPr>
                <m:t>i</m:t>
              </w:ins>
            </m:r>
          </m:sub>
        </m:sSub>
        <m:r>
          <w:ins w:id="1940" w:author="Josh Browning" w:date="2015-09-01T07:09:00Z">
            <w:rPr>
              <w:rFonts w:ascii="Cambria Math" w:hAnsi="Cambria Math"/>
              <w:color w:val="000000" w:themeColor="text1"/>
              <w:lang w:val="en-GB"/>
              <w:rPrChange w:id="1941" w:author="Josh Browning" w:date="2015-09-03T12:40:00Z">
                <w:rPr>
                  <w:rFonts w:ascii="Lucida Sans Unicode" w:hAnsi="Lucida Sans Unicode"/>
                  <w:color w:val="000000" w:themeColor="text1"/>
                  <w:lang w:val="en-GB"/>
                </w:rPr>
              </w:rPrChange>
            </w:rPr>
            <m:t>*</m:t>
          </w:ins>
        </m:r>
        <m:sSub>
          <m:sSubPr>
            <m:ctrlPr>
              <w:ins w:author="Josh Browning" w:date="2015-09-01T07:09:00Z" w:id="1942">
                <w:rPr>
                  <w:rFonts w:ascii="Cambria Math" w:hAnsi="Cambria Math" w:cs="Times New Roman"/>
                  <w:i/>
                  <w:color w:val="000000" w:themeColor="text1"/>
                  <w:szCs w:val="24"/>
                  <w:lang w:val="en-GB"/>
                </w:rPr>
              </w:ins>
            </m:ctrlPr>
          </m:sSubPr>
          <m:e>
            <m:r>
              <w:ins w:id="1943" w:author="Josh Browning" w:date="2015-09-01T07:09:00Z">
                <w:rPr>
                  <w:rFonts w:ascii="Cambria Math" w:hAnsi="Cambria Math" w:cs="Times New Roman"/>
                  <w:color w:val="000000" w:themeColor="text1"/>
                  <w:szCs w:val="24"/>
                  <w:lang w:val="en-GB"/>
                </w:rPr>
                <m:t>FoodPC</m:t>
              </w:ins>
            </m:r>
          </m:e>
          <m:sub>
            <m:r>
              <w:ins w:id="1944" w:author="Josh Browning" w:date="2015-09-01T07:09:00Z">
                <w:rPr>
                  <w:rFonts w:ascii="Cambria Math" w:hAnsi="Cambria Math" w:cs="Times New Roman"/>
                  <w:color w:val="000000" w:themeColor="text1"/>
                  <w:szCs w:val="24"/>
                  <w:lang w:val="en-GB"/>
                </w:rPr>
                <m:t>t-1,ij</m:t>
              </w:ins>
            </m:r>
          </m:sub>
        </m:sSub>
        <m:r>
          <w:ins w:id="1945" w:author="Josh Browning" w:date="2015-09-01T11:05:00Z">
            <w:rPr>
              <w:rFonts w:ascii="Cambria Math" w:hAnsi="Cambria Math" w:cs="Times New Roman"/>
              <w:color w:val="000000" w:themeColor="text1"/>
              <w:szCs w:val="24"/>
              <w:lang w:val="en-GB"/>
            </w:rPr>
            <m:t xml:space="preserve">    </m:t>
          </w:ins>
        </m:r>
      </m:oMath>
      <w:ins w:author="Josh Browning" w:date="2015-09-01T07:09:00Z" w:id="1946">
        <w:r w:rsidRPr="60226960" w:rsidR="0059554E">
          <w:rPr>
            <w:rFonts w:ascii="Times New Roman" w:hAnsi="Times New Roman" w:eastAsia="Times New Roman" w:cs="Times New Roman"/>
            <w:i w:val="1"/>
            <w:iCs w:val="1"/>
            <w:color w:val="000000" w:themeColor="text1"/>
            <w:lang w:val="en-GB"/>
          </w:rPr>
          <w:t>(</w:t>
        </w:r>
      </w:ins>
      <w:ins w:author="Josh Browning" w:date="2015-09-01T07:14:00Z" w:id="1947">
        <w:r w:rsidRPr="60226960" w:rsidR="0059554E">
          <w:rPr>
            <w:i w:val="1"/>
            <w:iCs w:val="1"/>
          </w:rPr>
          <w:t xml:space="preserve">Equation </w:t>
        </w:r>
        <w:r w:rsidRPr="60226960" w:rsidR="001562E7">
          <w:fldChar w:fldCharType="begin"/>
        </w:r>
        <w:r w:rsidRPr="0059554E" w:rsidR="0059554E">
          <w:rPr>
            <w:i/>
          </w:rPr>
          <w:instrText xml:space="preserve"> SEQ Equation \* ARABIC </w:instrText>
        </w:r>
      </w:ins>
      <w:r w:rsidRPr="0059554E" w:rsidR="001562E7">
        <w:rPr>
          <w:i/>
        </w:rPr>
        <w:fldChar w:fldCharType="separate"/>
      </w:r>
      <w:ins w:author="Onno Hoffmeister (ESS)" w:date="2015-09-08T14:05:00Z" w:id="1948">
        <w:r w:rsidRPr="60226960" w:rsidR="000B360D">
          <w:rPr>
            <w:i w:val="1"/>
            <w:iCs w:val="1"/>
            <w:noProof/>
          </w:rPr>
          <w:t>18</w:t>
        </w:r>
      </w:ins>
      <w:ins w:author="Josh Browning" w:date="2015-09-01T07:14:00Z" w:id="1949">
        <w:r w:rsidRPr="60226960" w:rsidR="001562E7">
          <w:fldChar w:fldCharType="end"/>
        </w:r>
      </w:ins>
      <w:ins w:author="Josh Browning" w:date="2015-09-01T07:12:00Z" w:id="1950">
        <w:r w:rsidRPr="60226960" w:rsidR="001562E7">
          <w:fldChar w:fldCharType="begin"/>
        </w:r>
        <w:r w:rsidRPr="0059554E" w:rsidR="0059554E">
          <w:rPr>
            <w:rFonts w:ascii="Times New Roman" w:hAnsi="Times New Roman" w:cs="Times New Roman"/>
            <w:i/>
            <w:color w:val="000000" w:themeColor="text1"/>
            <w:lang w:val="en-GB"/>
          </w:rPr>
          <w:instrText xml:space="preserve"> EQ </w:instrText>
        </w:r>
        <w:r w:rsidRPr="0059554E" w:rsidR="001562E7">
          <w:rPr>
            <w:rFonts w:ascii="Times New Roman" w:hAnsi="Times New Roman" w:cs="Times New Roman"/>
            <w:i/>
            <w:color w:val="000000" w:themeColor="text1"/>
            <w:lang w:val="en-GB"/>
          </w:rPr>
          <w:fldChar w:fldCharType="end"/>
        </w:r>
      </w:ins>
      <w:ins w:author="Josh Browning" w:date="2015-09-01T07:09:00Z" w:id="1951">
        <w:r w:rsidRPr="0059554E" w:rsidR="0059554E">
          <w:rPr>
            <w:rFonts w:ascii="Times New Roman" w:hAnsi="Times New Roman" w:cs="Times New Roman"/>
            <w:i/>
            <w:color w:val="000000" w:themeColor="text1"/>
            <w:lang w:val="en-GB"/>
          </w:rPr>
          <w:t>)</w:t>
        </w:r>
      </w:ins>
    </w:p>
    <w:p xmlns:wp14="http://schemas.microsoft.com/office/word/2010/wordml" w:rsidRPr="009616CB" w:rsidR="004F65E4" w:rsidP="004F65E4" w:rsidRDefault="004F65E4" w14:paraId="290F3C8F" wp14:textId="77777777" wp14:noSpellErr="1">
      <w:pPr>
        <w:jc w:val="center"/>
        <w:rPr>
          <w:ins w:author="Salar Tayyib" w:date="2015-09-03T12:40:00Z" w:id="1952"/>
          <w:rFonts w:ascii="Times New Roman" w:hAnsi="Times New Roman" w:cs="Times New Roman"/>
          <w:color w:val="000000" w:themeColor="text1"/>
          <w:szCs w:val="24"/>
          <w:lang w:val="en-GB"/>
        </w:rPr>
      </w:pPr>
      <w:ins w:author="Salar Tayyib" w:date="2015-09-03T12:40:00Z" w:id="195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1954">
        <w:r w:rsidRPr="60226960" w:rsidR="000B360D">
          <w:rPr>
            <w:rFonts w:ascii="Times New Roman" w:hAnsi="Times New Roman" w:eastAsia="Times New Roman" w:cs="Times New Roman"/>
            <w:noProof/>
            <w:color w:val="000000" w:themeColor="text1"/>
            <w:lang w:val="en-GB"/>
          </w:rPr>
          <w:t>19</w:t>
        </w:r>
      </w:ins>
      <w:ins w:author="Salar Tayyib" w:date="2015-09-03T12:40:00Z" w:id="1955">
        <w:del w:author="Onno Hoffmeister (ESS)" w:date="2015-09-08T14:05:00Z" w:id="1956">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6BE145BB" wp14:textId="77777777">
      <w:pPr>
        <w:jc w:val="center"/>
        <w:rPr>
          <w:ins w:author="Salar Tayyib" w:date="2015-09-03T12:40:00Z" w:id="1957"/>
          <w:rFonts w:ascii="Times New Roman" w:hAnsi="Times New Roman" w:cs="Times New Roman"/>
          <w:color w:val="000000" w:themeColor="text1"/>
          <w:szCs w:val="24"/>
          <w:lang w:val="en-GB"/>
        </w:rPr>
      </w:pPr>
    </w:p>
    <w:p xmlns:wp14="http://schemas.microsoft.com/office/word/2010/wordml" w:rsidRPr="009616CB" w:rsidR="0059554E" w:rsidP="004F65E4" w:rsidRDefault="004F65E4" w14:paraId="6C9DA3C0" wp14:textId="77777777" wp14:noSpellErr="1">
      <w:pPr>
        <w:jc w:val="both"/>
        <w:rPr>
          <w:ins w:author="Josh Browning" w:date="2015-09-03T12:40:00Z" w:id="1958"/>
          <w:rFonts w:ascii="Times New Roman" w:hAnsi="Times New Roman" w:cs="Times New Roman"/>
          <w:color w:val="000000" w:themeColor="text1"/>
          <w:szCs w:val="24"/>
          <w:lang w:val="en-GB"/>
        </w:rPr>
      </w:pPr>
      <w:proofErr w:type="gramStart"/>
      <w:ins w:author="Salar Tayyib" w:date="2015-09-03T12:40:00Z" w:id="1959">
        <w:r w:rsidRPr="60226960">
          <w:rPr>
            <w:rFonts w:ascii="Times New Roman" w:hAnsi="Times New Roman" w:eastAsia="Times New Roman" w:cs="Times New Roman"/>
            <w:color w:val="000000" w:themeColor="text1"/>
            <w:lang w:val="en-GB"/>
          </w:rPr>
          <w:t>semi</w:t>
        </w:r>
      </w:ins>
      <w:proofErr w:type="gramEnd"/>
    </w:p>
    <w:p xmlns:wp14="http://schemas.microsoft.com/office/word/2010/wordml" w:rsidR="001562E7" w:rsidRDefault="001C04E0" w14:paraId="5F69B7BE" wp14:textId="77777777" wp14:noSpellErr="1">
      <w:pPr>
        <w:rPr>
          <w:rFonts w:ascii="Times New Roman" w:hAnsi="Times New Roman" w:cs="Times New Roman"/>
          <w:color w:val="000000" w:themeColor="text1"/>
          <w:szCs w:val="24"/>
          <w:lang w:val="en-GB"/>
        </w:rPr>
        <w:pPrChange w:author="Josh Browning" w:date="2015-09-03T12:40:00Z" w:id="1960">
          <w:pPr>
            <w:jc w:val="center"/>
          </w:pPr>
        </w:pPrChange>
      </w:pPr>
      <w:ins w:author="Josh Browning" w:date="2015-09-01T11:05:00Z" w:id="1961">
        <w:r w:rsidRPr="60226960">
          <w:rPr>
            <w:rFonts w:ascii="Times New Roman" w:hAnsi="Times New Roman" w:eastAsia="Times New Roman" w:cs="Times New Roman"/>
            <w:color w:val="000000" w:themeColor="text1"/>
            <w:lang w:val="en-GB"/>
          </w:rPr>
          <w:t>L</w:t>
        </w:r>
      </w:ins>
      <w:del w:author="Josh Browning" w:date="2015-09-01T11:05:00Z" w:id="1962">
        <w:r w:rsidRPr="009616CB" w:rsidDel="001C04E0" w:rsidR="004F65E4">
          <w:rPr>
            <w:rFonts w:ascii="Times New Roman" w:hAnsi="Times New Roman" w:cs="Times New Roman"/>
            <w:color w:val="000000" w:themeColor="text1"/>
            <w:szCs w:val="24"/>
            <w:lang w:val="en-GB"/>
          </w:rPr>
          <w:delText>l</w:delText>
        </w:r>
      </w:del>
      <w:ins w:author="Josh Browning" w:date="2015-09-03T12:40:00Z" w:id="1963">
        <w:r w:rsidRPr="60226960" w:rsidR="004F65E4">
          <w:rPr>
            <w:rFonts w:ascii="Times New Roman" w:hAnsi="Times New Roman" w:eastAsia="Times New Roman" w:cs="Times New Roman"/>
            <w:color w:val="000000" w:themeColor="text1"/>
            <w:lang w:val="en-GB"/>
          </w:rPr>
          <w:t>og</w:t>
        </w:r>
      </w:ins>
      <w:r w:rsidRPr="60226960" w:rsidR="004F65E4">
        <w:rPr>
          <w:rFonts w:ascii="Times New Roman" w:hAnsi="Times New Roman" w:eastAsia="Times New Roman" w:cs="Times New Roman"/>
          <w:color w:val="000000" w:themeColor="text1"/>
          <w:lang w:val="en-GB"/>
        </w:rPr>
        <w:t>-log specification:</w:t>
      </w:r>
    </w:p>
    <w:p xmlns:wp14="http://schemas.microsoft.com/office/word/2010/wordml" w:rsidRPr="009616CB" w:rsidR="004F65E4" w:rsidDel="001C04E0" w:rsidP="004F65E4" w:rsidRDefault="00657C93" w14:paraId="17E3DC6A" wp14:textId="77777777">
      <w:pPr>
        <w:jc w:val="center"/>
        <w:rPr>
          <w:del w:author="Josh Browning" w:date="2015-09-01T11:06:00Z" w:id="1964"/>
          <w:rFonts w:ascii="Times New Roman" w:hAnsi="Times New Roman" w:cs="Times New Roman"/>
          <w:i/>
          <w:color w:val="000000" w:themeColor="text1"/>
          <w:szCs w:val="24"/>
          <w:lang w:val="en-GB"/>
        </w:rPr>
      </w:pPr>
      <m:oMathPara>
        <m:oMath>
          <m:sSub>
            <m:sSubPr>
              <m:ctrlPr>
                <w:ins w:author="Salar Tayyib" w:date="2015-09-03T12:40:00Z" w:id="1965">
                  <w:rPr>
                    <w:rFonts w:ascii="Cambria Math" w:hAnsi="Cambria Math" w:cs="Times New Roman"/>
                    <w:color w:val="000000" w:themeColor="text1"/>
                    <w:szCs w:val="24"/>
                    <w:lang w:val="en-GB"/>
                  </w:rPr>
                </w:ins>
              </m:ctrlPr>
            </m:sSubPr>
            <m:e>
              <m:r>
                <w:ins w:id="1966" w:author="Salar Tayyib" w:date="2015-09-03T12:40:00Z">
                  <m:rPr>
                    <m:sty m:val="p"/>
                  </m:rPr>
                  <w:rPr>
                    <w:rFonts w:ascii="Cambria Math" w:hAnsi="Cambria Math" w:cs="Times New Roman"/>
                    <w:color w:val="000000" w:themeColor="text1"/>
                    <w:szCs w:val="24"/>
                    <w:lang w:val="en-GB"/>
                  </w:rPr>
                  <m:t>FoodPC</m:t>
                </w:ins>
              </m:r>
            </m:e>
            <m:sub>
              <m:r>
                <w:ins w:id="1967" w:author="Salar Tayyib" w:date="2015-09-03T12:40:00Z">
                  <m:rPr>
                    <m:sty m:val="p"/>
                  </m:rPr>
                  <w:rPr>
                    <w:rFonts w:ascii="Cambria Math" w:hAnsi="Cambria Math" w:cs="Times New Roman"/>
                    <w:color w:val="000000" w:themeColor="text1"/>
                    <w:szCs w:val="24"/>
                    <w:lang w:val="en-GB"/>
                  </w:rPr>
                  <m:t>t,ij</m:t>
                </w:ins>
              </m:r>
            </m:sub>
          </m:sSub>
          <m:r>
            <w:ins w:id="1968"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69">
                  <w:rPr>
                    <w:rFonts w:ascii="Cambria Math" w:hAnsi="Cambria Math" w:cs="Times New Roman"/>
                    <w:color w:val="000000" w:themeColor="text1"/>
                    <w:szCs w:val="24"/>
                    <w:lang w:val="en-GB"/>
                  </w:rPr>
                </w:ins>
              </m:ctrlPr>
            </m:sSubPr>
            <m:e>
              <m:r>
                <w:ins w:id="1970" w:author="Salar Tayyib" w:date="2015-09-03T12:40:00Z">
                  <m:rPr>
                    <m:sty m:val="p"/>
                  </m:rPr>
                  <w:rPr>
                    <w:rFonts w:ascii="Cambria Math" w:hAnsi="Cambria Math" w:cs="Times New Roman"/>
                    <w:color w:val="000000" w:themeColor="text1"/>
                    <w:szCs w:val="24"/>
                    <w:lang w:val="en-GB"/>
                  </w:rPr>
                  <m:t>FoodPC</m:t>
                </w:ins>
              </m:r>
            </m:e>
            <m:sub>
              <m:r>
                <w:ins w:id="1971" w:author="Salar Tayyib" w:date="2015-09-03T12:40:00Z">
                  <m:rPr>
                    <m:sty m:val="p"/>
                  </m:rPr>
                  <w:rPr>
                    <w:rFonts w:ascii="Cambria Math" w:hAnsi="Cambria Math" w:cs="Times New Roman"/>
                    <w:color w:val="000000" w:themeColor="text1"/>
                    <w:szCs w:val="24"/>
                    <w:lang w:val="en-GB"/>
                  </w:rPr>
                  <m:t>t-1,ij</m:t>
                </w:ins>
              </m:r>
            </m:sub>
          </m:sSub>
          <m:r>
            <w:ins w:id="1972"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73">
                  <w:rPr>
                    <w:rFonts w:ascii="Cambria Math" w:hAnsi="Cambria Math" w:cs="Times New Roman"/>
                    <w:color w:val="000000" w:themeColor="text1"/>
                    <w:szCs w:val="24"/>
                    <w:lang w:val="en-GB"/>
                  </w:rPr>
                </w:ins>
              </m:ctrlPr>
            </m:sSubPr>
            <m:e>
              <m:r>
                <w:ins w:id="1974" w:author="Salar Tayyib" w:date="2015-09-03T12:40:00Z">
                  <m:rPr>
                    <m:sty m:val="p"/>
                  </m:rPr>
                  <w:rPr>
                    <w:rFonts w:ascii="Cambria Math" w:hAnsi="Cambria Math" w:cs="Times New Roman"/>
                    <w:color w:val="000000" w:themeColor="text1"/>
                    <w:szCs w:val="24"/>
                    <w:lang w:val="en-GB"/>
                  </w:rPr>
                  <m:t>ε</m:t>
                </w:ins>
              </m:r>
            </m:e>
            <m:sub>
              <m:r>
                <w:ins w:id="1975" w:author="Salar Tayyib" w:date="2015-09-03T12:40:00Z">
                  <m:rPr>
                    <m:sty m:val="p"/>
                  </m:rPr>
                  <w:rPr>
                    <w:rFonts w:ascii="Cambria Math" w:hAnsi="Cambria Math" w:cs="Times New Roman"/>
                    <w:color w:val="000000" w:themeColor="text1"/>
                    <w:szCs w:val="24"/>
                    <w:lang w:val="en-GB"/>
                  </w:rPr>
                  <m:t>i</m:t>
                </w:ins>
              </m:r>
            </m:sub>
          </m:sSub>
          <m:r>
            <w:ins w:id="1976" w:author="Salar Tayyib" w:date="2015-09-03T12:40:00Z">
              <m:rPr>
                <m:sty m:val="p"/>
              </m:rPr>
              <w:rPr>
                <w:rFonts w:ascii="Cambria Math" w:hAnsi="Cambria Math" w:cs="Times New Roman"/>
                <w:color w:val="000000" w:themeColor="text1"/>
                <w:szCs w:val="24"/>
                <w:lang w:val="en-GB"/>
              </w:rPr>
              <m:t xml:space="preserve"> </m:t>
            </w:ins>
          </m:r>
          <m:func>
            <m:funcPr>
              <m:ctrlPr>
                <w:ins w:author="Salar Tayyib" w:date="2015-09-03T12:40:00Z" w:id="1977">
                  <w:rPr>
                    <w:rFonts w:ascii="Cambria Math" w:hAnsi="Cambria Math" w:cs="Times New Roman"/>
                    <w:color w:val="000000" w:themeColor="text1"/>
                    <w:szCs w:val="24"/>
                    <w:lang w:val="en-GB"/>
                  </w:rPr>
                </w:ins>
              </m:ctrlPr>
            </m:funcPr>
            <m:fName>
              <m:r>
                <w:ins w:id="1978" w:author="Salar Tayyib" w:date="2015-09-03T12:40:00Z">
                  <m:rPr>
                    <m:sty m:val="p"/>
                  </m:rPr>
                  <w:rPr>
                    <w:rFonts w:ascii="Cambria Math" w:hAnsi="Cambria Math" w:cs="Times New Roman"/>
                    <w:color w:val="000000" w:themeColor="text1"/>
                    <w:szCs w:val="24"/>
                    <w:lang w:val="en-GB"/>
                  </w:rPr>
                  <m:t>log</m:t>
                </w:ins>
              </m:r>
            </m:fName>
            <m:e>
              <m:d>
                <m:dPr>
                  <m:ctrlPr>
                    <w:ins w:author="Salar Tayyib" w:date="2015-09-03T12:40:00Z" w:id="1979">
                      <w:rPr>
                        <w:rFonts w:ascii="Cambria Math" w:hAnsi="Cambria Math" w:cs="Times New Roman"/>
                        <w:color w:val="000000" w:themeColor="text1"/>
                        <w:szCs w:val="24"/>
                        <w:lang w:val="en-GB"/>
                      </w:rPr>
                    </w:ins>
                  </m:ctrlPr>
                </m:dPr>
                <m:e>
                  <m:sSub>
                    <m:sSubPr>
                      <m:ctrlPr>
                        <w:ins w:author="Salar Tayyib" w:date="2015-09-03T12:40:00Z" w:id="1980">
                          <w:rPr>
                            <w:rFonts w:ascii="Cambria Math" w:hAnsi="Cambria Math" w:cs="Times New Roman"/>
                            <w:color w:val="000000" w:themeColor="text1"/>
                            <w:szCs w:val="24"/>
                            <w:lang w:val="en-GB"/>
                          </w:rPr>
                        </w:ins>
                      </m:ctrlPr>
                    </m:sSubPr>
                    <m:e>
                      <m:r>
                        <w:ins w:id="1981" w:author="Salar Tayyib" w:date="2015-09-03T12:40:00Z">
                          <m:rPr>
                            <m:sty m:val="p"/>
                          </m:rPr>
                          <w:rPr>
                            <w:rFonts w:ascii="Cambria Math" w:hAnsi="Cambria Math" w:cs="Times New Roman"/>
                            <w:color w:val="000000" w:themeColor="text1"/>
                            <w:szCs w:val="24"/>
                            <w:lang w:val="en-GB"/>
                          </w:rPr>
                          <m:t>∆Y</m:t>
                        </w:ins>
                      </m:r>
                    </m:e>
                    <m:sub>
                      <m:r>
                        <w:ins w:id="1982" w:author="Salar Tayyib" w:date="2015-09-03T12:40:00Z">
                          <m:rPr>
                            <m:sty m:val="p"/>
                          </m:rPr>
                          <w:rPr>
                            <w:rFonts w:ascii="Cambria Math" w:hAnsi="Cambria Math" w:cs="Times New Roman"/>
                            <w:color w:val="000000" w:themeColor="text1"/>
                            <w:szCs w:val="24"/>
                            <w:lang w:val="en-GB"/>
                          </w:rPr>
                          <m:t>i,j</m:t>
                        </w:ins>
                      </m:r>
                    </m:sub>
                  </m:sSub>
                </m:e>
              </m:d>
            </m:e>
          </m:func>
          <m:r>
            <w:ins w:id="1983"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84">
                  <w:rPr>
                    <w:rFonts w:ascii="Cambria Math" w:hAnsi="Cambria Math" w:cs="Times New Roman"/>
                    <w:color w:val="000000" w:themeColor="text1"/>
                    <w:szCs w:val="24"/>
                    <w:lang w:val="en-GB"/>
                  </w:rPr>
                </w:ins>
              </m:ctrlPr>
            </m:sSubPr>
            <m:e>
              <m:r>
                <w:ins w:id="1985" w:author="Salar Tayyib" w:date="2015-09-03T12:40:00Z">
                  <m:rPr>
                    <m:sty m:val="p"/>
                  </m:rPr>
                  <w:rPr>
                    <w:rFonts w:ascii="Cambria Math" w:hAnsi="Cambria Math" w:cs="Times New Roman"/>
                    <w:color w:val="000000" w:themeColor="text1"/>
                    <w:szCs w:val="24"/>
                    <w:lang w:val="en-GB"/>
                  </w:rPr>
                  <m:t>t</m:t>
                </w:ins>
              </m:r>
            </m:e>
            <m:sub>
              <m:r>
                <w:ins w:id="1986" w:author="Salar Tayyib" w:date="2015-09-03T12:40:00Z">
                  <m:rPr>
                    <m:sty m:val="p"/>
                  </m:rPr>
                  <w:rPr>
                    <w:rFonts w:ascii="Cambria Math" w:hAnsi="Cambria Math" w:cs="Times New Roman"/>
                    <w:color w:val="000000" w:themeColor="text1"/>
                    <w:szCs w:val="24"/>
                    <w:lang w:val="en-GB"/>
                  </w:rPr>
                  <m:t>i</m:t>
                </w:ins>
              </m:r>
            </m:sub>
          </m:sSub>
          <m:r>
            <w:ins w:id="1987" w:author="Salar Tayyib" w:date="2015-09-03T12:40:00Z">
              <m:rPr>
                <m:sty m:val="p"/>
              </m:rPr>
              <w:rPr>
                <w:rFonts w:ascii="Lucida Sans Unicode" w:hAnsi="Lucida Sans Unicode" w:cs="Lucida Sans Unicode"/>
                <w:color w:val="000000" w:themeColor="text1"/>
                <w:szCs w:val="24"/>
                <w:lang w:val="en-GB"/>
              </w:rPr>
              <m:t>*</m:t>
            </w:ins>
          </m:r>
          <m:sSub>
            <m:sSubPr>
              <m:ctrlPr>
                <w:ins w:author="Salar Tayyib" w:date="2015-09-03T12:40:00Z" w:id="1988">
                  <w:rPr>
                    <w:rFonts w:ascii="Cambria Math" w:hAnsi="Cambria Math" w:cs="Times New Roman"/>
                    <w:color w:val="000000" w:themeColor="text1"/>
                    <w:szCs w:val="24"/>
                    <w:lang w:val="en-GB"/>
                  </w:rPr>
                </w:ins>
              </m:ctrlPr>
            </m:sSubPr>
            <m:e>
              <m:r>
                <w:ins w:id="1989" w:author="Salar Tayyib" w:date="2015-09-03T12:40:00Z">
                  <m:rPr>
                    <m:sty m:val="p"/>
                  </m:rPr>
                  <w:rPr>
                    <w:rFonts w:ascii="Cambria Math" w:hAnsi="Cambria Math" w:cs="Times New Roman"/>
                    <w:color w:val="000000" w:themeColor="text1"/>
                    <w:szCs w:val="24"/>
                    <w:lang w:val="en-GB"/>
                  </w:rPr>
                  <m:t>FoodPC</m:t>
                </w:ins>
              </m:r>
            </m:e>
            <m:sub>
              <m:r>
                <w:ins w:id="1990" w:author="Salar Tayyib" w:date="2015-09-03T12:40:00Z">
                  <m:rPr>
                    <m:sty m:val="p"/>
                  </m:rPr>
                  <w:rPr>
                    <w:rFonts w:ascii="Cambria Math" w:hAnsi="Cambria Math" w:cs="Times New Roman"/>
                    <w:color w:val="000000" w:themeColor="text1"/>
                    <w:szCs w:val="24"/>
                    <w:lang w:val="en-GB"/>
                  </w:rPr>
                  <m:t>t-1,ij</m:t>
                </w:ins>
              </m:r>
            </m:sub>
          </m:sSub>
          <m:func>
            <m:funcPr>
              <m:ctrlPr>
                <w:ins w:author="Josh Browning" w:date="2015-09-03T12:40:00Z" w:id="1991">
                  <w:rPr>
                    <w:rFonts w:ascii="Cambria Math" w:hAnsi="Cambria Math" w:cs="Times New Roman"/>
                    <w:i/>
                    <w:color w:val="000000" w:themeColor="text1"/>
                    <w:szCs w:val="24"/>
                    <w:lang w:val="en-GB"/>
                  </w:rPr>
                </w:ins>
              </m:ctrlPr>
            </m:funcPr>
            <m:fName>
              <m:r>
                <w:ins w:id="1992" w:author="Josh Browning" w:date="2015-09-03T12:40:00Z">
                  <w:rPr>
                    <w:rFonts w:ascii="Cambria Math" w:hAnsi="Cambria Math" w:cs="Times New Roman"/>
                    <w:color w:val="000000" w:themeColor="text1"/>
                    <w:szCs w:val="24"/>
                    <w:lang w:val="en-GB"/>
                  </w:rPr>
                  <m:t>log</m:t>
                </w:ins>
              </m:r>
            </m:fName>
            <m:e>
              <m:d>
                <m:dPr>
                  <m:ctrlPr>
                    <w:ins w:author="Josh Browning" w:date="2015-09-03T12:40:00Z" w:id="1993">
                      <w:rPr>
                        <w:rFonts w:ascii="Cambria Math" w:hAnsi="Cambria Math" w:cs="Times New Roman"/>
                        <w:i/>
                        <w:color w:val="000000" w:themeColor="text1"/>
                        <w:szCs w:val="24"/>
                        <w:lang w:val="en-GB"/>
                      </w:rPr>
                    </w:ins>
                  </m:ctrlPr>
                </m:dPr>
                <m:e>
                  <m:sSub>
                    <m:sSubPr>
                      <m:ctrlPr>
                        <w:ins w:author="Josh Browning" w:date="2015-09-03T12:40:00Z" w:id="1994">
                          <w:rPr>
                            <w:rFonts w:ascii="Cambria Math" w:hAnsi="Cambria Math" w:cs="Times New Roman"/>
                            <w:i/>
                            <w:color w:val="000000" w:themeColor="text1"/>
                            <w:szCs w:val="24"/>
                            <w:lang w:val="en-GB"/>
                          </w:rPr>
                        </w:ins>
                      </m:ctrlPr>
                    </m:sSubPr>
                    <m:e>
                      <m:r>
                        <w:ins w:id="1995" w:author="Josh Browning" w:date="2015-09-03T12:40:00Z">
                          <w:rPr>
                            <w:rFonts w:ascii="Cambria Math" w:hAnsi="Cambria Math" w:cs="Times New Roman"/>
                            <w:color w:val="000000" w:themeColor="text1"/>
                            <w:szCs w:val="24"/>
                            <w:lang w:val="en-GB"/>
                          </w:rPr>
                          <m:t>FoodPC</m:t>
                        </w:ins>
                      </m:r>
                    </m:e>
                    <m:sub>
                      <m:r>
                        <w:ins w:id="1996" w:author="Josh Browning" w:date="2015-09-03T12:40:00Z">
                          <w:rPr>
                            <w:rFonts w:ascii="Cambria Math" w:hAnsi="Cambria Math" w:cs="Times New Roman"/>
                            <w:color w:val="000000" w:themeColor="text1"/>
                            <w:szCs w:val="24"/>
                            <w:lang w:val="en-GB"/>
                          </w:rPr>
                          <m:t>t,ij</m:t>
                        </w:ins>
                      </m:r>
                    </m:sub>
                  </m:sSub>
                </m:e>
              </m:d>
            </m:e>
          </m:func>
          <m:r>
            <w:ins w:id="1997" w:author="Josh Browning" w:date="2015-09-03T12:40:00Z">
              <w:rPr>
                <w:rFonts w:ascii="Cambria Math" w:hAnsi="Cambria Math" w:cs="Times New Roman"/>
                <w:color w:val="000000" w:themeColor="text1"/>
                <w:szCs w:val="24"/>
                <w:lang w:val="en-GB"/>
              </w:rPr>
              <m:t>=</m:t>
            </w:ins>
          </m:r>
          <m:sSub>
            <m:sSubPr>
              <m:ctrlPr>
                <w:ins w:author="Josh Browning" w:date="2015-09-03T12:40:00Z" w:id="1998">
                  <w:rPr>
                    <w:rFonts w:ascii="Cambria Math" w:hAnsi="Cambria Math" w:cs="Times New Roman"/>
                    <w:i/>
                    <w:color w:val="000000" w:themeColor="text1"/>
                    <w:szCs w:val="24"/>
                    <w:lang w:val="en-GB"/>
                  </w:rPr>
                </w:ins>
              </m:ctrlPr>
            </m:sSubPr>
            <m:e>
              <m:r>
                <w:ins w:id="1999" w:author="Josh Browning" w:date="2015-09-03T12:40:00Z">
                  <w:rPr>
                    <w:rFonts w:ascii="Cambria Math" w:hAnsi="Cambria Math" w:cs="Times New Roman"/>
                    <w:color w:val="000000" w:themeColor="text1"/>
                    <w:szCs w:val="24"/>
                    <w:lang w:val="en-GB"/>
                  </w:rPr>
                  <m:t>FoodPC</m:t>
                </w:ins>
              </m:r>
            </m:e>
            <m:sub>
              <m:r>
                <w:ins w:id="2000" w:author="Josh Browning" w:date="2015-09-03T12:40:00Z">
                  <w:rPr>
                    <w:rFonts w:ascii="Cambria Math" w:hAnsi="Cambria Math" w:cs="Times New Roman"/>
                    <w:color w:val="000000" w:themeColor="text1"/>
                    <w:szCs w:val="24"/>
                    <w:lang w:val="en-GB"/>
                  </w:rPr>
                  <m:t>t-1,ij</m:t>
                </w:ins>
              </m:r>
            </m:sub>
          </m:sSub>
          <m:r>
            <w:ins w:id="2001" w:author="Josh Browning" w:date="2015-09-03T12:40:00Z">
              <w:rPr>
                <w:rFonts w:ascii="Cambria Math" w:hAnsi="Cambria Math" w:cs="Times New Roman"/>
                <w:color w:val="000000" w:themeColor="text1"/>
                <w:szCs w:val="24"/>
                <w:lang w:val="en-GB"/>
              </w:rPr>
              <m:t>+</m:t>
            </w:ins>
          </m:r>
          <m:sSub>
            <m:sSubPr>
              <m:ctrlPr>
                <w:ins w:author="Josh Browning" w:date="2015-09-03T12:40:00Z" w:id="2002">
                  <w:rPr>
                    <w:rFonts w:ascii="Cambria Math" w:hAnsi="Cambria Math" w:cs="Times New Roman"/>
                    <w:i/>
                    <w:color w:val="000000" w:themeColor="text1"/>
                    <w:szCs w:val="24"/>
                    <w:lang w:val="en-GB"/>
                  </w:rPr>
                </w:ins>
              </m:ctrlPr>
            </m:sSubPr>
            <m:e>
              <m:r>
                <w:ins w:id="2003" w:author="Josh Browning" w:date="2015-09-03T12:40:00Z">
                  <w:rPr>
                    <w:rFonts w:ascii="Cambria Math" w:hAnsi="Cambria Math" w:cs="Times New Roman"/>
                    <w:color w:val="000000" w:themeColor="text1"/>
                    <w:szCs w:val="24"/>
                    <w:lang w:val="en-GB"/>
                  </w:rPr>
                  <m:t>ε</m:t>
                </w:ins>
              </m:r>
            </m:e>
            <m:sub>
              <m:r>
                <w:ins w:id="2004" w:author="Josh Browning" w:date="2015-09-03T12:40:00Z">
                  <w:rPr>
                    <w:rFonts w:ascii="Cambria Math" w:hAnsi="Cambria Math" w:cs="Times New Roman"/>
                    <w:color w:val="000000" w:themeColor="text1"/>
                    <w:szCs w:val="24"/>
                    <w:lang w:val="en-GB"/>
                  </w:rPr>
                  <m:t>ij</m:t>
                </w:ins>
              </m:r>
            </m:sub>
          </m:sSub>
          <m:r>
            <w:ins w:id="2005"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06">
                  <w:rPr>
                    <w:rFonts w:ascii="Cambria Math" w:hAnsi="Cambria Math" w:cs="Times New Roman"/>
                    <w:i/>
                    <w:color w:val="000000" w:themeColor="text1"/>
                    <w:szCs w:val="24"/>
                    <w:lang w:val="en-GB"/>
                  </w:rPr>
                </w:ins>
              </m:ctrlPr>
            </m:funcPr>
            <m:fName>
              <m:r>
                <w:ins w:id="2007" w:author="Josh Browning" w:date="2015-09-03T12:40:00Z">
                  <w:rPr>
                    <w:rFonts w:ascii="Cambria Math" w:hAnsi="Cambria Math" w:cs="Times New Roman"/>
                    <w:color w:val="000000" w:themeColor="text1"/>
                    <w:szCs w:val="24"/>
                    <w:lang w:val="en-GB"/>
                  </w:rPr>
                  <m:t>log</m:t>
                </w:ins>
              </m:r>
            </m:fName>
            <m:e>
              <m:d>
                <m:dPr>
                  <m:ctrlPr>
                    <w:ins w:author="Josh Browning" w:date="2015-09-03T12:40:00Z" w:id="2008">
                      <w:rPr>
                        <w:rFonts w:ascii="Cambria Math" w:hAnsi="Cambria Math" w:cs="Times New Roman"/>
                        <w:i/>
                        <w:color w:val="000000" w:themeColor="text1"/>
                        <w:szCs w:val="24"/>
                        <w:lang w:val="en-GB"/>
                      </w:rPr>
                    </w:ins>
                  </m:ctrlPr>
                </m:dPr>
                <m:e>
                  <m:sSub>
                    <m:sSubPr>
                      <m:ctrlPr>
                        <w:ins w:author="Josh Browning" w:date="2015-09-03T12:40:00Z" w:id="2009">
                          <w:rPr>
                            <w:rFonts w:ascii="Cambria Math" w:hAnsi="Cambria Math" w:cs="Times New Roman"/>
                            <w:i/>
                            <w:color w:val="000000" w:themeColor="text1"/>
                            <w:szCs w:val="24"/>
                            <w:lang w:val="en-GB"/>
                          </w:rPr>
                        </w:ins>
                      </m:ctrlPr>
                    </m:sSubPr>
                    <m:e>
                      <m:r>
                        <w:ins w:id="2010" w:author="Josh Browning" w:date="2015-09-03T12:40:00Z">
                          <w:rPr>
                            <w:rFonts w:ascii="Cambria Math" w:hAnsi="Cambria Math" w:cs="Times New Roman"/>
                            <w:color w:val="000000" w:themeColor="text1"/>
                            <w:szCs w:val="24"/>
                            <w:lang w:val="en-GB"/>
                          </w:rPr>
                          <m:t>∆Y</m:t>
                        </w:ins>
                      </m:r>
                    </m:e>
                    <m:sub>
                      <m:r>
                        <w:ins w:id="2011" w:author="Josh Browning" w:date="2015-09-03T12:40:00Z">
                          <w:rPr>
                            <w:rFonts w:ascii="Cambria Math" w:hAnsi="Cambria Math" w:cs="Times New Roman"/>
                            <w:color w:val="000000" w:themeColor="text1"/>
                            <w:szCs w:val="24"/>
                            <w:lang w:val="en-GB"/>
                          </w:rPr>
                          <m:t>i,j</m:t>
                        </w:ins>
                      </m:r>
                    </m:sub>
                  </m:sSub>
                </m:e>
              </m:d>
            </m:e>
          </m:func>
          <m:r>
            <w:ins w:id="2012" w:author="Josh Browning" w:date="2015-09-03T12:40:00Z">
              <w:rPr>
                <w:rFonts w:ascii="Cambria Math" w:hAnsi="Cambria Math" w:cs="Times New Roman"/>
                <w:color w:val="000000" w:themeColor="text1"/>
                <w:szCs w:val="24"/>
                <w:lang w:val="en-GB"/>
              </w:rPr>
              <m:t>+</m:t>
            </w:ins>
          </m:r>
          <m:sSub>
            <m:sSubPr>
              <m:ctrlPr>
                <w:ins w:author="Josh Browning" w:date="2015-09-03T12:40:00Z" w:id="2013">
                  <w:rPr>
                    <w:rFonts w:ascii="Cambria Math" w:hAnsi="Cambria Math" w:cs="Times New Roman"/>
                    <w:i/>
                    <w:color w:val="000000" w:themeColor="text1"/>
                    <w:szCs w:val="24"/>
                    <w:lang w:val="en-GB"/>
                  </w:rPr>
                </w:ins>
              </m:ctrlPr>
            </m:sSubPr>
            <m:e>
              <m:r>
                <w:ins w:id="2014" w:author="Josh Browning" w:date="2015-09-03T12:40:00Z">
                  <w:rPr>
                    <w:rFonts w:ascii="Cambria Math" w:hAnsi="Cambria Math" w:cs="Times New Roman"/>
                    <w:color w:val="000000" w:themeColor="text1"/>
                    <w:szCs w:val="24"/>
                    <w:lang w:val="en-GB"/>
                  </w:rPr>
                  <m:t>t</m:t>
                </w:ins>
              </m:r>
            </m:e>
            <m:sub>
              <m:r>
                <w:ins w:id="2015" w:author="Josh Browning" w:date="2015-09-03T12:40:00Z">
                  <w:rPr>
                    <w:rFonts w:ascii="Cambria Math" w:hAnsi="Cambria Math" w:cs="Times New Roman"/>
                    <w:color w:val="000000" w:themeColor="text1"/>
                    <w:szCs w:val="24"/>
                    <w:lang w:val="en-GB"/>
                  </w:rPr>
                  <m:t>i</m:t>
                </w:ins>
              </m:r>
            </m:sub>
          </m:sSub>
          <m:r>
            <w:ins w:id="2016" w:author="Josh Browning" w:date="2015-09-03T12:40:00Z">
              <w:rPr>
                <w:rFonts w:ascii="Cambria Math" w:hAnsi="Cambria Math" w:cs="Times New Roman"/>
                <w:color w:val="000000" w:themeColor="text1"/>
                <w:szCs w:val="24"/>
                <w:lang w:val="en-GB"/>
              </w:rPr>
              <m:t>*</m:t>
            </w:ins>
          </m:r>
          <m:sSub>
            <m:sSubPr>
              <m:ctrlPr>
                <w:ins w:author="Josh Browning" w:date="2015-09-03T12:40:00Z" w:id="2017">
                  <w:rPr>
                    <w:rFonts w:ascii="Cambria Math" w:hAnsi="Cambria Math" w:cs="Times New Roman"/>
                    <w:i/>
                    <w:color w:val="000000" w:themeColor="text1"/>
                    <w:szCs w:val="24"/>
                    <w:lang w:val="en-GB"/>
                  </w:rPr>
                </w:ins>
              </m:ctrlPr>
            </m:sSubPr>
            <m:e>
              <m:r>
                <w:ins w:id="2018" w:author="Josh Browning" w:date="2015-09-03T12:40:00Z">
                  <w:rPr>
                    <w:rFonts w:ascii="Cambria Math" w:hAnsi="Cambria Math" w:cs="Times New Roman"/>
                    <w:color w:val="000000" w:themeColor="text1"/>
                    <w:szCs w:val="24"/>
                    <w:lang w:val="en-GB"/>
                  </w:rPr>
                  <m:t>FoodPC</m:t>
                </w:ins>
              </m:r>
            </m:e>
            <m:sub>
              <m:r>
                <w:ins w:id="2019" w:author="Josh Browning" w:date="2015-09-03T12:40:00Z">
                  <w:rPr>
                    <w:rFonts w:ascii="Cambria Math" w:hAnsi="Cambria Math" w:cs="Times New Roman"/>
                    <w:color w:val="000000" w:themeColor="text1"/>
                    <w:szCs w:val="24"/>
                    <w:lang w:val="en-GB"/>
                  </w:rPr>
                  <m:t>t-1,ij</m:t>
                </w:ins>
              </m:r>
            </m:sub>
          </m:sSub>
          <m:r>
            <w:ins w:id="2020" w:author="Josh Browning" w:date="2015-09-01T11:06:00Z">
              <w:rPr>
                <w:rFonts w:ascii="Cambria Math" w:hAnsi="Cambria Math" w:cs="Times New Roman"/>
                <w:color w:val="000000" w:themeColor="text1"/>
                <w:szCs w:val="24"/>
                <w:lang w:val="en-GB"/>
              </w:rPr>
              <m:t xml:space="preserve"> </m:t>
            </w:ins>
          </m:r>
        </m:oMath>
      </m:oMathPara>
    </w:p>
    <w:p xmlns:wp14="http://schemas.microsoft.com/office/word/2010/wordml" w:rsidR="001562E7" w:rsidRDefault="004F65E4" w14:paraId="3255B8DC" wp14:textId="77777777" wp14:noSpellErr="1">
      <w:pPr>
        <w:jc w:val="center"/>
        <w:rPr>
          <w:ins w:author="Josh Browning" w:date="2015-09-03T12:40:00Z" w:id="2021"/>
          <w:rFonts w:ascii="Times New Roman" w:hAnsi="Times New Roman" w:cs="Times New Roman"/>
          <w:color w:val="000000" w:themeColor="text1"/>
          <w:szCs w:val="24"/>
          <w:lang w:val="en-GB"/>
        </w:rPr>
        <w:pPrChange w:author="Josh Browning" w:date="2015-09-01T11:06:00Z" w:id="2022">
          <w:pPr/>
        </w:pPrChange>
      </w:pPr>
      <w:ins w:author="Josh Browning" w:date="2015-09-03T12:40:00Z" w:id="202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2024">
        <w:r w:rsidRPr="60226960" w:rsidR="000B360D">
          <w:rPr>
            <w:rFonts w:ascii="Times New Roman" w:hAnsi="Times New Roman" w:eastAsia="Times New Roman" w:cs="Times New Roman"/>
            <w:noProof/>
            <w:color w:val="000000" w:themeColor="text1"/>
            <w:lang w:val="en-GB"/>
          </w:rPr>
          <w:t>20</w:t>
        </w:r>
      </w:ins>
      <w:ins w:author="Josh Browning" w:date="2015-09-03T12:40:00Z" w:id="2025">
        <w:del w:author="Onno Hoffmeister (ESS)" w:date="2015-09-08T14:05:00Z" w:id="2026">
          <w:r w:rsidDel="000B360D" w:rsidR="0059554E">
            <w:rPr>
              <w:rFonts w:ascii="Times New Roman" w:hAnsi="Times New Roman" w:cs="Times New Roman"/>
              <w:noProof/>
              <w:color w:val="000000" w:themeColor="text1"/>
              <w:szCs w:val="24"/>
              <w:lang w:val="en-GB"/>
            </w:rPr>
            <w:delText>19</w:delText>
          </w:r>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17C2FC28" wp14:textId="77777777">
      <w:pPr>
        <w:jc w:val="center"/>
        <w:rPr>
          <w:ins w:author="Josh Browning" w:date="2015-09-03T12:40:00Z" w:id="2027"/>
          <w:rFonts w:ascii="Times New Roman" w:hAnsi="Times New Roman" w:cs="Times New Roman"/>
          <w:color w:val="000000" w:themeColor="text1"/>
          <w:szCs w:val="24"/>
          <w:lang w:val="en-GB"/>
        </w:rPr>
      </w:pPr>
    </w:p>
    <w:p xmlns:wp14="http://schemas.microsoft.com/office/word/2010/wordml" w:rsidR="001562E7" w:rsidRDefault="004F65E4" w14:paraId="1612D296" wp14:textId="77777777" wp14:noSpellErr="1">
      <w:pPr>
        <w:rPr>
          <w:ins w:author="Josh Browning" w:date="2015-09-03T12:40:00Z" w:id="2028"/>
          <w:rFonts w:ascii="Times New Roman" w:hAnsi="Times New Roman" w:cs="Times New Roman"/>
          <w:color w:val="000000" w:themeColor="text1"/>
          <w:szCs w:val="24"/>
          <w:lang w:val="en-GB"/>
        </w:rPr>
        <w:pPrChange w:author="Josh Browning" w:date="2015-09-01T11:07:00Z" w:id="2029">
          <w:pPr>
            <w:jc w:val="center"/>
          </w:pPr>
        </w:pPrChange>
      </w:pPr>
      <w:del w:author="Josh Browning" w:date="2015-09-01T11:07:00Z" w:id="2030">
        <w:r w:rsidRPr="009616CB" w:rsidDel="001C04E0">
          <w:rPr>
            <w:rFonts w:ascii="Times New Roman" w:hAnsi="Times New Roman" w:cs="Times New Roman"/>
            <w:color w:val="000000" w:themeColor="text1"/>
            <w:szCs w:val="24"/>
            <w:lang w:val="en-GB"/>
          </w:rPr>
          <w:delText>semi</w:delText>
        </w:r>
      </w:del>
      <w:ins w:author="Josh Browning" w:date="2015-09-01T11:07:00Z" w:id="2031">
        <w:r w:rsidRPr="60226960" w:rsidR="001C04E0">
          <w:rPr>
            <w:rFonts w:ascii="Times New Roman" w:hAnsi="Times New Roman" w:eastAsia="Times New Roman" w:cs="Times New Roman"/>
            <w:color w:val="000000" w:themeColor="text1"/>
            <w:lang w:val="en-GB"/>
          </w:rPr>
          <w:t>S</w:t>
        </w:r>
        <w:r w:rsidRPr="60226960" w:rsidR="001C04E0">
          <w:rPr>
            <w:rFonts w:ascii="Times New Roman" w:hAnsi="Times New Roman" w:eastAsia="Times New Roman" w:cs="Times New Roman"/>
            <w:color w:val="000000" w:themeColor="text1"/>
            <w:lang w:val="en-GB"/>
          </w:rPr>
          <w:t>emi</w:t>
        </w:r>
      </w:ins>
      <w:ins w:author="Josh Browning" w:date="2015-09-03T12:40:00Z" w:id="2032">
        <w:r w:rsidRPr="60226960">
          <w:rPr>
            <w:rFonts w:ascii="Times New Roman" w:hAnsi="Times New Roman" w:eastAsia="Times New Roman" w:cs="Times New Roman"/>
            <w:color w:val="000000" w:themeColor="text1"/>
            <w:lang w:val="en-GB"/>
          </w:rPr>
          <w:t>-log specification:</w:t>
        </w:r>
      </w:ins>
    </w:p>
    <w:p xmlns:wp14="http://schemas.microsoft.com/office/word/2010/wordml" w:rsidRPr="001C04E0" w:rsidR="004F65E4" w:rsidDel="001C04E0" w:rsidP="004F65E4" w:rsidRDefault="00657C93" w14:paraId="585D8295" wp14:textId="77777777">
      <w:pPr>
        <w:jc w:val="center"/>
        <w:rPr>
          <w:del w:author="Josh Browning" w:date="2015-09-01T11:07:00Z" w:id="2033"/>
          <w:rFonts w:ascii="Times New Roman" w:hAnsi="Times New Roman"/>
          <w:i/>
          <w:color w:val="000000" w:themeColor="text1"/>
          <w:lang w:val="en-GB"/>
          <w:rPrChange w:author="Josh Browning" w:date="2015-09-03T12:40:00Z" w:id="2034">
            <w:rPr>
              <w:del w:author="Josh Browning" w:date="2015-09-01T11:07:00Z" w:id="2035"/>
              <w:rFonts w:ascii="Times New Roman" w:hAnsi="Times New Roman"/>
              <w:color w:val="000000" w:themeColor="text1"/>
              <w:lang w:val="en-GB"/>
            </w:rPr>
          </w:rPrChange>
        </w:rPr>
      </w:pPr>
      <m:oMathPara>
        <m:oMath>
          <m:sSub>
            <m:sSubPr>
              <m:ctrlPr>
                <w:ins w:author="Josh Browning" w:date="2015-09-03T12:40:00Z" w:id="2036">
                  <w:rPr>
                    <w:rFonts w:ascii="Cambria Math" w:hAnsi="Cambria Math" w:cs="Times New Roman"/>
                    <w:i/>
                    <w:color w:val="000000" w:themeColor="text1"/>
                    <w:szCs w:val="24"/>
                    <w:lang w:val="en-GB"/>
                  </w:rPr>
                </w:ins>
              </m:ctrlPr>
            </m:sSubPr>
            <m:e>
              <m:r>
                <w:ins w:id="2037" w:author="Josh Browning" w:date="2015-09-03T12:40:00Z">
                  <w:rPr>
                    <w:rFonts w:ascii="Cambria Math" w:hAnsi="Cambria Math" w:cs="Times New Roman"/>
                    <w:color w:val="000000" w:themeColor="text1"/>
                    <w:szCs w:val="24"/>
                    <w:lang w:val="en-GB"/>
                  </w:rPr>
                  <m:t>FoodPC</m:t>
                </w:ins>
              </m:r>
            </m:e>
            <m:sub>
              <m:r>
                <w:ins w:id="2038" w:author="Josh Browning" w:date="2015-09-03T12:40:00Z">
                  <w:rPr>
                    <w:rFonts w:ascii="Cambria Math" w:hAnsi="Cambria Math" w:cs="Times New Roman"/>
                    <w:color w:val="000000" w:themeColor="text1"/>
                    <w:szCs w:val="24"/>
                    <w:lang w:val="en-GB"/>
                  </w:rPr>
                  <m:t>t,ij</m:t>
                </w:ins>
              </m:r>
            </m:sub>
          </m:sSub>
          <m:r>
            <w:ins w:id="2039" w:author="Josh Browning" w:date="2015-09-03T12:40:00Z">
              <w:rPr>
                <w:rFonts w:ascii="Cambria Math" w:hAnsi="Cambria Math" w:cs="Times New Roman"/>
                <w:color w:val="000000" w:themeColor="text1"/>
                <w:szCs w:val="24"/>
                <w:lang w:val="en-GB"/>
              </w:rPr>
              <m:t>=</m:t>
            </w:ins>
          </m:r>
          <m:sSub>
            <m:sSubPr>
              <m:ctrlPr>
                <w:ins w:author="Josh Browning" w:date="2015-09-03T12:40:00Z" w:id="2040">
                  <w:rPr>
                    <w:rFonts w:ascii="Cambria Math" w:hAnsi="Cambria Math" w:cs="Times New Roman"/>
                    <w:i/>
                    <w:color w:val="000000" w:themeColor="text1"/>
                    <w:szCs w:val="24"/>
                    <w:lang w:val="en-GB"/>
                  </w:rPr>
                </w:ins>
              </m:ctrlPr>
            </m:sSubPr>
            <m:e>
              <m:r>
                <w:ins w:id="2041" w:author="Josh Browning" w:date="2015-09-03T12:40:00Z">
                  <w:rPr>
                    <w:rFonts w:ascii="Cambria Math" w:hAnsi="Cambria Math" w:cs="Times New Roman"/>
                    <w:color w:val="000000" w:themeColor="text1"/>
                    <w:szCs w:val="24"/>
                    <w:lang w:val="en-GB"/>
                  </w:rPr>
                  <m:t>FoodPC</m:t>
                </w:ins>
              </m:r>
            </m:e>
            <m:sub>
              <m:r>
                <w:ins w:id="2042" w:author="Josh Browning" w:date="2015-09-03T12:40:00Z">
                  <w:rPr>
                    <w:rFonts w:ascii="Cambria Math" w:hAnsi="Cambria Math" w:cs="Times New Roman"/>
                    <w:color w:val="000000" w:themeColor="text1"/>
                    <w:szCs w:val="24"/>
                    <w:lang w:val="en-GB"/>
                  </w:rPr>
                  <m:t>t-1,ij</m:t>
                </w:ins>
              </m:r>
            </m:sub>
          </m:sSub>
          <m:r>
            <w:ins w:id="2043" w:author="Josh Browning" w:date="2015-09-03T12:40:00Z">
              <w:rPr>
                <w:rFonts w:ascii="Cambria Math" w:hAnsi="Cambria Math" w:cs="Times New Roman"/>
                <w:color w:val="000000" w:themeColor="text1"/>
                <w:szCs w:val="24"/>
                <w:lang w:val="en-GB"/>
              </w:rPr>
              <m:t>+</m:t>
            </w:ins>
          </m:r>
          <m:sSub>
            <m:sSubPr>
              <m:ctrlPr>
                <w:ins w:author="Josh Browning" w:date="2015-09-03T12:40:00Z" w:id="2044">
                  <w:rPr>
                    <w:rFonts w:ascii="Cambria Math" w:hAnsi="Cambria Math" w:cs="Times New Roman"/>
                    <w:i/>
                    <w:color w:val="000000" w:themeColor="text1"/>
                    <w:szCs w:val="24"/>
                    <w:lang w:val="en-GB"/>
                  </w:rPr>
                </w:ins>
              </m:ctrlPr>
            </m:sSubPr>
            <m:e>
              <m:r>
                <w:ins w:id="2045" w:author="Josh Browning" w:date="2015-09-03T12:40:00Z">
                  <w:rPr>
                    <w:rFonts w:ascii="Cambria Math" w:hAnsi="Cambria Math" w:cs="Times New Roman"/>
                    <w:color w:val="000000" w:themeColor="text1"/>
                    <w:szCs w:val="24"/>
                    <w:lang w:val="en-GB"/>
                  </w:rPr>
                  <m:t>ε</m:t>
                </w:ins>
              </m:r>
            </m:e>
            <m:sub>
              <m:r>
                <w:ins w:id="2046" w:author="Josh Browning" w:date="2015-09-03T12:40:00Z">
                  <w:rPr>
                    <w:rFonts w:ascii="Cambria Math" w:hAnsi="Cambria Math" w:cs="Times New Roman"/>
                    <w:color w:val="000000" w:themeColor="text1"/>
                    <w:szCs w:val="24"/>
                    <w:lang w:val="en-GB"/>
                  </w:rPr>
                  <m:t>i</m:t>
                </w:ins>
              </m:r>
            </m:sub>
          </m:sSub>
          <m:r>
            <w:ins w:id="2047"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48">
                  <w:rPr>
                    <w:rFonts w:ascii="Cambria Math" w:hAnsi="Cambria Math" w:cs="Times New Roman"/>
                    <w:i/>
                    <w:color w:val="000000" w:themeColor="text1"/>
                    <w:szCs w:val="24"/>
                    <w:lang w:val="en-GB"/>
                  </w:rPr>
                </w:ins>
              </m:ctrlPr>
            </m:funcPr>
            <m:fName>
              <m:r>
                <w:ins w:id="2049" w:author="Josh Browning" w:date="2015-09-03T12:40:00Z">
                  <w:rPr>
                    <w:rFonts w:ascii="Cambria Math" w:hAnsi="Cambria Math" w:cs="Times New Roman"/>
                    <w:color w:val="000000" w:themeColor="text1"/>
                    <w:szCs w:val="24"/>
                    <w:lang w:val="en-GB"/>
                  </w:rPr>
                  <m:t>log</m:t>
                </w:ins>
              </m:r>
            </m:fName>
            <m:e>
              <m:d>
                <m:dPr>
                  <m:ctrlPr>
                    <w:ins w:author="Josh Browning" w:date="2015-09-03T12:40:00Z" w:id="2050">
                      <w:rPr>
                        <w:rFonts w:ascii="Cambria Math" w:hAnsi="Cambria Math" w:cs="Times New Roman"/>
                        <w:i/>
                        <w:color w:val="000000" w:themeColor="text1"/>
                        <w:szCs w:val="24"/>
                        <w:lang w:val="en-GB"/>
                      </w:rPr>
                    </w:ins>
                  </m:ctrlPr>
                </m:dPr>
                <m:e>
                  <m:sSub>
                    <m:sSubPr>
                      <m:ctrlPr>
                        <w:ins w:author="Josh Browning" w:date="2015-09-03T12:40:00Z" w:id="2051">
                          <w:rPr>
                            <w:rFonts w:ascii="Cambria Math" w:hAnsi="Cambria Math" w:cs="Times New Roman"/>
                            <w:i/>
                            <w:color w:val="000000" w:themeColor="text1"/>
                            <w:szCs w:val="24"/>
                            <w:lang w:val="en-GB"/>
                          </w:rPr>
                        </w:ins>
                      </m:ctrlPr>
                    </m:sSubPr>
                    <m:e>
                      <m:r>
                        <w:ins w:id="2052" w:author="Josh Browning" w:date="2015-09-03T12:40:00Z">
                          <w:rPr>
                            <w:rFonts w:ascii="Cambria Math" w:hAnsi="Cambria Math" w:cs="Times New Roman"/>
                            <w:color w:val="000000" w:themeColor="text1"/>
                            <w:szCs w:val="24"/>
                            <w:lang w:val="en-GB"/>
                          </w:rPr>
                          <m:t>∆Y</m:t>
                        </w:ins>
                      </m:r>
                    </m:e>
                    <m:sub>
                      <m:r>
                        <w:ins w:id="2053" w:author="Josh Browning" w:date="2015-09-03T12:40:00Z">
                          <w:rPr>
                            <w:rFonts w:ascii="Cambria Math" w:hAnsi="Cambria Math" w:cs="Times New Roman"/>
                            <w:color w:val="000000" w:themeColor="text1"/>
                            <w:szCs w:val="24"/>
                            <w:lang w:val="en-GB"/>
                          </w:rPr>
                          <m:t>i,j</m:t>
                        </w:ins>
                      </m:r>
                    </m:sub>
                  </m:sSub>
                </m:e>
              </m:d>
            </m:e>
          </m:func>
          <m:r>
            <w:ins w:id="2054" w:author="Josh Browning" w:date="2015-09-03T12:40:00Z">
              <w:rPr>
                <w:rFonts w:ascii="Cambria Math" w:hAnsi="Cambria Math" w:cs="Times New Roman"/>
                <w:color w:val="000000" w:themeColor="text1"/>
                <w:szCs w:val="24"/>
                <w:lang w:val="en-GB"/>
              </w:rPr>
              <m:t>+</m:t>
            </w:ins>
          </m:r>
          <m:sSub>
            <m:sSubPr>
              <m:ctrlPr>
                <w:ins w:author="Josh Browning" w:date="2015-09-03T12:40:00Z" w:id="2055">
                  <w:rPr>
                    <w:rFonts w:ascii="Cambria Math" w:hAnsi="Cambria Math" w:cs="Times New Roman"/>
                    <w:i/>
                    <w:color w:val="000000" w:themeColor="text1"/>
                    <w:szCs w:val="24"/>
                    <w:lang w:val="en-GB"/>
                  </w:rPr>
                </w:ins>
              </m:ctrlPr>
            </m:sSubPr>
            <m:e>
              <m:r>
                <w:ins w:id="2056" w:author="Josh Browning" w:date="2015-09-03T12:40:00Z">
                  <w:rPr>
                    <w:rFonts w:ascii="Cambria Math" w:hAnsi="Cambria Math" w:cs="Times New Roman"/>
                    <w:color w:val="000000" w:themeColor="text1"/>
                    <w:szCs w:val="24"/>
                    <w:lang w:val="en-GB"/>
                  </w:rPr>
                  <m:t>t</m:t>
                </w:ins>
              </m:r>
            </m:e>
            <m:sub>
              <m:r>
                <w:ins w:id="2057" w:author="Josh Browning" w:date="2015-09-03T12:40:00Z">
                  <w:rPr>
                    <w:rFonts w:ascii="Cambria Math" w:hAnsi="Cambria Math" w:cs="Times New Roman"/>
                    <w:color w:val="000000" w:themeColor="text1"/>
                    <w:szCs w:val="24"/>
                    <w:lang w:val="en-GB"/>
                  </w:rPr>
                  <m:t>i</m:t>
                </w:ins>
              </m:r>
            </m:sub>
          </m:sSub>
          <m:r>
            <w:ins w:id="2058" w:author="Josh Browning" w:date="2015-09-03T12:40:00Z">
              <w:rPr>
                <w:rFonts w:ascii="Cambria Math" w:hAnsi="Cambria Math" w:cs="Times New Roman"/>
                <w:color w:val="000000" w:themeColor="text1"/>
                <w:szCs w:val="24"/>
                <w:lang w:val="en-GB"/>
              </w:rPr>
              <m:t>*</m:t>
            </w:ins>
          </m:r>
          <m:sSub>
            <m:sSubPr>
              <m:ctrlPr>
                <w:ins w:author="Josh Browning" w:date="2015-09-03T12:40:00Z" w:id="2059">
                  <w:rPr>
                    <w:rFonts w:ascii="Cambria Math" w:hAnsi="Cambria Math" w:cs="Times New Roman"/>
                    <w:i/>
                    <w:color w:val="000000" w:themeColor="text1"/>
                    <w:szCs w:val="24"/>
                    <w:lang w:val="en-GB"/>
                  </w:rPr>
                </w:ins>
              </m:ctrlPr>
            </m:sSubPr>
            <m:e>
              <m:r>
                <w:ins w:id="2060" w:author="Josh Browning" w:date="2015-09-03T12:40:00Z">
                  <w:rPr>
                    <w:rFonts w:ascii="Cambria Math" w:hAnsi="Cambria Math" w:cs="Times New Roman"/>
                    <w:color w:val="000000" w:themeColor="text1"/>
                    <w:szCs w:val="24"/>
                    <w:lang w:val="en-GB"/>
                  </w:rPr>
                  <m:t>FoodPC</m:t>
                </w:ins>
              </m:r>
            </m:e>
            <m:sub>
              <m:r>
                <w:ins w:id="2061" w:author="Josh Browning" w:date="2015-09-03T12:40:00Z">
                  <w:rPr>
                    <w:rFonts w:ascii="Cambria Math" w:hAnsi="Cambria Math" w:cs="Times New Roman"/>
                    <w:color w:val="000000" w:themeColor="text1"/>
                    <w:szCs w:val="24"/>
                    <w:lang w:val="en-GB"/>
                  </w:rPr>
                  <m:t>t-1,ij</m:t>
                </w:ins>
              </m:r>
            </m:sub>
          </m:sSub>
        </m:oMath>
      </m:oMathPara>
    </w:p>
    <w:p xmlns:wp14="http://schemas.microsoft.com/office/word/2010/wordml" w:rsidRPr="009616CB" w:rsidR="004F65E4" w:rsidP="001C04E0" w:rsidRDefault="004F65E4" w14:paraId="44B165F2"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062">
        <w:r w:rsidRPr="60226960" w:rsidR="000B360D">
          <w:rPr>
            <w:rFonts w:ascii="Times New Roman" w:hAnsi="Times New Roman" w:eastAsia="Times New Roman" w:cs="Times New Roman"/>
            <w:noProof/>
            <w:color w:val="000000" w:themeColor="text1"/>
            <w:lang w:val="en-GB"/>
          </w:rPr>
          <w:t>21</w:t>
        </w:r>
      </w:ins>
      <w:ins w:author="Josh Browning" w:date="2015-09-01T07:14:00Z" w:id="2063">
        <w:del w:author="Onno Hoffmeister (ESS)" w:date="2015-09-08T14:05:00Z" w:id="2064">
          <w:r w:rsidDel="000B360D" w:rsidR="0059554E">
            <w:rPr>
              <w:rFonts w:ascii="Times New Roman" w:hAnsi="Times New Roman" w:cs="Times New Roman"/>
              <w:noProof/>
              <w:color w:val="000000" w:themeColor="text1"/>
              <w:szCs w:val="24"/>
              <w:lang w:val="en-GB"/>
            </w:rPr>
            <w:delText>20</w:delText>
          </w:r>
        </w:del>
      </w:ins>
      <w:del w:author="Onno Hoffmeister (ESS)" w:date="2015-09-08T14:05:00Z" w:id="2065">
        <w:r w:rsidRPr="009616CB" w:rsidDel="000B360D" w:rsidR="000854D5">
          <w:rPr>
            <w:rFonts w:ascii="Times New Roman" w:hAnsi="Times New Roman" w:cs="Times New Roman"/>
            <w:noProof/>
            <w:color w:val="000000" w:themeColor="text1"/>
            <w:szCs w:val="24"/>
            <w:lang w:val="en-GB"/>
          </w:rPr>
          <w:delText>19</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8FDFDA3"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11A6A811" wp14:textId="77777777">
      <w:pPr>
        <w:rPr>
          <w:rFonts w:ascii="Times New Roman" w:hAnsi="Times New Roman" w:cs="Times New Roman"/>
          <w:color w:val="000000" w:themeColor="text1"/>
          <w:szCs w:val="24"/>
          <w:lang w:val="en-GB"/>
        </w:rPr>
        <w:pPrChange w:author="Josh Browning" w:date="2015-09-03T12:40:00Z" w:id="2066">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657C93" w14:paraId="00B0BE3D" wp14:textId="77777777">
      <w:pPr>
        <w:jc w:val="center"/>
        <w:rPr>
          <w:del w:author="Josh Browning" w:date="2015-09-01T11:07:00Z" w:id="2067"/>
          <w:rFonts w:ascii="Times New Roman" w:hAnsi="Times New Roman"/>
          <w:i/>
          <w:color w:val="000000" w:themeColor="text1"/>
          <w:lang w:val="en-GB"/>
          <w:rPrChange w:author="Josh Browning" w:date="2015-09-03T12:40:00Z" w:id="2068">
            <w:rPr>
              <w:del w:author="Josh Browning" w:date="2015-09-01T11:07:00Z" w:id="2069"/>
              <w:rFonts w:ascii="Times New Roman" w:hAnsi="Times New Roman"/>
              <w:color w:val="000000" w:themeColor="text1"/>
              <w:lang w:val="en-GB"/>
            </w:rPr>
          </w:rPrChange>
        </w:rPr>
      </w:pPr>
      <m:oMath>
        <m:sSub>
          <m:sSubPr>
            <m:ctrlPr>
              <w:ins w:author="Salar Tayyib" w:date="2015-09-03T12:40:00Z" w:id="2070">
                <w:rPr>
                  <w:rFonts w:ascii="Cambria Math" w:hAnsi="Cambria Math" w:cs="Times New Roman"/>
                  <w:color w:val="000000" w:themeColor="text1"/>
                  <w:szCs w:val="24"/>
                  <w:lang w:val="en-GB"/>
                </w:rPr>
              </w:ins>
            </m:ctrlPr>
          </m:sSubPr>
          <m:e>
            <m:r>
              <w:ins w:id="2071" w:author="Salar Tayyib" w:date="2015-09-03T12:40:00Z">
                <m:rPr>
                  <m:sty m:val="p"/>
                </m:rPr>
                <w:rPr>
                  <w:rFonts w:ascii="Cambria Math" w:hAnsi="Cambria Math" w:cs="Times New Roman"/>
                  <w:color w:val="000000" w:themeColor="text1"/>
                  <w:szCs w:val="24"/>
                  <w:lang w:val="en-GB"/>
                </w:rPr>
                <m:t>log</m:t>
              </w:ins>
            </m:r>
            <m:r>
              <w:ins w:id="2072" w:author="Salar Tayyib" w:date="2015-09-03T12:40:00Z">
                <m:rPr>
                  <m:sty m:val="p"/>
                </m:rPr>
                <w:rPr>
                  <w:rFonts w:ascii="Monaco" w:hAnsi="Monaco" w:cs="Monaco"/>
                  <w:color w:val="000000" w:themeColor="text1"/>
                  <w:szCs w:val="24"/>
                  <w:lang w:val="en-GB"/>
                </w:rPr>
                <m:t>⁡</m:t>
              </w:ins>
            </m:r>
            <m:r>
              <w:ins w:id="2073" w:author="Salar Tayyib" w:date="2015-09-03T12:40:00Z">
                <m:rPr>
                  <m:sty m:val="p"/>
                </m:rPr>
                <w:rPr>
                  <w:rFonts w:ascii="Cambria Math" w:hAnsi="Cambria Math" w:cs="Times New Roman"/>
                  <w:color w:val="000000" w:themeColor="text1"/>
                  <w:szCs w:val="24"/>
                  <w:lang w:val="en-GB"/>
                </w:rPr>
                <m:t>(FoodPC</m:t>
              </w:ins>
            </m:r>
          </m:e>
          <m:sub>
            <m:r>
              <w:ins w:id="2074" w:author="Salar Tayyib" w:date="2015-09-03T12:40:00Z">
                <m:rPr>
                  <m:sty m:val="p"/>
                </m:rPr>
                <w:rPr>
                  <w:rFonts w:ascii="Cambria Math" w:hAnsi="Cambria Math" w:cs="Times New Roman"/>
                  <w:color w:val="000000" w:themeColor="text1"/>
                  <w:szCs w:val="24"/>
                  <w:lang w:val="en-GB"/>
                </w:rPr>
                <m:t>t,ij</m:t>
              </w:ins>
            </m:r>
          </m:sub>
        </m:sSub>
        <m:r>
          <w:ins w:id="2075"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2076">
                <w:rPr>
                  <w:rFonts w:ascii="Cambria Math" w:hAnsi="Cambria Math" w:cs="Times New Roman"/>
                  <w:color w:val="000000" w:themeColor="text1"/>
                  <w:szCs w:val="24"/>
                  <w:lang w:val="en-GB"/>
                </w:rPr>
              </w:ins>
            </m:ctrlPr>
          </m:sSubPr>
          <m:e>
            <m:r>
              <w:ins w:id="2077" w:author="Salar Tayyib" w:date="2015-09-03T12:40:00Z">
                <m:rPr>
                  <m:sty m:val="p"/>
                </m:rPr>
                <w:rPr>
                  <w:rFonts w:ascii="Cambria Math" w:hAnsi="Cambria Math" w:cs="Times New Roman"/>
                  <w:color w:val="000000" w:themeColor="text1"/>
                  <w:szCs w:val="24"/>
                  <w:lang w:val="en-GB"/>
                </w:rPr>
                <m:t>FoodPC</m:t>
              </w:ins>
            </m:r>
          </m:e>
          <m:sub>
            <m:r>
              <w:ins w:id="2078" w:author="Salar Tayyib" w:date="2015-09-03T12:40:00Z">
                <m:rPr>
                  <m:sty m:val="p"/>
                </m:rPr>
                <w:rPr>
                  <w:rFonts w:ascii="Cambria Math" w:hAnsi="Cambria Math" w:cs="Times New Roman"/>
                  <w:color w:val="000000" w:themeColor="text1"/>
                  <w:szCs w:val="24"/>
                  <w:lang w:val="en-GB"/>
                </w:rPr>
                <m:t>t-1,ij</m:t>
              </w:ins>
            </m:r>
          </m:sub>
        </m:sSub>
        <m:r>
          <w:ins w:id="2079" w:author="Salar Tayyib" w:date="2015-09-03T12:40:00Z">
            <m:rPr>
              <m:sty m:val="p"/>
            </m:rPr>
            <w:rPr>
              <w:rFonts w:ascii="Cambria Math" w:hAnsi="Cambria Math" w:cs="Times New Roman"/>
              <w:color w:val="000000" w:themeColor="text1"/>
              <w:szCs w:val="24"/>
              <w:lang w:val="en-GB"/>
            </w:rPr>
            <m:t xml:space="preserve">+ </m:t>
          </w:ins>
        </m:r>
        <m:f>
          <m:fPr>
            <m:type m:val="skw"/>
            <m:ctrlPr>
              <w:ins w:author="Salar Tayyib" w:date="2015-09-03T12:40:00Z" w:id="2080">
                <w:rPr>
                  <w:rFonts w:ascii="Cambria Math" w:hAnsi="Cambria Math" w:cs="Times New Roman"/>
                  <w:color w:val="000000" w:themeColor="text1"/>
                  <w:szCs w:val="24"/>
                  <w:lang w:val="en-GB"/>
                </w:rPr>
              </w:ins>
            </m:ctrlPr>
          </m:fPr>
          <m:num>
            <m:sSub>
              <m:sSubPr>
                <m:ctrlPr>
                  <w:ins w:author="Salar Tayyib" w:date="2015-09-03T12:40:00Z" w:id="2081">
                    <w:rPr>
                      <w:rFonts w:ascii="Cambria Math" w:hAnsi="Cambria Math" w:cs="Times New Roman"/>
                      <w:color w:val="000000" w:themeColor="text1"/>
                      <w:szCs w:val="24"/>
                      <w:lang w:val="en-GB"/>
                    </w:rPr>
                  </w:ins>
                </m:ctrlPr>
              </m:sSubPr>
              <m:e>
                <m:r>
                  <w:ins w:id="2082" w:author="Salar Tayyib" w:date="2015-09-03T12:40:00Z">
                    <m:rPr>
                      <m:sty m:val="p"/>
                    </m:rPr>
                    <w:rPr>
                      <w:rFonts w:ascii="Cambria Math" w:hAnsi="Cambria Math" w:cs="Times New Roman"/>
                      <w:color w:val="000000" w:themeColor="text1"/>
                      <w:szCs w:val="24"/>
                      <w:lang w:val="en-GB"/>
                    </w:rPr>
                    <m:t>ε</m:t>
                  </w:ins>
                </m:r>
              </m:e>
              <m:sub>
                <m:r>
                  <w:ins w:id="2083" w:author="Salar Tayyib" w:date="2015-09-03T12:40:00Z">
                    <m:rPr>
                      <m:sty m:val="p"/>
                    </m:rPr>
                    <w:rPr>
                      <w:rFonts w:ascii="Cambria Math" w:hAnsi="Cambria Math" w:cs="Times New Roman"/>
                      <w:color w:val="000000" w:themeColor="text1"/>
                      <w:szCs w:val="24"/>
                      <w:lang w:val="en-GB"/>
                    </w:rPr>
                    <m:t>i,j</m:t>
                  </w:ins>
                </m:r>
              </m:sub>
            </m:sSub>
          </m:num>
          <m:den>
            <m:sSub>
              <m:sSubPr>
                <m:ctrlPr>
                  <w:ins w:author="Salar Tayyib" w:date="2015-09-03T12:40:00Z" w:id="2084">
                    <w:rPr>
                      <w:rFonts w:ascii="Cambria Math" w:hAnsi="Cambria Math" w:cs="Times New Roman"/>
                      <w:color w:val="000000" w:themeColor="text1"/>
                      <w:szCs w:val="24"/>
                      <w:lang w:val="en-GB"/>
                    </w:rPr>
                  </w:ins>
                </m:ctrlPr>
              </m:sSubPr>
              <m:e>
                <m:r>
                  <w:ins w:id="2085" w:author="Salar Tayyib" w:date="2015-09-03T12:40:00Z">
                    <m:rPr>
                      <m:sty m:val="p"/>
                    </m:rPr>
                    <w:rPr>
                      <w:rFonts w:ascii="Cambria Math" w:hAnsi="Cambria Math" w:cs="Times New Roman"/>
                      <w:color w:val="000000" w:themeColor="text1"/>
                      <w:szCs w:val="24"/>
                      <w:lang w:val="en-GB"/>
                    </w:rPr>
                    <m:t>∆Y</m:t>
                  </w:ins>
                </m:r>
              </m:e>
              <m:sub>
                <m:r>
                  <w:ins w:id="2086" w:author="Salar Tayyib" w:date="2015-09-03T12:40:00Z">
                    <m:rPr>
                      <m:sty m:val="p"/>
                    </m:rPr>
                    <w:rPr>
                      <w:rFonts w:ascii="Cambria Math" w:hAnsi="Cambria Math" w:cs="Times New Roman"/>
                      <w:color w:val="000000" w:themeColor="text1"/>
                      <w:szCs w:val="24"/>
                      <w:lang w:val="en-GB"/>
                    </w:rPr>
                    <m:t>i,j</m:t>
                  </w:ins>
                </m:r>
              </m:sub>
            </m:sSub>
          </m:den>
        </m:f>
      </m:oMath>
      <w:ins w:author="Salar Tayyib" w:date="2015-09-03T12:40:00Z" w:id="2087">
        <w:r w:rsidRPr="60226960" w:rsidR="004F65E4">
          <w:rPr>
            <w:rFonts w:ascii="Times New Roman" w:hAnsi="Times New Roman" w:eastAsia="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author="Josh Browning" w:date="2015-09-03T12:40:00Z" w:id="2088">
                <w:rPr>
                  <w:rFonts w:ascii="Cambria Math" w:hAnsi="Cambria Math" w:cs="Times New Roman"/>
                  <w:i/>
                  <w:color w:val="000000" w:themeColor="text1"/>
                  <w:szCs w:val="24"/>
                  <w:lang w:val="en-GB"/>
                </w:rPr>
              </w:ins>
            </m:ctrlPr>
          </m:sSubPr>
          <m:e>
            <m:r>
              <w:ins w:id="2089" w:author="Josh Browning" w:date="2015-09-03T12:40:00Z">
                <w:rPr>
                  <w:rFonts w:ascii="Cambria Math" w:hAnsi="Cambria Math" w:cs="Times New Roman"/>
                  <w:color w:val="000000" w:themeColor="text1"/>
                  <w:szCs w:val="24"/>
                  <w:lang w:val="en-GB"/>
                </w:rPr>
                <m:t>log⁡(FoodPC</m:t>
              </w:ins>
            </m:r>
          </m:e>
          <m:sub>
            <m:r>
              <w:ins w:id="2090" w:author="Josh Browning" w:date="2015-09-03T12:40:00Z">
                <w:rPr>
                  <w:rFonts w:ascii="Cambria Math" w:hAnsi="Cambria Math" w:cs="Times New Roman"/>
                  <w:color w:val="000000" w:themeColor="text1"/>
                  <w:szCs w:val="24"/>
                  <w:lang w:val="en-GB"/>
                </w:rPr>
                <m:t>t,ij</m:t>
              </w:ins>
            </m:r>
          </m:sub>
        </m:sSub>
        <m:r>
          <w:ins w:id="2091" w:author="Josh Browning" w:date="2015-09-03T12:40:00Z">
            <w:rPr>
              <w:rFonts w:ascii="Cambria Math" w:hAnsi="Cambria Math" w:cs="Times New Roman"/>
              <w:color w:val="000000" w:themeColor="text1"/>
              <w:szCs w:val="24"/>
              <w:lang w:val="en-GB"/>
            </w:rPr>
            <m:t>)=</m:t>
          </w:ins>
        </m:r>
        <m:sSub>
          <m:sSubPr>
            <m:ctrlPr>
              <w:ins w:author="Josh Browning" w:date="2015-09-03T12:40:00Z" w:id="2092">
                <w:rPr>
                  <w:rFonts w:ascii="Cambria Math" w:hAnsi="Cambria Math" w:cs="Times New Roman"/>
                  <w:i/>
                  <w:color w:val="000000" w:themeColor="text1"/>
                  <w:szCs w:val="24"/>
                  <w:lang w:val="en-GB"/>
                </w:rPr>
              </w:ins>
            </m:ctrlPr>
          </m:sSubPr>
          <m:e>
            <m:r>
              <w:ins w:id="2093" w:author="Josh Browning" w:date="2015-09-03T12:40:00Z">
                <w:rPr>
                  <w:rFonts w:ascii="Cambria Math" w:hAnsi="Cambria Math" w:cs="Times New Roman"/>
                  <w:color w:val="000000" w:themeColor="text1"/>
                  <w:szCs w:val="24"/>
                  <w:lang w:val="en-GB"/>
                </w:rPr>
                <m:t>FoodPC</m:t>
              </w:ins>
            </m:r>
          </m:e>
          <m:sub>
            <m:r>
              <w:ins w:id="2094" w:author="Josh Browning" w:date="2015-09-03T12:40:00Z">
                <w:rPr>
                  <w:rFonts w:ascii="Cambria Math" w:hAnsi="Cambria Math" w:cs="Times New Roman"/>
                  <w:color w:val="000000" w:themeColor="text1"/>
                  <w:szCs w:val="24"/>
                  <w:lang w:val="en-GB"/>
                </w:rPr>
                <m:t>t-1,ij</m:t>
              </w:ins>
            </m:r>
          </m:sub>
        </m:sSub>
        <m:r>
          <w:ins w:id="2095" w:author="Josh Browning" w:date="2015-09-03T12:40:00Z">
            <w:rPr>
              <w:rFonts w:ascii="Cambria Math" w:hAnsi="Cambria Math" w:cs="Times New Roman"/>
              <w:color w:val="000000" w:themeColor="text1"/>
              <w:szCs w:val="24"/>
              <w:lang w:val="en-GB"/>
            </w:rPr>
            <m:t xml:space="preserve">+ </m:t>
          </w:ins>
        </m:r>
        <m:f>
          <m:fPr>
            <m:type m:val="skw"/>
            <m:ctrlPr>
              <w:ins w:author="Josh Browning" w:date="2015-09-03T12:40:00Z" w:id="2096">
                <w:rPr>
                  <w:rFonts w:ascii="Cambria Math" w:hAnsi="Cambria Math" w:cs="Times New Roman"/>
                  <w:i/>
                  <w:color w:val="000000" w:themeColor="text1"/>
                  <w:szCs w:val="24"/>
                  <w:lang w:val="en-GB"/>
                </w:rPr>
              </w:ins>
            </m:ctrlPr>
          </m:fPr>
          <m:num>
            <m:sSub>
              <m:sSubPr>
                <m:ctrlPr>
                  <w:ins w:author="Josh Browning" w:date="2015-09-03T12:40:00Z" w:id="2097">
                    <w:rPr>
                      <w:rFonts w:ascii="Cambria Math" w:hAnsi="Cambria Math" w:cs="Times New Roman"/>
                      <w:i/>
                      <w:color w:val="000000" w:themeColor="text1"/>
                      <w:szCs w:val="24"/>
                      <w:lang w:val="en-GB"/>
                    </w:rPr>
                  </w:ins>
                </m:ctrlPr>
              </m:sSubPr>
              <m:e>
                <m:r>
                  <w:ins w:id="2098" w:author="Josh Browning" w:date="2015-09-03T12:40:00Z">
                    <w:rPr>
                      <w:rFonts w:ascii="Cambria Math" w:hAnsi="Cambria Math" w:cs="Times New Roman"/>
                      <w:color w:val="000000" w:themeColor="text1"/>
                      <w:szCs w:val="24"/>
                      <w:lang w:val="en-GB"/>
                    </w:rPr>
                    <m:t>ε</m:t>
                  </w:ins>
                </m:r>
              </m:e>
              <m:sub>
                <m:r>
                  <w:ins w:id="2099" w:author="Josh Browning" w:date="2015-09-03T12:40:00Z">
                    <w:rPr>
                      <w:rFonts w:ascii="Cambria Math" w:hAnsi="Cambria Math" w:cs="Times New Roman"/>
                      <w:color w:val="000000" w:themeColor="text1"/>
                      <w:szCs w:val="24"/>
                      <w:lang w:val="en-GB"/>
                    </w:rPr>
                    <m:t>i,j</m:t>
                  </w:ins>
                </m:r>
              </m:sub>
            </m:sSub>
          </m:num>
          <m:den>
            <m:sSub>
              <m:sSubPr>
                <m:ctrlPr>
                  <w:ins w:author="Josh Browning" w:date="2015-09-03T12:40:00Z" w:id="2100">
                    <w:rPr>
                      <w:rFonts w:ascii="Cambria Math" w:hAnsi="Cambria Math" w:cs="Times New Roman"/>
                      <w:i/>
                      <w:color w:val="000000" w:themeColor="text1"/>
                      <w:szCs w:val="24"/>
                      <w:lang w:val="en-GB"/>
                    </w:rPr>
                  </w:ins>
                </m:ctrlPr>
              </m:sSubPr>
              <m:e>
                <m:r>
                  <w:ins w:id="2101" w:author="Josh Browning" w:date="2015-09-03T12:40:00Z">
                    <w:rPr>
                      <w:rFonts w:ascii="Cambria Math" w:hAnsi="Cambria Math" w:cs="Times New Roman"/>
                      <w:color w:val="000000" w:themeColor="text1"/>
                      <w:szCs w:val="24"/>
                      <w:lang w:val="en-GB"/>
                    </w:rPr>
                    <m:t>∆Y</m:t>
                  </w:ins>
                </m:r>
              </m:e>
              <m:sub>
                <m:r>
                  <w:ins w:id="2102" w:author="Josh Browning" w:date="2015-09-03T12:40:00Z">
                    <w:rPr>
                      <w:rFonts w:ascii="Cambria Math" w:hAnsi="Cambria Math" w:cs="Times New Roman"/>
                      <w:color w:val="000000" w:themeColor="text1"/>
                      <w:szCs w:val="24"/>
                      <w:lang w:val="en-GB"/>
                    </w:rPr>
                    <m:t>i,j</m:t>
                  </w:ins>
                </m:r>
              </m:sub>
            </m:sSub>
          </m:den>
        </m:f>
      </m:oMath>
      <w:ins w:author="Josh Browning" w:date="2015-09-03T12:40:00Z" w:id="2103">
        <w:r w:rsidRPr="3D03C2F7" w:rsidR="001562E7">
          <w:rPr>
            <w:rFonts w:ascii="Times New Roman" w:hAnsi="Times New Roman" w:eastAsia="Times New Roman" w:cs="Times New Roman"/>
            <w:i w:val="1"/>
            <w:iCs w:val="1"/>
            <w:color w:val="000000" w:themeColor="text1"/>
            <w:lang w:val="en-GB"/>
            <w:rPrChange w:author="Josh Browning" w:date="2015-09-01T11:07:00Z" w:id="2104">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xmlns:wp14="http://schemas.microsoft.com/office/word/2010/wordml" w:rsidRPr="009616CB" w:rsidR="004F65E4" w:rsidP="001C04E0" w:rsidRDefault="004F65E4" w14:paraId="2EEFE4D9"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105">
        <w:r w:rsidRPr="60226960" w:rsidR="000B360D">
          <w:rPr>
            <w:rFonts w:ascii="Times New Roman" w:hAnsi="Times New Roman" w:eastAsia="Times New Roman" w:cs="Times New Roman"/>
            <w:noProof/>
            <w:color w:val="000000" w:themeColor="text1"/>
            <w:lang w:val="en-GB"/>
          </w:rPr>
          <w:t>22</w:t>
        </w:r>
      </w:ins>
      <w:ins w:author="Josh Browning" w:date="2015-09-01T07:14:00Z" w:id="2106">
        <w:del w:author="Onno Hoffmeister (ESS)" w:date="2015-09-08T14:05:00Z" w:id="2107">
          <w:r w:rsidDel="000B360D" w:rsidR="0059554E">
            <w:rPr>
              <w:rFonts w:ascii="Times New Roman" w:hAnsi="Times New Roman" w:cs="Times New Roman"/>
              <w:noProof/>
              <w:color w:val="000000" w:themeColor="text1"/>
              <w:szCs w:val="24"/>
              <w:lang w:val="en-GB"/>
            </w:rPr>
            <w:delText>21</w:delText>
          </w:r>
        </w:del>
      </w:ins>
      <w:del w:author="Onno Hoffmeister (ESS)" w:date="2015-09-08T14:05:00Z" w:id="2108">
        <w:r w:rsidRPr="009616CB" w:rsidDel="000B360D" w:rsidR="000854D5">
          <w:rPr>
            <w:rFonts w:ascii="Times New Roman" w:hAnsi="Times New Roman" w:cs="Times New Roman"/>
            <w:noProof/>
            <w:color w:val="000000" w:themeColor="text1"/>
            <w:szCs w:val="24"/>
            <w:lang w:val="en-GB"/>
          </w:rPr>
          <w:delText>20</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D5F497A"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5CA11D4F" wp14:textId="77777777" wp14:noSpellErr="1">
      <w:pPr>
        <w:rPr>
          <w:rFonts w:ascii="Times New Roman" w:hAnsi="Times New Roman" w:cs="Times New Roman"/>
          <w:bCs/>
          <w:color w:val="000000" w:themeColor="text1"/>
          <w:szCs w:val="24"/>
          <w:lang w:val="en-GB"/>
        </w:rPr>
        <w:pPrChange w:author="Josh Browning" w:date="2015-09-03T12:40:00Z" w:id="2109">
          <w:pPr>
            <w:jc w:val="center"/>
          </w:pPr>
        </w:pPrChange>
      </w:pPr>
      <w:proofErr w:type="gramStart"/>
      <w:r w:rsidRPr="60226960">
        <w:rPr>
          <w:rFonts w:ascii="Times New Roman" w:hAnsi="Times New Roman" w:eastAsia="Times New Roman" w:cs="Times New Roman"/>
          <w:color w:val="000000" w:themeColor="text1"/>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2110">
        <w:r w:rsidRPr="60226960" w:rsidR="001C04E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40E9E0DC"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24BF8103"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D64CCAF" wp14:textId="77777777">
      <w:pPr>
        <w:pStyle w:val="Heading2"/>
      </w:pPr>
      <w:bookmarkStart w:name="_Toc428383841" w:id="2111"/>
      <w:bookmarkStart w:name="_Toc428436063" w:id="2112"/>
      <w:bookmarkStart w:name="_Toc428436364" w:id="2113"/>
      <w:bookmarkStart w:name="_Toc428436490" w:id="2114"/>
      <w:r w:rsidRPr="009616CB">
        <w:lastRenderedPageBreak/>
        <w:t>Tourist Consumption</w:t>
      </w:r>
      <w:bookmarkEnd w:id="2111"/>
      <w:bookmarkEnd w:id="2112"/>
      <w:bookmarkEnd w:id="2113"/>
      <w:bookmarkEnd w:id="2114"/>
    </w:p>
    <w:p xmlns:wp14="http://schemas.microsoft.com/office/word/2010/wordml" w:rsidRPr="009616CB" w:rsidR="004F65E4" w:rsidP="00312896" w:rsidRDefault="004F65E4" w14:paraId="54F36B94" wp14:textId="77777777">
      <w:pPr>
        <w:pStyle w:val="Heading3"/>
        <w:rPr>
          <w:rFonts w:ascii="Times New Roman" w:hAnsi="Times New Roman"/>
          <w:lang w:val="en-GB"/>
        </w:rPr>
      </w:pPr>
      <w:bookmarkStart w:name="_Toc421025882" w:id="2115"/>
      <w:r w:rsidRPr="009616CB">
        <w:rPr>
          <w:rFonts w:ascii="Times New Roman" w:hAnsi="Times New Roman"/>
          <w:lang w:val="en-GB"/>
        </w:rPr>
        <w:t>Rationale</w:t>
      </w:r>
      <w:bookmarkEnd w:id="2115"/>
    </w:p>
    <w:p xmlns:wp14="http://schemas.microsoft.com/office/word/2010/wordml" w:rsidRPr="009616CB" w:rsidR="004F65E4" w:rsidP="004F65E4" w:rsidRDefault="004F65E4" w14:paraId="22CFDDD6" wp14:textId="77777777" wp14:noSpellErr="1">
      <w:pPr>
        <w:jc w:val="both"/>
        <w:rPr>
          <w:rFonts w:ascii="Times New Roman" w:hAnsi="Times New Roman" w:cs="Times New Roman"/>
          <w:bCs/>
          <w:color w:val="000000" w:themeColor="text1"/>
          <w:lang w:val="en-GB"/>
        </w:rPr>
      </w:pPr>
      <w:r w:rsidRPr="60226960">
        <w:rPr>
          <w:rFonts w:ascii="Times New Roman" w:hAnsi="Times New Roman" w:eastAsia="Times New Roman" w:cs="Times New Roman"/>
          <w:color w:val="000000" w:themeColor="text1"/>
          <w:lang w:val="en-GB"/>
        </w:rPr>
        <w:t xml:space="preserve">Creating sound Food Balance Sheets is a particularly challenging task for countries where the food available is not consumed in large measure by </w:t>
      </w:r>
      <w:ins w:author="Josh Browning" w:date="2015-09-01T07:15:00Z" w:id="2116">
        <w:r w:rsidRPr="60226960" w:rsidR="0059554E">
          <w:rPr>
            <w:rFonts w:ascii="Times New Roman" w:hAnsi="Times New Roman" w:eastAsia="Times New Roman" w:cs="Times New Roman"/>
            <w:color w:val="000000" w:themeColor="text1"/>
            <w:lang w:val="en-GB"/>
          </w:rPr>
          <w:t xml:space="preserve">the </w:t>
        </w:r>
      </w:ins>
      <w:del w:author="Josh Browning" w:date="2015-09-01T07:16:00Z" w:id="2117">
        <w:r w:rsidRPr="009616CB" w:rsidDel="0059554E">
          <w:rPr>
            <w:rFonts w:ascii="Times New Roman" w:hAnsi="Times New Roman" w:cs="Times New Roman"/>
            <w:bCs/>
            <w:color w:val="000000" w:themeColor="text1"/>
            <w:lang w:val="en-GB"/>
          </w:rPr>
          <w:delText>non-</w:delText>
        </w:r>
      </w:del>
      <w:r w:rsidRPr="60226960">
        <w:rPr>
          <w:rFonts w:ascii="Times New Roman" w:hAnsi="Times New Roman" w:eastAsia="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4F65E4" w14:paraId="724664EE" wp14:textId="77777777">
      <w:pPr>
        <w:pStyle w:val="Heading3"/>
        <w:rPr>
          <w:rFonts w:ascii="Times New Roman" w:hAnsi="Times New Roman"/>
          <w:lang w:val="en-GB"/>
        </w:rPr>
      </w:pPr>
      <w:bookmarkStart w:name="_Toc421025884" w:id="2118"/>
      <w:r w:rsidRPr="009616CB">
        <w:rPr>
          <w:rFonts w:ascii="Times New Roman" w:hAnsi="Times New Roman"/>
          <w:lang w:val="en-GB"/>
        </w:rPr>
        <w:t>Data availability</w:t>
      </w:r>
      <w:bookmarkEnd w:id="2118"/>
    </w:p>
    <w:p xmlns:wp14="http://schemas.microsoft.com/office/word/2010/wordml" w:rsidRPr="009616CB" w:rsidR="004F65E4" w:rsidP="004F65E4" w:rsidRDefault="004F65E4" w14:paraId="75FECE6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4F65E4" w14:paraId="58B216CD" wp14:textId="77777777">
      <w:pPr>
        <w:pStyle w:val="Heading3"/>
        <w:rPr>
          <w:rFonts w:ascii="Times New Roman" w:hAnsi="Times New Roman"/>
          <w:lang w:val="en-GB"/>
        </w:rPr>
      </w:pPr>
      <w:bookmarkStart w:name="_Toc421025885" w:id="2119"/>
      <w:r w:rsidRPr="009616CB">
        <w:rPr>
          <w:rFonts w:ascii="Times New Roman" w:hAnsi="Times New Roman"/>
          <w:lang w:val="en-GB"/>
        </w:rPr>
        <w:t>The proposed methodology</w:t>
      </w:r>
      <w:bookmarkEnd w:id="2119"/>
    </w:p>
    <w:p xmlns:wp14="http://schemas.microsoft.com/office/word/2010/wordml" w:rsidRPr="009616CB" w:rsidR="004F65E4" w:rsidP="004F65E4" w:rsidRDefault="004F65E4" w14:paraId="7926CFF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657C93" w14:paraId="4852199C"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0">
        <w:r w:rsidRPr="60226960" w:rsidR="000B360D">
          <w:rPr>
            <w:rFonts w:ascii="Times New Roman" w:hAnsi="Times New Roman" w:eastAsia="Times New Roman" w:cs="Times New Roman"/>
            <w:noProof/>
            <w:color w:val="000000" w:themeColor="text1"/>
            <w:lang w:val="en-GB"/>
          </w:rPr>
          <w:t>23</w:t>
        </w:r>
      </w:ins>
      <w:ins w:author="Josh Browning" w:date="2015-09-01T07:14:00Z" w:id="2121">
        <w:del w:author="Onno Hoffmeister (ESS)" w:date="2015-09-08T14:05:00Z" w:id="2122">
          <w:r w:rsidDel="000B360D" w:rsidR="0059554E">
            <w:rPr>
              <w:rFonts w:ascii="Times New Roman" w:hAnsi="Times New Roman" w:cs="Times New Roman"/>
              <w:noProof/>
              <w:color w:val="000000" w:themeColor="text1"/>
              <w:lang w:val="en-GB"/>
            </w:rPr>
            <w:delText>22</w:delText>
          </w:r>
        </w:del>
      </w:ins>
      <w:del w:author="Onno Hoffmeister (ESS)" w:date="2015-09-08T14:05:00Z" w:id="2123">
        <w:r w:rsidRPr="009616CB" w:rsidDel="000B360D" w:rsidR="000854D5">
          <w:rPr>
            <w:rFonts w:ascii="Times New Roman" w:hAnsi="Times New Roman" w:cs="Times New Roman"/>
            <w:noProof/>
            <w:color w:val="000000" w:themeColor="text1"/>
            <w:lang w:val="en-GB"/>
          </w:rPr>
          <w:delText>21</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09C723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657C93" w14:paraId="49023BE4"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60226960" w:rsidR="004F65E4">
        <w:rPr>
          <w:rFonts w:ascii="Times New Roman" w:hAnsi="Times New Roman" w:eastAsia="Times New Roman" w:cs="Times New Roman"/>
          <w:color w:val="000000" w:themeColor="text1"/>
          <w:sz w:val="16"/>
          <w:szCs w:val="16"/>
          <w:lang w:val="en-GB"/>
        </w:rPr>
        <w:t xml:space="preserve">  </w:t>
      </w:r>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4">
        <w:r w:rsidRPr="60226960" w:rsidR="000B360D">
          <w:rPr>
            <w:rFonts w:ascii="Times New Roman" w:hAnsi="Times New Roman" w:eastAsia="Times New Roman" w:cs="Times New Roman"/>
            <w:noProof/>
            <w:color w:val="000000" w:themeColor="text1"/>
            <w:lang w:val="en-GB"/>
          </w:rPr>
          <w:t>24</w:t>
        </w:r>
      </w:ins>
      <w:ins w:author="Josh Browning" w:date="2015-09-01T07:14:00Z" w:id="2125">
        <w:del w:author="Onno Hoffmeister (ESS)" w:date="2015-09-08T14:05:00Z" w:id="2126">
          <w:r w:rsidDel="000B360D" w:rsidR="0059554E">
            <w:rPr>
              <w:rFonts w:ascii="Times New Roman" w:hAnsi="Times New Roman" w:cs="Times New Roman"/>
              <w:noProof/>
              <w:color w:val="000000" w:themeColor="text1"/>
              <w:lang w:val="en-GB"/>
            </w:rPr>
            <w:delText>23</w:delText>
          </w:r>
        </w:del>
      </w:ins>
      <w:del w:author="Onno Hoffmeister (ESS)" w:date="2015-09-08T14:05:00Z" w:id="2127">
        <w:r w:rsidRPr="009616CB" w:rsidDel="000B360D" w:rsidR="000854D5">
          <w:rPr>
            <w:rFonts w:ascii="Times New Roman" w:hAnsi="Times New Roman" w:cs="Times New Roman"/>
            <w:noProof/>
            <w:color w:val="000000" w:themeColor="text1"/>
            <w:lang w:val="en-GB"/>
          </w:rPr>
          <w:delText>22</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17AFDD0C"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149F6A88"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hAnsi="Times New Roman" w:eastAsia="Times New Roman" w:cs="Times New Roman"/>
          <w:color w:val="000000" w:themeColor="text1"/>
          <w:sz w:val="22"/>
          <w:szCs w:val="22"/>
          <w:lang w:val="en-GB"/>
        </w:rPr>
        <w:t xml:space="preserve">      </w:t>
      </w: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8">
        <w:r w:rsidRPr="60226960" w:rsidR="000B360D">
          <w:rPr>
            <w:rFonts w:ascii="Times New Roman" w:hAnsi="Times New Roman" w:eastAsia="Times New Roman" w:cs="Times New Roman"/>
            <w:noProof/>
            <w:color w:val="000000" w:themeColor="text1"/>
            <w:lang w:val="en-GB"/>
          </w:rPr>
          <w:t>25</w:t>
        </w:r>
      </w:ins>
      <w:ins w:author="Josh Browning" w:date="2015-09-01T07:14:00Z" w:id="2129">
        <w:del w:author="Onno Hoffmeister (ESS)" w:date="2015-09-08T14:05:00Z" w:id="2130">
          <w:r w:rsidDel="000B360D" w:rsidR="0059554E">
            <w:rPr>
              <w:rFonts w:ascii="Times New Roman" w:hAnsi="Times New Roman" w:cs="Times New Roman"/>
              <w:noProof/>
              <w:color w:val="000000" w:themeColor="text1"/>
              <w:lang w:val="en-GB"/>
            </w:rPr>
            <w:delText>24</w:delText>
          </w:r>
        </w:del>
      </w:ins>
      <w:del w:author="Onno Hoffmeister (ESS)" w:date="2015-09-08T14:05:00Z" w:id="2131">
        <w:r w:rsidRPr="009616CB" w:rsidDel="000B360D" w:rsidR="000854D5">
          <w:rPr>
            <w:rFonts w:ascii="Times New Roman" w:hAnsi="Times New Roman" w:cs="Times New Roman"/>
            <w:noProof/>
            <w:color w:val="000000" w:themeColor="text1"/>
            <w:lang w:val="en-GB"/>
          </w:rPr>
          <w:delText>23</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48C0CA4"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2132">
        <w:r w:rsidRPr="60226960" w:rsidR="0059554E">
          <w:rPr>
            <w:rFonts w:ascii="Times New Roman" w:hAnsi="Times New Roman" w:eastAsia="Times New Roman" w:cs="Times New Roman"/>
            <w:color w:val="000000" w:themeColor="text1"/>
            <w:lang w:val="en-GB"/>
          </w:rPr>
          <w:t xml:space="preserve">  Note also that the tourist consumption element </w:t>
        </w:r>
      </w:ins>
      <w:ins w:author="Josh Browning" w:date="2015-09-01T07:18:00Z" w:id="2133">
        <w:r w:rsidRPr="60226960" w:rsidR="0059554E">
          <w:rPr>
            <w:rFonts w:ascii="Times New Roman" w:hAnsi="Times New Roman" w:eastAsia="Times New Roman" w:cs="Times New Roman"/>
            <w:color w:val="000000" w:themeColor="text1"/>
            <w:lang w:val="en-GB"/>
          </w:rPr>
          <w:t xml:space="preserve">for a particular country </w:t>
        </w:r>
      </w:ins>
      <w:ins w:author="Josh Browning" w:date="2015-09-01T07:17:00Z" w:id="2134">
        <w:r w:rsidRPr="60226960" w:rsidR="0059554E">
          <w:rPr>
            <w:rFonts w:ascii="Times New Roman" w:hAnsi="Times New Roman" w:eastAsia="Times New Roman" w:cs="Times New Roman"/>
            <w:color w:val="000000" w:themeColor="text1"/>
            <w:lang w:val="en-GB"/>
          </w:rPr>
          <w:t xml:space="preserve">can be negative in the case of </w:t>
        </w:r>
      </w:ins>
      <w:ins w:author="Josh Browning" w:date="2015-09-01T07:18:00Z" w:id="2135">
        <w:r w:rsidRPr="60226960" w:rsidR="0059554E">
          <w:rPr>
            <w:rFonts w:ascii="Times New Roman" w:hAnsi="Times New Roman" w:eastAsia="Times New Roman" w:cs="Times New Roman"/>
            <w:color w:val="000000" w:themeColor="text1"/>
            <w:lang w:val="en-GB"/>
          </w:rPr>
          <w:t>many residents of the country leaving as tourists and few tourists from other countries visiting.</w:t>
        </w:r>
      </w:ins>
    </w:p>
    <w:p xmlns:wp14="http://schemas.microsoft.com/office/word/2010/wordml" w:rsidRPr="009616CB" w:rsidR="004F65E4" w:rsidP="004F65E4" w:rsidRDefault="004F65E4" w14:paraId="4E069C3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F87DA36" wp14:textId="77777777">
      <w:pPr>
        <w:pStyle w:val="Heading2"/>
      </w:pPr>
      <w:bookmarkStart w:name="_Toc421025886" w:id="2136"/>
      <w:bookmarkStart w:name="_Toc428383842" w:id="2137"/>
      <w:bookmarkStart w:name="_Toc428436064" w:id="2138"/>
      <w:bookmarkStart w:name="_Toc428436365" w:id="2139"/>
      <w:bookmarkStart w:name="_Toc428436491" w:id="2140"/>
      <w:r w:rsidRPr="009616CB">
        <w:lastRenderedPageBreak/>
        <w:t>Industrial use</w:t>
      </w:r>
      <w:bookmarkEnd w:id="2136"/>
      <w:bookmarkEnd w:id="2137"/>
      <w:bookmarkEnd w:id="2138"/>
      <w:bookmarkEnd w:id="2139"/>
      <w:bookmarkEnd w:id="2140"/>
    </w:p>
    <w:p xmlns:wp14="http://schemas.microsoft.com/office/word/2010/wordml" w:rsidRPr="009616CB" w:rsidR="004F65E4" w:rsidP="004F65E4" w:rsidRDefault="004F65E4" w14:paraId="6B745E40"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w:t>
      </w:r>
      <w:del w:author="Josh Browning" w:date="2015-09-01T07:19:00Z" w:id="2141">
        <w:r w:rsidRPr="009616CB" w:rsidDel="00B0066F">
          <w:rPr>
            <w:rFonts w:ascii="Times New Roman" w:hAnsi="Times New Roman" w:cs="Times New Roman"/>
            <w:color w:val="000000" w:themeColor="text1"/>
            <w:lang w:val="en-GB"/>
          </w:rPr>
          <w:delText xml:space="preserve">2000s </w:delText>
        </w:r>
      </w:del>
      <w:ins w:author="Josh Browning" w:date="2015-09-01T07:19:00Z" w:id="2142">
        <w:r w:rsidRPr="60226960" w:rsidR="00B0066F">
          <w:rPr>
            <w:rFonts w:ascii="Times New Roman" w:hAnsi="Times New Roman" w:eastAsia="Times New Roman" w:cs="Times New Roman"/>
            <w:color w:val="000000" w:themeColor="text1"/>
            <w:lang w:val="en-GB"/>
          </w:rPr>
          <w:t>21</w:t>
        </w:r>
        <w:r w:rsidRPr="60226960" w:rsidR="001562E7">
          <w:rPr>
            <w:rFonts w:ascii="Times New Roman" w:hAnsi="Times New Roman" w:eastAsia="Times New Roman" w:cs="Times New Roman"/>
            <w:color w:val="000000" w:themeColor="text1"/>
            <w:vertAlign w:val="superscript"/>
            <w:lang w:val="en-GB"/>
            <w:rPrChange w:author="Josh Browning" w:date="2015-09-01T07:19:00Z" w:id="2143">
              <w:rPr>
                <w:rFonts w:ascii="Times New Roman" w:hAnsi="Times New Roman" w:cs="Times New Roman"/>
                <w:b/>
                <w:bCs/>
                <w:color w:val="000000" w:themeColor="text1"/>
                <w:lang w:val="en-GB"/>
              </w:rPr>
            </w:rPrChange>
          </w:rPr>
          <w:t>st</w:t>
        </w:r>
        <w:r w:rsidRPr="60226960" w:rsidR="00B0066F">
          <w:rPr>
            <w:rFonts w:ascii="Times New Roman" w:hAnsi="Times New Roman" w:eastAsia="Times New Roman" w:cs="Times New Roman"/>
            <w:color w:val="000000" w:themeColor="text1"/>
            <w:lang w:val="en-GB"/>
          </w:rPr>
          <w:t xml:space="preserve"> century</w:t>
        </w:r>
        <w:r w:rsidRPr="60226960" w:rsidR="00B0066F">
          <w:rPr>
            <w:rFonts w:ascii="Times New Roman" w:hAnsi="Times New Roman" w:eastAsia="Times New Roman" w:cs="Times New Roman"/>
            <w:color w:val="000000" w:themeColor="text1"/>
            <w:lang w:val="en-GB"/>
          </w:rPr>
          <w:t xml:space="preserve"> </w:t>
        </w:r>
      </w:ins>
      <w:del w:author="Josh Browning" w:date="2015-09-01T07:19:00Z" w:id="2144">
        <w:r w:rsidRPr="009616CB" w:rsidDel="00B0066F">
          <w:rPr>
            <w:rFonts w:ascii="Times New Roman" w:hAnsi="Times New Roman" w:cs="Times New Roman"/>
            <w:color w:val="000000" w:themeColor="text1"/>
            <w:lang w:val="en-GB"/>
          </w:rPr>
          <w:delText xml:space="preserve">have </w:delText>
        </w:r>
      </w:del>
      <w:ins w:author="Josh Browning" w:date="2015-09-01T07:19:00Z" w:id="2145">
        <w:r w:rsidRPr="60226960" w:rsidR="00B0066F">
          <w:rPr>
            <w:rFonts w:ascii="Times New Roman" w:hAnsi="Times New Roman" w:eastAsia="Times New Roman" w:cs="Times New Roman"/>
            <w:color w:val="000000" w:themeColor="text1"/>
            <w:lang w:val="en-GB"/>
          </w:rPr>
          <w:t>ha</w:t>
        </w:r>
        <w:r w:rsidRPr="60226960" w:rsidR="00B0066F">
          <w:rPr>
            <w:rFonts w:ascii="Times New Roman" w:hAnsi="Times New Roman" w:eastAsia="Times New Roman" w:cs="Times New Roman"/>
            <w:color w:val="000000" w:themeColor="text1"/>
            <w:lang w:val="en-GB"/>
          </w:rPr>
          <w:t>s</w:t>
        </w:r>
        <w:r w:rsidRPr="60226960" w:rsidR="00B0066F">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9D4D5F">
        <w:fldChar w:fldCharType="begin"/>
      </w:r>
      <w:r w:rsidR="009D4D5F">
        <w:instrText xml:space="preserve"> REF _Ref420755964 \h  \* MERGEFORMAT </w:instrText>
      </w:r>
      <w:r w:rsidR="009D4D5F">
        <w:fldChar w:fldCharType="separate"/>
      </w:r>
      <w:ins w:author="Onno Hoffmeister (ESS)" w:date="2015-09-08T14:05:00Z" w:id="2146">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20</w:t>
        </w:r>
      </w:ins>
      <w:del w:author="Onno Hoffmeister (ESS)" w:date="2015-09-08T14:05:00Z" w:id="2147">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16</w:delText>
        </w:r>
      </w:del>
      <w:r w:rsidR="009D4D5F">
        <w:fldChar w:fldCharType="end"/>
      </w:r>
      <w:r w:rsidRPr="60226960">
        <w:rPr>
          <w:rFonts w:ascii="Times New Roman" w:hAnsi="Times New Roman" w:eastAsia="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40676B" w14:paraId="14C826BF" wp14:textId="77777777">
      <w:pPr>
        <w:keepNext/>
        <w:jc w:val="both"/>
        <w:rPr>
          <w:del w:author="Josh Browning" w:date="2015-09-03T12:40:00Z" w:id="2148"/>
          <w:rFonts w:ascii="Times New Roman" w:hAnsi="Times New Roman" w:cs="Times New Roman"/>
          <w:color w:val="000000" w:themeColor="text1"/>
          <w:lang w:val="en-GB"/>
        </w:rPr>
      </w:pPr>
      <w:del w:author="Josh Browning" w:date="2015-09-03T12:40:00Z" w:id="2149">
        <w:r>
          <w:rPr>
            <w:rFonts w:ascii="Times New Roman" w:hAnsi="Times New Roman" w:cs="Times New Roman"/>
            <w:noProof/>
            <w:color w:val="000000" w:themeColor="text1"/>
            <w:lang w:eastAsia="zh-CN"/>
            <w:rPrChange w:author="Unknown" w:id="2150">
              <w:rPr>
                <w:rFonts w:ascii="Times New Roman" w:hAnsi="Times New Roman"/>
                <w:b/>
                <w:bCs/>
                <w:noProof/>
                <w:lang w:eastAsia="zh-CN"/>
              </w:rPr>
            </w:rPrChange>
          </w:rPr>
          <w:lastRenderedPageBreak/>
          <w:drawing>
            <wp:inline xmlns:wp14="http://schemas.microsoft.com/office/word/2010/wordprocessingDrawing" distT="0" distB="0" distL="0" distR="0" wp14:anchorId="6193B503" wp14:editId="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40676B" w14:paraId="030122D5" wp14:textId="77777777">
      <w:pPr>
        <w:keepNext/>
        <w:jc w:val="both"/>
        <w:rPr>
          <w:del w:author="Josh Browning" w:date="2015-08-31T19:33:00Z" w:id="2151"/>
          <w:rFonts w:ascii="Times New Roman" w:hAnsi="Times New Roman" w:cs="Times New Roman"/>
          <w:color w:val="000000" w:themeColor="text1"/>
          <w:lang w:val="en-GB"/>
        </w:rPr>
      </w:pPr>
      <w:del w:author="Josh Browning" w:date="2015-08-31T19:33:00Z" w:id="2152">
        <w:r>
          <w:rPr>
            <w:rFonts w:ascii="Times New Roman" w:hAnsi="Times New Roman" w:cs="Times New Roman"/>
            <w:noProof/>
            <w:color w:val="000000" w:themeColor="text1"/>
            <w:lang w:eastAsia="zh-CN"/>
            <w:rPrChange w:author="Unknown" w:id="2153">
              <w:rPr>
                <w:rFonts w:ascii="Times New Roman" w:hAnsi="Times New Roman"/>
                <w:b/>
                <w:bCs/>
                <w:noProof/>
                <w:lang w:eastAsia="zh-CN"/>
              </w:rPr>
            </w:rPrChange>
          </w:rPr>
          <w:drawing>
            <wp:inline xmlns:wp14="http://schemas.microsoft.com/office/word/2010/wordprocessingDrawing" distT="0" distB="0" distL="0" distR="0" wp14:anchorId="018A0584"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xmlns:wp14="http://schemas.microsoft.com/office/word/2010/wordml" w:rsidRPr="009616CB" w:rsidR="004F65E4" w:rsidP="004F65E4" w:rsidRDefault="0040676B" w14:paraId="5AA973AF" wp14:textId="77777777">
      <w:pPr>
        <w:keepNext/>
        <w:jc w:val="both"/>
        <w:rPr>
          <w:ins w:author="Josh Browning" w:date="2015-08-31T19:33:00Z" w:id="2154"/>
          <w:rFonts w:ascii="Times New Roman" w:hAnsi="Times New Roman" w:cs="Times New Roman"/>
          <w:color w:val="000000" w:themeColor="text1"/>
          <w:lang w:val="en-GB"/>
        </w:rPr>
      </w:pPr>
      <w:ins w:author="Josh Browning" w:date="2015-08-31T19:33:00Z" w:id="2155">
        <w:r>
          <w:rPr>
            <w:rFonts w:ascii="Times New Roman" w:hAnsi="Times New Roman" w:cs="Times New Roman"/>
            <w:noProof/>
            <w:color w:val="000000" w:themeColor="text1"/>
            <w:lang w:eastAsia="zh-CN"/>
            <w:rPrChange w:author="Unknown" w:id="2156">
              <w:rPr>
                <w:rFonts w:ascii="Times New Roman" w:hAnsi="Times New Roman"/>
                <w:b/>
                <w:bCs/>
                <w:noProof/>
                <w:lang w:eastAsia="zh-CN"/>
              </w:rPr>
            </w:rPrChange>
          </w:rPr>
          <w:lastRenderedPageBreak/>
          <w:drawing>
            <wp:inline xmlns:wp14="http://schemas.microsoft.com/office/word/2010/wordprocessingDrawing" distT="0" distB="0" distL="0" distR="0" wp14:anchorId="1752291E"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xmlns:wp14="http://schemas.microsoft.com/office/word/2010/wordml" w:rsidRPr="009616CB" w:rsidR="004F65E4" w:rsidP="004F65E4" w:rsidRDefault="004F65E4" w14:paraId="07A696AF" wp14:textId="77777777" wp14:noSpellErr="1">
      <w:pPr>
        <w:pStyle w:val="Caption"/>
        <w:jc w:val="both"/>
        <w:rPr>
          <w:rFonts w:ascii="Times New Roman" w:hAnsi="Times New Roman" w:cs="Times New Roman"/>
          <w:b/>
          <w:color w:val="000000" w:themeColor="text1"/>
          <w:lang w:val="en-GB"/>
        </w:rPr>
      </w:pPr>
      <w:bookmarkStart w:name="_Ref420755964" w:id="2157"/>
      <w:bookmarkStart w:name="_Toc421026228" w:id="2158"/>
      <w:bookmarkStart w:name="_Toc428383867" w:id="2159"/>
      <w:bookmarkStart w:name="_Toc428436799" w:id="216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2161">
        <w:r w:rsidRPr="60226960" w:rsidR="000B360D">
          <w:rPr>
            <w:rFonts w:ascii="Times New Roman" w:hAnsi="Times New Roman" w:eastAsia="Times New Roman" w:cs="Times New Roman"/>
            <w:noProof/>
            <w:color w:val="000000" w:themeColor="text1"/>
            <w:lang w:val="en-GB"/>
          </w:rPr>
          <w:t>20</w:t>
        </w:r>
      </w:ins>
      <w:del w:author="Onno Hoffmeister (ESS)" w:date="2015-09-08T14:05:00Z" w:id="2162">
        <w:r w:rsidRPr="009616CB" w:rsidDel="000B360D" w:rsidR="000854D5">
          <w:rPr>
            <w:rFonts w:ascii="Times New Roman" w:hAnsi="Times New Roman" w:cs="Times New Roman"/>
            <w:noProof/>
            <w:color w:val="000000" w:themeColor="text1"/>
            <w:lang w:val="en-GB"/>
          </w:rPr>
          <w:delText>16</w:delText>
        </w:r>
      </w:del>
      <w:r w:rsidRPr="60226960" w:rsidR="001562E7">
        <w:fldChar w:fldCharType="end"/>
      </w:r>
      <w:bookmarkEnd w:id="2157"/>
      <w:r w:rsidRPr="60226960">
        <w:rPr>
          <w:rFonts w:ascii="Times New Roman" w:hAnsi="Times New Roman" w:eastAsia="Times New Roman" w:cs="Times New Roman"/>
          <w:color w:val="000000" w:themeColor="text1"/>
          <w:lang w:val="en-GB"/>
        </w:rPr>
        <w:t>: Vegetable oils: Other uses of FAOSTAT v industrial use of PSD</w:t>
      </w:r>
      <w:bookmarkEnd w:id="2158"/>
      <w:bookmarkEnd w:id="2159"/>
      <w:bookmarkEnd w:id="2160"/>
    </w:p>
    <w:p xmlns:wp14="http://schemas.microsoft.com/office/word/2010/wordml" w:rsidRPr="009616CB" w:rsidR="004F65E4" w:rsidP="004F65E4" w:rsidRDefault="004F65E4" w14:paraId="15AC656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2163">
        <w:r w:rsidRPr="60226960" w:rsidR="00B0066F">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given their high caloric content (9kcals/g), the impact on food availability and the DES is particularly high.</w:t>
      </w:r>
    </w:p>
    <w:p xmlns:wp14="http://schemas.microsoft.com/office/word/2010/wordml" w:rsidRPr="009616CB" w:rsidR="004F65E4" w:rsidP="004F65E4" w:rsidRDefault="004F65E4" w14:paraId="064CD80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07E1DCA7" wp14:textId="77777777">
      <w:pPr>
        <w:pStyle w:val="Heading4"/>
        <w:rPr>
          <w:rFonts w:ascii="Times New Roman" w:hAnsi="Times New Roman"/>
          <w:lang w:val="en-GB"/>
        </w:rPr>
      </w:pPr>
      <w:r w:rsidRPr="009616CB">
        <w:rPr>
          <w:rFonts w:ascii="Times New Roman" w:hAnsi="Times New Roman"/>
          <w:lang w:val="en-GB"/>
        </w:rPr>
        <w:lastRenderedPageBreak/>
        <w:t>Imputation and data sources</w:t>
      </w:r>
    </w:p>
    <w:p xmlns:wp14="http://schemas.microsoft.com/office/word/2010/wordml" w:rsidRPr="009616CB" w:rsidR="004F65E4" w:rsidP="004F65E4" w:rsidRDefault="004F65E4" w14:paraId="77D61313"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2164">
        <w:r w:rsidRPr="60226960" w:rsidR="00B0066F">
          <w:rPr>
            <w:rFonts w:ascii="Times New Roman" w:hAnsi="Times New Roman" w:eastAsia="Times New Roman" w:cs="Times New Roman"/>
            <w:color w:val="000000" w:themeColor="text1"/>
            <w:lang w:val="en-GB"/>
          </w:rPr>
          <w:t xml:space="preserve">of </w:t>
        </w:r>
      </w:ins>
      <w:r w:rsidRPr="60226960">
        <w:rPr>
          <w:rFonts w:ascii="Times New Roman" w:hAnsi="Times New Roman" w:eastAsia="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59CD19C8" wp14:textId="77777777">
      <w:pPr>
        <w:rPr>
          <w:rFonts w:ascii="Times New Roman" w:hAnsi="Times New Roman" w:cs="Times New Roman" w:eastAsiaTheme="majorEastAsia"/>
          <w:b/>
          <w:bCs/>
          <w:color w:val="000000" w:themeColor="text1"/>
          <w:sz w:val="28"/>
          <w:szCs w:val="28"/>
          <w:lang w:val="en-GB"/>
        </w:rPr>
      </w:pPr>
      <w:bookmarkStart w:name="_Toc421025889" w:id="2165"/>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CA076F7" wp14:textId="77777777">
      <w:pPr>
        <w:pStyle w:val="Heading2"/>
      </w:pPr>
      <w:bookmarkStart w:name="_Toc428383843" w:id="2166"/>
      <w:bookmarkStart w:name="_Toc428436065" w:id="2167"/>
      <w:bookmarkStart w:name="_Toc428436366" w:id="2168"/>
      <w:bookmarkStart w:name="_Toc428436492" w:id="2169"/>
      <w:r w:rsidRPr="009616CB">
        <w:lastRenderedPageBreak/>
        <w:t>Food losses and waste (FLW)</w:t>
      </w:r>
      <w:bookmarkEnd w:id="2165"/>
      <w:bookmarkEnd w:id="2166"/>
      <w:bookmarkEnd w:id="2167"/>
      <w:bookmarkEnd w:id="2168"/>
      <w:bookmarkEnd w:id="2169"/>
    </w:p>
    <w:p xmlns:wp14="http://schemas.microsoft.com/office/word/2010/wordml" w:rsidRPr="009616CB" w:rsidR="004F65E4" w:rsidP="006F3003" w:rsidRDefault="004F65E4" w14:paraId="13960AE4" wp14:textId="77777777">
      <w:pPr>
        <w:pStyle w:val="Heading3"/>
        <w:rPr>
          <w:rFonts w:ascii="Times New Roman" w:hAnsi="Times New Roman"/>
          <w:lang w:val="en-GB"/>
        </w:rPr>
      </w:pPr>
      <w:bookmarkStart w:name="_Toc421025890" w:id="2170"/>
      <w:r w:rsidRPr="009616CB">
        <w:rPr>
          <w:rFonts w:ascii="Times New Roman" w:hAnsi="Times New Roman"/>
          <w:lang w:val="en-GB"/>
        </w:rPr>
        <w:t>Definition of FLW in the FBS system</w:t>
      </w:r>
      <w:bookmarkEnd w:id="2170"/>
    </w:p>
    <w:p xmlns:wp14="http://schemas.microsoft.com/office/word/2010/wordml" w:rsidRPr="009616CB" w:rsidR="004F65E4" w:rsidP="004F65E4" w:rsidRDefault="004F65E4" w14:paraId="41CC0E1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9D4D5F">
        <w:fldChar w:fldCharType="begin"/>
      </w:r>
      <w:r w:rsidR="009D4D5F">
        <w:instrText xml:space="preserve"> REF _Ref421025415 \h  \* MERGEFORMAT </w:instrText>
      </w:r>
      <w:r w:rsidR="009D4D5F">
        <w:fldChar w:fldCharType="separate"/>
      </w:r>
      <w:ins w:author="Onno Hoffmeister (ESS)" w:date="2015-09-08T14:05:00Z" w:id="2171">
        <w:r w:rsidRPr="60226960" w:rsidR="000B360D">
          <w:rPr>
            <w:rFonts w:ascii="Times New Roman" w:hAnsi="Times New Roman" w:eastAsia="Times New Roman" w:cs="Times New Roman"/>
            <w:lang w:val="en-GB"/>
            <w:rPrChange w:author="Onno Hoffmeister (ESS)" w:date="2015-09-08T14:05:00Z" w:id="2172">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3">
              <w:rPr>
                <w:rFonts w:ascii="Times New Roman" w:hAnsi="Times New Roman" w:cs="Times New Roman"/>
                <w:noProof/>
                <w:lang w:val="en-GB"/>
              </w:rPr>
            </w:rPrChange>
          </w:rPr>
          <w:t>21</w:t>
        </w:r>
      </w:ins>
      <w:del w:author="Onno Hoffmeister (ESS)" w:date="2015-09-08T14:05:00Z" w:id="2174">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60226960">
        <w:rPr>
          <w:rFonts w:ascii="Times New Roman" w:hAnsi="Times New Roman" w:eastAsia="Times New Roman" w:cs="Times New Roman"/>
          <w:i w:val="1"/>
          <w:iCs w:val="1"/>
          <w:color w:val="000000" w:themeColor="text1"/>
          <w:lang w:val="en-GB"/>
        </w:rPr>
        <w:t>not</w:t>
      </w:r>
      <w:r w:rsidRPr="60226960">
        <w:rPr>
          <w:rFonts w:ascii="Times New Roman" w:hAnsi="Times New Roman" w:eastAsia="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9D4D5F">
        <w:fldChar w:fldCharType="begin"/>
      </w:r>
      <w:r w:rsidR="009D4D5F">
        <w:instrText xml:space="preserve"> REF _Ref421025415 \h  \* MERGEFORMAT </w:instrText>
      </w:r>
      <w:r w:rsidR="009D4D5F">
        <w:fldChar w:fldCharType="separate"/>
      </w:r>
      <w:ins w:author="Onno Hoffmeister (ESS)" w:date="2015-09-08T14:05:00Z" w:id="2175">
        <w:r w:rsidRPr="60226960" w:rsidR="000B360D">
          <w:rPr>
            <w:rFonts w:ascii="Times New Roman" w:hAnsi="Times New Roman" w:eastAsia="Times New Roman" w:cs="Times New Roman"/>
            <w:lang w:val="en-GB"/>
            <w:rPrChange w:author="Onno Hoffmeister (ESS)" w:date="2015-09-08T14:05:00Z" w:id="2176">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7">
              <w:rPr>
                <w:rFonts w:ascii="Times New Roman" w:hAnsi="Times New Roman" w:cs="Times New Roman"/>
                <w:noProof/>
                <w:lang w:val="en-GB"/>
              </w:rPr>
            </w:rPrChange>
          </w:rPr>
          <w:t>21</w:t>
        </w:r>
      </w:ins>
      <w:del w:author="Onno Hoffmeister (ESS)" w:date="2015-09-08T14:05:00Z" w:id="2178">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4F65E4" w14:paraId="180074DD" wp14:textId="77777777">
      <w:pPr>
        <w:pStyle w:val="Heading3"/>
        <w:rPr>
          <w:rFonts w:ascii="Times New Roman" w:hAnsi="Times New Roman"/>
          <w:lang w:val="en-GB"/>
        </w:rPr>
      </w:pPr>
      <w:bookmarkStart w:name="_Toc421025891" w:id="2179"/>
      <w:r w:rsidRPr="009616CB">
        <w:rPr>
          <w:rFonts w:ascii="Times New Roman" w:hAnsi="Times New Roman"/>
          <w:lang w:val="en-GB"/>
        </w:rPr>
        <w:t>Data availability</w:t>
      </w:r>
      <w:bookmarkEnd w:id="2179"/>
    </w:p>
    <w:p xmlns:wp14="http://schemas.microsoft.com/office/word/2010/wordml" w:rsidRPr="009616CB" w:rsidR="004F65E4" w:rsidP="004F65E4" w:rsidRDefault="004F65E4" w14:paraId="7F0E89BC"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w:t>
      </w:r>
      <w:ins w:author="Salar Tayyib" w:date="2015-09-03T12:40:00Z" w:id="2180">
        <w:r w:rsidRPr="60226960">
          <w:rPr>
            <w:rFonts w:ascii="Times New Roman" w:hAnsi="Times New Roman" w:eastAsia="Times New Roman" w:cs="Times New Roman"/>
            <w:color w:val="000000" w:themeColor="text1"/>
            <w:lang w:val="en-GB"/>
          </w:rPr>
          <w:t xml:space="preserve"> </w:t>
        </w:r>
      </w:ins>
      <w:ins w:author="Salar Tayyib" w:date="2015-09-02T13:27:00Z" w:id="2181">
        <w:r w:rsidRPr="60226960" w:rsidR="0037696B">
          <w:rPr>
            <w:rFonts w:ascii="Times New Roman" w:hAnsi="Times New Roman" w:eastAsia="Times New Roman" w:cs="Times New Roman"/>
            <w:color w:val="000000" w:themeColor="text1"/>
            <w:lang w:val="en-GB"/>
          </w:rPr>
          <w:t>FAO</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0CF0AA3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0676B" w14:paraId="5EC29DE0" wp14:textId="77777777">
      <w:pPr>
        <w:keepNext/>
        <w:jc w:val="both"/>
        <w:rPr>
          <w:del w:author="Josh Browning" w:date="2015-09-03T12:40:00Z" w:id="2182"/>
          <w:rFonts w:ascii="Times New Roman" w:hAnsi="Times New Roman" w:cs="Times New Roman"/>
          <w:lang w:val="en-GB"/>
        </w:rPr>
      </w:pPr>
      <w:del w:author="Josh Browning" w:date="2015-09-03T12:40:00Z" w:id="2183">
        <w:r>
          <w:rPr>
            <w:rFonts w:ascii="Times New Roman" w:hAnsi="Times New Roman" w:cs="Times New Roman"/>
            <w:noProof/>
            <w:color w:val="000000" w:themeColor="text1"/>
            <w:szCs w:val="24"/>
            <w:lang w:eastAsia="zh-CN"/>
            <w:rPrChange w:author="Unknown" w:id="2184">
              <w:rPr>
                <w:rFonts w:ascii="Times New Roman" w:hAnsi="Times New Roman"/>
                <w:b/>
                <w:bCs/>
                <w:noProof/>
                <w:lang w:eastAsia="zh-CN"/>
              </w:rPr>
            </w:rPrChange>
          </w:rPr>
          <w:lastRenderedPageBreak/>
          <w:drawing>
            <wp:inline xmlns:wp14="http://schemas.microsoft.com/office/word/2010/wordprocessingDrawing" distT="0" distB="0" distL="0" distR="0" wp14:anchorId="2F127634" wp14:editId="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xmlns:wp14="http://schemas.microsoft.com/office/word/2010/wordml" w:rsidRPr="009616CB" w:rsidR="004F65E4" w:rsidP="004F65E4" w:rsidRDefault="0040676B" w14:paraId="47739AF1" wp14:textId="77777777">
      <w:pPr>
        <w:keepNext/>
        <w:jc w:val="both"/>
        <w:rPr>
          <w:ins w:author="Josh Browning" w:date="2015-09-03T12:40:00Z" w:id="2185"/>
          <w:rFonts w:ascii="Times New Roman" w:hAnsi="Times New Roman" w:cs="Times New Roman"/>
          <w:lang w:val="en-GB"/>
        </w:rPr>
      </w:pPr>
      <w:ins w:author="Josh Browning" w:date="2015-09-03T12:40:00Z" w:id="2186">
        <w:r>
          <w:rPr>
            <w:rFonts w:ascii="Times New Roman" w:hAnsi="Times New Roman" w:cs="Times New Roman"/>
            <w:noProof/>
            <w:color w:val="000000" w:themeColor="text1"/>
            <w:szCs w:val="24"/>
            <w:lang w:eastAsia="zh-CN"/>
            <w:rPrChange w:author="Unknown" w:id="2187">
              <w:rPr>
                <w:rFonts w:ascii="Times New Roman" w:hAnsi="Times New Roman"/>
                <w:b/>
                <w:bCs/>
                <w:noProof/>
                <w:lang w:eastAsia="zh-CN"/>
              </w:rPr>
            </w:rPrChange>
          </w:rPr>
          <w:lastRenderedPageBreak/>
          <w:drawing>
            <wp:inline xmlns:wp14="http://schemas.microsoft.com/office/word/2010/wordprocessingDrawing" distT="0" distB="0" distL="0" distR="0" wp14:anchorId="36C8D7A0"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xmlns:wp14="http://schemas.microsoft.com/office/word/2010/wordml" w:rsidRPr="009616CB" w:rsidR="004F65E4" w:rsidP="004F65E4" w:rsidRDefault="004F65E4" w14:paraId="75E27754" wp14:textId="77777777" wp14:noSpellErr="1">
      <w:pPr>
        <w:pStyle w:val="Caption"/>
        <w:jc w:val="both"/>
        <w:rPr>
          <w:rFonts w:ascii="Times New Roman" w:hAnsi="Times New Roman" w:cs="Times New Roman"/>
          <w:b/>
          <w:bCs/>
          <w:sz w:val="22"/>
          <w:szCs w:val="22"/>
          <w:lang w:val="en-GB"/>
        </w:rPr>
      </w:pPr>
      <w:bookmarkStart w:name="_Ref421025415" w:id="2188"/>
      <w:bookmarkStart w:name="_Toc421026229" w:id="2189"/>
      <w:bookmarkStart w:name="_Toc428383868" w:id="2190"/>
      <w:bookmarkStart w:name="_Toc428436800" w:id="2191"/>
      <w:r w:rsidRPr="60226960">
        <w:rPr>
          <w:rFonts w:ascii="Times New Roman" w:hAnsi="Times New Roman" w:eastAsia="Times New Roman" w:cs="Times New Roman"/>
          <w:sz w:val="22"/>
          <w:szCs w:val="22"/>
          <w:lang w:val="en-GB"/>
        </w:rPr>
        <w:t xml:space="preserve">Figure </w:t>
      </w:r>
      <w:r w:rsidRPr="60226960" w:rsidR="001562E7">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ins w:author="Onno Hoffmeister (ESS)" w:date="2015-09-08T14:05:00Z" w:id="2192">
        <w:r w:rsidRPr="60226960" w:rsidR="000B360D">
          <w:rPr>
            <w:rFonts w:ascii="Times New Roman" w:hAnsi="Times New Roman" w:eastAsia="Times New Roman" w:cs="Times New Roman"/>
            <w:noProof/>
            <w:sz w:val="22"/>
            <w:szCs w:val="22"/>
            <w:lang w:val="en-GB"/>
          </w:rPr>
          <w:t>21</w:t>
        </w:r>
      </w:ins>
      <w:del w:author="Onno Hoffmeister (ESS)" w:date="2015-09-08T14:05:00Z" w:id="2193">
        <w:r w:rsidRPr="009616CB" w:rsidDel="000B360D" w:rsidR="000854D5">
          <w:rPr>
            <w:rFonts w:ascii="Times New Roman" w:hAnsi="Times New Roman" w:cs="Times New Roman"/>
            <w:noProof/>
            <w:sz w:val="22"/>
            <w:szCs w:val="22"/>
            <w:lang w:val="en-GB"/>
          </w:rPr>
          <w:delText>17</w:delText>
        </w:r>
      </w:del>
      <w:r w:rsidRPr="60226960" w:rsidR="001562E7">
        <w:fldChar w:fldCharType="end"/>
      </w:r>
      <w:bookmarkEnd w:id="2188"/>
      <w:r w:rsidRPr="60226960">
        <w:rPr>
          <w:rFonts w:ascii="Times New Roman" w:hAnsi="Times New Roman" w:eastAsia="Times New Roman" w:cs="Times New Roman"/>
          <w:sz w:val="22"/>
          <w:szCs w:val="22"/>
          <w:lang w:val="en-GB"/>
        </w:rPr>
        <w:t>:</w:t>
      </w:r>
      <w:r w:rsidRPr="60226960">
        <w:rPr>
          <w:rFonts w:ascii="Times New Roman" w:hAnsi="Times New Roman" w:eastAsia="Times New Roman" w:cs="Times New Roman"/>
          <w:sz w:val="22"/>
          <w:szCs w:val="22"/>
          <w:lang w:val="en-GB"/>
        </w:rPr>
        <w:t xml:space="preserve"> Flow chart of food losses and wastages</w:t>
      </w:r>
      <w:bookmarkEnd w:id="2189"/>
      <w:bookmarkEnd w:id="2190"/>
      <w:bookmarkEnd w:id="2191"/>
    </w:p>
    <w:p xmlns:wp14="http://schemas.microsoft.com/office/word/2010/wordml" w:rsidRPr="009616CB" w:rsidR="004F65E4" w:rsidP="004F65E4" w:rsidRDefault="004F65E4" w14:paraId="13EB8CF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642E7C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4F65E4" w14:paraId="4F91C2CD" wp14:textId="77777777">
      <w:pPr>
        <w:pStyle w:val="Heading3"/>
        <w:rPr>
          <w:rFonts w:ascii="Times New Roman" w:hAnsi="Times New Roman"/>
          <w:lang w:val="en-GB"/>
        </w:rPr>
      </w:pPr>
      <w:bookmarkStart w:name="_Toc421025892" w:id="2194"/>
      <w:r w:rsidRPr="009616CB">
        <w:rPr>
          <w:rFonts w:ascii="Times New Roman" w:hAnsi="Times New Roman"/>
          <w:lang w:val="en-GB"/>
        </w:rPr>
        <w:lastRenderedPageBreak/>
        <w:t>The previous imputation approach</w:t>
      </w:r>
      <w:bookmarkEnd w:id="2194"/>
    </w:p>
    <w:p xmlns:wp14="http://schemas.microsoft.com/office/word/2010/wordml" w:rsidRPr="009616CB" w:rsidR="004F65E4" w:rsidP="004F65E4" w:rsidRDefault="004F65E4" w14:paraId="01B946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657C93" w14:paraId="4EC0C043"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195">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196">
        <w:r w:rsidRPr="60226960" w:rsidR="000B360D">
          <w:rPr>
            <w:rFonts w:ascii="Times New Roman" w:hAnsi="Times New Roman" w:eastAsia="Times New Roman" w:cs="Times New Roman"/>
            <w:noProof/>
            <w:color w:val="000000" w:themeColor="text1"/>
            <w:lang w:val="en-GB"/>
          </w:rPr>
          <w:t>26</w:t>
        </w:r>
      </w:ins>
      <w:ins w:author="Josh Browning" w:date="2015-09-01T07:14:00Z" w:id="2197">
        <w:del w:author="Onno Hoffmeister (ESS)" w:date="2015-09-08T14:05:00Z" w:id="2198">
          <w:r w:rsidDel="000B360D" w:rsidR="0059554E">
            <w:rPr>
              <w:rFonts w:ascii="Times New Roman" w:hAnsi="Times New Roman" w:cs="Times New Roman"/>
              <w:noProof/>
              <w:color w:val="000000" w:themeColor="text1"/>
              <w:szCs w:val="28"/>
              <w:lang w:val="en-GB"/>
            </w:rPr>
            <w:delText>25</w:delText>
          </w:r>
        </w:del>
      </w:ins>
      <w:del w:author="Onno Hoffmeister (ESS)" w:date="2015-09-08T14:05:00Z" w:id="2199">
        <w:r w:rsidRPr="009616CB" w:rsidDel="000B360D" w:rsidR="000854D5">
          <w:rPr>
            <w:rFonts w:ascii="Times New Roman" w:hAnsi="Times New Roman" w:cs="Times New Roman"/>
            <w:noProof/>
            <w:color w:val="000000" w:themeColor="text1"/>
            <w:szCs w:val="28"/>
            <w:lang w:val="en-GB"/>
          </w:rPr>
          <w:delText>24</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7E62F58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4F65E4" w14:paraId="43BE180D" wp14:textId="77777777">
      <w:pPr>
        <w:pStyle w:val="Heading3"/>
        <w:rPr>
          <w:rFonts w:ascii="Times New Roman" w:hAnsi="Times New Roman"/>
          <w:lang w:val="en-GB"/>
        </w:rPr>
      </w:pPr>
      <w:bookmarkStart w:name="_Toc421025893" w:id="2200"/>
      <w:r w:rsidRPr="009616CB">
        <w:rPr>
          <w:rFonts w:ascii="Times New Roman" w:hAnsi="Times New Roman"/>
          <w:lang w:val="en-GB"/>
        </w:rPr>
        <w:t>The new imputation approach</w:t>
      </w:r>
      <w:bookmarkEnd w:id="2200"/>
    </w:p>
    <w:p xmlns:wp14="http://schemas.microsoft.com/office/word/2010/wordml" w:rsidRPr="009616CB" w:rsidR="004F65E4" w:rsidP="004F65E4" w:rsidRDefault="004F65E4" w14:paraId="7025594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possible shortcomings of the old imputation method and notwithstanding the data and methodological limitations, it was decided to develop a new method to estimate FLW</w:t>
      </w:r>
      <w:del w:author="Josh Browning" w:date="2015-09-01T07:27:00Z" w:id="2201">
        <w:r w:rsidRPr="009616CB" w:rsidDel="00B0066F">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based on those data points that are officially reported. The scarcity of official data made it necessary to pool available data into a panel. It was also </w:t>
      </w:r>
      <w:del w:author="Josh Browning" w:date="2015-09-01T07:28:00Z" w:id="2202">
        <w:r w:rsidRPr="009616CB" w:rsidDel="00B0066F">
          <w:rPr>
            <w:rFonts w:ascii="Times New Roman" w:hAnsi="Times New Roman" w:cs="Times New Roman"/>
            <w:color w:val="000000" w:themeColor="text1"/>
            <w:szCs w:val="24"/>
            <w:lang w:val="en-GB"/>
          </w:rPr>
          <w:delText xml:space="preserve">felt </w:delText>
        </w:r>
      </w:del>
      <w:ins w:author="Josh Browning" w:date="2015-09-01T07:28:00Z" w:id="2203">
        <w:r w:rsidRPr="60226960" w:rsidR="00B0066F">
          <w:rPr>
            <w:rFonts w:ascii="Times New Roman" w:hAnsi="Times New Roman" w:eastAsia="Times New Roman" w:cs="Times New Roman"/>
            <w:color w:val="000000" w:themeColor="text1"/>
            <w:lang w:val="en-GB"/>
          </w:rPr>
          <w:t xml:space="preserve">deemed </w:t>
        </w:r>
      </w:ins>
      <w:r w:rsidRPr="60226960">
        <w:rPr>
          <w:rFonts w:ascii="Times New Roman" w:hAnsi="Times New Roman" w:eastAsia="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4F65E4" w14:paraId="5AF7617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2204">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hAnsi="Times New Roman" w:eastAsia="Times New Roman" w:cs="Times New Roman"/>
          <w:color w:val="000000" w:themeColor="text1"/>
          <w:lang w:val="en-GB"/>
        </w:rPr>
        <w:t>receiv</w:t>
      </w:r>
      <w:ins w:author="Josh Browning" w:date="2015-09-01T07:29:00Z" w:id="2205">
        <w:r w:rsidRPr="60226960" w:rsidR="00F301CE">
          <w:rPr>
            <w:rFonts w:ascii="Times New Roman" w:hAnsi="Times New Roman" w:eastAsia="Times New Roman" w:cs="Times New Roman"/>
            <w:color w:val="000000" w:themeColor="text1"/>
            <w:lang w:val="en-GB"/>
          </w:rPr>
          <w:t>ing</w:t>
        </w:r>
      </w:ins>
      <w:del w:author="Josh Browning" w:date="2015-09-01T07:29:00Z" w:id="2206">
        <w:r w:rsidRPr="009616CB" w:rsidDel="00F301CE">
          <w:rPr>
            <w:rFonts w:ascii="Times New Roman" w:hAnsi="Times New Roman" w:cs="Times New Roman"/>
            <w:color w:val="000000" w:themeColor="text1"/>
            <w:szCs w:val="24"/>
            <w:lang w:val="en-GB"/>
          </w:rPr>
          <w:delText>e</w:delText>
        </w:r>
      </w:del>
      <w:r w:rsidRPr="60226960">
        <w:rPr>
          <w:rFonts w:ascii="Times New Roman" w:hAnsi="Times New Roman" w:eastAsia="Times New Roman" w:cs="Times New Roman"/>
          <w:color w:val="000000" w:themeColor="text1"/>
          <w:lang w:val="en-GB"/>
        </w:rPr>
        <w:t xml:space="preserve"> such information, ideally through its production questionnaire.</w:t>
      </w:r>
    </w:p>
    <w:p xmlns:wp14="http://schemas.microsoft.com/office/word/2010/wordml" w:rsidRPr="009616CB" w:rsidR="004F65E4" w:rsidP="006F3003" w:rsidRDefault="004F65E4" w14:paraId="321ECDDA" wp14:textId="77777777">
      <w:pPr>
        <w:pStyle w:val="Heading4"/>
        <w:rPr>
          <w:rFonts w:ascii="Times New Roman" w:hAnsi="Times New Roman"/>
          <w:lang w:val="en-GB"/>
        </w:rPr>
      </w:pPr>
      <w:bookmarkStart w:name="_Toc421025894" w:id="2207"/>
      <w:r w:rsidRPr="009616CB">
        <w:rPr>
          <w:rFonts w:ascii="Times New Roman" w:hAnsi="Times New Roman"/>
          <w:lang w:val="en-GB"/>
        </w:rPr>
        <w:t>The model/estimation procedure</w:t>
      </w:r>
      <w:bookmarkEnd w:id="2207"/>
    </w:p>
    <w:p xmlns:wp14="http://schemas.microsoft.com/office/word/2010/wordml" w:rsidRPr="009616CB" w:rsidR="004F65E4" w:rsidP="004F65E4" w:rsidRDefault="004F65E4" w14:paraId="153C5FF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1A27BE1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BCB947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657C93" w14:paraId="599FFA7A"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657C93" w14:paraId="3F5FDB58"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4A160D53"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08">
        <w:r w:rsidRPr="60226960" w:rsidR="000B360D">
          <w:rPr>
            <w:rFonts w:ascii="Times New Roman" w:hAnsi="Times New Roman" w:eastAsia="Times New Roman" w:cs="Times New Roman"/>
            <w:noProof/>
            <w:color w:val="000000" w:themeColor="text1"/>
            <w:lang w:val="en-GB"/>
          </w:rPr>
          <w:t>27</w:t>
        </w:r>
      </w:ins>
      <w:ins w:author="Josh Browning" w:date="2015-09-01T07:14:00Z" w:id="2209">
        <w:del w:author="Onno Hoffmeister (ESS)" w:date="2015-09-08T14:05:00Z" w:id="2210">
          <w:r w:rsidDel="000B360D" w:rsidR="0059554E">
            <w:rPr>
              <w:rFonts w:ascii="Times New Roman" w:hAnsi="Times New Roman" w:cs="Times New Roman"/>
              <w:noProof/>
              <w:color w:val="000000" w:themeColor="text1"/>
              <w:szCs w:val="28"/>
              <w:lang w:val="en-GB"/>
            </w:rPr>
            <w:delText>26</w:delText>
          </w:r>
        </w:del>
      </w:ins>
      <w:del w:author="Onno Hoffmeister (ESS)" w:date="2015-09-08T14:05:00Z" w:id="2211">
        <w:r w:rsidRPr="009616CB" w:rsidDel="000B360D" w:rsidR="000854D5">
          <w:rPr>
            <w:rFonts w:ascii="Times New Roman" w:hAnsi="Times New Roman" w:cs="Times New Roman"/>
            <w:noProof/>
            <w:color w:val="000000" w:themeColor="text1"/>
            <w:szCs w:val="28"/>
            <w:lang w:val="en-GB"/>
          </w:rPr>
          <w:delText>25</w:delText>
        </w:r>
      </w:del>
      <w:r w:rsidRPr="60226960" w:rsidR="001562E7">
        <w:fldChar w:fldCharType="end"/>
      </w:r>
      <w:r w:rsidRPr="60226960">
        <w:rPr>
          <w:rFonts w:ascii="Times New Roman" w:hAnsi="Times New Roman" w:eastAsia="Times New Roman" w:cs="Times New Roman"/>
          <w:color w:val="000000" w:themeColor="text1"/>
          <w:lang w:val="en-GB"/>
        </w:rPr>
        <w:t>a-e)</w:t>
      </w:r>
    </w:p>
    <w:p xmlns:wp14="http://schemas.microsoft.com/office/word/2010/wordml" w:rsidRPr="009616CB" w:rsidR="004F65E4" w:rsidP="004F65E4" w:rsidRDefault="004F65E4" w14:paraId="3612A391"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4CD4E5"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0D23786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BF98CE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6E1CF1BF"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60DC03B9"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F59B62B" wp14:textId="77777777">
      <w:pPr>
        <w:pStyle w:val="Heading2"/>
      </w:pPr>
      <w:bookmarkStart w:name="_Toc421025895" w:id="2212"/>
      <w:bookmarkStart w:name="_Toc428383844" w:id="2213"/>
      <w:bookmarkStart w:name="_Toc428436066" w:id="2214"/>
      <w:bookmarkStart w:name="_Toc428436367" w:id="2215"/>
      <w:bookmarkStart w:name="_Toc428436493" w:id="2216"/>
      <w:r w:rsidRPr="009616CB">
        <w:lastRenderedPageBreak/>
        <w:t>Seed use</w:t>
      </w:r>
      <w:bookmarkEnd w:id="2212"/>
      <w:bookmarkEnd w:id="2213"/>
      <w:bookmarkEnd w:id="2214"/>
      <w:bookmarkEnd w:id="2215"/>
      <w:bookmarkEnd w:id="2216"/>
    </w:p>
    <w:p xmlns:wp14="http://schemas.microsoft.com/office/word/2010/wordml" w:rsidRPr="009616CB" w:rsidR="004F65E4" w:rsidP="006F3003" w:rsidRDefault="004F65E4" w14:paraId="2BB1A2A5" wp14:textId="77777777">
      <w:pPr>
        <w:pStyle w:val="Heading3"/>
        <w:rPr>
          <w:rFonts w:ascii="Times New Roman" w:hAnsi="Times New Roman"/>
          <w:lang w:val="en-GB"/>
        </w:rPr>
      </w:pPr>
      <w:bookmarkStart w:name="_Toc421025896" w:id="2217"/>
      <w:r w:rsidRPr="009616CB">
        <w:rPr>
          <w:rFonts w:ascii="Times New Roman" w:hAnsi="Times New Roman"/>
          <w:lang w:val="en-GB"/>
        </w:rPr>
        <w:t xml:space="preserve">A brief review of the </w:t>
      </w:r>
      <w:r w:rsidRPr="009616CB" w:rsidR="006F3003">
        <w:rPr>
          <w:rFonts w:ascii="Times New Roman" w:hAnsi="Times New Roman"/>
          <w:lang w:val="en-GB"/>
        </w:rPr>
        <w:t>previous</w:t>
      </w:r>
      <w:r w:rsidRPr="009616CB">
        <w:rPr>
          <w:rFonts w:ascii="Times New Roman" w:hAnsi="Times New Roman"/>
          <w:lang w:val="en-GB"/>
        </w:rPr>
        <w:t xml:space="preserve"> approach</w:t>
      </w:r>
      <w:bookmarkEnd w:id="2217"/>
    </w:p>
    <w:p xmlns:wp14="http://schemas.microsoft.com/office/word/2010/wordml" w:rsidRPr="009616CB" w:rsidR="004F65E4" w:rsidP="004F65E4" w:rsidRDefault="004F65E4" w14:paraId="1D066751"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07362D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7FAF682E"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657C93" w14:paraId="1590E0CB"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218">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19">
        <w:r w:rsidRPr="60226960" w:rsidR="000B360D">
          <w:rPr>
            <w:rFonts w:ascii="Times New Roman" w:hAnsi="Times New Roman" w:eastAsia="Times New Roman" w:cs="Times New Roman"/>
            <w:noProof/>
            <w:color w:val="000000" w:themeColor="text1"/>
            <w:lang w:val="en-GB"/>
          </w:rPr>
          <w:t>28</w:t>
        </w:r>
      </w:ins>
      <w:ins w:author="Josh Browning" w:date="2015-09-01T07:14:00Z" w:id="2220">
        <w:del w:author="Onno Hoffmeister (ESS)" w:date="2015-09-08T14:05:00Z" w:id="2221">
          <w:r w:rsidDel="000B360D" w:rsidR="0059554E">
            <w:rPr>
              <w:rFonts w:ascii="Times New Roman" w:hAnsi="Times New Roman" w:cs="Times New Roman"/>
              <w:noProof/>
              <w:color w:val="000000" w:themeColor="text1"/>
              <w:szCs w:val="28"/>
              <w:lang w:val="en-GB"/>
            </w:rPr>
            <w:delText>27</w:delText>
          </w:r>
        </w:del>
      </w:ins>
      <w:del w:author="Onno Hoffmeister (ESS)" w:date="2015-09-08T14:05:00Z" w:id="2222">
        <w:r w:rsidRPr="009616CB" w:rsidDel="000B360D" w:rsidR="000854D5">
          <w:rPr>
            <w:rFonts w:ascii="Times New Roman" w:hAnsi="Times New Roman" w:cs="Times New Roman"/>
            <w:noProof/>
            <w:color w:val="000000" w:themeColor="text1"/>
            <w:szCs w:val="28"/>
            <w:lang w:val="en-GB"/>
          </w:rPr>
          <w:delText>26</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79B6268" wp14:textId="77777777">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222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222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222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6F43FE51" wp14:textId="77777777">
      <w:pPr>
        <w:pStyle w:val="Heading4"/>
        <w:rPr>
          <w:rFonts w:ascii="Times New Roman" w:hAnsi="Times New Roman"/>
          <w:lang w:val="en-GB"/>
        </w:rPr>
      </w:pPr>
      <w:bookmarkStart w:name="_Toc421025897" w:id="2226"/>
      <w:r w:rsidRPr="009616CB">
        <w:rPr>
          <w:rFonts w:ascii="Times New Roman" w:hAnsi="Times New Roman"/>
          <w:lang w:val="en-GB"/>
        </w:rPr>
        <w:t>Seed rates</w:t>
      </w:r>
      <w:bookmarkEnd w:id="2226"/>
    </w:p>
    <w:p xmlns:wp14="http://schemas.microsoft.com/office/word/2010/wordml" w:rsidRPr="009616CB" w:rsidR="004F65E4" w:rsidP="004F65E4" w:rsidRDefault="004F65E4" w14:paraId="3075640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2400C34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50"/>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4F65E4" w14:paraId="5DFF4F1E" wp14:textId="77777777">
      <w:pPr>
        <w:pStyle w:val="Heading3"/>
        <w:rPr>
          <w:rFonts w:ascii="Times New Roman" w:hAnsi="Times New Roman"/>
          <w:lang w:val="en-GB"/>
        </w:rPr>
      </w:pPr>
      <w:bookmarkStart w:name="_Toc421025898" w:id="2227"/>
      <w:r w:rsidRPr="009616CB">
        <w:rPr>
          <w:rFonts w:ascii="Times New Roman" w:hAnsi="Times New Roman"/>
          <w:lang w:val="en-GB"/>
        </w:rPr>
        <w:lastRenderedPageBreak/>
        <w:t>The new imputation approach</w:t>
      </w:r>
      <w:bookmarkEnd w:id="2227"/>
    </w:p>
    <w:p xmlns:wp14="http://schemas.microsoft.com/office/word/2010/wordml" w:rsidRPr="009616CB" w:rsidR="004F65E4" w:rsidP="004F65E4" w:rsidRDefault="004F65E4" w14:paraId="6BB13DA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F1595E1"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1B471DB9" wp14:textId="77777777">
      <w:pPr>
        <w:pStyle w:val="ListParagraph"/>
        <w:numPr>
          <w:ilvl w:val="0"/>
          <w:numId w:val="23"/>
        </w:numPr>
        <w:jc w:val="both"/>
        <w:rPr>
          <w:del w:author="Josh Browning" w:date="2015-09-01T07:37:00Z" w:id="2228"/>
          <w:rFonts w:ascii="Times New Roman" w:hAnsi="Times New Roman"/>
          <w:color w:val="000000" w:themeColor="text1"/>
          <w:szCs w:val="24"/>
        </w:rPr>
      </w:pPr>
      <w:del w:author="Josh Browning" w:date="2015-09-01T07:35:00Z" w:id="2229">
        <w:r w:rsidRPr="009616CB" w:rsidDel="00F301CE">
          <w:rPr>
            <w:rFonts w:ascii="Times New Roman" w:hAnsi="Times New Roman"/>
            <w:color w:val="000000" w:themeColor="text1"/>
            <w:szCs w:val="24"/>
          </w:rPr>
          <w:delText xml:space="preserve">Apply </w:delText>
        </w:r>
      </w:del>
      <w:ins w:author="Josh Browning" w:date="2015-09-01T07:35:00Z" w:id="2230">
        <w:r w:rsidRPr="60226960" w:rsidR="00F301CE">
          <w:rPr>
            <w:rFonts w:ascii="Times New Roman" w:hAnsi="Times New Roman" w:eastAsia="Times New Roman" w:cs="Times New Roman"/>
            <w:color w:val="000000" w:themeColor="text1"/>
          </w:rPr>
          <w:t xml:space="preserve">Estimate </w:t>
        </w:r>
      </w:ins>
      <w:r w:rsidRPr="60226960">
        <w:rPr>
          <w:rFonts w:ascii="Times New Roman" w:hAnsi="Times New Roman" w:eastAsia="Times New Roman" w:cs="Times New Roman"/>
          <w:color w:val="000000" w:themeColor="text1"/>
        </w:rPr>
        <w:t xml:space="preserve">seed rates </w:t>
      </w:r>
      <w:del w:author="Josh Browning" w:date="2015-09-01T07:35:00Z" w:id="2231">
        <w:r w:rsidRPr="009616CB" w:rsidDel="00F301CE">
          <w:rPr>
            <w:rFonts w:ascii="Times New Roman" w:hAnsi="Times New Roman"/>
            <w:color w:val="000000" w:themeColor="text1"/>
            <w:szCs w:val="24"/>
          </w:rPr>
          <w:delText>as per previous methodology</w:delText>
        </w:r>
      </w:del>
      <w:del w:author="Josh Browning" w:date="2015-09-03T12:40:00Z" w:id="2232">
        <w:r w:rsidRPr="009616CB">
          <w:rPr>
            <w:rFonts w:ascii="Times New Roman" w:hAnsi="Times New Roman"/>
            <w:color w:val="000000" w:themeColor="text1"/>
            <w:szCs w:val="24"/>
          </w:rPr>
          <w:delText>,</w:delText>
        </w:r>
      </w:del>
      <w:ins w:author="Josh Browning" w:date="2015-09-01T07:35:00Z" w:id="2233">
        <w:r w:rsidRPr="60226960" w:rsidR="00F301CE">
          <w:rPr>
            <w:rFonts w:ascii="Times New Roman" w:hAnsi="Times New Roman" w:eastAsia="Times New Roman" w:cs="Times New Roman"/>
            <w:color w:val="000000" w:themeColor="text1"/>
          </w:rPr>
          <w:t>using a hierarchical linear model</w:t>
        </w:r>
      </w:ins>
      <w:ins w:author="Josh Browning" w:date="2015-09-03T12:40:00Z" w:id="2234">
        <w:r w:rsidRPr="60226960">
          <w:rPr>
            <w:rFonts w:ascii="Times New Roman" w:hAnsi="Times New Roman" w:eastAsia="Times New Roman" w:cs="Times New Roman"/>
            <w:color w:val="000000" w:themeColor="text1"/>
          </w:rPr>
          <w:t xml:space="preserve">, </w:t>
        </w:r>
      </w:ins>
      <w:ins w:author="Josh Browning" w:date="2015-09-01T07:35:00Z" w:id="2235">
        <w:r w:rsidRPr="60226960" w:rsidR="00F301CE">
          <w:rPr>
            <w:rFonts w:ascii="Times New Roman" w:hAnsi="Times New Roman" w:eastAsia="Times New Roman" w:cs="Times New Roman"/>
            <w:color w:val="000000" w:themeColor="text1"/>
          </w:rPr>
          <w:t xml:space="preserve">but only if </w:t>
        </w:r>
      </w:ins>
      <w:del w:author="Josh Browning" w:date="2015-09-01T07:36:00Z" w:id="2236">
        <w:r w:rsidRPr="009616CB" w:rsidDel="00F301CE">
          <w:rPr>
            <w:rFonts w:ascii="Times New Roman" w:hAnsi="Times New Roman"/>
            <w:color w:val="000000" w:themeColor="text1"/>
            <w:szCs w:val="24"/>
          </w:rPr>
          <w:delText xml:space="preserve">when </w:delText>
        </w:r>
      </w:del>
      <w:r w:rsidRPr="60226960">
        <w:rPr>
          <w:rFonts w:ascii="Times New Roman" w:hAnsi="Times New Roman" w:eastAsia="Times New Roman" w:cs="Times New Roman"/>
          <w:color w:val="000000" w:themeColor="text1"/>
        </w:rPr>
        <w:t>questionnaire results are unavailable.</w:t>
      </w:r>
      <w:ins w:author="Josh Browning" w:date="2015-09-01T07:39:00Z" w:id="2237">
        <w:r w:rsidRPr="60226960" w:rsidR="00F301CE">
          <w:rPr>
            <w:rFonts w:ascii="Times New Roman" w:hAnsi="Times New Roman" w:eastAsia="Times New Roman" w:cs="Times New Roman"/>
            <w:color w:val="000000" w:themeColor="text1"/>
          </w:rPr>
          <w:t xml:space="preserve"> </w:t>
        </w:r>
      </w:ins>
    </w:p>
    <w:p xmlns:wp14="http://schemas.microsoft.com/office/word/2010/wordml" w:rsidRPr="00F301CE" w:rsidR="004F65E4" w:rsidP="60226960" w:rsidRDefault="001562E7" w14:paraId="0B17B0E2" wp14:textId="77777777" wp14:noSpellErr="1">
      <w:pPr>
        <w:pStyle w:val="ListParagraph"/>
        <w:numPr>
          <w:ilvl w:val="0"/>
          <w:numId w:val="23"/>
        </w:numPr>
        <w:jc w:val="both"/>
        <w:rPr>
          <w:rFonts w:ascii="Times New Roman" w:hAnsi="Times New Roman" w:eastAsia="Times New Roman" w:cs="Times New Roman"/>
          <w:color w:val="000000" w:themeColor="text1"/>
          <w:rPrChange w:author="Josh Browning" w:date="2015-09-01T07:37:00Z" w:id="2238">
            <w:rPr/>
          </w:rPrChange>
        </w:rPr>
      </w:pPr>
      <w:r w:rsidRPr="60226960">
        <w:rPr>
          <w:rFonts w:ascii="Times New Roman" w:hAnsi="Times New Roman" w:eastAsia="Times New Roman" w:cs="Times New Roman"/>
          <w:color w:val="000000" w:themeColor="text1"/>
          <w:rPrChange w:author="Josh Browning" w:date="2015-09-01T07:37:00Z" w:id="2239">
            <w:rPr>
              <w:rFonts w:ascii="Times New Roman" w:hAnsi="Times New Roman" w:eastAsia="Arial" w:cs="Arial"/>
              <w:b/>
              <w:bCs/>
              <w:lang w:val="en-US" w:eastAsia="ar-SA"/>
            </w:rPr>
          </w:rPrChange>
        </w:rPr>
        <w:t>Impute seed</w:t>
      </w:r>
      <w:del w:author="Josh Browning" w:date="2015-09-01T07:36:00Z" w:id="2240">
        <w:r w:rsidRPr="001562E7">
          <w:rPr>
            <w:rFonts w:ascii="Times New Roman" w:hAnsi="Times New Roman"/>
            <w:color w:val="000000" w:themeColor="text1"/>
            <w:szCs w:val="24"/>
            <w:rPrChange w:author="Josh Browning" w:date="2015-09-01T07:37:00Z" w:id="2241">
              <w:rPr>
                <w:rFonts w:ascii="Times New Roman" w:hAnsi="Times New Roman" w:eastAsia="Arial" w:cs="Arial"/>
                <w:b/>
                <w:bCs/>
                <w:lang w:val="en-US" w:eastAsia="ar-SA"/>
              </w:rPr>
            </w:rPrChange>
          </w:rPr>
          <w:delText>, when neither area sown nor seed rates are available.</w:delText>
        </w:r>
      </w:del>
      <w:ins w:author="Josh Browning" w:date="2015-09-01T07:36:00Z" w:id="2242">
        <w:r w:rsidRPr="60226960">
          <w:rPr>
            <w:rFonts w:ascii="Times New Roman" w:hAnsi="Times New Roman" w:eastAsia="Times New Roman" w:cs="Times New Roman"/>
            <w:color w:val="000000" w:themeColor="text1"/>
            <w:rPrChange w:author="Josh Browning" w:date="2015-09-01T07:37:00Z" w:id="2243">
              <w:rPr>
                <w:rFonts w:ascii="Times New Roman" w:hAnsi="Times New Roman" w:eastAsia="Arial" w:cs="Arial"/>
                <w:b/>
                <w:bCs/>
                <w:lang w:val="en-US" w:eastAsia="ar-SA"/>
              </w:rPr>
            </w:rPrChange>
          </w:rPr>
          <w:t xml:space="preserve"> as the product of the previously imputed area sown with the estimated seed rate.</w:t>
        </w:r>
      </w:ins>
    </w:p>
    <w:p xmlns:wp14="http://schemas.microsoft.com/office/word/2010/wordml" w:rsidRPr="009616CB" w:rsidR="004F65E4" w:rsidP="006F3003" w:rsidRDefault="004F65E4" w14:paraId="1598E277" wp14:textId="77777777">
      <w:pPr>
        <w:pStyle w:val="Heading4"/>
        <w:rPr>
          <w:rFonts w:ascii="Times New Roman" w:hAnsi="Times New Roman"/>
          <w:lang w:val="en-GB"/>
        </w:rPr>
      </w:pPr>
      <w:bookmarkStart w:name="_Toc421025899" w:id="2244"/>
      <w:r w:rsidRPr="009616CB">
        <w:rPr>
          <w:rFonts w:ascii="Times New Roman" w:hAnsi="Times New Roman"/>
          <w:lang w:val="en-GB"/>
        </w:rPr>
        <w:t>Imputation of Area Sown</w:t>
      </w:r>
      <w:bookmarkEnd w:id="2244"/>
    </w:p>
    <w:p xmlns:wp14="http://schemas.microsoft.com/office/word/2010/wordml" w:rsidRPr="009616CB" w:rsidR="004F65E4" w:rsidP="004F65E4" w:rsidRDefault="004F65E4" w14:paraId="38E5D66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17496FE0"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428EBFF9"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17BC8359" wp14:textId="77777777" wp14:noSpellErr="1">
      <w:pPr>
        <w:pStyle w:val="Heading4"/>
        <w:rPr>
          <w:rFonts w:ascii="Times New Roman" w:hAnsi="Times New Roman" w:eastAsia="Times New Roman" w:cs="Times New Roman"/>
          <w:lang w:val="en-GB"/>
        </w:rPr>
      </w:pPr>
      <w:bookmarkStart w:name="_Toc421025900" w:id="2245"/>
      <w:del w:author="Josh Browning" w:date="2015-09-01T07:37:00Z" w:id="2246">
        <w:r w:rsidRPr="009616CB" w:rsidDel="00F301CE">
          <w:rPr>
            <w:rFonts w:ascii="Times New Roman" w:hAnsi="Times New Roman"/>
            <w:lang w:val="en-GB"/>
          </w:rPr>
          <w:delText>Imputation of Seed</w:delText>
        </w:r>
      </w:del>
      <w:bookmarkEnd w:id="2245"/>
      <w:ins w:author="Josh Browning" w:date="2015-09-01T07:37:00Z" w:id="2247">
        <w:r w:rsidRPr="60226960" w:rsidR="00F301CE">
          <w:rPr>
            <w:rFonts w:ascii="Times New Roman" w:hAnsi="Times New Roman" w:eastAsia="Times New Roman" w:cs="Times New Roman"/>
            <w:lang w:val="en-GB"/>
          </w:rPr>
          <w:t>Estimate Seed Rates</w:t>
        </w:r>
      </w:ins>
    </w:p>
    <w:p xmlns:wp14="http://schemas.microsoft.com/office/word/2010/wordml" w:rsidRPr="009616CB" w:rsidR="004F65E4" w:rsidP="004F65E4" w:rsidRDefault="004F65E4" w14:paraId="1CDEB1A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w:t>
      </w:r>
      <w:del w:author="Josh Browning" w:date="2015-09-01T07:37:00Z" w:id="2248">
        <w:r w:rsidRPr="009616CB" w:rsidDel="00F301CE">
          <w:rPr>
            <w:rFonts w:ascii="Times New Roman" w:hAnsi="Times New Roman" w:cs="Times New Roman"/>
            <w:color w:val="000000" w:themeColor="text1"/>
            <w:szCs w:val="24"/>
            <w:lang w:val="en-GB"/>
          </w:rPr>
          <w:delText xml:space="preserve">imputation </w:delText>
        </w:r>
      </w:del>
      <w:ins w:author="Josh Browning" w:date="2015-09-01T07:37:00Z" w:id="2249">
        <w:r w:rsidRPr="60226960" w:rsidR="00F301CE">
          <w:rPr>
            <w:rFonts w:ascii="Times New Roman" w:hAnsi="Times New Roman" w:eastAsia="Times New Roman" w:cs="Times New Roman"/>
            <w:color w:val="000000" w:themeColor="text1"/>
            <w:lang w:val="en-GB"/>
          </w:rPr>
          <w:t>estimation</w:t>
        </w:r>
        <w:r w:rsidRPr="60226960" w:rsidR="00F301CE">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of seed</w:t>
      </w:r>
      <w:ins w:author="Josh Browning" w:date="2015-09-03T12:40:00Z" w:id="2250">
        <w:r w:rsidRPr="60226960">
          <w:rPr>
            <w:rFonts w:ascii="Times New Roman" w:hAnsi="Times New Roman" w:eastAsia="Times New Roman" w:cs="Times New Roman"/>
            <w:color w:val="000000" w:themeColor="text1"/>
            <w:lang w:val="en-GB"/>
          </w:rPr>
          <w:t xml:space="preserve"> </w:t>
        </w:r>
      </w:ins>
      <w:ins w:author="Josh Browning" w:date="2015-09-01T07:37:00Z" w:id="2251">
        <w:r w:rsidRPr="60226960" w:rsidR="00F301CE">
          <w:rPr>
            <w:rFonts w:ascii="Times New Roman" w:hAnsi="Times New Roman" w:eastAsia="Times New Roman" w:cs="Times New Roman"/>
            <w:color w:val="000000" w:themeColor="text1"/>
            <w:lang w:val="en-GB"/>
          </w:rPr>
          <w:t xml:space="preserve">rates </w:t>
        </w:r>
      </w:ins>
      <w:r w:rsidRPr="60226960">
        <w:rPr>
          <w:rFonts w:ascii="Times New Roman" w:hAnsi="Times New Roman" w:eastAsia="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657C93" w14:paraId="27AE4BEE"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657C93" w14:paraId="076416FB"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657C93" w14:paraId="796E4CC9"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4F65E4" w14:paraId="560079A0"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52">
        <w:r w:rsidRPr="60226960" w:rsidR="000B360D">
          <w:rPr>
            <w:rFonts w:ascii="Times New Roman" w:hAnsi="Times New Roman" w:eastAsia="Times New Roman" w:cs="Times New Roman"/>
            <w:noProof/>
            <w:color w:val="000000" w:themeColor="text1"/>
            <w:lang w:val="en-GB"/>
          </w:rPr>
          <w:t>29</w:t>
        </w:r>
      </w:ins>
      <w:ins w:author="Josh Browning" w:date="2015-09-01T07:14:00Z" w:id="2253">
        <w:del w:author="Onno Hoffmeister (ESS)" w:date="2015-09-08T14:05:00Z" w:id="2254">
          <w:r w:rsidDel="000B360D" w:rsidR="0059554E">
            <w:rPr>
              <w:rFonts w:ascii="Times New Roman" w:hAnsi="Times New Roman" w:cs="Times New Roman"/>
              <w:noProof/>
              <w:color w:val="000000" w:themeColor="text1"/>
              <w:szCs w:val="28"/>
              <w:lang w:val="en-GB"/>
            </w:rPr>
            <w:delText>28</w:delText>
          </w:r>
        </w:del>
      </w:ins>
      <w:del w:author="Onno Hoffmeister (ESS)" w:date="2015-09-08T14:05:00Z" w:id="2255">
        <w:r w:rsidRPr="009616CB" w:rsidDel="000B360D" w:rsidR="000854D5">
          <w:rPr>
            <w:rFonts w:ascii="Times New Roman" w:hAnsi="Times New Roman" w:cs="Times New Roman"/>
            <w:noProof/>
            <w:color w:val="000000" w:themeColor="text1"/>
            <w:szCs w:val="28"/>
            <w:lang w:val="en-GB"/>
          </w:rPr>
          <w:delText>27</w:delText>
        </w:r>
      </w:del>
      <w:r w:rsidRPr="60226960" w:rsidR="001562E7">
        <w:fldChar w:fldCharType="end"/>
      </w:r>
      <w:r w:rsidRPr="60226960">
        <w:rPr>
          <w:rFonts w:ascii="Times New Roman" w:hAnsi="Times New Roman" w:eastAsia="Times New Roman" w:cs="Times New Roman"/>
          <w:color w:val="000000" w:themeColor="text1"/>
          <w:lang w:val="en-GB"/>
        </w:rPr>
        <w:t xml:space="preserve"> a-c)</w:t>
      </w:r>
    </w:p>
    <w:p xmlns:wp14="http://schemas.microsoft.com/office/word/2010/wordml" w:rsidRPr="009616CB" w:rsidR="004F65E4" w:rsidP="004F65E4" w:rsidRDefault="004F65E4" w14:paraId="3E607A62"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xmlns:wp14="http://schemas.microsoft.com/office/word/2010/wordml" w:rsidRPr="009616CB" w:rsidR="004F65E4" w:rsidP="004F65E4" w:rsidRDefault="004F65E4" w14:paraId="3FAEAE6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42DA9CE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xmlns:wp14="http://schemas.microsoft.com/office/word/2010/wordml" w:rsidRPr="009616CB" w:rsidR="004F65E4" w:rsidP="00E93C3B" w:rsidRDefault="004F65E4" w14:paraId="28AFFA4F" wp14:textId="77777777">
      <w:pPr>
        <w:pStyle w:val="Heading2"/>
      </w:pPr>
      <w:bookmarkStart w:name="_Toc421025888" w:id="2256"/>
      <w:bookmarkStart w:name="_Toc428383845" w:id="2257"/>
      <w:bookmarkStart w:name="_Toc428436067" w:id="2258"/>
      <w:bookmarkStart w:name="_Toc428436368" w:id="2259"/>
      <w:bookmarkStart w:name="_Toc428436494" w:id="2260"/>
      <w:r w:rsidRPr="009616CB">
        <w:t>Residual other uses (ROU)</w:t>
      </w:r>
      <w:bookmarkEnd w:id="2256"/>
      <w:bookmarkEnd w:id="2257"/>
      <w:bookmarkEnd w:id="2258"/>
      <w:bookmarkEnd w:id="2259"/>
      <w:bookmarkEnd w:id="2260"/>
    </w:p>
    <w:p xmlns:wp14="http://schemas.microsoft.com/office/word/2010/wordml" w:rsidRPr="009616CB" w:rsidR="004F65E4" w:rsidP="004F65E4" w:rsidRDefault="004F65E4" w14:paraId="61C5A14E"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3A50228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4ACF4AB8"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07C58595" wp14:textId="77777777">
      <w:pPr>
        <w:pStyle w:val="Heading1"/>
      </w:pPr>
      <w:bookmarkStart w:name="food-balance-sheets-compilation-at-the-n" w:id="2261"/>
      <w:bookmarkStart w:name="_Toc428383846" w:id="2262"/>
      <w:bookmarkStart w:name="_Toc428436068" w:id="2263"/>
      <w:bookmarkStart w:name="_Toc428436369" w:id="2264"/>
      <w:bookmarkStart w:name="_Toc428436495" w:id="2265"/>
      <w:bookmarkEnd w:id="2261"/>
      <w:r w:rsidRPr="009616CB">
        <w:lastRenderedPageBreak/>
        <w:t>The Food Balance Sheets Compilation: a step-by-step introduction</w:t>
      </w:r>
      <w:bookmarkEnd w:id="2262"/>
      <w:bookmarkEnd w:id="2263"/>
      <w:bookmarkEnd w:id="2264"/>
      <w:bookmarkEnd w:id="2265"/>
    </w:p>
    <w:p xmlns:wp14="http://schemas.microsoft.com/office/word/2010/wordml" w:rsidRPr="009616CB" w:rsidR="004F65E4" w:rsidP="004F65E4" w:rsidRDefault="004F65E4" w14:paraId="330F893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46E9319F"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3E0202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1"/>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64B2DF55"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478A9276"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EB38D5A" wp14:textId="77777777">
      <w:pPr>
        <w:pStyle w:val="Heading2"/>
      </w:pPr>
      <w:bookmarkStart w:name="wheat" w:id="2266"/>
      <w:bookmarkStart w:name="_Toc428383847" w:id="2267"/>
      <w:bookmarkStart w:name="_Toc428436069" w:id="2268"/>
      <w:bookmarkStart w:name="_Toc428436370" w:id="2269"/>
      <w:bookmarkStart w:name="_Toc428436496" w:id="2270"/>
      <w:bookmarkEnd w:id="2266"/>
      <w:r w:rsidRPr="009616CB">
        <w:t>Wheat</w:t>
      </w:r>
      <w:bookmarkEnd w:id="2267"/>
      <w:bookmarkEnd w:id="2268"/>
      <w:bookmarkEnd w:id="2269"/>
      <w:bookmarkEnd w:id="2270"/>
    </w:p>
    <w:p xmlns:wp14="http://schemas.microsoft.com/office/word/2010/wordml" w:rsidRPr="009616CB" w:rsidR="004F65E4" w:rsidP="004F65E4" w:rsidRDefault="004F65E4" w14:paraId="2E2D374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9D4D5F">
        <w:fldChar w:fldCharType="begin"/>
      </w:r>
      <w:r w:rsidR="009D4D5F">
        <w:instrText xml:space="preserve"> REF _Ref427943238 \h  \* MERGEFORMAT </w:instrText>
      </w:r>
      <w:r w:rsidR="009D4D5F">
        <w:fldChar w:fldCharType="separate"/>
      </w:r>
      <w:ins w:author="Onno Hoffmeister (ESS)" w:date="2015-09-08T14:05:00Z" w:id="227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5</w:t>
        </w:r>
      </w:ins>
      <w:del w:author="Onno Hoffmeister (ESS)" w:date="2015-09-08T14:05:00Z" w:id="2272">
        <w:r w:rsidRPr="009616CB" w:rsidDel="000B360D" w:rsidR="000854D5">
          <w:rPr>
            <w:rFonts w:ascii="Times New Roman" w:hAnsi="Times New Roman" w:cs="Times New Roman"/>
            <w:lang w:val="en-GB"/>
          </w:rPr>
          <w:delText>Table 5</w:delText>
        </w:r>
      </w:del>
      <w:r w:rsidR="009D4D5F">
        <w:fldChar w:fldCharType="end"/>
      </w:r>
      <w:r w:rsidRPr="60226960">
        <w:rPr>
          <w:rFonts w:ascii="Times New Roman" w:hAnsi="Times New Roman" w:eastAsia="Times New Roman" w:cs="Times New Roman"/>
          <w:lang w:val="en-GB"/>
        </w:rPr>
        <w:t>) showing some commodities of the wheat "commodity tree" (wheat as the primary commodity</w:t>
      </w:r>
      <w:del w:author="browningj" w:date="2015-08-28T15:57:00Z" w:id="2273">
        <w:r w:rsidRPr="009616CB" w:rsidDel="00927EEC">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ins w:author="browningj" w:date="2015-08-28T15:57:00Z" w:id="2274">
        <w:r w:rsidRPr="60226960" w:rsidR="00927EEC">
          <w:rPr>
            <w:rFonts w:ascii="Times New Roman" w:hAnsi="Times New Roman" w:eastAsia="Times New Roman" w:cs="Times New Roman"/>
            <w:lang w:val="en-GB"/>
          </w:rPr>
          <w:t xml:space="preserve">while </w:t>
        </w:r>
      </w:ins>
      <w:r w:rsidRPr="60226960">
        <w:rPr>
          <w:rFonts w:ascii="Times New Roman" w:hAnsi="Times New Roman" w:eastAsia="Times New Roman" w:cs="Times New Roman"/>
          <w:lang w:val="en-GB"/>
        </w:rPr>
        <w:t xml:space="preserve">flour, </w:t>
      </w:r>
      <w:ins w:author="browningj" w:date="2015-08-28T15:57:00Z" w:id="2275">
        <w:r w:rsidRPr="60226960" w:rsidR="00927EEC">
          <w:rPr>
            <w:rFonts w:ascii="Times New Roman" w:hAnsi="Times New Roman" w:eastAsia="Times New Roman" w:cs="Times New Roman"/>
            <w:lang w:val="en-GB"/>
          </w:rPr>
          <w:t xml:space="preserve">starch, </w:t>
        </w:r>
      </w:ins>
      <w:r w:rsidRPr="60226960">
        <w:rPr>
          <w:rFonts w:ascii="Times New Roman" w:hAnsi="Times New Roman" w:eastAsia="Times New Roman" w:cs="Times New Roman"/>
          <w:lang w:val="en-GB"/>
        </w:rPr>
        <w:t xml:space="preserve">etc. </w:t>
      </w:r>
      <w:del w:author="browningj" w:date="2015-08-28T15:57:00Z" w:id="2276">
        <w:r w:rsidRPr="009616CB" w:rsidDel="00927EEC">
          <w:rPr>
            <w:rFonts w:ascii="Times New Roman" w:hAnsi="Times New Roman" w:cs="Times New Roman"/>
            <w:lang w:val="en-GB"/>
          </w:rPr>
          <w:delText>as</w:delText>
        </w:r>
      </w:del>
      <w:ins w:author="browningj" w:date="2015-08-28T15:57:00Z" w:id="2277">
        <w:r w:rsidRPr="60226960" w:rsidR="00927EEC">
          <w:rPr>
            <w:rFonts w:ascii="Times New Roman" w:hAnsi="Times New Roman" w:eastAsia="Times New Roman" w:cs="Times New Roman"/>
            <w:lang w:val="en-GB"/>
          </w:rPr>
          <w:t>are</w:t>
        </w:r>
      </w:ins>
      <w:r w:rsidRPr="60226960">
        <w:rPr>
          <w:rFonts w:ascii="Times New Roman" w:hAnsi="Times New Roman" w:eastAsia="Times New Roman" w:cs="Times New Roman"/>
          <w:lang w:val="en-GB"/>
        </w:rPr>
        <w:t xml:space="preserve"> the processed commodities). In this table, a dash (i.e. "-") will indicate that a value is currently unknown.</w:t>
      </w:r>
    </w:p>
    <w:p xmlns:wp14="http://schemas.microsoft.com/office/word/2010/wordml" w:rsidRPr="009616CB" w:rsidR="004F65E4" w:rsidP="004F65E4" w:rsidRDefault="004F65E4" w14:paraId="2889F6E5" wp14:textId="77777777">
      <w:pPr>
        <w:pStyle w:val="Caption"/>
        <w:keepNext/>
        <w:jc w:val="both"/>
        <w:rPr>
          <w:rFonts w:ascii="Times New Roman" w:hAnsi="Times New Roman" w:cs="Times New Roman"/>
          <w:lang w:val="en-GB"/>
        </w:rPr>
      </w:pPr>
      <w:bookmarkStart w:name="_Ref427943238" w:id="2278"/>
      <w:bookmarkStart w:name="_Toc428423544" w:id="22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w:t>
      </w:r>
      <w:r w:rsidRPr="009616CB" w:rsidR="001562E7">
        <w:rPr>
          <w:rFonts w:ascii="Times New Roman" w:hAnsi="Times New Roman" w:cs="Times New Roman"/>
          <w:lang w:val="en-GB"/>
        </w:rPr>
        <w:fldChar w:fldCharType="end"/>
      </w:r>
      <w:bookmarkEnd w:id="2278"/>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279"/>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6BB363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01A969D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713B9C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3C286EF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01A56C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6A8A64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2418BD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3EFE5C7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2079C1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1466FE7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75DA088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296ACCE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56606E6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43FD521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7AB6A3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244D8B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981A8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35B42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4EEDC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232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4C0C58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69404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EAFC2B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9B0A0C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33004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3EBB81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C060CA8"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45DEC19"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673790B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0E6032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5B43F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95E2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46188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328C7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2B4E8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04E21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287A4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D45DD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622D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3D615C9"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B95F0C5"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3DC407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836393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D5EA2D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7619F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647DC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65172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12372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3DC76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F92947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1AC4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54DE4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D649F8E"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84B04DB"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3C931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51F5F1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2F9A72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78AFBE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8F86A9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2E9EA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E8457F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BAD1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7C6CB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93BDF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0BBA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D44260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5094437"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672DE1F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2039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A6882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E25115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6523CB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4F915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D78D8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A4C41A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0E4850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E5DCAC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511FDF"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53A86D0"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1CB869B"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3286A0E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F3D5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52024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7A4FC3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CB3E5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0665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3142F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1683D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695B0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C0BEF6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30B3AF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E9D7E6B" wp14:textId="77777777">
      <w:pPr>
        <w:pStyle w:val="Heading3"/>
        <w:rPr>
          <w:rFonts w:ascii="Times New Roman" w:hAnsi="Times New Roman"/>
          <w:lang w:val="en-GB"/>
        </w:rPr>
      </w:pPr>
      <w:bookmarkStart w:name="production" w:id="2280"/>
      <w:bookmarkEnd w:id="2280"/>
      <w:r w:rsidRPr="009616CB">
        <w:rPr>
          <w:rFonts w:ascii="Times New Roman" w:hAnsi="Times New Roman"/>
        </w:rPr>
        <w:t>Production</w:t>
      </w:r>
    </w:p>
    <w:p xmlns:wp14="http://schemas.microsoft.com/office/word/2010/wordml" w:rsidRPr="009616CB" w:rsidR="004F65E4" w:rsidP="004F65E4" w:rsidRDefault="004F65E4" w14:paraId="144D733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39B784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hAnsi="Times New Roman" w:eastAsia="Times New Roman" w:cs="Times New Roman"/>
          <w:lang w:val="en-GB"/>
        </w:rPr>
        <w:lastRenderedPageBreak/>
        <w:t>imputed (</w:t>
      </w:r>
      <w:r w:rsidR="009D4D5F">
        <w:fldChar w:fldCharType="begin"/>
      </w:r>
      <w:r w:rsidR="009D4D5F">
        <w:instrText xml:space="preserve"> REF _Ref427943391 \h  \* MERGEFORMAT </w:instrText>
      </w:r>
      <w:r w:rsidR="009D4D5F">
        <w:fldChar w:fldCharType="separate"/>
      </w:r>
      <w:ins w:author="Onno Hoffmeister (ESS)" w:date="2015-09-08T14:05:00Z" w:id="228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6</w:t>
        </w:r>
      </w:ins>
      <w:del w:author="Onno Hoffmeister (ESS)" w:date="2015-09-08T14:05:00Z" w:id="2282">
        <w:r w:rsidRPr="009616CB" w:rsidDel="000B360D" w:rsidR="000854D5">
          <w:rPr>
            <w:rFonts w:ascii="Times New Roman" w:hAnsi="Times New Roman" w:cs="Times New Roman"/>
            <w:lang w:val="en-GB"/>
          </w:rPr>
          <w:delText>Table 6</w:delText>
        </w:r>
      </w:del>
      <w:r w:rsidR="009D4D5F">
        <w:fldChar w:fldCharType="end"/>
      </w:r>
      <w:r w:rsidRPr="60226960">
        <w:rPr>
          <w:rFonts w:ascii="Times New Roman" w:hAnsi="Times New Roman" w:eastAsia="Times New Roman" w:cs="Times New Roman"/>
          <w:lang w:val="en-GB"/>
        </w:rPr>
        <w:t xml:space="preserve">). In reality, of course, it is almost always the reverse (with wheat production officially </w:t>
      </w:r>
      <w:proofErr w:type="gramStart"/>
      <w:r w:rsidRPr="60226960">
        <w:rPr>
          <w:rFonts w:ascii="Times New Roman" w:hAnsi="Times New Roman" w:eastAsia="Times New Roman" w:cs="Times New Roman"/>
          <w:lang w:val="en-GB"/>
        </w:rPr>
        <w:t>available,</w:t>
      </w:r>
      <w:proofErr w:type="gramEnd"/>
      <w:r w:rsidRPr="60226960">
        <w:rPr>
          <w:rFonts w:ascii="Times New Roman" w:hAnsi="Times New Roman" w:eastAsia="Times New Roman" w:cs="Times New Roman"/>
          <w:lang w:val="en-GB"/>
        </w:rPr>
        <w:t xml:space="preserve"> and flour less so):</w:t>
      </w:r>
    </w:p>
    <w:p xmlns:wp14="http://schemas.microsoft.com/office/word/2010/wordml" w:rsidRPr="009616CB" w:rsidR="004F65E4" w:rsidP="004F65E4" w:rsidRDefault="004F65E4" w14:paraId="2551BDD9" wp14:textId="77777777">
      <w:pPr>
        <w:pStyle w:val="Caption"/>
        <w:keepNext/>
        <w:jc w:val="both"/>
        <w:rPr>
          <w:rFonts w:ascii="Times New Roman" w:hAnsi="Times New Roman" w:cs="Times New Roman"/>
          <w:lang w:val="en-GB"/>
        </w:rPr>
      </w:pPr>
      <w:bookmarkStart w:name="_Ref427943391" w:id="2283"/>
      <w:bookmarkStart w:name="_Toc428423545" w:id="228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6</w:t>
      </w:r>
      <w:r w:rsidRPr="009616CB" w:rsidR="001562E7">
        <w:rPr>
          <w:rFonts w:ascii="Times New Roman" w:hAnsi="Times New Roman" w:cs="Times New Roman"/>
          <w:lang w:val="en-GB"/>
        </w:rPr>
        <w:fldChar w:fldCharType="end"/>
      </w:r>
      <w:bookmarkEnd w:id="2283"/>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2284"/>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4BDB1F3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1574BF"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18A27B3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2A52E84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6731F3F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C5B39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A37353B"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5C403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7D973F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16D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AC8881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B054CF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4FEBC7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DFEC3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2E4AC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6C1944E"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31A88745"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6250751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Pr="009616CB" w:rsidR="004F65E4" w:rsidP="60226960" w:rsidRDefault="004F65E4" w14:paraId="372CE3F9"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data for production or area harvested are available, we impute yields using its historical time series (using the </w:t>
      </w:r>
      <w:ins w:author="browningj" w:date="2015-08-28T15:58:00Z" w:id="2285">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6">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described in detail in Chapter 2). The other missing element would then be calculated using the aforementioned formula.</w:t>
      </w:r>
    </w:p>
    <w:p xmlns:wp14="http://schemas.microsoft.com/office/word/2010/wordml" w:rsidRPr="009616CB" w:rsidR="004F65E4" w:rsidP="60226960" w:rsidRDefault="004F65E4" w14:paraId="69A7FDC2"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the yield variable is available, we impute production using the historical time series (using the </w:t>
      </w:r>
      <w:ins w:author="browningj" w:date="2015-08-28T15:58:00Z" w:id="2287">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8">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then using the formula as above, the area harvested would be calculated.</w:t>
      </w:r>
    </w:p>
    <w:p xmlns:wp14="http://schemas.microsoft.com/office/word/2010/wordml" w:rsidRPr="009616CB" w:rsidR="004F65E4" w:rsidP="60226960" w:rsidRDefault="004F65E4" w14:paraId="6190826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If all three variables (area harvested, yield, and production) are missing, we impute yield and production data using the historical time series (using the “</w:t>
      </w:r>
      <w:del w:author="browningj" w:date="2015-08-28T15:58:00Z" w:id="2289">
        <w:r w:rsidRPr="009616CB" w:rsidDel="00927EEC">
          <w:rPr>
            <w:rFonts w:ascii="Times New Roman" w:hAnsi="Times New Roman" w:cs="Times New Roman"/>
            <w:lang w:val="en-GB"/>
          </w:rPr>
          <w:delText xml:space="preserve">ensemble’ </w:delText>
        </w:r>
      </w:del>
      <w:ins w:author="browningj" w:date="2015-08-28T15:58:00Z" w:id="2290">
        <w:r w:rsidRPr="60226960" w:rsidR="00927EEC">
          <w:rPr>
            <w:rFonts w:ascii="Times New Roman" w:hAnsi="Times New Roman" w:eastAsia="Times New Roman" w:cs="Times New Roman"/>
            <w:lang w:val="en-GB"/>
          </w:rPr>
          <w:t>ensemble</w:t>
        </w:r>
        <w:r w:rsidRPr="60226960" w:rsidR="00927EEC">
          <w:rPr>
            <w:rFonts w:ascii="Times New Roman" w:hAnsi="Times New Roman" w:eastAsia="Times New Roman" w:cs="Times New Roman"/>
            <w:lang w:val="en-GB"/>
          </w:rPr>
          <w:t>"</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approach). The area harvested would then be calculated by the formula: Area harvested = Production/Yield.</w:t>
      </w:r>
    </w:p>
    <w:p xmlns:wp14="http://schemas.microsoft.com/office/word/2010/wordml" w:rsidRPr="009616CB" w:rsidR="004F65E4" w:rsidP="004F65E4" w:rsidRDefault="004F65E4" w14:paraId="4A9AACCE"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7021CF7B"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7FC87FA5"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6"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80554DA" wp14:textId="77777777" wp14:noSpellErr="1">
      <w:pPr>
        <w:pStyle w:val="Caption"/>
        <w:jc w:val="both"/>
        <w:rPr>
          <w:rFonts w:ascii="Times New Roman" w:hAnsi="Times New Roman" w:cs="Times New Roman"/>
          <w:lang w:val="en-GB"/>
        </w:rPr>
      </w:pPr>
      <w:bookmarkStart w:name="_Ref427943479" w:id="2291"/>
      <w:bookmarkStart w:name="_Toc428383869" w:id="2292"/>
      <w:bookmarkStart w:name="_Toc428436801" w:id="2293"/>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294">
        <w:r w:rsidRPr="60226960" w:rsidR="000B360D">
          <w:rPr>
            <w:rFonts w:ascii="Times New Roman" w:hAnsi="Times New Roman" w:eastAsia="Times New Roman" w:cs="Times New Roman"/>
            <w:noProof/>
            <w:lang w:val="en-GB"/>
          </w:rPr>
          <w:t>22</w:t>
        </w:r>
      </w:ins>
      <w:del w:author="Onno Hoffmeister (ESS)" w:date="2015-09-08T14:05:00Z" w:id="2295">
        <w:r w:rsidRPr="009616CB" w:rsidDel="000B360D" w:rsidR="000854D5">
          <w:rPr>
            <w:rFonts w:ascii="Times New Roman" w:hAnsi="Times New Roman" w:cs="Times New Roman"/>
            <w:noProof/>
            <w:lang w:val="en-GB"/>
          </w:rPr>
          <w:delText>18</w:delText>
        </w:r>
      </w:del>
      <w:r w:rsidRPr="60226960" w:rsidR="001562E7">
        <w:fldChar w:fldCharType="end"/>
      </w:r>
      <w:bookmarkEnd w:id="2291"/>
      <w:r w:rsidRPr="60226960">
        <w:rPr>
          <w:rFonts w:ascii="Times New Roman" w:hAnsi="Times New Roman" w:eastAsia="Times New Roman" w:cs="Times New Roman"/>
          <w:lang w:val="en-GB"/>
        </w:rPr>
        <w:t>: Ensemble modelling results for yield estimates</w:t>
      </w:r>
      <w:bookmarkEnd w:id="2292"/>
      <w:bookmarkEnd w:id="2293"/>
    </w:p>
    <w:p xmlns:wp14="http://schemas.microsoft.com/office/word/2010/wordml" w:rsidRPr="009616CB" w:rsidR="004F65E4" w:rsidP="004F65E4" w:rsidRDefault="004F65E4" w14:paraId="0212E31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9D4D5F">
        <w:fldChar w:fldCharType="begin"/>
      </w:r>
      <w:r w:rsidR="009D4D5F">
        <w:instrText xml:space="preserve"> REF _Ref427943479 \h  \* MERGEFORMAT </w:instrText>
      </w:r>
      <w:r w:rsidR="009D4D5F">
        <w:fldChar w:fldCharType="separate"/>
      </w:r>
      <w:ins w:author="Onno Hoffmeister (ESS)" w:date="2015-09-08T14:05:00Z" w:id="2296">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22</w:t>
        </w:r>
      </w:ins>
      <w:del w:author="Onno Hoffmeister (ESS)" w:date="2015-09-08T14:05:00Z" w:id="2297">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18</w:delText>
        </w:r>
      </w:del>
      <w:r w:rsidR="009D4D5F">
        <w:fldChar w:fldCharType="end"/>
      </w:r>
      <w:r w:rsidRPr="60226960">
        <w:rPr>
          <w:rFonts w:ascii="Times New Roman" w:hAnsi="Times New Roman" w:eastAsia="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8F2C05B" wp14:textId="77777777">
      <w:pPr>
        <w:pStyle w:val="Caption"/>
        <w:keepNext/>
        <w:jc w:val="both"/>
        <w:rPr>
          <w:rFonts w:ascii="Times New Roman" w:hAnsi="Times New Roman" w:cs="Times New Roman"/>
          <w:lang w:val="en-GB"/>
        </w:rPr>
      </w:pPr>
      <w:bookmarkStart w:name="_Toc428423546" w:id="229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2298"/>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BC486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6C6142A"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E9B4D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7F8792F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5204C97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1980D2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8271A29"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E7122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4CF10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25BB4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6FE378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E0892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65704D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84F6B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0B3A1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0788E57B"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76377919" wp14:textId="77777777">
      <w:pPr>
        <w:pStyle w:val="Caption"/>
        <w:keepNext/>
        <w:jc w:val="both"/>
        <w:rPr>
          <w:rFonts w:ascii="Times New Roman" w:hAnsi="Times New Roman" w:cs="Times New Roman"/>
          <w:lang w:val="en-GB"/>
        </w:rPr>
      </w:pPr>
      <w:bookmarkStart w:name="_Toc428423547" w:id="22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229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502B63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0118B4"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B457B6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E17C0A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884AEB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54A5B1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162B3A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2C4D09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D208F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00F86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43C13B6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407271"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BF3A5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8D9F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24D93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51F10E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2300">
        <w:r w:rsidRPr="009616CB" w:rsidDel="00927EEC">
          <w:rPr>
            <w:rFonts w:ascii="Times New Roman" w:hAnsi="Times New Roman" w:cs="Times New Roman"/>
            <w:lang w:val="en-GB"/>
          </w:rPr>
          <w:delText xml:space="preserve">are </w:delText>
        </w:r>
      </w:del>
      <w:ins w:author="browningj" w:date="2015-08-28T16:01:00Z" w:id="2301">
        <w:r w:rsidRPr="60226960" w:rsidR="00927EEC">
          <w:rPr>
            <w:rFonts w:ascii="Times New Roman" w:hAnsi="Times New Roman" w:eastAsia="Times New Roman" w:cs="Times New Roman"/>
            <w:lang w:val="en-GB"/>
          </w:rPr>
          <w:t>a</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more complete picture of the supply side and additional </w:t>
      </w:r>
      <w:r w:rsidRPr="60226960">
        <w:rPr>
          <w:rFonts w:ascii="Times New Roman" w:hAnsi="Times New Roman" w:eastAsia="Times New Roman" w:cs="Times New Roman"/>
          <w:lang w:val="en-GB"/>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33687937" wp14:textId="77777777">
      <w:pPr>
        <w:pStyle w:val="Caption"/>
        <w:keepNext/>
        <w:jc w:val="both"/>
        <w:rPr>
          <w:rFonts w:ascii="Times New Roman" w:hAnsi="Times New Roman" w:cs="Times New Roman"/>
          <w:lang w:val="en-GB"/>
        </w:rPr>
      </w:pPr>
      <w:bookmarkStart w:name="_Toc428423548" w:id="23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2302"/>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2E72AE5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7A1F66"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1EFBF20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71E5F03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08C3BE9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196D3FC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07C4AD6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2F8DA0D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4E159C1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410644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5AAA4F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2447E2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51BC96F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0158921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0DCE075"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311C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9EA56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C5C9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043C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6CD6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DAF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3FD8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7BB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3899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33A89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E43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18886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465DEBB"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6D30AF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18DB6B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E15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B0A4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8E98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207D3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CB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B398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8CF3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4518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3EF7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0693D8E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380CE09"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6E8A1F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5A6F12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44416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B863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052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B63F8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EB6F4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2E4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2EAB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094E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E1432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A49574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E51A93D"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788D7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B32D6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FE66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1C35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EAB66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3DF84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7E4B9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35ECE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5CF0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53A31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24F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65F9AB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5E603A"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1FB4C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477BD4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A35D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A84D3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598C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86D1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7063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4C9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50D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8D0C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D37A2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680359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356275"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698041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2D192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18183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0204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6D21C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CD2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674C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97D8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7A5A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EA9E7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3B1C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4F65E4" w14:paraId="66C99AF4" wp14:textId="77777777">
      <w:pPr>
        <w:pStyle w:val="Heading3"/>
        <w:rPr>
          <w:rFonts w:ascii="Times New Roman" w:hAnsi="Times New Roman"/>
          <w:lang w:val="en-GB"/>
        </w:rPr>
      </w:pPr>
      <w:bookmarkStart w:name="trade" w:id="2303"/>
      <w:bookmarkEnd w:id="2303"/>
      <w:r w:rsidRPr="009616CB">
        <w:rPr>
          <w:rFonts w:ascii="Times New Roman" w:hAnsi="Times New Roman"/>
        </w:rPr>
        <w:t>Trade</w:t>
      </w:r>
    </w:p>
    <w:p xmlns:wp14="http://schemas.microsoft.com/office/word/2010/wordml" w:rsidRPr="009616CB" w:rsidR="004F65E4" w:rsidP="004F65E4" w:rsidRDefault="004F65E4" w14:paraId="65A622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2304">
        <w:r w:rsidRPr="009616CB" w:rsidDel="00927EEC">
          <w:rPr>
            <w:rFonts w:ascii="Times New Roman" w:hAnsi="Times New Roman" w:cs="Times New Roman"/>
            <w:lang w:val="en-GB"/>
          </w:rPr>
          <w:delText xml:space="preserve">will </w:delText>
        </w:r>
      </w:del>
      <w:r w:rsidRPr="60226960">
        <w:rPr>
          <w:rFonts w:ascii="Times New Roman" w:hAnsi="Times New Roman" w:eastAsia="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2305">
        <w:r w:rsidRPr="60226960" w:rsidR="001562E7">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author="Onno Hoffmeister (ESS)" w:date="2015-09-08T14:05:00Z" w:id="2306">
        <w:r w:rsidRPr="60226960" w:rsidR="000B360D">
          <w:rPr>
            <w:rFonts w:ascii="Times New Roman" w:hAnsi="Times New Roman" w:eastAsia="Times New Roman" w:cs="Times New Roman"/>
            <w:noProof/>
            <w:lang w:val="en-GB"/>
          </w:rPr>
          <w:t>28</w:t>
        </w:r>
      </w:ins>
      <w:ins w:author="browningj" w:date="2015-08-28T16:11:00Z" w:id="2307">
        <w:del w:author="Onno Hoffmeister (ESS)" w:date="2015-09-08T14:05:00Z" w:id="2308">
          <w:r w:rsidDel="000B360D" w:rsidR="00B51EC9">
            <w:rPr>
              <w:rFonts w:ascii="Times New Roman" w:hAnsi="Times New Roman" w:cs="Times New Roman"/>
              <w:noProof/>
              <w:lang w:val="en-GB"/>
            </w:rPr>
            <w:delText>26</w:delText>
          </w:r>
        </w:del>
        <w:r w:rsidRPr="60226960" w:rsidR="001562E7">
          <w:fldChar w:fldCharType="end"/>
        </w:r>
      </w:ins>
      <w:del w:author="browningj" w:date="2015-08-28T16:04:00Z" w:id="2309">
        <w:r w:rsidRPr="009616CB" w:rsidDel="00B51EC9">
          <w:rPr>
            <w:rFonts w:ascii="Times New Roman" w:hAnsi="Times New Roman" w:cs="Times New Roman"/>
            <w:lang w:val="en-GB"/>
          </w:rPr>
          <w:delText>xx</w:delText>
        </w:r>
      </w:del>
      <w:r w:rsidRPr="60226960">
        <w:rPr>
          <w:rFonts w:ascii="Times New Roman" w:hAnsi="Times New Roman" w:eastAsia="Times New Roman" w:cs="Times New Roman"/>
          <w:lang w:val="en-GB"/>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785F73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9D4D5F">
        <w:fldChar w:fldCharType="begin"/>
      </w:r>
      <w:r w:rsidR="009D4D5F">
        <w:instrText xml:space="preserve"> REF _Ref428180910 \h  \* MERGEFORMAT </w:instrText>
      </w:r>
      <w:r w:rsidR="009D4D5F">
        <w:fldChar w:fldCharType="separate"/>
      </w:r>
      <w:ins w:author="Onno Hoffmeister (ESS)" w:date="2015-09-08T14:05:00Z" w:id="231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dataset has been simplified for this example):</w:t>
      </w:r>
    </w:p>
    <w:p xmlns:wp14="http://schemas.microsoft.com/office/word/2010/wordml" w:rsidRPr="009616CB" w:rsidR="004F65E4" w:rsidP="004F65E4" w:rsidRDefault="004F65E4" w14:paraId="3EAF1FDB" wp14:textId="77777777">
      <w:pPr>
        <w:pStyle w:val="Caption"/>
        <w:keepNext/>
        <w:jc w:val="both"/>
        <w:rPr>
          <w:rFonts w:ascii="Times New Roman" w:hAnsi="Times New Roman" w:cs="Times New Roman"/>
          <w:lang w:val="en-GB"/>
        </w:rPr>
      </w:pPr>
      <w:bookmarkStart w:name="_Ref428180910" w:id="2312"/>
      <w:bookmarkStart w:name="_Toc428423549" w:id="231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10</w:t>
      </w:r>
      <w:r w:rsidRPr="009616CB" w:rsidR="001562E7">
        <w:rPr>
          <w:rFonts w:ascii="Times New Roman" w:hAnsi="Times New Roman" w:cs="Times New Roman"/>
          <w:lang w:val="en-GB"/>
        </w:rPr>
        <w:fldChar w:fldCharType="end"/>
      </w:r>
      <w:bookmarkEnd w:id="23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2313"/>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xmlns:wp14="http://schemas.microsoft.com/office/word/2010/wordml" w:rsidRPr="009616CB" w:rsidR="004F65E4" w:rsidTr="008B0C44" w14:paraId="0021FF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C2D2EE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2534E1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301F25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00BEB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3CA6C6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6BAF352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073B1F9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7D40FD1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63A9D73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4C708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F8D60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18D8F4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7B050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2C3C9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226210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76C6C3A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4B4322E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537604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2A5F4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451326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51DD4A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35AE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5E6814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5557CEF4"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B925ECE"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60C687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663A68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48D1ED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2E6841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73BB3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0FF2AB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66275E70" wp14:textId="77777777">
      <w:pPr>
        <w:jc w:val="both"/>
        <w:rPr>
          <w:rFonts w:ascii="Times New Roman" w:hAnsi="Times New Roman" w:cs="Times New Roman"/>
          <w:lang w:val="en-GB"/>
        </w:rPr>
      </w:pPr>
    </w:p>
    <w:p xmlns:wp14="http://schemas.microsoft.com/office/word/2010/wordml" w:rsidRPr="009616CB" w:rsidR="004F65E4" w:rsidP="004F65E4" w:rsidRDefault="004F65E4" w14:paraId="62C143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w:t>
      </w:r>
      <w:r w:rsidR="009D4D5F">
        <w:fldChar w:fldCharType="begin"/>
      </w:r>
      <w:r w:rsidR="009D4D5F">
        <w:instrText xml:space="preserve"> REF _Ref428180910 \h  \* MERGEFORMAT </w:instrText>
      </w:r>
      <w:r w:rsidR="009D4D5F">
        <w:fldChar w:fldCharType="separate"/>
      </w:r>
      <w:ins w:author="Onno Hoffmeister (ESS)" w:date="2015-09-08T14:05:00Z" w:id="231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60226960">
        <w:rPr>
          <w:rFonts w:ascii="Times New Roman" w:hAnsi="Times New Roman" w:eastAsia="Times New Roman" w:cs="Times New Roman"/>
          <w:lang w:val="en-GB"/>
        </w:rPr>
        <w:t>see</w:t>
      </w:r>
      <w:proofErr w:type="gramEnd"/>
      <w:r w:rsidRPr="60226960">
        <w:rPr>
          <w:rFonts w:ascii="Times New Roman" w:hAnsi="Times New Roman" w:eastAsia="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2316">
        <w:r w:rsidRPr="009616CB" w:rsidDel="00B51EC9">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 not in </w:t>
      </w:r>
      <w:r w:rsidRPr="60226960">
        <w:rPr>
          <w:rFonts w:ascii="Times New Roman" w:hAnsi="Times New Roman" w:eastAsia="Times New Roman" w:cs="Times New Roman"/>
          <w:lang w:val="en-GB"/>
        </w:rPr>
        <w:lastRenderedPageBreak/>
        <w:t>the monetary values</w:t>
      </w:r>
      <w:r w:rsidRPr="60226960">
        <w:rPr>
          <w:rStyle w:val="FootnoteReference"/>
          <w:rFonts w:ascii="Times New Roman" w:hAnsi="Times New Roman" w:eastAsia="Times New Roman" w:cs="Times New Roman"/>
          <w:lang w:val="en-GB"/>
        </w:rPr>
        <w:footnoteReference w:id="52"/>
      </w:r>
      <w:r w:rsidRPr="60226960">
        <w:rPr>
          <w:rFonts w:ascii="Times New Roman" w:hAnsi="Times New Roman" w:eastAsia="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732A9A39" wp14:textId="77777777">
      <w:pPr>
        <w:pStyle w:val="Caption"/>
        <w:keepNext/>
        <w:jc w:val="both"/>
        <w:rPr>
          <w:rFonts w:ascii="Times New Roman" w:hAnsi="Times New Roman" w:cs="Times New Roman"/>
          <w:lang w:val="en-GB"/>
        </w:rPr>
      </w:pPr>
      <w:bookmarkStart w:name="_Toc428423550" w:id="231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11</w:t>
      </w:r>
      <w:r w:rsidRPr="009616CB" w:rsidR="001562E7">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231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2023B11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739BE3F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4D187D1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35C17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0E8E9B8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7DD10C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7B9672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344086B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4B582D9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0A619AB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0F3FC16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218E58B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6F92C9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0D3DC0C9"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5C47D69F"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07458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1B867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2301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4E0030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9BF9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44B4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D24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CCCC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C7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52C59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E03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574CC6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3E69321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4ED8BB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FEE9E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3C7DD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69660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617B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DA75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C18E8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C62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AE46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81A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E768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C8E35A4"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97CB3C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1D9CC4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2B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54067A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46180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0406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33B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FCA8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C8A16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F3E9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34C0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C28C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8272D8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9254A26"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44E5E5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516E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2CCF1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72512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523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2AE5C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5C4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D2D40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67C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698F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E3C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5D9BF67"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B76A811"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67B853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24D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2D81A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06C61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604D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48B5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71FB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01F45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A7F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0CF8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C65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4AF4912"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B28537C"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6AAC81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824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51DF1B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50E4D2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B9DD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BB49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3ED4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F266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2F48F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C77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F715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75D200E"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2318">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2319">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xml:space="preserve">. We can now insert the "mirrored" imports and exports for bulgur, as shown in </w:t>
      </w:r>
      <w:r w:rsidR="009D4D5F">
        <w:fldChar w:fldCharType="begin"/>
      </w:r>
      <w:r w:rsidR="009D4D5F">
        <w:instrText xml:space="preserve"> REF _Ref428181407 \h  \* MERGEFORMAT </w:instrText>
      </w:r>
      <w:r w:rsidR="009D4D5F">
        <w:fldChar w:fldCharType="separate"/>
      </w:r>
      <w:ins w:author="Onno Hoffmeister (ESS)" w:date="2015-09-08T14:05:00Z" w:id="2320">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12</w:t>
        </w:r>
      </w:ins>
      <w:del w:author="Onno Hoffmeister (ESS)" w:date="2015-09-08T14:05:00Z" w:id="232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12</w:delText>
        </w:r>
      </w:del>
      <w:r w:rsidR="009D4D5F">
        <w:fldChar w:fldCharType="end"/>
      </w:r>
      <w:r w:rsidRPr="009616CB">
        <w:rPr>
          <w:rFonts w:ascii="Times New Roman" w:hAnsi="Times New Roman" w:cs="Times New Roman"/>
          <w:lang w:val="en-GB"/>
        </w:rPr>
        <w:t>:</w:t>
      </w:r>
    </w:p>
    <w:p xmlns:wp14="http://schemas.microsoft.com/office/word/2010/wordml" w:rsidRPr="009616CB" w:rsidR="004F65E4" w:rsidP="004F65E4" w:rsidRDefault="004F65E4" w14:paraId="34EC8210" wp14:textId="77777777">
      <w:pPr>
        <w:pStyle w:val="Caption"/>
        <w:keepNext/>
        <w:jc w:val="both"/>
        <w:rPr>
          <w:rFonts w:ascii="Times New Roman" w:hAnsi="Times New Roman" w:cs="Times New Roman"/>
          <w:lang w:val="en-GB"/>
        </w:rPr>
      </w:pPr>
      <w:bookmarkStart w:name="_Ref428181407" w:id="2322"/>
      <w:bookmarkStart w:name="_Toc428423551" w:id="232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12</w:t>
      </w:r>
      <w:r w:rsidRPr="009616CB" w:rsidR="001562E7">
        <w:rPr>
          <w:rFonts w:ascii="Times New Roman" w:hAnsi="Times New Roman" w:cs="Times New Roman"/>
          <w:lang w:val="en-GB"/>
        </w:rPr>
        <w:fldChar w:fldCharType="end"/>
      </w:r>
      <w:bookmarkEnd w:id="2322"/>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232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12390C7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431F54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4F73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834F8E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C992F3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622B5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3E4E2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E8D5DF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97B6A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7D7CFB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F086CD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72DD70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22FEE9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79D76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6B5323D"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90604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343DF5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3681E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A08C4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DA1DD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6CD0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1DB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E41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B4E2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482F9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AFB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F287B3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49AEAF1"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1E844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24C3C4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7C5D5E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2B8A94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68F2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185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B0FA9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4005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CFD2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72F7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365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A39CCF"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470FAE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2C9AF5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13116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54A054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12D6A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9B6FB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589EE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417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89A2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EC6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B69A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E4590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7EE506D"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9BB42A9"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7FB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3731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684DD9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21014D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B1FF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E97D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6FA3A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A363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091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B7A6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7A71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37DD812"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7C4E50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01179E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6A2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09752C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15363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CA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24B9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6528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30E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8D1DA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6D0C4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43C7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8777747"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ACBFDC2"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E25C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E70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7A1148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0A97D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0D2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17CD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39C44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ADA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989E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D877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F22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02CE84F1" wp14:textId="77777777">
      <w:pPr>
        <w:jc w:val="both"/>
        <w:rPr>
          <w:rFonts w:ascii="Times New Roman" w:hAnsi="Times New Roman" w:cs="Times New Roman"/>
          <w:lang w:val="en-GB"/>
        </w:rPr>
      </w:pPr>
    </w:p>
    <w:p xmlns:wp14="http://schemas.microsoft.com/office/word/2010/wordml" w:rsidRPr="009616CB" w:rsidR="004F65E4" w:rsidP="004F65E4" w:rsidRDefault="004F65E4" w14:paraId="34C0F7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9D4D5F">
        <w:fldChar w:fldCharType="begin"/>
      </w:r>
      <w:r w:rsidR="009D4D5F">
        <w:instrText xml:space="preserve"> REF _Ref428181607 \h  \* MERGEFORMAT </w:instrText>
      </w:r>
      <w:r w:rsidR="009D4D5F">
        <w:fldChar w:fldCharType="separate"/>
      </w:r>
      <w:ins w:author="Onno Hoffmeister (ESS)" w:date="2015-09-08T14:05:00Z" w:id="23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13</w:t>
        </w:r>
      </w:ins>
      <w:del w:author="Onno Hoffmeister (ESS)" w:date="2015-09-08T14:05:00Z" w:id="23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B4CD7AA" wp14:textId="77777777">
      <w:pPr>
        <w:pStyle w:val="Caption"/>
        <w:keepNext/>
        <w:jc w:val="both"/>
        <w:rPr>
          <w:rFonts w:ascii="Times New Roman" w:hAnsi="Times New Roman" w:cs="Times New Roman"/>
          <w:lang w:val="en-GB"/>
        </w:rPr>
      </w:pPr>
      <w:bookmarkStart w:name="_Ref428181607" w:id="2326"/>
      <w:bookmarkStart w:name="_Toc428423552" w:id="232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13</w:t>
      </w:r>
      <w:r w:rsidRPr="009616CB" w:rsidR="001562E7">
        <w:rPr>
          <w:rFonts w:ascii="Times New Roman" w:hAnsi="Times New Roman" w:cs="Times New Roman"/>
          <w:lang w:val="en-GB"/>
        </w:rPr>
        <w:fldChar w:fldCharType="end"/>
      </w:r>
      <w:bookmarkEnd w:id="2326"/>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232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75A9625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8CD97A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C91D90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C796FA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25E31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F58D6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1F2164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472508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8D743A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11475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EB62F7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2EB9C2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BF9FB6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A89286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08A602B"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6ADD7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63666C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10A1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889D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E60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AC3B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61331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1921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713C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EAA7C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62A3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FE193B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21735A8"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F7EF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491B6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0482FF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1267AD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0A06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FEBD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BBC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634A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400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5755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1DE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91EA10B"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8D9E781"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9B37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0FC5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28FCD2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BE1B0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3218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1DD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131B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5234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A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720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3E81A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44AEC3"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4BDAF56E"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10891D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9631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73B7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37209C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CEF2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BC33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F7742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AE0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4F3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58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9176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4E822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BE195A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64FB3E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CD62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02715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7A6DD5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90F17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EC2D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B35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0C1A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1047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036B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8954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8F8C7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6B88EF3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7B44D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6CE7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2CF3E6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49438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1FA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9AE4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2F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2F1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6759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59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27CD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051F654B" wp14:textId="77777777">
      <w:pPr>
        <w:jc w:val="both"/>
        <w:rPr>
          <w:rFonts w:ascii="Times New Roman" w:hAnsi="Times New Roman" w:cs="Times New Roman"/>
          <w:lang w:val="en-GB"/>
        </w:rPr>
      </w:pPr>
    </w:p>
    <w:p xmlns:wp14="http://schemas.microsoft.com/office/word/2010/wordml" w:rsidRPr="009616CB" w:rsidR="004F65E4" w:rsidP="004F65E4" w:rsidRDefault="004F65E4" w14:paraId="3C88623F"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4F65E4" w14:paraId="325AA4F0" wp14:textId="77777777">
      <w:pPr>
        <w:pStyle w:val="Heading3"/>
        <w:rPr>
          <w:rFonts w:ascii="Times New Roman" w:hAnsi="Times New Roman"/>
          <w:lang w:val="en-GB"/>
        </w:rPr>
      </w:pPr>
      <w:bookmarkStart w:name="stock-changes" w:id="2328"/>
      <w:bookmarkEnd w:id="2328"/>
      <w:r w:rsidRPr="009616CB">
        <w:rPr>
          <w:rFonts w:ascii="Times New Roman" w:hAnsi="Times New Roman"/>
          <w:lang w:val="en-GB"/>
        </w:rPr>
        <w:t xml:space="preserve">Stock </w:t>
      </w:r>
      <w:r w:rsidRPr="009616CB">
        <w:rPr>
          <w:rFonts w:ascii="Times New Roman" w:hAnsi="Times New Roman"/>
        </w:rPr>
        <w:t>Changes</w:t>
      </w:r>
    </w:p>
    <w:p xmlns:wp14="http://schemas.microsoft.com/office/word/2010/wordml" w:rsidRPr="009616CB" w:rsidR="004F65E4" w:rsidP="004F65E4" w:rsidRDefault="004F65E4" w14:paraId="09A75E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2329">
        <w:r w:rsidRPr="009616CB" w:rsidDel="00B51EC9">
          <w:rPr>
            <w:rFonts w:ascii="Times New Roman" w:hAnsi="Times New Roman" w:cs="Times New Roman"/>
            <w:lang w:val="en-GB"/>
          </w:rPr>
          <w:delText xml:space="preserve">, </w:delText>
        </w:r>
      </w:del>
      <w:ins w:author="browningj" w:date="2015-08-28T16:14:00Z" w:id="2330">
        <w:r w:rsidRPr="60226960" w:rsidR="00B51EC9">
          <w:rPr>
            <w:rFonts w:ascii="Times New Roman" w:hAnsi="Times New Roman" w:eastAsia="Times New Roman" w:cs="Times New Roman"/>
            <w:lang w:val="en-GB"/>
          </w:rPr>
          <w:t xml:space="preserve"> given</w:t>
        </w:r>
        <w:r w:rsidRPr="60226960" w:rsidR="00B51EC9">
          <w:rPr>
            <w:rFonts w:ascii="Times New Roman" w:hAnsi="Times New Roman" w:eastAsia="Times New Roman" w:cs="Times New Roman"/>
            <w:lang w:val="en-GB"/>
          </w:rPr>
          <w:t xml:space="preserve"> </w:t>
        </w:r>
      </w:ins>
      <w:del w:author="browningj" w:date="2015-08-28T16:14:00Z" w:id="2331">
        <w:r w:rsidRPr="009616CB" w:rsidDel="00B51EC9">
          <w:rPr>
            <w:rFonts w:ascii="Times New Roman" w:hAnsi="Times New Roman" w:cs="Times New Roman"/>
            <w:lang w:val="en-GB"/>
          </w:rPr>
          <w:delText xml:space="preserve">the </w:delText>
        </w:r>
      </w:del>
      <w:ins w:author="browningj" w:date="2015-08-28T16:14:00Z" w:id="2332">
        <w:r w:rsidRPr="60226960" w:rsidR="00B51EC9">
          <w:rPr>
            <w:rFonts w:ascii="Times New Roman" w:hAnsi="Times New Roman" w:eastAsia="Times New Roman" w:cs="Times New Roman"/>
            <w:lang w:val="en-GB"/>
          </w:rPr>
          <w:t xml:space="preserve">a </w:t>
        </w:r>
      </w:ins>
      <w:r w:rsidRPr="60226960">
        <w:rPr>
          <w:rFonts w:ascii="Times New Roman" w:hAnsi="Times New Roman" w:eastAsia="Times New Roman" w:cs="Times New Roman"/>
          <w:lang w:val="en-GB"/>
        </w:rPr>
        <w:t xml:space="preserve">high </w:t>
      </w:r>
      <w:del w:author="browningj" w:date="2015-08-28T16:14:00Z" w:id="2333">
        <w:r w:rsidRPr="009616CB" w:rsidDel="00B51EC9">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accumulation of stocks </w:t>
      </w:r>
      <w:del w:author="browningj" w:date="2015-08-28T16:14:00Z" w:id="2334">
        <w:r w:rsidRPr="009616CB" w:rsidDel="00B51EC9">
          <w:rPr>
            <w:rFonts w:ascii="Times New Roman" w:hAnsi="Times New Roman" w:cs="Times New Roman"/>
            <w:lang w:val="en-GB"/>
          </w:rPr>
          <w:delText xml:space="preserve">was </w:delText>
        </w:r>
      </w:del>
      <w:r w:rsidRPr="60226960">
        <w:rPr>
          <w:rFonts w:ascii="Times New Roman" w:hAnsi="Times New Roman" w:eastAsia="Times New Roman" w:cs="Times New Roman"/>
          <w:lang w:val="en-GB"/>
        </w:rPr>
        <w:t xml:space="preserve">in the past and vice versa. The results of the imputation are shown </w:t>
      </w:r>
      <w:proofErr w:type="gramStart"/>
      <w:r w:rsidRPr="60226960">
        <w:rPr>
          <w:rFonts w:ascii="Times New Roman" w:hAnsi="Times New Roman" w:eastAsia="Times New Roman" w:cs="Times New Roman"/>
          <w:lang w:val="en-GB"/>
        </w:rPr>
        <w:t xml:space="preserve">in  </w:t>
      </w:r>
      <w:proofErr w:type="gramEnd"/>
      <w:r w:rsidR="009D4D5F">
        <w:fldChar w:fldCharType="begin"/>
      </w:r>
      <w:r w:rsidR="009D4D5F">
        <w:instrText xml:space="preserve"> REF _Ref428183152 \h  \* MERGEFORMAT </w:instrText>
      </w:r>
      <w:r w:rsidR="009D4D5F">
        <w:fldChar w:fldCharType="separate"/>
      </w:r>
      <w:ins w:author="Onno Hoffmeister (ESS)" w:date="2015-09-08T14:05:00Z" w:id="233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14</w:t>
        </w:r>
      </w:ins>
      <w:del w:author="Onno Hoffmeister (ESS)" w:date="2015-09-08T14:05:00Z" w:id="233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8FF06E8" wp14:textId="77777777">
      <w:pPr>
        <w:pStyle w:val="Caption"/>
        <w:keepNext/>
        <w:jc w:val="both"/>
        <w:rPr>
          <w:rFonts w:ascii="Times New Roman" w:hAnsi="Times New Roman" w:cs="Times New Roman"/>
          <w:lang w:val="en-GB"/>
        </w:rPr>
      </w:pPr>
      <w:bookmarkStart w:name="_Ref428183152" w:id="2337"/>
      <w:bookmarkStart w:name="_Toc428423553" w:id="233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14</w:t>
      </w:r>
      <w:r w:rsidRPr="009616CB" w:rsidR="001562E7">
        <w:rPr>
          <w:rFonts w:ascii="Times New Roman" w:hAnsi="Times New Roman" w:cs="Times New Roman"/>
          <w:lang w:val="en-GB"/>
        </w:rPr>
        <w:fldChar w:fldCharType="end"/>
      </w:r>
      <w:bookmarkEnd w:id="2337"/>
      <w:r w:rsidRPr="009616CB">
        <w:rPr>
          <w:rFonts w:ascii="Times New Roman" w:hAnsi="Times New Roman" w:cs="Times New Roman"/>
          <w:lang w:val="en-GB"/>
        </w:rPr>
        <w:t>: Adding stock changes to the SUA table for wheat</w:t>
      </w:r>
      <w:bookmarkEnd w:id="2338"/>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44C021E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53CA386C"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C6B5C5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F932E1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3FF7F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22944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645B93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FC39D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07CF18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462F3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0FBECD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D979A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BCEDA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F78D540"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7192C5A5"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2EA635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D910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424603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507E6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08A8C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2E6FA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5F17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5E2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F691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2B83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B284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859E2E"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4AA7CE36"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6FF4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754E7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3C86B5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0918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65C3D6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0D13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5026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3933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29EB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FC5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8F7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E223D15"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88BE8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57F7AC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41747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62BCB7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4F9EF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D498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036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FCC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2CE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819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8E55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425E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1DC3704"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FE93C1"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6180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610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36A456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0074C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B67A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8D7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9CF6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EB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FCF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2E8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DC3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06A63F8"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6515A304"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14C1C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28AF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7599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27C4A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394B1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FD0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5C30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200C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F4D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7D0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692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C579971"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6E1FE8E"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4152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88D3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6414F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0C7DAF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DC01A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24456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B551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C542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06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EF1B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94D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4BB5208D" wp14:textId="77777777">
      <w:pPr>
        <w:pStyle w:val="Heading3"/>
        <w:rPr>
          <w:rFonts w:ascii="Times New Roman" w:hAnsi="Times New Roman"/>
          <w:lang w:val="en-GB"/>
        </w:rPr>
      </w:pPr>
      <w:bookmarkStart w:name="food" w:id="2339"/>
      <w:bookmarkEnd w:id="2339"/>
      <w:r w:rsidRPr="009616CB">
        <w:rPr>
          <w:rFonts w:ascii="Times New Roman" w:hAnsi="Times New Roman"/>
        </w:rPr>
        <w:t>Food</w:t>
      </w:r>
    </w:p>
    <w:p xmlns:wp14="http://schemas.microsoft.com/office/word/2010/wordml" w:rsidRPr="009616CB" w:rsidR="004F65E4" w:rsidP="004F65E4" w:rsidRDefault="004F65E4" w14:paraId="3E94B3C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As explained in Chapter 2, there are several options to obtain estimates for food. In </w:t>
      </w:r>
      <w:del w:author="browningj" w:date="2015-08-28T16:14:00Z" w:id="2340">
        <w:r w:rsidRPr="009616CB" w:rsidDel="00542BD2">
          <w:rPr>
            <w:rFonts w:ascii="Times New Roman" w:hAnsi="Times New Roman" w:cs="Times New Roman"/>
            <w:lang w:val="en-GB"/>
          </w:rPr>
          <w:delText xml:space="preserve">same </w:delText>
        </w:r>
      </w:del>
      <w:ins w:author="browningj" w:date="2015-08-28T16:14:00Z" w:id="2341">
        <w:r w:rsidRPr="60226960" w:rsidR="00542BD2">
          <w:rPr>
            <w:rFonts w:ascii="Times New Roman" w:hAnsi="Times New Roman" w:eastAsia="Times New Roman" w:cs="Times New Roman"/>
            <w:lang w:val="en-GB"/>
          </w:rPr>
          <w:t>any</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2342">
        <w:r w:rsidRPr="60226960" w:rsidR="00542BD2">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t>
      </w:r>
      <w:ins w:author="browningj" w:date="2015-08-28T16:14:00Z" w:id="2343">
        <w:r w:rsidRPr="60226960" w:rsidR="00542BD2">
          <w:rPr>
            <w:rFonts w:ascii="Times New Roman" w:hAnsi="Times New Roman" w:eastAsia="Times New Roman" w:cs="Times New Roman"/>
            <w:lang w:val="en-GB"/>
          </w:rPr>
          <w:t>p</w:t>
        </w:r>
      </w:ins>
      <w:del w:author="browningj" w:date="2015-08-28T16:14:00Z" w:id="2344">
        <w:r w:rsidRPr="009616CB" w:rsidDel="00542BD2">
          <w:rPr>
            <w:rFonts w:ascii="Times New Roman" w:hAnsi="Times New Roman" w:cs="Times New Roman"/>
            <w:lang w:val="en-GB"/>
          </w:rPr>
          <w:delText>P</w:delText>
        </w:r>
      </w:del>
      <w:r w:rsidRPr="60226960">
        <w:rPr>
          <w:rFonts w:ascii="Times New Roman" w:hAnsi="Times New Roman" w:eastAsia="Times New Roman" w:cs="Times New Roman"/>
          <w:lang w:val="en-GB"/>
        </w:rPr>
        <w:t xml:space="preserve">articularly where these industries reflect a bottleneck in the processing chain, </w:t>
      </w:r>
      <w:r w:rsidRPr="60226960">
        <w:rPr>
          <w:rFonts w:ascii="Times New Roman" w:hAnsi="Times New Roman" w:eastAsia="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2345">
        <w:r w:rsidRPr="60226960" w:rsidR="00542BD2">
          <w:rPr>
            <w:rFonts w:ascii="Times New Roman" w:hAnsi="Times New Roman" w:eastAsia="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2346">
        <w:r w:rsidRPr="60226960" w:rsidR="00542BD2">
          <w:rPr>
            <w:rFonts w:ascii="Times New Roman" w:hAnsi="Times New Roman" w:eastAsia="Times New Roman" w:cs="Times New Roman"/>
            <w:lang w:val="en-GB"/>
          </w:rPr>
          <w:t>only one approach is required.</w:t>
        </w:r>
      </w:ins>
    </w:p>
    <w:p xmlns:wp14="http://schemas.microsoft.com/office/word/2010/wordml" w:rsidRPr="009616CB" w:rsidR="004F65E4" w:rsidP="004F65E4" w:rsidRDefault="004F65E4" w14:paraId="6DBB83E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this end, we estimate food consumption from the previous year and extrapolate</w:t>
      </w:r>
      <w:del w:author="browningj" w:date="2015-08-28T16:16:00Z" w:id="2347">
        <w:r w:rsidRPr="009616CB" w:rsidDel="00542BD2">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9D4D5F">
        <w:fldChar w:fldCharType="begin"/>
      </w:r>
      <w:r w:rsidR="009D4D5F">
        <w:instrText xml:space="preserve"> REF _Ref428183082 \h  \* MERGEFORMAT </w:instrText>
      </w:r>
      <w:r w:rsidR="009D4D5F">
        <w:fldChar w:fldCharType="separate"/>
      </w:r>
      <w:ins w:author="Onno Hoffmeister (ESS)" w:date="2015-09-08T14:05:00Z" w:id="234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15</w:t>
        </w:r>
      </w:ins>
      <w:del w:author="Onno Hoffmeister (ESS)" w:date="2015-09-08T14:05:00Z" w:id="234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15</w:delText>
        </w:r>
      </w:del>
      <w:r w:rsidR="009D4D5F">
        <w:fldChar w:fldCharType="end"/>
      </w:r>
      <w:r w:rsidRPr="60226960">
        <w:rPr>
          <w:rFonts w:ascii="Times New Roman" w:hAnsi="Times New Roman" w:eastAsia="Times New Roman" w:cs="Times New Roman"/>
          <w:lang w:val="en-GB"/>
        </w:rPr>
        <w:t>) below.</w:t>
      </w:r>
    </w:p>
    <w:p xmlns:wp14="http://schemas.microsoft.com/office/word/2010/wordml" w:rsidRPr="009616CB" w:rsidR="004F65E4" w:rsidP="004F65E4" w:rsidRDefault="004F65E4" w14:paraId="3F8546FE" wp14:textId="77777777">
      <w:pPr>
        <w:pStyle w:val="Caption"/>
        <w:keepNext/>
        <w:jc w:val="both"/>
        <w:rPr>
          <w:rFonts w:ascii="Times New Roman" w:hAnsi="Times New Roman" w:cs="Times New Roman"/>
          <w:lang w:val="en-GB"/>
        </w:rPr>
      </w:pPr>
      <w:bookmarkStart w:name="_Ref428183082" w:id="2350"/>
      <w:bookmarkStart w:name="_Toc428423554" w:id="235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15</w:t>
      </w:r>
      <w:r w:rsidRPr="009616CB" w:rsidR="001562E7">
        <w:rPr>
          <w:rFonts w:ascii="Times New Roman" w:hAnsi="Times New Roman" w:cs="Times New Roman"/>
          <w:lang w:val="en-GB"/>
        </w:rPr>
        <w:fldChar w:fldCharType="end"/>
      </w:r>
      <w:bookmarkEnd w:id="2350"/>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51"/>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04EAD38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49FABA8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8E8C60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E0791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F3494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833E1F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A9E6F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3D41B8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2F393C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054E2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3F9A3E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5524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F8006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8DE8787"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3B28BF5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8193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7C3B2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41D31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85A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653B25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1422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1788E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7F42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6E66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97E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B51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050602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73CCC03A"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B399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33C4B5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16C72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4FFFD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04188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D6E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3538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F492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5F0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88B1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305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AE1C9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66B3DF3C"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03B4B7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4DBC3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4786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9C676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FF04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F354B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BE6BB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CC47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D5E1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9B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97EF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0F07B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8805EE0"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8712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61E7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487B77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B7A5F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4891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7F81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E381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D1AE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9A88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748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E24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EF9A61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C03C9DE"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5CA91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A94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0A342C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54BA2F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CB27A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A2C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5D78F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874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5F6A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AD28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06E1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3A7EF63"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1F98E386"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627FC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69A4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0E0078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3B63B1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2C6B0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2F3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0F6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C129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65C5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D35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791A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7E4AAAD" wp14:textId="77777777">
      <w:pPr>
        <w:pStyle w:val="Heading3"/>
        <w:rPr>
          <w:rFonts w:ascii="Times New Roman" w:hAnsi="Times New Roman"/>
          <w:lang w:val="en-GB"/>
        </w:rPr>
      </w:pPr>
      <w:bookmarkStart w:name="feed" w:id="2352"/>
      <w:bookmarkEnd w:id="2352"/>
      <w:r w:rsidRPr="009616CB">
        <w:rPr>
          <w:rFonts w:ascii="Times New Roman" w:hAnsi="Times New Roman"/>
        </w:rPr>
        <w:t>Feed</w:t>
      </w:r>
    </w:p>
    <w:p xmlns:wp14="http://schemas.microsoft.com/office/word/2010/wordml" w:rsidRPr="009616CB" w:rsidR="004F65E4" w:rsidP="004F65E4" w:rsidRDefault="004F65E4" w14:paraId="3A402034"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2353">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4F65E4" w14:paraId="2FA3836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2354">
        <w:r w:rsidRPr="009616CB" w:rsidDel="00542BD2">
          <w:rPr>
            <w:rFonts w:ascii="Times New Roman" w:hAnsi="Times New Roman" w:cs="Times New Roman"/>
            <w:lang w:val="en-GB"/>
          </w:rPr>
          <w:delText xml:space="preserve">with the </w:delText>
        </w:r>
      </w:del>
      <w:ins w:author="browningj" w:date="2015-08-28T16:17:00Z" w:id="2355">
        <w:r w:rsidRPr="60226960" w:rsidR="00542BD2">
          <w:rPr>
            <w:rFonts w:ascii="Times New Roman" w:hAnsi="Times New Roman" w:eastAsia="Times New Roman" w:cs="Times New Roman"/>
            <w:lang w:val="en-GB"/>
          </w:rPr>
          <w:t xml:space="preserve">whose </w:t>
        </w:r>
      </w:ins>
      <w:r w:rsidRPr="60226960">
        <w:rPr>
          <w:rFonts w:ascii="Times New Roman" w:hAnsi="Times New Roman" w:eastAsia="Times New Roman" w:cs="Times New Roman"/>
          <w:lang w:val="en-GB"/>
        </w:rPr>
        <w:t xml:space="preserve">sole purpose </w:t>
      </w:r>
      <w:del w:author="browningj" w:date="2015-08-28T16:18:00Z" w:id="2356">
        <w:r w:rsidRPr="009616CB" w:rsidDel="00542BD2">
          <w:rPr>
            <w:rFonts w:ascii="Times New Roman" w:hAnsi="Times New Roman" w:cs="Times New Roman"/>
            <w:lang w:val="en-GB"/>
          </w:rPr>
          <w:delText xml:space="preserve">of </w:delText>
        </w:r>
      </w:del>
      <w:ins w:author="browningj" w:date="2015-08-28T16:18:00Z" w:id="2357">
        <w:r w:rsidRPr="60226960" w:rsidR="00542BD2">
          <w:rPr>
            <w:rFonts w:ascii="Times New Roman" w:hAnsi="Times New Roman" w:eastAsia="Times New Roman" w:cs="Times New Roman"/>
            <w:lang w:val="en-GB"/>
          </w:rPr>
          <w:t>is</w:t>
        </w:r>
        <w:r w:rsidRPr="60226960" w:rsidR="00542BD2">
          <w:rPr>
            <w:rFonts w:ascii="Times New Roman" w:hAnsi="Times New Roman" w:eastAsia="Times New Roman" w:cs="Times New Roman"/>
            <w:lang w:val="en-GB"/>
          </w:rPr>
          <w:t xml:space="preserve"> </w:t>
        </w:r>
        <w:r w:rsidRPr="60226960" w:rsidR="00542BD2">
          <w:rPr>
            <w:rFonts w:ascii="Times New Roman" w:hAnsi="Times New Roman" w:eastAsia="Times New Roman" w:cs="Times New Roman"/>
            <w:lang w:val="en-GB"/>
          </w:rPr>
          <w:t xml:space="preserve">that of </w:t>
        </w:r>
      </w:ins>
      <w:r w:rsidRPr="60226960">
        <w:rPr>
          <w:rFonts w:ascii="Times New Roman" w:hAnsi="Times New Roman" w:eastAsia="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36CA9AC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60226960">
        <w:rPr>
          <w:rFonts w:ascii="Times New Roman" w:hAnsi="Times New Roman" w:eastAsia="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9D4D5F">
        <w:fldChar w:fldCharType="begin"/>
      </w:r>
      <w:r w:rsidR="009D4D5F">
        <w:instrText xml:space="preserve"> REF _Ref428183319 \h  \* MERGEFORMAT </w:instrText>
      </w:r>
      <w:r w:rsidR="009D4D5F">
        <w:fldChar w:fldCharType="separate"/>
      </w:r>
      <w:ins w:author="Onno Hoffmeister (ESS)" w:date="2015-09-08T14:05:00Z" w:id="23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16</w:t>
        </w:r>
      </w:ins>
      <w:del w:author="Onno Hoffmeister (ESS)" w:date="2015-09-08T14:05:00Z" w:id="23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FE2305B" wp14:textId="77777777">
      <w:pPr>
        <w:pStyle w:val="Caption"/>
        <w:keepNext/>
        <w:jc w:val="both"/>
        <w:rPr>
          <w:rFonts w:ascii="Times New Roman" w:hAnsi="Times New Roman" w:cs="Times New Roman"/>
          <w:lang w:val="en-GB"/>
        </w:rPr>
      </w:pPr>
      <w:bookmarkStart w:name="_Ref428183319" w:id="2360"/>
      <w:bookmarkStart w:name="_Toc428423555" w:id="23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16</w:t>
      </w:r>
      <w:r w:rsidRPr="009616CB" w:rsidR="001562E7">
        <w:rPr>
          <w:rFonts w:ascii="Times New Roman" w:hAnsi="Times New Roman" w:cs="Times New Roman"/>
          <w:lang w:val="en-GB"/>
        </w:rPr>
        <w:fldChar w:fldCharType="end"/>
      </w:r>
      <w:bookmarkEnd w:id="2360"/>
      <w:r w:rsidRPr="009616CB">
        <w:rPr>
          <w:rFonts w:ascii="Times New Roman" w:hAnsi="Times New Roman" w:cs="Times New Roman"/>
          <w:lang w:val="en-GB"/>
        </w:rPr>
        <w:t>: Adding feed estimates to the SUA table for wheat</w:t>
      </w:r>
      <w:bookmarkEnd w:id="23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7B1A2FC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39673C98"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733A3CA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1ACCD0E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69FB3A7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428C2F5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763D6C7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5B981B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5B1BB26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3AA7364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009DC31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1437785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09F9191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511B99F"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0AB4BF3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7B7496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37D27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55AFAD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0AFFBB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1379D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58D136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4D36D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4F0981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020EEA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408B0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442A0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24356D9"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5FD5FE0A"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21BB11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CD58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12725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2756A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6F0CF4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7EA51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8453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45E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9CCA4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8DB1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9DA9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FF397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1E2C385A"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32685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6047F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71C3C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3E9177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6B97D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C810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5540B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0B1E91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D0484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0123A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64907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4A3C7DA"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350BDD8"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2710FA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DE35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6A5DBB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712B52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6C420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15B89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048D8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16676E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39DD09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E462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834D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59471A6E"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52A83B1"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0B5403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5CCC7E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616ED3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1A7F2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0EF75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01204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0C24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754DA4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668D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CEED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D45B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37D73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6D4F3261"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67A8F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7CEF4A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54B76C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34B68D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CC34A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1E7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2B2E0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4BBC36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7941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4A61E1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EE830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4F65E4" w14:paraId="68A15235" wp14:textId="77777777">
      <w:pPr>
        <w:pStyle w:val="Heading3"/>
        <w:rPr>
          <w:rFonts w:ascii="Times New Roman" w:hAnsi="Times New Roman"/>
          <w:lang w:val="en-GB"/>
        </w:rPr>
      </w:pPr>
      <w:bookmarkStart w:name="losses" w:id="2362"/>
      <w:bookmarkEnd w:id="23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xmlns:wp14="http://schemas.microsoft.com/office/word/2010/wordml" w:rsidRPr="009616CB" w:rsidR="004F65E4" w:rsidP="004F65E4" w:rsidRDefault="004F65E4" w14:paraId="7216FDB8"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1FE50EF2" wp14:textId="77777777">
      <w:pPr>
        <w:pStyle w:val="Caption"/>
        <w:keepNext/>
        <w:jc w:val="both"/>
        <w:rPr>
          <w:rFonts w:ascii="Times New Roman" w:hAnsi="Times New Roman" w:cs="Times New Roman"/>
          <w:lang w:val="en-GB"/>
        </w:rPr>
      </w:pPr>
      <w:bookmarkStart w:name="_Toc428423556" w:id="236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1FAABEA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07C4C9EA"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788B53C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201D18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498EF2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654A5CC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518EFA0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22740CC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68878D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29AFBE5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5C91F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411AE8A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447E6DE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3997A36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E03193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00A82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0F48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D1808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2DADDF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74EE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F3E0A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3598D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41B001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267C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182E3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52F4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5694399D"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96E4CE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33BFE8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126A9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286A2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39069F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CE054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02CF5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6165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88D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DD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ED06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B6B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5E33164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1BC0385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040683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7BD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B07AE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6959FB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BA861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6379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1B3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B91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EBF9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96D60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2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3AF372FC"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8A20F5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0A704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5131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4614C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364D7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07EEE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3BF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EB623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20AD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B424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1CF0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291B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255F201"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43A949D"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44517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363D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07A3E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2CA9C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077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6149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7AC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B4B6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3787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F1C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A85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BCC8126"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5DA8143"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10EF7A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D78FC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B52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CD3E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FD3C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B67A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132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43E44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85F1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1034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77412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4F65E4" w14:paraId="3A78ADA9" wp14:textId="77777777">
      <w:pPr>
        <w:pStyle w:val="Heading3"/>
        <w:rPr>
          <w:rFonts w:ascii="Times New Roman" w:hAnsi="Times New Roman"/>
        </w:rPr>
      </w:pPr>
      <w:bookmarkStart w:name="seed" w:id="2364"/>
      <w:bookmarkEnd w:id="2364"/>
      <w:r w:rsidRPr="009616CB">
        <w:rPr>
          <w:rFonts w:ascii="Times New Roman" w:hAnsi="Times New Roman"/>
        </w:rPr>
        <w:t>Seed</w:t>
      </w:r>
    </w:p>
    <w:p xmlns:wp14="http://schemas.microsoft.com/office/word/2010/wordml" w:rsidRPr="009616CB" w:rsidR="004F65E4" w:rsidP="004F65E4" w:rsidRDefault="004F65E4" w14:paraId="5A6E17A7" wp14:textId="77777777">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447AC0FB" wp14:textId="77777777">
      <w:pPr>
        <w:pStyle w:val="Caption"/>
        <w:keepNext/>
        <w:jc w:val="both"/>
        <w:rPr>
          <w:rFonts w:ascii="Times New Roman" w:hAnsi="Times New Roman" w:cs="Times New Roman"/>
          <w:lang w:val="en-GB"/>
        </w:rPr>
      </w:pPr>
      <w:bookmarkStart w:name="_Toc428423557" w:id="236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23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4F7CF3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39F8B4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15525E9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3E4ACD4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23DE92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5704094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176DCD3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51201B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AE4FFB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D3EDE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4215D9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6365E5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86EDEB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6B78AA12"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7AED594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456F7D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D5F61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F6C74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79856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AA46D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E4C84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13D26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C6B7D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1E036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1FB4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72A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1442C500"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FFC4FE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74CB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F2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9062B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851E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9963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E688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FDD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152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5E528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A70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2C9C1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44C877DF"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3E6CB412"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BDD78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93FC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E7650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8B290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975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8479B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9A8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50EB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0A1673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B0D3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079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2E05779"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6FC9AA7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62E3C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3FCC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7340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037228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12B1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6BF0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C144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7717D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30467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BBEF6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438B3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BCF6EDD"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17CC8190"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038856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7AD4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0D82E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6F8A54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B85E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A2B2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CFDE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7B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26F0B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A92A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DF52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392DA528"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7885D3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5E2B05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1A84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6AB64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6AB513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753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0FE8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57197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5BCFB9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EB84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BE0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2E11D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52730027" wp14:textId="77777777">
      <w:pPr>
        <w:pStyle w:val="Heading3"/>
        <w:jc w:val="both"/>
        <w:rPr>
          <w:rFonts w:ascii="Times New Roman" w:hAnsi="Times New Roman"/>
          <w:lang w:val="en-GB"/>
        </w:rPr>
      </w:pPr>
      <w:bookmarkStart w:name="industrial-utilization" w:id="2366"/>
      <w:bookmarkEnd w:id="2366"/>
      <w:r w:rsidRPr="009616CB">
        <w:rPr>
          <w:rFonts w:ascii="Times New Roman" w:hAnsi="Times New Roman"/>
          <w:lang w:val="en-GB"/>
        </w:rPr>
        <w:t>Industrial Utilization</w:t>
      </w:r>
    </w:p>
    <w:p xmlns:wp14="http://schemas.microsoft.com/office/word/2010/wordml" w:rsidRPr="009616CB" w:rsidR="004F65E4" w:rsidP="004F65E4" w:rsidRDefault="004F65E4" w14:paraId="3F7BE9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2367">
        <w:r w:rsidRPr="60226960" w:rsidR="00542BD2">
          <w:rPr>
            <w:rFonts w:ascii="Times New Roman" w:hAnsi="Times New Roman" w:eastAsia="Times New Roman" w:cs="Times New Roman"/>
            <w:lang w:val="en-GB"/>
          </w:rPr>
          <w:t xml:space="preserve">For industrial utilization, </w:t>
        </w:r>
      </w:ins>
      <w:del w:author="browningj" w:date="2015-08-28T16:20:00Z" w:id="2368">
        <w:r w:rsidRPr="009616CB" w:rsidDel="00542BD2">
          <w:rPr>
            <w:rFonts w:ascii="Times New Roman" w:hAnsi="Times New Roman" w:cs="Times New Roman"/>
            <w:lang w:val="en-GB"/>
          </w:rPr>
          <w:delText xml:space="preserve">While </w:delText>
        </w:r>
      </w:del>
      <w:r w:rsidRPr="60226960">
        <w:rPr>
          <w:rFonts w:ascii="Times New Roman" w:hAnsi="Times New Roman" w:eastAsia="Times New Roman" w:cs="Times New Roman"/>
          <w:lang w:val="en-GB"/>
        </w:rPr>
        <w:t xml:space="preserve">considerable efforts have been made to </w:t>
      </w:r>
      <w:del w:author="browningj" w:date="2015-08-28T16:19:00Z" w:id="2369">
        <w:r w:rsidRPr="009616CB" w:rsidDel="00542BD2">
          <w:rPr>
            <w:rFonts w:ascii="Times New Roman" w:hAnsi="Times New Roman" w:cs="Times New Roman"/>
            <w:lang w:val="en-GB"/>
          </w:rPr>
          <w:delText xml:space="preserve">device </w:delText>
        </w:r>
      </w:del>
      <w:ins w:author="browningj" w:date="2015-08-28T16:19:00Z" w:id="2370">
        <w:r w:rsidRPr="60226960" w:rsidR="00542BD2">
          <w:rPr>
            <w:rFonts w:ascii="Times New Roman" w:hAnsi="Times New Roman" w:eastAsia="Times New Roman" w:cs="Times New Roman"/>
            <w:lang w:val="en-GB"/>
          </w:rPr>
          <w:t>devise</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a useful imputation method, </w:t>
      </w:r>
      <w:ins w:author="browningj" w:date="2015-08-28T16:20:00Z" w:id="2371">
        <w:r w:rsidRPr="60226960" w:rsidR="00542BD2">
          <w:rPr>
            <w:rFonts w:ascii="Times New Roman" w:hAnsi="Times New Roman" w:eastAsia="Times New Roman" w:cs="Times New Roman"/>
            <w:lang w:val="en-GB"/>
          </w:rPr>
          <w:t xml:space="preserve">yet </w:t>
        </w:r>
      </w:ins>
      <w:r w:rsidRPr="60226960">
        <w:rPr>
          <w:rFonts w:ascii="Times New Roman" w:hAnsi="Times New Roman" w:eastAsia="Times New Roman" w:cs="Times New Roman"/>
          <w:lang w:val="en-GB"/>
        </w:rPr>
        <w:t xml:space="preserve">none was deemed fit for </w:t>
      </w:r>
      <w:ins w:author="browningj" w:date="2015-08-28T16:19:00Z" w:id="2372">
        <w:r w:rsidRPr="60226960" w:rsidR="00542BD2">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purpose. FBS compilers at country level are encouraged to collect the relevant data from their industry associations, as available.</w:t>
      </w:r>
    </w:p>
    <w:p xmlns:wp14="http://schemas.microsoft.com/office/word/2010/wordml" w:rsidRPr="009616CB" w:rsidR="004F65E4" w:rsidP="004F65E4" w:rsidRDefault="004F65E4" w14:paraId="655DD0B2" wp14:textId="77777777">
      <w:pPr>
        <w:pStyle w:val="Caption"/>
        <w:keepNext/>
        <w:jc w:val="both"/>
        <w:rPr>
          <w:rFonts w:ascii="Times New Roman" w:hAnsi="Times New Roman" w:cs="Times New Roman"/>
          <w:lang w:val="en-GB"/>
        </w:rPr>
      </w:pPr>
      <w:bookmarkStart w:name="_Toc428423558" w:id="237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3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0207339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6FB36C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3B96FE1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6D505B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A3D9D2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CE321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DCAD5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34BF45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271FAEA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878BCF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A8C1F0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4F8745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B64EC0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5010792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391F156"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3BF30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F96A1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93EE0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4A448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A2B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EB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11902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0C61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9167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49C1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33A2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365DD7A3"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BFCC861"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4D00A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9BCCA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4DF711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D175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3C75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744E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C8A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3C82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6D80D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7D424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43B79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C4A832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BD87C3"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296BC0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8893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E32A7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028F4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7CC1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99A1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611E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83DC7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AF91A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2767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19A23D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82E7CC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5D92D93"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61CE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EE31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26351D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6059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8B4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70377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854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CE0D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EF3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62E3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3A81AB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D74CA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BBFEC0"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4200A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47CE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6E55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1CE723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C27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8750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DFA00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E534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5D52B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6906E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29371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6872A2"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5CCFFA7"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DA084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50FCB9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23BF00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9D6F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795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54D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E8D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47634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27FC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DA79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F0764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20D27699" wp14:textId="77777777">
      <w:pPr>
        <w:pStyle w:val="Heading3"/>
        <w:jc w:val="both"/>
        <w:rPr>
          <w:rFonts w:ascii="Times New Roman" w:hAnsi="Times New Roman"/>
          <w:lang w:val="en-GB"/>
        </w:rPr>
      </w:pPr>
      <w:bookmarkStart w:name="tourist-consumption" w:id="2374"/>
      <w:bookmarkEnd w:id="2374"/>
      <w:r w:rsidRPr="009616CB">
        <w:rPr>
          <w:rFonts w:ascii="Times New Roman" w:hAnsi="Times New Roman"/>
          <w:lang w:val="en-GB"/>
        </w:rPr>
        <w:t>Tourist Consumption</w:t>
      </w:r>
    </w:p>
    <w:p xmlns:wp14="http://schemas.microsoft.com/office/word/2010/wordml" w:rsidRPr="009616CB" w:rsidR="004F65E4" w:rsidP="004F65E4" w:rsidRDefault="004F65E4" w14:paraId="7F48E00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for all form</w:t>
      </w:r>
      <w:ins w:author="browningj" w:date="2015-08-28T16:20:00Z" w:id="2375">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60226960">
        <w:rPr>
          <w:rFonts w:ascii="Times New Roman" w:hAnsi="Times New Roman" w:eastAsia="Times New Roman" w:cs="Times New Roman"/>
          <w:lang w:val="en-GB"/>
        </w:rPr>
        <w:t>an extreme example consider</w:t>
      </w:r>
      <w:proofErr w:type="gramEnd"/>
      <w:r w:rsidRPr="60226960">
        <w:rPr>
          <w:rFonts w:ascii="Times New Roman" w:hAnsi="Times New Roman" w:eastAsia="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9D4D5F">
        <w:fldChar w:fldCharType="begin"/>
      </w:r>
      <w:r w:rsidR="009D4D5F">
        <w:instrText xml:space="preserve"> REF _Ref428184113 \h  \* MERGEFORMAT </w:instrText>
      </w:r>
      <w:r w:rsidR="009D4D5F">
        <w:fldChar w:fldCharType="separate"/>
      </w:r>
      <w:ins w:author="Onno Hoffmeister (ESS)" w:date="2015-09-08T14:05:00Z" w:id="237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20</w:t>
        </w:r>
      </w:ins>
      <w:del w:author="Onno Hoffmeister (ESS)" w:date="2015-09-08T14:05:00Z" w:id="237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20</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CB418F6" wp14:textId="77777777">
      <w:pPr>
        <w:pStyle w:val="Caption"/>
        <w:keepNext/>
        <w:jc w:val="both"/>
        <w:rPr>
          <w:rFonts w:ascii="Times New Roman" w:hAnsi="Times New Roman" w:cs="Times New Roman"/>
          <w:lang w:val="en-GB"/>
        </w:rPr>
      </w:pPr>
      <w:bookmarkStart w:name="_Ref428184113" w:id="2378"/>
      <w:bookmarkStart w:name="_Toc428423559" w:id="237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20</w:t>
      </w:r>
      <w:r w:rsidRPr="009616CB" w:rsidR="001562E7">
        <w:rPr>
          <w:rFonts w:ascii="Times New Roman" w:hAnsi="Times New Roman" w:cs="Times New Roman"/>
          <w:lang w:val="en-GB"/>
        </w:rPr>
        <w:fldChar w:fldCharType="end"/>
      </w:r>
      <w:bookmarkEnd w:id="2378"/>
      <w:r w:rsidRPr="009616CB">
        <w:rPr>
          <w:rFonts w:ascii="Times New Roman" w:hAnsi="Times New Roman" w:cs="Times New Roman"/>
          <w:lang w:val="en-GB"/>
        </w:rPr>
        <w:t>: Adding estimates for tourist consumption to the SUA table for wheat</w:t>
      </w:r>
      <w:bookmarkEnd w:id="2379"/>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C538D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EF7AAE"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497C85E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6D25AF7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73B0FB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52B429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70C0C2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017996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26194F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29E858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5E11F7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6A64EAD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541AED0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0A347C85"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5F3F985"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3047BA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5A5DC2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23A1AC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009D24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12BE45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962F2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65889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E0F0C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06184A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65CD81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62CD7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688BF2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0058B6C5"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42F80D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6F6D5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3F4E0A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7C14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799C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8D33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834C7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7F5B9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C58A5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96ABF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EE27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2B448C8"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50C3D02"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3C26ED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E36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79D6A7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7BC4F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D3077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039E7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AB45B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16F4E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0E04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57CB6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B65B7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035523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C8A9AFC"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135126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03CA8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19E06E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43643B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7582E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D8424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2837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0680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E818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6ABFA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9A4E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61FD4A7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EB4DE0"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5B47B5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1FFB5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5DFE4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73EF15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0F30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4BF37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E8DB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B208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D3C04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AA526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43864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A5350E0"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89D0939"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25F2F0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5DD79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7EE96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5217CB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9F09E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3E85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BDF5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5BEF02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58210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7F81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E154B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4F65E4" w14:paraId="78F46941" wp14:textId="77777777">
      <w:pPr>
        <w:pStyle w:val="Heading3"/>
        <w:rPr>
          <w:rFonts w:ascii="Times New Roman" w:hAnsi="Times New Roman"/>
          <w:lang w:val="en-GB"/>
        </w:rPr>
      </w:pPr>
      <w:bookmarkStart w:name="standardization-and-balancing" w:id="2380"/>
      <w:bookmarkEnd w:id="2380"/>
      <w:r w:rsidRPr="009616CB">
        <w:rPr>
          <w:rFonts w:ascii="Times New Roman" w:hAnsi="Times New Roman"/>
          <w:lang w:val="en-GB"/>
        </w:rPr>
        <w:t>Standardization and Balancing</w:t>
      </w:r>
    </w:p>
    <w:p xmlns:wp14="http://schemas.microsoft.com/office/word/2010/wordml" w:rsidRPr="009616CB" w:rsidR="004F65E4" w:rsidP="004F65E4" w:rsidRDefault="004F65E4" w14:paraId="721290FF"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215E5122"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388C11C5"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4A43122" wp14:textId="77777777" wp14:noSpellErr="1">
      <w:pPr>
        <w:pStyle w:val="Caption"/>
        <w:jc w:val="both"/>
        <w:rPr>
          <w:rFonts w:ascii="Times New Roman" w:hAnsi="Times New Roman" w:cs="Times New Roman"/>
          <w:lang w:val="en-GB"/>
        </w:rPr>
      </w:pPr>
      <w:bookmarkStart w:name="_Toc428383870" w:id="2381"/>
      <w:bookmarkStart w:name="_Toc428436802" w:id="2382"/>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383">
        <w:r w:rsidRPr="60226960" w:rsidR="000B360D">
          <w:rPr>
            <w:rFonts w:ascii="Times New Roman" w:hAnsi="Times New Roman" w:eastAsia="Times New Roman" w:cs="Times New Roman"/>
            <w:noProof/>
            <w:lang w:val="en-GB"/>
          </w:rPr>
          <w:t>23</w:t>
        </w:r>
      </w:ins>
      <w:del w:author="Onno Hoffmeister (ESS)" w:date="2015-09-08T14:05:00Z" w:id="2384">
        <w:r w:rsidRPr="009616CB" w:rsidDel="000B360D" w:rsidR="000854D5">
          <w:rPr>
            <w:rFonts w:ascii="Times New Roman" w:hAnsi="Times New Roman" w:cs="Times New Roman"/>
            <w:noProof/>
            <w:lang w:val="en-GB"/>
          </w:rPr>
          <w:delText>19</w:delText>
        </w:r>
      </w:del>
      <w:r w:rsidRPr="60226960" w:rsidR="001562E7">
        <w:fldChar w:fldCharType="end"/>
      </w:r>
      <w:r w:rsidRPr="60226960">
        <w:rPr>
          <w:rFonts w:ascii="Times New Roman" w:hAnsi="Times New Roman" w:eastAsia="Times New Roman" w:cs="Times New Roman"/>
          <w:lang w:val="en-GB"/>
        </w:rPr>
        <w:t>: the processing/standardization tree for wheat and wheat products</w:t>
      </w:r>
      <w:bookmarkEnd w:id="2381"/>
      <w:bookmarkEnd w:id="2382"/>
    </w:p>
    <w:p xmlns:wp14="http://schemas.microsoft.com/office/word/2010/wordml" w:rsidRPr="009616CB" w:rsidR="004F65E4" w:rsidP="004F65E4" w:rsidRDefault="004F65E4" w14:paraId="7DA5648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first start with the pre-standardized table that we have so far compiled (</w:t>
      </w:r>
      <w:r w:rsidR="009D4D5F">
        <w:fldChar w:fldCharType="begin"/>
      </w:r>
      <w:r w:rsidR="009D4D5F">
        <w:instrText xml:space="preserve"> REF _Ref428184363 \h  \* MERGEFORMAT </w:instrText>
      </w:r>
      <w:r w:rsidR="009D4D5F">
        <w:fldChar w:fldCharType="separate"/>
      </w:r>
      <w:ins w:author="Onno Hoffmeister (ESS)" w:date="2015-09-08T14:05:00Z" w:id="238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21</w:t>
        </w:r>
      </w:ins>
      <w:del w:author="Onno Hoffmeister (ESS)" w:date="2015-09-08T14:05:00Z" w:id="238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4376F75" wp14:textId="77777777">
      <w:pPr>
        <w:pStyle w:val="Caption"/>
        <w:keepNext/>
        <w:jc w:val="both"/>
        <w:rPr>
          <w:rFonts w:ascii="Times New Roman" w:hAnsi="Times New Roman" w:cs="Times New Roman"/>
          <w:lang w:val="en-GB"/>
        </w:rPr>
      </w:pPr>
      <w:bookmarkStart w:name="_Ref428184363" w:id="2387"/>
      <w:bookmarkStart w:name="_Toc428423560" w:id="238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21</w:t>
      </w:r>
      <w:r w:rsidRPr="009616CB" w:rsidR="001562E7">
        <w:rPr>
          <w:rFonts w:ascii="Times New Roman" w:hAnsi="Times New Roman" w:cs="Times New Roman"/>
          <w:lang w:val="en-GB"/>
        </w:rPr>
        <w:fldChar w:fldCharType="end"/>
      </w:r>
      <w:bookmarkEnd w:id="2387"/>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38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0F3C596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C7AEA5"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B452A0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04F231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68B4A6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23710E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F12CF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1489B36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76A680B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424C769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ED892F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1615220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59781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65A80946"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910EB0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EBB25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79134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C509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717EA3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C69BD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CBB5C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36B1F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061DE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FC4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75C5A5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A079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0FE8F4E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AFAABE7"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6EE072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7360E5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55CC9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90DD6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F96A0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66DB7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4FC0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8BA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D57DF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00BF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22F1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B7859F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5269E89"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566E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D41D2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992E3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4D166F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F6CEE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609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6D41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E37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3576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D1D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B72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3258D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13BA6BF"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77C1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A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3A9B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548DE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F2C8B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AD10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8819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F68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94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3459A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EFA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CABC1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67E81F6"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F29C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ABFD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88548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716345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9075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2DAD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064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431F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75471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029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C8B0C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8E5DCD4"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658B6F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27A6F7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277BB2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172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B8906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993C8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2157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E849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6E5AF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1A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C71A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CE1E3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180F00F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initial "Food Processing" estimate was based on our module; however, we may have other information that need</w:t>
      </w:r>
      <w:ins w:author="browningj" w:date="2015-08-28T16:21:00Z" w:id="2389">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9D4D5F">
        <w:fldChar w:fldCharType="begin"/>
      </w:r>
      <w:r w:rsidR="009D4D5F">
        <w:instrText xml:space="preserve"> REF _Ref428185864 \h  \* MERGEFORMAT </w:instrText>
      </w:r>
      <w:r w:rsidR="009D4D5F">
        <w:fldChar w:fldCharType="separate"/>
      </w:r>
      <w:ins w:author="Onno Hoffmeister (ESS)" w:date="2015-09-08T14:05:00Z" w:id="23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22</w:t>
        </w:r>
      </w:ins>
      <w:del w:author="Onno Hoffmeister (ESS)" w:date="2015-09-08T14:05:00Z" w:id="23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1D43341" wp14:textId="77777777">
      <w:pPr>
        <w:pStyle w:val="Caption"/>
        <w:keepNext/>
        <w:jc w:val="both"/>
        <w:rPr>
          <w:rFonts w:ascii="Times New Roman" w:hAnsi="Times New Roman" w:cs="Times New Roman"/>
          <w:lang w:val="en-GB"/>
        </w:rPr>
      </w:pPr>
      <w:bookmarkStart w:name="_Ref428185864" w:id="2392"/>
      <w:bookmarkStart w:name="_Toc428423561" w:id="239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22</w:t>
      </w:r>
      <w:r w:rsidRPr="009616CB" w:rsidR="001562E7">
        <w:rPr>
          <w:rFonts w:ascii="Times New Roman" w:hAnsi="Times New Roman" w:cs="Times New Roman"/>
          <w:lang w:val="en-GB"/>
        </w:rPr>
        <w:fldChar w:fldCharType="end"/>
      </w:r>
      <w:bookmarkEnd w:id="2392"/>
      <w:r w:rsidRPr="009616CB">
        <w:rPr>
          <w:rFonts w:ascii="Times New Roman" w:hAnsi="Times New Roman" w:cs="Times New Roman"/>
          <w:lang w:val="en-GB"/>
        </w:rPr>
        <w:t>: Wheat SUA table after the first standardization steps</w:t>
      </w:r>
      <w:bookmarkEnd w:id="2393"/>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7675E1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F04097"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53301D7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3FBDA9E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39FC375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7CA337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574BB2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38EE6C8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1336D45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27C144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75E356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41F425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333CA7F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150DC48C"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D1F43F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79F887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027A2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5F1A34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271EB2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3C630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8D3D4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570618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6C0C6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46DF53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6A203A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9B1D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23CE555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FE272BF"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282388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203825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743A5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6BA36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9544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4BC4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0B7CC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E1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4130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96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73F2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6FE7D4E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9A29DC"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6D6A4A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47023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7FBA6E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43B8F8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994E0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65720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41392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C905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4627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ECA01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D577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5C330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BABFFA0"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29005E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1F6FC8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5BE3D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0C50CA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59D6F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04A6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8D4E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76940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0CAE3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2FEAE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386F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BBAD02B"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89FE10F"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1E8066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55F7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F093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5E585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890D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4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36D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AC8D7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B698A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5F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C51F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3265B2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08B5A4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035AB0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3FBAC2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27196D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33C116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16E2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6E2D7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E034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7DA84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BBBE3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1480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2322E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37C237C0" wp14:textId="77777777">
      <w:pPr>
        <w:jc w:val="both"/>
        <w:rPr>
          <w:rFonts w:ascii="Times New Roman" w:hAnsi="Times New Roman" w:cs="Times New Roman"/>
          <w:lang w:val="en-GB"/>
        </w:rPr>
      </w:pPr>
    </w:p>
    <w:p xmlns:wp14="http://schemas.microsoft.com/office/word/2010/wordml" w:rsidRPr="009616CB" w:rsidR="004F65E4" w:rsidP="004F65E4" w:rsidRDefault="004F65E4" w14:paraId="41F957E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9D4D5F">
        <w:fldChar w:fldCharType="begin"/>
      </w:r>
      <w:r w:rsidR="009D4D5F">
        <w:instrText xml:space="preserve"> REF _Ref428186030 \h  \* MERGEFORMAT </w:instrText>
      </w:r>
      <w:r w:rsidR="009D4D5F">
        <w:fldChar w:fldCharType="separate"/>
      </w:r>
      <w:ins w:author="Onno Hoffmeister (ESS)" w:date="2015-09-08T14:05:00Z" w:id="23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23</w:t>
        </w:r>
      </w:ins>
      <w:del w:author="Onno Hoffmeister (ESS)" w:date="2015-09-08T14:05:00Z" w:id="23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F298C7B" wp14:textId="77777777">
      <w:pPr>
        <w:pStyle w:val="Caption"/>
        <w:keepNext/>
        <w:jc w:val="both"/>
        <w:rPr>
          <w:rFonts w:ascii="Times New Roman" w:hAnsi="Times New Roman" w:cs="Times New Roman"/>
          <w:lang w:val="en-GB"/>
        </w:rPr>
      </w:pPr>
      <w:bookmarkStart w:name="_Ref428186030" w:id="2396"/>
      <w:bookmarkStart w:name="_Toc428423562" w:id="23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23</w:t>
      </w:r>
      <w:r w:rsidRPr="009616CB" w:rsidR="001562E7">
        <w:rPr>
          <w:rFonts w:ascii="Times New Roman" w:hAnsi="Times New Roman" w:cs="Times New Roman"/>
          <w:lang w:val="en-GB"/>
        </w:rPr>
        <w:fldChar w:fldCharType="end"/>
      </w:r>
      <w:bookmarkEnd w:id="2396"/>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397"/>
    </w:p>
    <w:tbl>
      <w:tblPr>
        <w:tblStyle w:val="TableClassic1"/>
        <w:tblW w:w="0" w:type="auto"/>
        <w:tblLook w:val="04A0" w:firstRow="1" w:lastRow="0" w:firstColumn="1" w:lastColumn="0" w:noHBand="0" w:noVBand="1"/>
      </w:tblPr>
      <w:tblGrid>
        <w:gridCol w:w="1725"/>
        <w:gridCol w:w="2288"/>
        <w:gridCol w:w="1787"/>
      </w:tblGrid>
      <w:tr xmlns:wp14="http://schemas.microsoft.com/office/word/2010/wordml" w:rsidRPr="009616CB" w:rsidR="004F65E4" w:rsidTr="006E32A4" w14:paraId="1712F31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A30E9A2"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C9F66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217174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4C337AF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7FE2811"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10F4FF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47D6BA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6FBD9B0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9BFCA4E"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3E7CEC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663926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DB136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E8C5309"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40E32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2D96D4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5CD9D2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F91E28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092A6E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651214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4CEFB4B9" wp14:textId="77777777">
      <w:pPr>
        <w:jc w:val="both"/>
        <w:rPr>
          <w:rFonts w:ascii="Times New Roman" w:hAnsi="Times New Roman" w:cs="Times New Roman"/>
          <w:lang w:val="en-GB"/>
        </w:rPr>
      </w:pPr>
    </w:p>
    <w:p xmlns:wp14="http://schemas.microsoft.com/office/word/2010/wordml" w:rsidRPr="009616CB" w:rsidR="004F65E4" w:rsidP="004F65E4" w:rsidRDefault="004F65E4" w14:paraId="191A1F51"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004FD2C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must ensure that we have generated all of the appropriate by-products in the processing of various commodities (</w:t>
      </w:r>
      <w:r w:rsidR="009D4D5F">
        <w:fldChar w:fldCharType="begin"/>
      </w:r>
      <w:r w:rsidR="009D4D5F">
        <w:instrText xml:space="preserve"> REF _Ref428186086 \h  \* MERGEFORMAT </w:instrText>
      </w:r>
      <w:r w:rsidR="009D4D5F">
        <w:fldChar w:fldCharType="separate"/>
      </w:r>
      <w:ins w:author="Onno Hoffmeister (ESS)" w:date="2015-09-08T14:05:00Z" w:id="23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24</w:t>
        </w:r>
      </w:ins>
      <w:del w:author="Onno Hoffmeister (ESS)" w:date="2015-09-08T14:05:00Z" w:id="23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24</w:delText>
        </w:r>
      </w:del>
      <w:r w:rsidR="009D4D5F">
        <w:fldChar w:fldCharType="end"/>
      </w:r>
      <w:r w:rsidRPr="60226960">
        <w:rPr>
          <w:rFonts w:ascii="Times New Roman" w:hAnsi="Times New Roman" w:eastAsia="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5D09CCFC" wp14:textId="77777777">
      <w:pPr>
        <w:pStyle w:val="Caption"/>
        <w:keepNext/>
        <w:jc w:val="both"/>
        <w:rPr>
          <w:rFonts w:ascii="Times New Roman" w:hAnsi="Times New Roman" w:cs="Times New Roman"/>
          <w:lang w:val="en-GB"/>
        </w:rPr>
      </w:pPr>
      <w:bookmarkStart w:name="_Ref428186086" w:id="2400"/>
      <w:bookmarkStart w:name="_Toc428423563" w:id="240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24</w:t>
      </w:r>
      <w:r w:rsidRPr="009616CB" w:rsidR="001562E7">
        <w:rPr>
          <w:rFonts w:ascii="Times New Roman" w:hAnsi="Times New Roman" w:cs="Times New Roman"/>
          <w:lang w:val="en-GB"/>
        </w:rPr>
        <w:fldChar w:fldCharType="end"/>
      </w:r>
      <w:bookmarkEnd w:id="2400"/>
      <w:r w:rsidRPr="009616CB">
        <w:rPr>
          <w:rFonts w:ascii="Times New Roman" w:hAnsi="Times New Roman" w:cs="Times New Roman"/>
          <w:lang w:val="en-GB"/>
        </w:rPr>
        <w:t>: Complete, but still imbalanced SUA table for wheat</w:t>
      </w:r>
      <w:bookmarkEnd w:id="240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01908A4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A41C99"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5DA9B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AF79B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32C482D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730DF35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D70C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7E234D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069783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307CB5F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2023EAB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2097EDD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1ECA23B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212480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1E7CAA"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4B2833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5F96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B83F6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4FFD27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0D59A3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5442A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0B34FD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3931A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3753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CC51D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E250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246E31E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A04C56"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E97C8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5CE742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2239D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7DF8D3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9E116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F9599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FE0E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F8F5E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2238C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5FD63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51237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CAFA7B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E8BE20"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40599E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5FA1A3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D3480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E6868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B3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0ECCB0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BB551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F7365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E023B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057BB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116BB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91CF7E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F62FAE"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67C5A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765B8C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73727B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1E86B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E327E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49F73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E9FC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36BF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8B85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B040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42D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22B16E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6B6D70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1F348A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14396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008F1E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6904A6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98F7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71B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34D7F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070E4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4EA8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B935A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FD1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EB79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79E2E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2F585E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8B8E0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332CE6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70958D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76B8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0CE19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4DBD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6EAE7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7CFF7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85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C1CE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39CD1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7CAE4FF"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2072C4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2E0FE6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22B1FE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70CE1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5F162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F1A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C3D5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799463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F9826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A71BB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4EE447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54FD94F4" wp14:textId="77777777">
      <w:pPr>
        <w:jc w:val="both"/>
        <w:rPr>
          <w:rFonts w:ascii="Times New Roman" w:hAnsi="Times New Roman" w:cs="Times New Roman"/>
          <w:lang w:val="en-GB"/>
        </w:rPr>
      </w:pPr>
    </w:p>
    <w:p xmlns:wp14="http://schemas.microsoft.com/office/word/2010/wordml" w:rsidRPr="009616CB" w:rsidR="004F65E4" w:rsidP="004F65E4" w:rsidRDefault="004F65E4" w14:paraId="4BE2C28F"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6AFA006E" wp14:textId="77777777">
      <w:pPr>
        <w:pStyle w:val="Caption"/>
        <w:keepNext/>
        <w:jc w:val="both"/>
        <w:rPr>
          <w:rFonts w:ascii="Times New Roman" w:hAnsi="Times New Roman" w:cs="Times New Roman"/>
          <w:lang w:val="en-GB"/>
        </w:rPr>
      </w:pPr>
      <w:bookmarkStart w:name="_Toc428423564" w:id="24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402"/>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75CF783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854AB1"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32DB157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4AC831E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57755B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59B41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11B89BA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454714F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65E6E13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4709D95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5EF5F7E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5244B7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7D74C51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6D4F3B0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FCBEFDE"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07649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57BE38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54723B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2567D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41CE12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FEF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253D99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4DBEE6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441C7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75A1F7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D0B7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CAE27A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2E57FA3"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FC03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2E472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64489E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1B97F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B88C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25D418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F0C63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4659C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F4E2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EBD2B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4A78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E0190A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6124950"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5B2BA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482905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A82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D82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3ACAB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7CDD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EE16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59C873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83393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B382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A720B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2F95C02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14B02B"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64FB0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5091DE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34C66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6EBEA1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5263A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A69D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ED19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D31C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86DC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79FBB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C13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35DFFB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6BBF0D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57A0AC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E42D7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1B6653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226FB0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9010C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CAB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6644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BBC9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AD34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D1494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16C1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24452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1F54C37"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7B8EA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C011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491D0C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578CA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B93A2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9D693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C0238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17416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0D912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7A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F9F3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636405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96F1C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0A3DA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551477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773F2D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55A4D2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894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8E6EA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A2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1CF0B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9DC3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AB3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6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45C3E337"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69B275C9"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4F65E4" w14:paraId="7AA7563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Food processing is not </w:t>
      </w:r>
      <w:ins w:author="browningj" w:date="2015-08-28T16:22:00Z" w:id="2403">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 xml:space="preserve">standardized. In fact, this variable is </w:t>
      </w:r>
      <w:ins w:author="browningj" w:date="2015-08-28T16:23:00Z" w:id="2404">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in the SUA simply to allocate quantities when one commodity is converted into another. Thus, we remove it entirely from the balance at this point.</w:t>
      </w:r>
      <w:ins w:author="browningj" w:date="2015-08-28T16:23:00Z" w:id="2405">
        <w:r w:rsidRPr="60226960" w:rsidR="00542BD2">
          <w:rPr>
            <w:rFonts w:ascii="Times New Roman" w:hAnsi="Times New Roman" w:eastAsia="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406">
        <w:r w:rsidRPr="60226960" w:rsidR="00542BD2">
          <w:rPr>
            <w:rFonts w:ascii="Times New Roman" w:hAnsi="Times New Roman" w:eastAsia="Times New Roman" w:cs="Times New Roman"/>
            <w:lang w:val="en-GB"/>
          </w:rPr>
          <w:t xml:space="preserve">  In the current FBS, this is reported as "Food Manufacturing."</w:t>
        </w:r>
      </w:ins>
    </w:p>
    <w:p xmlns:wp14="http://schemas.microsoft.com/office/word/2010/wordml" w:rsidRPr="009616CB" w:rsidR="004F65E4" w:rsidP="004F65E4" w:rsidRDefault="004F65E4" w14:paraId="082F7C0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9D4D5F">
        <w:fldChar w:fldCharType="begin"/>
      </w:r>
      <w:r w:rsidR="009D4D5F">
        <w:instrText xml:space="preserve"> REF _Ref428186326 \h  \* MERGEFORMAT </w:instrText>
      </w:r>
      <w:r w:rsidR="009D4D5F">
        <w:fldChar w:fldCharType="separate"/>
      </w:r>
      <w:ins w:author="Onno Hoffmeister (ESS)" w:date="2015-09-08T14:05:00Z" w:id="2407">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26</w:t>
        </w:r>
      </w:ins>
      <w:del w:author="Onno Hoffmeister (ESS)" w:date="2015-09-08T14:05:00Z" w:id="2408">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2E58E717" wp14:textId="77777777">
      <w:pPr>
        <w:pStyle w:val="Caption"/>
        <w:keepNext/>
        <w:jc w:val="both"/>
        <w:rPr>
          <w:rFonts w:ascii="Times New Roman" w:hAnsi="Times New Roman" w:cs="Times New Roman"/>
          <w:lang w:val="en-GB"/>
        </w:rPr>
      </w:pPr>
      <w:bookmarkStart w:name="_Ref428186326" w:id="2409"/>
      <w:bookmarkStart w:name="_Toc428423565" w:id="24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26</w:t>
      </w:r>
      <w:r w:rsidRPr="009616CB" w:rsidR="001562E7">
        <w:rPr>
          <w:rFonts w:ascii="Times New Roman" w:hAnsi="Times New Roman" w:cs="Times New Roman"/>
          <w:lang w:val="en-GB"/>
        </w:rPr>
        <w:fldChar w:fldCharType="end"/>
      </w:r>
      <w:bookmarkEnd w:id="2409"/>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410"/>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3A27B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737D4A2D"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42AFA23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C7A4F0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4330EDF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4EDB3E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5B2D086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5B60FC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2DFA381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C0C19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EAA7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575BC7A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4547DA8B" wp14:textId="77777777">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16C79A23"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3FC8525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4BC71AE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2C397043"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F6A1AD8"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758D0D65"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5251CD1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47C9BC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552E780C"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4C8B4B7B"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792FD73A"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63CA314E" wp14:textId="77777777">
      <w:pPr>
        <w:jc w:val="both"/>
        <w:rPr>
          <w:rFonts w:ascii="Times New Roman" w:hAnsi="Times New Roman" w:cs="Times New Roman"/>
          <w:lang w:val="en-GB"/>
        </w:rPr>
      </w:pPr>
    </w:p>
    <w:p xmlns:wp14="http://schemas.microsoft.com/office/word/2010/wordml" w:rsidRPr="009616CB" w:rsidR="004F65E4" w:rsidP="004F65E4" w:rsidRDefault="004F65E4" w14:paraId="75049183"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41B26F22" wp14:textId="77777777">
      <w:pPr>
        <w:pStyle w:val="Caption"/>
        <w:keepNext/>
        <w:jc w:val="both"/>
        <w:rPr>
          <w:rFonts w:ascii="Times New Roman" w:hAnsi="Times New Roman" w:cs="Times New Roman"/>
          <w:lang w:val="en-GB"/>
        </w:rPr>
      </w:pPr>
      <w:bookmarkStart w:name="_Toc428423566" w:id="241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411"/>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2D14D24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BAEC44"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11C8C1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61E12C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6F2F3D0A"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63D2BC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531B2F3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06B156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7AFD3AD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0CEF96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39BBF14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466603D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3B6269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9E76EA3"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51891D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27AA9A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247D2F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7FFC43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771E59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57A8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231496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60E2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29B0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198A72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7A485AF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1A48D8"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35DDAE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9DC4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64F943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6F1FE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97FC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8B01D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4E2C5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0D28CF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2E1836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1AFB2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1C3176D0" wp14:textId="77777777">
      <w:pPr>
        <w:jc w:val="both"/>
        <w:rPr>
          <w:rFonts w:ascii="Times New Roman" w:hAnsi="Times New Roman" w:cs="Times New Roman"/>
          <w:lang w:val="en-GB"/>
        </w:rPr>
      </w:pPr>
    </w:p>
    <w:p xmlns:wp14="http://schemas.microsoft.com/office/word/2010/wordml" w:rsidRPr="009616CB" w:rsidR="004F65E4" w:rsidP="004F65E4" w:rsidRDefault="004F65E4" w14:paraId="0A2AEC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some quantities are updated (and some remain unchanged, if they have a standard deviation of zero). Therefore, we get the final table as below (</w:t>
      </w:r>
      <w:r w:rsidR="009D4D5F">
        <w:fldChar w:fldCharType="begin"/>
      </w:r>
      <w:r w:rsidR="009D4D5F">
        <w:instrText xml:space="preserve"> REF _Ref428186397 \h  \* MERGEFORMAT </w:instrText>
      </w:r>
      <w:r w:rsidR="009D4D5F">
        <w:fldChar w:fldCharType="separate"/>
      </w:r>
      <w:ins w:author="Onno Hoffmeister (ESS)" w:date="2015-09-08T14:05:00Z" w:id="241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28</w:t>
        </w:r>
      </w:ins>
      <w:del w:author="Onno Hoffmeister (ESS)" w:date="2015-09-08T14:05:00Z" w:id="241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28</w:delText>
        </w:r>
      </w:del>
      <w:r w:rsidR="009D4D5F">
        <w:fldChar w:fldCharType="end"/>
      </w:r>
      <w:r w:rsidRPr="60226960">
        <w:rPr>
          <w:rFonts w:ascii="Times New Roman" w:hAnsi="Times New Roman" w:eastAsia="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09BB6A11" wp14:textId="77777777">
      <w:pPr>
        <w:pStyle w:val="Caption"/>
        <w:keepNext/>
        <w:jc w:val="both"/>
        <w:rPr>
          <w:rFonts w:ascii="Times New Roman" w:hAnsi="Times New Roman" w:cs="Times New Roman"/>
          <w:lang w:val="en-GB"/>
        </w:rPr>
      </w:pPr>
      <w:bookmarkStart w:name="_Ref428186397" w:id="2414"/>
      <w:bookmarkStart w:name="_Toc428423567" w:id="241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28</w:t>
      </w:r>
      <w:r w:rsidRPr="009616CB" w:rsidR="001562E7">
        <w:rPr>
          <w:rFonts w:ascii="Times New Roman" w:hAnsi="Times New Roman" w:cs="Times New Roman"/>
          <w:lang w:val="en-GB"/>
        </w:rPr>
        <w:fldChar w:fldCharType="end"/>
      </w:r>
      <w:bookmarkEnd w:id="2414"/>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415"/>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73890B9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2CAB57"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101643A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CB178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ED784A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27D7EF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904170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2AA3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6A5E7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F37E5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D83DD8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80E1BA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93393C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ABD79B"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1D5BB1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1E9DD8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4C31E5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181FE7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783E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6798D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6A14F4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2DF50D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093EE3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21B812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540B3C1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6FCB4A"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10BD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7839A7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399A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CF38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368DF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B7923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1A5243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7640D9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03954E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C3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4F65E4" w14:paraId="12FE5334" wp14:textId="77777777">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xmlns:wp14="http://schemas.microsoft.com/office/word/2010/wordml" w:rsidRPr="009616CB" w:rsidR="004F65E4" w:rsidP="004F65E4" w:rsidRDefault="004F65E4" w14:paraId="1C17D513"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33C380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60226960">
        <w:rPr>
          <w:rFonts w:ascii="Times New Roman" w:hAnsi="Times New Roman" w:eastAsia="Times New Roman" w:cs="Times New Roman"/>
          <w:lang w:val="en-GB"/>
        </w:rPr>
        <w:t>a</w:t>
      </w:r>
      <w:proofErr w:type="gramEnd"/>
      <w:r w:rsidRPr="60226960">
        <w:rPr>
          <w:rFonts w:ascii="Times New Roman" w:hAnsi="Times New Roman" w:eastAsia="Times New Roman" w:cs="Times New Roman"/>
          <w:lang w:val="en-GB"/>
        </w:rPr>
        <w:t xml:space="preserve"> Mg is one million grams. This process renders the nutrient supply levels as shown in </w:t>
      </w:r>
      <w:r w:rsidR="009D4D5F">
        <w:fldChar w:fldCharType="begin"/>
      </w:r>
      <w:r w:rsidR="009D4D5F">
        <w:instrText xml:space="preserve"> REF _Ref428205749 \h  \* MERGEFORMAT </w:instrText>
      </w:r>
      <w:r w:rsidR="009D4D5F">
        <w:fldChar w:fldCharType="separate"/>
      </w:r>
      <w:ins w:author="Onno Hoffmeister (ESS)" w:date="2015-09-08T14:05:00Z" w:id="241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30</w:t>
        </w:r>
      </w:ins>
      <w:del w:author="Onno Hoffmeister (ESS)" w:date="2015-09-08T14:05:00Z" w:id="241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30</w:delText>
        </w:r>
      </w:del>
      <w:r w:rsidR="009D4D5F">
        <w:fldChar w:fldCharType="end"/>
      </w:r>
    </w:p>
    <w:p xmlns:wp14="http://schemas.microsoft.com/office/word/2010/wordml" w:rsidRPr="009616CB" w:rsidR="004F65E4" w:rsidP="004F65E4" w:rsidRDefault="004F65E4" w14:paraId="270CF3FA" wp14:textId="77777777">
      <w:pPr>
        <w:pStyle w:val="Caption"/>
        <w:keepNext/>
        <w:jc w:val="both"/>
        <w:rPr>
          <w:rFonts w:ascii="Times New Roman" w:hAnsi="Times New Roman" w:cs="Times New Roman"/>
          <w:lang w:val="en-GB"/>
        </w:rPr>
      </w:pPr>
      <w:bookmarkStart w:name="_Toc428423568" w:id="241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2418"/>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xmlns:wp14="http://schemas.microsoft.com/office/word/2010/wordml" w:rsidRPr="009616CB" w:rsidR="004F65E4" w:rsidTr="006E32A4" w14:paraId="514443E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4AEFA533"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5D73506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36E8CCF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3775663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7EE3E30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504C37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6C04461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30D0AB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6E8AF6E1"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1E6506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02DB3C5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23F32877"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22921A2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1FA675D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4593FE7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68EDC76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6E5E30E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0BFDB6C"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7B67B95D"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1171AB6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30CA6F9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0BF1090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C9B25E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5C658465"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0AB9C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0DBBD81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2F2BA6E"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9168985"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37DF7C8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0B9F850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301A109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645C66D0"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51315A5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16548E1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1F254EF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5081BCBA"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4F65E4" w:rsidP="004F65E4" w:rsidRDefault="004F65E4" w14:paraId="525616F8" wp14:textId="77777777">
      <w:pPr>
        <w:pStyle w:val="Caption"/>
        <w:keepNext/>
        <w:jc w:val="both"/>
        <w:rPr>
          <w:rFonts w:ascii="Times New Roman" w:hAnsi="Times New Roman" w:cs="Times New Roman"/>
          <w:lang w:val="en-GB"/>
        </w:rPr>
      </w:pPr>
      <w:bookmarkStart w:name="_Ref428205749" w:id="2419"/>
      <w:bookmarkStart w:name="_Toc428423569" w:id="242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30</w:t>
      </w:r>
      <w:r w:rsidRPr="009616CB" w:rsidR="001562E7">
        <w:rPr>
          <w:rFonts w:ascii="Times New Roman" w:hAnsi="Times New Roman" w:cs="Times New Roman"/>
          <w:lang w:val="en-GB"/>
        </w:rPr>
        <w:fldChar w:fldCharType="end"/>
      </w:r>
      <w:bookmarkEnd w:id="2419"/>
      <w:r w:rsidRPr="009616CB">
        <w:rPr>
          <w:rFonts w:ascii="Times New Roman" w:hAnsi="Times New Roman" w:cs="Times New Roman"/>
          <w:lang w:val="en-GB"/>
        </w:rPr>
        <w:t>: Final total nutrient content from wheat and wheat products</w:t>
      </w:r>
      <w:bookmarkEnd w:id="2420"/>
    </w:p>
    <w:tbl>
      <w:tblPr>
        <w:tblStyle w:val="TableClassic1"/>
        <w:tblW w:w="0" w:type="auto"/>
        <w:tblLook w:val="04A0" w:firstRow="1" w:lastRow="0" w:firstColumn="1" w:lastColumn="0" w:noHBand="0" w:noVBand="1"/>
      </w:tblPr>
      <w:tblGrid>
        <w:gridCol w:w="1988"/>
        <w:gridCol w:w="1689"/>
        <w:gridCol w:w="1750"/>
        <w:gridCol w:w="1396"/>
      </w:tblGrid>
      <w:tr xmlns:wp14="http://schemas.microsoft.com/office/word/2010/wordml" w:rsidRPr="009616CB" w:rsidR="004F65E4" w:rsidTr="008B0C44" w14:paraId="6A42AC8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275918"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32394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75078D7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768FC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3FAEA3B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E8E81E"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33B2BD9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85FB3F"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77C0296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569A637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convert these figures into useful indicators, we may divide by the population of the country to obtain per capita data (</w:t>
      </w:r>
      <w:r w:rsidR="009D4D5F">
        <w:fldChar w:fldCharType="begin"/>
      </w:r>
      <w:r w:rsidR="009D4D5F">
        <w:instrText xml:space="preserve"> REF _Ref428205777 \h  \* MERGEFORMAT </w:instrText>
      </w:r>
      <w:r w:rsidR="009D4D5F">
        <w:fldChar w:fldCharType="separate"/>
      </w:r>
      <w:ins w:author="Onno Hoffmeister (ESS)" w:date="2015-09-08T14:05:00Z" w:id="242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31</w:t>
        </w:r>
      </w:ins>
      <w:del w:author="Onno Hoffmeister (ESS)" w:date="2015-09-08T14:05:00Z" w:id="242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31</w:delText>
        </w:r>
      </w:del>
      <w:r w:rsidR="009D4D5F">
        <w:fldChar w:fldCharType="end"/>
      </w:r>
      <w:r w:rsidRPr="60226960">
        <w:rPr>
          <w:rFonts w:ascii="Times New Roman" w:hAnsi="Times New Roman" w:eastAsia="Times New Roman" w:cs="Times New Roman"/>
          <w:lang w:val="en-GB"/>
        </w:rPr>
        <w:t>). If we assume this country has 600 million inhabitants, we have:</w:t>
      </w:r>
    </w:p>
    <w:p xmlns:wp14="http://schemas.microsoft.com/office/word/2010/wordml" w:rsidRPr="009616CB" w:rsidR="004F65E4" w:rsidP="004F65E4" w:rsidRDefault="004F65E4" w14:paraId="3E014F9F" wp14:textId="77777777">
      <w:pPr>
        <w:pStyle w:val="Caption"/>
        <w:keepNext/>
        <w:jc w:val="both"/>
        <w:rPr>
          <w:rFonts w:ascii="Times New Roman" w:hAnsi="Times New Roman" w:cs="Times New Roman"/>
          <w:lang w:val="en-GB"/>
        </w:rPr>
      </w:pPr>
      <w:bookmarkStart w:name="_Ref428205777" w:id="2423"/>
      <w:bookmarkStart w:name="_Ref428205670" w:id="2424"/>
      <w:bookmarkStart w:name="_Toc428423570" w:id="242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31</w:t>
      </w:r>
      <w:r w:rsidRPr="009616CB" w:rsidR="001562E7">
        <w:rPr>
          <w:rFonts w:ascii="Times New Roman" w:hAnsi="Times New Roman" w:cs="Times New Roman"/>
          <w:lang w:val="en-GB"/>
        </w:rPr>
        <w:fldChar w:fldCharType="end"/>
      </w:r>
      <w:bookmarkEnd w:id="2423"/>
      <w:r w:rsidRPr="009616CB">
        <w:rPr>
          <w:rFonts w:ascii="Times New Roman" w:hAnsi="Times New Roman" w:cs="Times New Roman"/>
          <w:lang w:val="en-GB"/>
        </w:rPr>
        <w:t>: Final per capita nutrient content from wheat and wheat products</w:t>
      </w:r>
      <w:bookmarkEnd w:id="2424"/>
      <w:bookmarkEnd w:id="2425"/>
    </w:p>
    <w:tbl>
      <w:tblPr>
        <w:tblStyle w:val="TableClassic1"/>
        <w:tblW w:w="0" w:type="auto"/>
        <w:tblLook w:val="04A0" w:firstRow="1" w:lastRow="0" w:firstColumn="1" w:lastColumn="0" w:noHBand="0" w:noVBand="1"/>
      </w:tblPr>
      <w:tblGrid>
        <w:gridCol w:w="1988"/>
        <w:gridCol w:w="2013"/>
        <w:gridCol w:w="2080"/>
        <w:gridCol w:w="1726"/>
      </w:tblGrid>
      <w:tr xmlns:wp14="http://schemas.microsoft.com/office/word/2010/wordml" w:rsidRPr="009616CB" w:rsidR="004F65E4" w:rsidTr="008B0C44" w14:paraId="7C8E6D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24A02244"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2B57F9A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385BC7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159B48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079D45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3EFE9C2D"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0D82A7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5A83488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156AAC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71280AF4" wp14:textId="77777777">
      <w:pPr>
        <w:jc w:val="both"/>
        <w:rPr>
          <w:rFonts w:ascii="Times New Roman" w:hAnsi="Times New Roman" w:cs="Times New Roman"/>
          <w:lang w:val="en-GB"/>
        </w:rPr>
      </w:pPr>
    </w:p>
    <w:p xmlns:wp14="http://schemas.microsoft.com/office/word/2010/wordml" w:rsidRPr="009616CB" w:rsidR="004F65E4" w:rsidRDefault="004F65E4" w14:paraId="4D597CC0"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02EDBC98" wp14:textId="77777777">
      <w:pPr>
        <w:pStyle w:val="Heading2"/>
      </w:pPr>
      <w:bookmarkStart w:name="sugar" w:id="2426"/>
      <w:bookmarkStart w:name="_Toc428383848" w:id="2427"/>
      <w:bookmarkStart w:name="_Toc428436070" w:id="2428"/>
      <w:bookmarkStart w:name="_Toc428436371" w:id="2429"/>
      <w:bookmarkStart w:name="_Toc428436497" w:id="2430"/>
      <w:bookmarkEnd w:id="2426"/>
      <w:r w:rsidRPr="009616CB">
        <w:lastRenderedPageBreak/>
        <w:t>Sugar</w:t>
      </w:r>
      <w:bookmarkEnd w:id="2427"/>
      <w:bookmarkEnd w:id="2428"/>
      <w:bookmarkEnd w:id="2429"/>
      <w:bookmarkEnd w:id="2430"/>
    </w:p>
    <w:p xmlns:wp14="http://schemas.microsoft.com/office/word/2010/wordml" w:rsidRPr="009616CB" w:rsidR="004F65E4" w:rsidP="00E52F68" w:rsidRDefault="004F65E4" w14:paraId="78F12E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author="browningj" w:date="2015-08-28T16:26:00Z" w:id="243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62EB71D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As for wheat, the creation of the SUA/FBS balances starts with an empty table (</w:t>
      </w:r>
      <w:r w:rsidR="009D4D5F">
        <w:fldChar w:fldCharType="begin"/>
      </w:r>
      <w:r w:rsidR="009D4D5F">
        <w:instrText xml:space="preserve"> REF _Ref427906889 \h  \* MERGEFORMAT </w:instrText>
      </w:r>
      <w:r w:rsidR="009D4D5F">
        <w:fldChar w:fldCharType="separate"/>
      </w:r>
      <w:ins w:author="Onno Hoffmeister (ESS)" w:date="2015-09-08T14:05:00Z" w:id="24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32</w:t>
        </w:r>
      </w:ins>
      <w:del w:author="Onno Hoffmeister (ESS)" w:date="2015-09-08T14:05:00Z" w:id="24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32</w:delText>
        </w:r>
      </w:del>
      <w:r w:rsidR="009D4D5F">
        <w:fldChar w:fldCharType="end"/>
      </w:r>
      <w:r w:rsidRPr="60226960">
        <w:rPr>
          <w:rFonts w:ascii="Times New Roman" w:hAnsi="Times New Roman" w:eastAsia="Times New Roman" w:cs="Times New Roman"/>
          <w:lang w:val="en-GB"/>
        </w:rPr>
        <w:t>), comprising all variables/elements across all sugar crops and sugar products:</w:t>
      </w:r>
    </w:p>
    <w:p xmlns:wp14="http://schemas.microsoft.com/office/word/2010/wordml" w:rsidRPr="009616CB" w:rsidR="004F65E4" w:rsidP="004F65E4" w:rsidRDefault="004F65E4" w14:paraId="31CC3FD7" wp14:textId="77777777">
      <w:pPr>
        <w:pStyle w:val="Caption"/>
        <w:keepNext/>
        <w:rPr>
          <w:rFonts w:ascii="Times New Roman" w:hAnsi="Times New Roman" w:cs="Times New Roman"/>
          <w:b/>
          <w:lang w:val="en-GB"/>
        </w:rPr>
      </w:pPr>
      <w:bookmarkStart w:name="_Ref427906889" w:id="2434"/>
      <w:bookmarkStart w:name="_Toc428423571" w:id="243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32</w:t>
      </w:r>
      <w:r w:rsidRPr="009616CB" w:rsidR="001562E7">
        <w:rPr>
          <w:rFonts w:ascii="Times New Roman" w:hAnsi="Times New Roman" w:cs="Times New Roman"/>
          <w:lang w:val="en-GB"/>
        </w:rPr>
        <w:fldChar w:fldCharType="end"/>
      </w:r>
      <w:bookmarkEnd w:id="2434"/>
      <w:r w:rsidRPr="009616CB">
        <w:rPr>
          <w:rFonts w:ascii="Times New Roman" w:hAnsi="Times New Roman" w:cs="Times New Roman"/>
          <w:lang w:val="en-GB"/>
        </w:rPr>
        <w:t>: Initial table for the sugar FBS/SUA</w:t>
      </w:r>
      <w:bookmarkEnd w:id="243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1E7ED5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2C1CE1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D8C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08126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1241B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697B0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1B846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9882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844254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C6A1D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96173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265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2B23D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8B2C6C7"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3A84BE8E"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FBAE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5856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1539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510F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F6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216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009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9611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AB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26B2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A99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7D2CE6B"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4D8002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3FF4E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A17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19D0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77CD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C331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1CA8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33E8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C42D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29D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193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EF0D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5F6BCE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20849DDE"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FBF7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17A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12A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1860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BC36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5EC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D08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E5ED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C5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0125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882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DA01F60"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7BEC0F0B"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D0A28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7E35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2BBC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62D2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5A74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8AF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C4E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4384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934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7A0D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504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AE9A58D"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F7F3361"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A95958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EDE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7911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3F1A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262C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A52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7AC4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029F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8FE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64E7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C258C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D6A7BE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183A5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024C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212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D2F1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8F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414E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D7AE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72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127F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B5B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987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551FCB24"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4F65E4" w:rsidP="00E52F68" w:rsidRDefault="004F65E4" w14:paraId="35BEC89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available official figures (</w:t>
      </w:r>
      <w:r w:rsidR="009D4D5F">
        <w:fldChar w:fldCharType="begin"/>
      </w:r>
      <w:r w:rsidR="009D4D5F">
        <w:instrText xml:space="preserve"> REF _Ref428258185 \h  \* MERGEFORMAT </w:instrText>
      </w:r>
      <w:r w:rsidR="009D4D5F">
        <w:fldChar w:fldCharType="separate"/>
      </w:r>
      <w:ins w:author="Onno Hoffmeister (ESS)" w:date="2015-09-08T14:05:00Z" w:id="24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33</w:t>
        </w:r>
      </w:ins>
      <w:del w:author="Onno Hoffmeister (ESS)" w:date="2015-09-08T14:05:00Z" w:id="24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33</w:delText>
        </w:r>
      </w:del>
      <w:r w:rsidR="009D4D5F">
        <w:fldChar w:fldCharType="end"/>
      </w:r>
      <w:r w:rsidRPr="60226960">
        <w:rPr>
          <w:rFonts w:ascii="Times New Roman" w:hAnsi="Times New Roman" w:eastAsia="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438">
        <w:r w:rsidRPr="009616CB" w:rsidDel="0057568A">
          <w:rPr>
            <w:rFonts w:ascii="Times New Roman" w:hAnsi="Times New Roman" w:cs="Times New Roman"/>
            <w:lang w:val="en-GB"/>
          </w:rPr>
          <w:delText xml:space="preserve"> e.g.</w:delText>
        </w:r>
      </w:del>
      <w:r w:rsidRPr="60226960">
        <w:rPr>
          <w:rFonts w:ascii="Times New Roman" w:hAnsi="Times New Roman" w:eastAsia="Times New Roman" w:cs="Times New Roman"/>
          <w:lang w:val="en-GB"/>
        </w:rPr>
        <w:t xml:space="preserve"> in raw sugar equivalents.</w:t>
      </w:r>
    </w:p>
    <w:p xmlns:wp14="http://schemas.microsoft.com/office/word/2010/wordml" w:rsidRPr="009616CB" w:rsidR="004F65E4" w:rsidP="004F65E4" w:rsidRDefault="004F65E4" w14:paraId="53865E63" wp14:textId="77777777">
      <w:pPr>
        <w:pStyle w:val="Caption"/>
        <w:keepNext/>
        <w:rPr>
          <w:rFonts w:ascii="Times New Roman" w:hAnsi="Times New Roman" w:cs="Times New Roman"/>
          <w:b/>
          <w:lang w:val="en-GB"/>
        </w:rPr>
      </w:pPr>
      <w:bookmarkStart w:name="_Ref428258185" w:id="2439"/>
      <w:bookmarkStart w:name="_Toc428423572" w:id="244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33</w:t>
      </w:r>
      <w:r w:rsidRPr="009616CB" w:rsidR="001562E7">
        <w:rPr>
          <w:rFonts w:ascii="Times New Roman" w:hAnsi="Times New Roman" w:cs="Times New Roman"/>
          <w:lang w:val="en-GB"/>
        </w:rPr>
        <w:fldChar w:fldCharType="end"/>
      </w:r>
      <w:bookmarkEnd w:id="243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4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4731DAE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7141199C"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826432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D9D93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EE0DD7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C2EBB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33D03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39057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E51A31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5255C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0B34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C20B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5B256A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845CD2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35714A21"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8078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769537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C6D5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A079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FF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E50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C29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517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642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11C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0EFE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11F72A"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EA81086"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F8316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70C92C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820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946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051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9FC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2877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39A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C5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B6A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840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2939D5C"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6A2D786B"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DF34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7B0A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CB5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1FA6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06E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8EF7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1E1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5D8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0AF6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207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D19B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D7F51B4"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2CED074"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FA154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E6F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FA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6000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EC77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D1DE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1CC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94F2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0D41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87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FD3B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B5A04F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A41B9C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71289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1D55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379E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2B2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9CD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42CB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0CDC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C27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F1B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11EB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84B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6A69B9D"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3AA365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B8007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18015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4237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7820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A8B1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5684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9F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181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FE79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B93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4A03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737C5BB8"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4F65E4" w:rsidP="00E52F68" w:rsidRDefault="004F65E4" w14:paraId="3E5EF2A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detailed process to arrive at the trade data for all products, including sugar</w:t>
      </w:r>
      <w:ins w:author="browningj" w:date="2015-08-28T16:27:00Z" w:id="244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9D4D5F">
        <w:fldChar w:fldCharType="begin"/>
      </w:r>
      <w:r w:rsidR="009D4D5F">
        <w:instrText xml:space="preserve"> REF _Ref427907175 \h  \* MERGEFORMAT </w:instrText>
      </w:r>
      <w:r w:rsidR="009D4D5F">
        <w:fldChar w:fldCharType="separate"/>
      </w:r>
      <w:ins w:author="Onno Hoffmeister (ESS)" w:date="2015-09-08T14:05:00Z" w:id="244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34</w:t>
        </w:r>
      </w:ins>
      <w:del w:author="Onno Hoffmeister (ESS)" w:date="2015-09-08T14:05:00Z" w:id="244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34</w:delText>
        </w:r>
      </w:del>
      <w:r w:rsidR="009D4D5F">
        <w:fldChar w:fldCharType="end"/>
      </w:r>
      <w:r w:rsidRPr="60226960">
        <w:rPr>
          <w:rFonts w:ascii="Times New Roman" w:hAnsi="Times New Roman" w:eastAsia="Times New Roman" w:cs="Times New Roman"/>
          <w:lang w:val="en-GB"/>
        </w:rPr>
        <w:t xml:space="preserve">, which now features both production and trade and hence almost the entire supply side of the sugar balance. </w:t>
      </w:r>
    </w:p>
    <w:p xmlns:wp14="http://schemas.microsoft.com/office/word/2010/wordml" w:rsidRPr="009616CB" w:rsidR="004F65E4" w:rsidP="004F65E4" w:rsidRDefault="004F65E4" w14:paraId="34B22B39" wp14:textId="77777777">
      <w:pPr>
        <w:pStyle w:val="Caption"/>
        <w:keepNext/>
        <w:rPr>
          <w:rFonts w:ascii="Times New Roman" w:hAnsi="Times New Roman" w:cs="Times New Roman"/>
          <w:b/>
          <w:lang w:val="en-GB"/>
        </w:rPr>
      </w:pPr>
      <w:bookmarkStart w:name="_Ref427907175" w:id="2444"/>
      <w:bookmarkStart w:name="_Toc428423573" w:id="244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34</w:t>
      </w:r>
      <w:r w:rsidRPr="009616CB" w:rsidR="001562E7">
        <w:rPr>
          <w:rFonts w:ascii="Times New Roman" w:hAnsi="Times New Roman" w:cs="Times New Roman"/>
          <w:lang w:val="en-GB"/>
        </w:rPr>
        <w:fldChar w:fldCharType="end"/>
      </w:r>
      <w:bookmarkEnd w:id="2444"/>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44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1076D91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598856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9E60D5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2832B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CF79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CC5A1C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FC52C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D7C6E6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E748B6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B2E39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DFC9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3D6AD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8ED0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7275A1"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3A0C50C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9AF9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D5D5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4B6AEB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52B965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4241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51D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9CAE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52BB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9520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DFC5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A6B7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80108F"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C9038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8140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A6424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6ED9B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27AED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EADA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0A0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9602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29FA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0BAE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E9B9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542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9E0F9D2"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13E50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E0399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B8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1813FD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54985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204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C7B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77E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3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4EE0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5BD8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DF18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0C2F693"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21CB17C"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16054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DA2A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6445C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5250EC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486D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8C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59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34F3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685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1067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409E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030F835"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59EBD23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AFE3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C7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66E256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2DA3EA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73A0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B5A9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86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5D3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E3D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123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EB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2FCCA2C"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80DC0D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5DF0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891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28EB07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2C52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84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0E83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EBD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E29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304B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D8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E430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19BAC1C6"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4F65E4" w:rsidP="00E52F68" w:rsidRDefault="004F65E4" w14:paraId="25A14BA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Generally, stocks will be held for a select number of primary level products (such as wheat or rice). That’s neither the case for cane nor for beet</w:t>
      </w:r>
      <w:del w:author="browningj" w:date="2015-08-28T16:27:00Z" w:id="2446">
        <w:r w:rsidRPr="009616CB" w:rsidDel="0057568A">
          <w:rPr>
            <w:rFonts w:ascii="Times New Roman" w:hAnsi="Times New Roman" w:cs="Times New Roman"/>
            <w:lang w:val="en-GB"/>
          </w:rPr>
          <w:delText xml:space="preserve">, </w:delText>
        </w:r>
      </w:del>
      <w:ins w:author="browningj" w:date="2015-08-28T16:27:00Z" w:id="2447">
        <w:r w:rsidRPr="60226960" w:rsidR="0057568A">
          <w:rPr>
            <w:rFonts w:ascii="Times New Roman" w:hAnsi="Times New Roman" w:eastAsia="Times New Roman" w:cs="Times New Roman"/>
            <w:lang w:val="en-GB"/>
          </w:rPr>
          <w:t>;</w:t>
        </w:r>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both are indeed highly perishable products. Sugar is therefore stored as raw or refined sugar. The stock change in the </w:t>
      </w:r>
      <w:r w:rsidRPr="60226960" w:rsidR="005630C6">
        <w:rPr>
          <w:rFonts w:ascii="Times New Roman" w:hAnsi="Times New Roman" w:eastAsia="Times New Roman" w:cs="Times New Roman"/>
          <w:lang w:val="en-GB"/>
        </w:rPr>
        <w:t>SUA table</w:t>
      </w:r>
      <w:r w:rsidRPr="60226960">
        <w:rPr>
          <w:rFonts w:ascii="Times New Roman" w:hAnsi="Times New Roman" w:eastAsia="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448">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w:t>
      </w:r>
      <w:r w:rsidR="009D4D5F">
        <w:fldChar w:fldCharType="begin"/>
      </w:r>
      <w:r w:rsidR="009D4D5F">
        <w:instrText xml:space="preserve"> REF _Ref427907474 \h  \* MERGEFORMAT </w:instrText>
      </w:r>
      <w:r w:rsidR="009D4D5F">
        <w:fldChar w:fldCharType="separate"/>
      </w:r>
      <w:ins w:author="Onno Hoffmeister (ESS)" w:date="2015-09-08T14:05:00Z" w:id="244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 xml:space="preserve">) now completes the domestic supply side as shown in </w:t>
      </w:r>
      <w:r w:rsidR="009D4D5F">
        <w:fldChar w:fldCharType="begin"/>
      </w:r>
      <w:r w:rsidR="009D4D5F">
        <w:instrText xml:space="preserve"> REF _Ref427907474 \h  \* MERGEFORMAT </w:instrText>
      </w:r>
      <w:r w:rsidR="009D4D5F">
        <w:fldChar w:fldCharType="separate"/>
      </w:r>
      <w:ins w:author="Onno Hoffmeister (ESS)" w:date="2015-09-08T14:05:00Z" w:id="245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E8C7F46" wp14:textId="77777777">
      <w:pPr>
        <w:pStyle w:val="Caption"/>
        <w:keepNext/>
        <w:rPr>
          <w:rFonts w:ascii="Times New Roman" w:hAnsi="Times New Roman" w:cs="Times New Roman"/>
          <w:b/>
          <w:lang w:val="en-GB"/>
        </w:rPr>
      </w:pPr>
      <w:bookmarkStart w:name="_Ref427907474" w:id="2453"/>
      <w:bookmarkStart w:name="_Toc428423574" w:id="245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35</w:t>
      </w:r>
      <w:r w:rsidRPr="009616CB" w:rsidR="001562E7">
        <w:rPr>
          <w:rFonts w:ascii="Times New Roman" w:hAnsi="Times New Roman" w:cs="Times New Roman"/>
          <w:lang w:val="en-GB"/>
        </w:rPr>
        <w:fldChar w:fldCharType="end"/>
      </w:r>
      <w:bookmarkEnd w:id="2453"/>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45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609B689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0B01669"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89B3A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EFB231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3D35F2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4675E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6E632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CC983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B8B0C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CC2DA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7AAF5A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BE837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B296E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7EA8B40"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9BF7A7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1216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24906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B070C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F542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93AA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49BF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CFF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49EB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A32E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081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321B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9451DB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421DA8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DE4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F209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7FE26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3E92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0D25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292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3D02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AD20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B3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600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6B5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956B9A"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01278E9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9157E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8D85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C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B1A3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C2014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E514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14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EA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E35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72D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DD2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669F85"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C669F0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A42B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6E69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6662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5F80B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F307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A143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2240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889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FB9F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6A71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4B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C1CCC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7B15E2B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0044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AD88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21259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0F5F1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23B306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BAE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B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131E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344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9F7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1B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88F516"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FE8073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D4D07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43CE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40EF9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0AFAE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CADC8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21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8289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6BB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6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CE99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46F5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26BAF7DB"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E52F68" w:rsidRDefault="004F65E4" w14:paraId="5BA2F93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5CCA1A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9D4D5F">
        <w:fldChar w:fldCharType="begin"/>
      </w:r>
      <w:r w:rsidR="009D4D5F">
        <w:instrText xml:space="preserve"> REF _Ref428259140 \h  \* MERGEFORMAT </w:instrText>
      </w:r>
      <w:r w:rsidR="009D4D5F">
        <w:fldChar w:fldCharType="separate"/>
      </w:r>
      <w:ins w:author="Onno Hoffmeister (ESS)" w:date="2015-09-08T14:05:00Z" w:id="245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36</w:t>
        </w:r>
      </w:ins>
      <w:del w:author="Onno Hoffmeister (ESS)" w:date="2015-09-08T14:05:00Z" w:id="245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7E09C4" w:rsidRDefault="004F65E4" w14:paraId="03732ABD" wp14:textId="77777777">
      <w:pPr>
        <w:pStyle w:val="Caption"/>
        <w:keepNext/>
        <w:rPr>
          <w:rFonts w:ascii="Times New Roman" w:hAnsi="Times New Roman" w:cs="Times New Roman"/>
          <w:b/>
          <w:lang w:val="en-GB"/>
        </w:rPr>
      </w:pPr>
      <w:bookmarkStart w:name="_Ref428259140" w:id="2457"/>
      <w:bookmarkStart w:name="_Toc428423575" w:id="245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36</w:t>
      </w:r>
      <w:r w:rsidRPr="009616CB" w:rsidR="001562E7">
        <w:rPr>
          <w:rFonts w:ascii="Times New Roman" w:hAnsi="Times New Roman" w:cs="Times New Roman"/>
          <w:lang w:val="en-GB"/>
        </w:rPr>
        <w:fldChar w:fldCharType="end"/>
      </w:r>
      <w:bookmarkEnd w:id="2457"/>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58"/>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3C5F05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C19DF4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7C2313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27637A6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27586D2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010A319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06E4D02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4F53C6B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4BFC552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7FBF22D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5EBFCB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7E4174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9A7E8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538109"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F0E7E23"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5ECEEF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08446C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3E6F16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030B00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B543C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DE7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0B98F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C4BF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BCA8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A3B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A3F43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6AA2CE7"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D19D97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52DEEE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20CB63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68A41A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48100C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28D194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4B8B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B41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1A61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7C6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BE43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0308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DDD5A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466836E7"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5AF007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812A4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40F08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7DEDFD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75DF8F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FDAA0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1834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D7E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DFFAA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9028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84B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97F8DA"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2175DDFC"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294B8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BA575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5FCDE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4C666B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16BFC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6D1929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4A6004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9CAF6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74D7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B30F1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71B07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6AFBE6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556FDFE4"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2C5C5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9F68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6FF41C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5E5289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01862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E3E8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42D2A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4EC05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EE6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A6EA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5B64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1CEAB2B"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AC420F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2A64A2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91F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4241E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74DF44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7C8DA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5839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7814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5BB6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AB6D3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00EA3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F4C73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415FADE"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E52F68" w:rsidRDefault="004F65E4" w14:paraId="6FFE791D"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33175E39" wp14:textId="77777777">
      <w:pPr>
        <w:pStyle w:val="Caption"/>
        <w:keepNext/>
        <w:rPr>
          <w:rFonts w:ascii="Times New Roman" w:hAnsi="Times New Roman" w:cs="Times New Roman"/>
          <w:b/>
          <w:lang w:val="en-GB"/>
        </w:rPr>
      </w:pPr>
      <w:bookmarkStart w:name="_Toc428423576" w:id="245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37</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459"/>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47DD0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9D403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E7B2F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CE1B3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9D5841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73E3F4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6FAF4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37E43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778CC9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AE3D07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FAD20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77C5F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A0D52E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6ACE25"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89D85A"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A64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2FE8A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47289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A97BF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FBA9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86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CE0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90A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59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6816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2CE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2737AA5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4E14298E"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1A589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890C4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20A7A8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A3C8E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87B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2730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AF59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EC5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33A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C53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85E0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4A906BE4"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A5471A4"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65F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92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75E1C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5322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4C7B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4AE6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D45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D1DD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1085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1018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D9E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97E3AFD"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402CFD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062D7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FC4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51436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E59C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799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312B5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00694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5B85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D8B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E80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3C27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5570923E"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55F4AEF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EE62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74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643B12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5331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7395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CA8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0753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A7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CE2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B4E1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2AED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2636F4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31B9AD8"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077E7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A6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3424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395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80A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DBF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53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84E0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C45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FF9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3A8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4F65E4" w14:paraId="008D9E07"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E52F68" w:rsidRDefault="004F65E4" w14:paraId="624B9A58"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E732B07" wp14:textId="77777777">
      <w:pPr>
        <w:pStyle w:val="Caption"/>
        <w:keepNext/>
        <w:rPr>
          <w:rFonts w:ascii="Times New Roman" w:hAnsi="Times New Roman" w:cs="Times New Roman"/>
          <w:lang w:val="en-GB"/>
        </w:rPr>
      </w:pPr>
      <w:bookmarkStart w:name="_Toc428423577" w:id="246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60"/>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0A89D6E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7F8EBE5"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50DA53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3123E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D21F4A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FC191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A57CC8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764C41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651D18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96CB0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8DD732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5D6C5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ED40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976E700"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725B982A"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494AF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BFAE3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4E948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822D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E02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9ACE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DC3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93A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E43B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675B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6E68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44B23EAB"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86FCE5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21C9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5BBD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1008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4A574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4EDB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797DB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7D7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AE4B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06C082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83BD1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8F9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2A1DD9F"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8C3CE55"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913237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D892D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CAB808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3AB790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A9E6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E07E4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76C9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9487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62FA8F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4B20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5146C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0B7082"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0BED9812"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BD85CC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ADA66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DFB1B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C9EE7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C9C8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38B38C6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B0F52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7FE2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42FA6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95F28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6474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37FE58"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50E90C91"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373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F969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8AD4C6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DD42DA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77726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04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E04FE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9A33F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987A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039DB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DB9A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38C2679"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DBD7473"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68DEA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6AD21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D4685D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DF220B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B72CF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AF3CF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A04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020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8A120F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FD6A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CE9A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FF693C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4F65E4" w:rsidP="00E52F68" w:rsidRDefault="004F65E4" w14:paraId="17B9F492"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2A556CBD" wp14:textId="77777777">
      <w:pPr>
        <w:pStyle w:val="Caption"/>
        <w:keepNext/>
        <w:rPr>
          <w:rFonts w:ascii="Times New Roman" w:hAnsi="Times New Roman" w:cs="Times New Roman"/>
          <w:lang w:val="en-GB"/>
        </w:rPr>
      </w:pPr>
      <w:bookmarkStart w:name="_Toc428423578" w:id="24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39</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46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17928AA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DBD02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5D029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542A0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71539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67F91E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C0DA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6CBB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34E029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27BFC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85B7B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8D8BB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70F78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A2B209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E53642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250B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58AA08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671F8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33D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F0C54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25A2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A48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A17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0D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DEC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2E70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B9DFA0E"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07E8EB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AD2A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52993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7DEB2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DDD9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BD31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8AE2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4DC5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E63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3B78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C0F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B588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3D0C948C"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8FC9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C212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1CCF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ACA89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596A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29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E45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EE3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CBC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0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25CD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5CA1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B8CBD1"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8ADA07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82FC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EE0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23A57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07F4F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63DA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742E2E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E19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D7E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9A1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246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A9D4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7DE174"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BD05A0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4E614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DD5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79500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E99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FE90B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197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133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FB9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6047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87B1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D6EE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FBA344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B5244E"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CA8C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2F16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1D3C2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048233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03C5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8210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24CE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0F91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B18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5FBB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4840B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1338326C"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E52F68" w:rsidRDefault="004F65E4" w14:paraId="115D22A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wheat example, we impute tourist consumption with the methodology outline in chapter 2. The results are plugged into our SUA/FBS table (</w:t>
      </w:r>
      <w:r w:rsidR="009D4D5F">
        <w:fldChar w:fldCharType="begin"/>
      </w:r>
      <w:r w:rsidR="009D4D5F">
        <w:instrText xml:space="preserve"> REF _Ref428260022 \h  \* MERGEFORMAT </w:instrText>
      </w:r>
      <w:r w:rsidR="009D4D5F">
        <w:fldChar w:fldCharType="separate"/>
      </w:r>
      <w:ins w:author="Onno Hoffmeister (ESS)" w:date="2015-09-08T14:05:00Z" w:id="246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40</w:t>
        </w:r>
      </w:ins>
      <w:del w:author="Onno Hoffmeister (ESS)" w:date="2015-09-08T14:05:00Z" w:id="246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40</w:delText>
        </w:r>
      </w:del>
      <w:r w:rsidR="009D4D5F">
        <w:fldChar w:fldCharType="end"/>
      </w:r>
      <w:r w:rsidRPr="60226960">
        <w:rPr>
          <w:rFonts w:ascii="Times New Roman" w:hAnsi="Times New Roman" w:eastAsia="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772A5189" wp14:textId="77777777">
      <w:pPr>
        <w:pStyle w:val="Caption"/>
        <w:keepNext/>
        <w:rPr>
          <w:rFonts w:ascii="Times New Roman" w:hAnsi="Times New Roman" w:cs="Times New Roman"/>
          <w:b/>
          <w:lang w:val="en-GB"/>
        </w:rPr>
      </w:pPr>
      <w:bookmarkStart w:name="_Ref428260022" w:id="2464"/>
      <w:bookmarkStart w:name="_Toc428423579" w:id="246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40</w:t>
      </w:r>
      <w:r w:rsidRPr="009616CB" w:rsidR="001562E7">
        <w:rPr>
          <w:rFonts w:ascii="Times New Roman" w:hAnsi="Times New Roman" w:cs="Times New Roman"/>
          <w:lang w:val="en-GB"/>
        </w:rPr>
        <w:fldChar w:fldCharType="end"/>
      </w:r>
      <w:bookmarkEnd w:id="2464"/>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465"/>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022AFCA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C24AB9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C8716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F8601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02D402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B18C3F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B5947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158306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E91884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317BC4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B73EC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63CC2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F432A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6879862"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29DE68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422B56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66658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86369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0C51B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AEB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856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28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BB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B17E5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20AA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B39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959136A"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4C0C8D4"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58A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F7D9F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310F4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B60FD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8BE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F26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0636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B0E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497D5D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78F5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A9A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4A1704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B5BDD1A"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B5094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D8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A2472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AF4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C702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3EE6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9D35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1AA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2FC1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9F96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20A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731755"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10AE6C2D"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FA4E7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787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88EC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16F3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D7B6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1206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1BFB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987E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CD33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5F13E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06C7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56410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7B0DA0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5404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8161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8B2D8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8ADF9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ED707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9BB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3AA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2D9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34D5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14F3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774C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E4CF110"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59A78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EDC53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BBDD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04F1E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85B3B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43C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051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EDE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DD7C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44A3E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8DB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222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80E2C95"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4F65E4" w:rsidP="00E52F68" w:rsidRDefault="004F65E4" w14:paraId="7AB79B37"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4F65E4" w14:paraId="0697A77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order to compute the total amount of molasses, we must</w:t>
      </w:r>
      <w:ins w:author="browningj" w:date="2015-08-28T16:30:00Z" w:id="2466">
        <w:r w:rsidRPr="60226960" w:rsidR="0057568A">
          <w:rPr>
            <w:rFonts w:ascii="Times New Roman" w:hAnsi="Times New Roman" w:eastAsia="Times New Roman" w:cs="Times New Roman"/>
            <w:lang w:val="en-GB"/>
          </w:rPr>
          <w:t xml:space="preserve"> first</w:t>
        </w:r>
      </w:ins>
      <w:r w:rsidRPr="60226960">
        <w:rPr>
          <w:rFonts w:ascii="Times New Roman" w:hAnsi="Times New Roman" w:eastAsia="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52E1BFC2" wp14:textId="77777777">
      <w:pPr>
        <w:pStyle w:val="Caption"/>
        <w:keepNext/>
        <w:rPr>
          <w:rFonts w:ascii="Times New Roman" w:hAnsi="Times New Roman" w:cs="Times New Roman"/>
          <w:b/>
          <w:lang w:val="en-GB"/>
        </w:rPr>
      </w:pPr>
      <w:bookmarkStart w:name="_Toc428423580" w:id="246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41</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467"/>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24C35E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360E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F89A5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1DA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074B37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11628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02EAE1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81BD4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2BBED2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481C7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B225B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66E7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64F6C8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B5B92D4"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1370122C"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56387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7119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3223F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67E0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35B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03D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064960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71F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8FAB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1676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685A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9D35D89"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709C5A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2F3A6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1B50B5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09FCD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441F6B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2213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1EB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308F7A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B174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2F8B4D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59A1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D83D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05437EF8"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BF1712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6A009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904B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3D974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A61E1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89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9E79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81E9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DA2C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2A3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6508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EBED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4398CAE"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261F3B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FDDEC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79FE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C1168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5F9F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073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D0C58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742CA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E11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06E1C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E1FA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702EFED"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544D3FD"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D0D8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CC18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6BE9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D83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BB7FE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A0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3A8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4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63C9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914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883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F2DCA46"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D0BB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0C9E0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517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62F99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8C972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5003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B3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5D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01F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63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157C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00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0991532B" wp14:textId="77777777">
      <w:pPr>
        <w:jc w:val="both"/>
        <w:rPr>
          <w:rFonts w:ascii="Times New Roman" w:hAnsi="Times New Roman" w:cs="Times New Roman"/>
          <w:lang w:val="en-GB"/>
        </w:rPr>
      </w:pPr>
    </w:p>
    <w:p xmlns:wp14="http://schemas.microsoft.com/office/word/2010/wordml" w:rsidRPr="009616CB" w:rsidR="004F65E4" w:rsidP="00E52F68" w:rsidRDefault="004F65E4" w14:paraId="0A526CA8"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0CBE4B7" wp14:textId="77777777">
      <w:pPr>
        <w:pStyle w:val="Caption"/>
        <w:keepNext/>
        <w:rPr>
          <w:rFonts w:ascii="Times New Roman" w:hAnsi="Times New Roman" w:cs="Times New Roman"/>
          <w:b/>
          <w:lang w:val="en-GB"/>
        </w:rPr>
      </w:pPr>
      <w:bookmarkStart w:name="_Toc428423581" w:id="246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42</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468"/>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0E00B3F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01054E0"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177DB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222EE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FF779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35EF1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444965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590F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7B5D17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A1B8EB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451F97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A98847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FA1EB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2FEFD1C"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A1DB13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37A23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C0E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C78E5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6CC3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7A29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427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F15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B183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5EBB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6DE9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E1A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D10A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F84B43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A98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78B69C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61E92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C46E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65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47E1D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339DB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33ED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AEBE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D96E5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A10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BCED91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3B48755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B38E8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9BA2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C140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4777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67A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1F5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E6E2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A26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E9DA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55492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2726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C5230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68D8436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4896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E0F5C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5ED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5192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B445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C95F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41E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BFE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E77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F3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FCF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80B126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932F311"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1B23CD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2FC521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1E9C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88E3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2A03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CD7D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FD5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631B3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1098F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55B4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9D78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7E742C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21063A46"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5C1C25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7A362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E245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DBFA9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3620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1F76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981C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D4D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F4B0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52A7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DD51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75D2CD1E" wp14:textId="77777777">
      <w:pPr>
        <w:jc w:val="both"/>
        <w:rPr>
          <w:rFonts w:ascii="Times New Roman" w:hAnsi="Times New Roman" w:cs="Times New Roman"/>
          <w:lang w:val="en-GB"/>
        </w:rPr>
      </w:pPr>
    </w:p>
    <w:p xmlns:wp14="http://schemas.microsoft.com/office/word/2010/wordml" w:rsidRPr="009616CB" w:rsidR="004F65E4" w:rsidP="00E52F68" w:rsidRDefault="004F65E4" w14:paraId="44E2A01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Thus, we can now determine the quantity of molasses and beet pulp (by-products of the sugar processing) feed that we have produced (</w:t>
      </w:r>
      <w:r w:rsidR="009D4D5F">
        <w:fldChar w:fldCharType="begin"/>
      </w:r>
      <w:r w:rsidR="009D4D5F">
        <w:instrText xml:space="preserve"> REF _Ref428260199 \h  \* MERGEFORMAT </w:instrText>
      </w:r>
      <w:r w:rsidR="009D4D5F">
        <w:fldChar w:fldCharType="separate"/>
      </w:r>
      <w:ins w:author="Onno Hoffmeister (ESS)" w:date="2015-09-08T14:05:00Z" w:id="246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43</w:t>
        </w:r>
      </w:ins>
      <w:del w:author="Onno Hoffmeister (ESS)" w:date="2015-09-08T14:05:00Z" w:id="247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43</w:delText>
        </w:r>
      </w:del>
      <w:r w:rsidR="009D4D5F">
        <w:fldChar w:fldCharType="end"/>
      </w:r>
      <w:r w:rsidRPr="60226960">
        <w:rPr>
          <w:rFonts w:ascii="Times New Roman" w:hAnsi="Times New Roman" w:eastAsia="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27D7AA27" wp14:textId="77777777">
      <w:pPr>
        <w:pStyle w:val="Caption"/>
        <w:keepNext/>
        <w:rPr>
          <w:rFonts w:ascii="Times New Roman" w:hAnsi="Times New Roman" w:cs="Times New Roman"/>
          <w:b/>
          <w:lang w:val="en-GB"/>
        </w:rPr>
      </w:pPr>
      <w:bookmarkStart w:name="_Ref428260199" w:id="2471"/>
      <w:bookmarkStart w:name="_Toc428423582" w:id="247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43</w:t>
      </w:r>
      <w:r w:rsidRPr="009616CB" w:rsidR="001562E7">
        <w:rPr>
          <w:rFonts w:ascii="Times New Roman" w:hAnsi="Times New Roman" w:cs="Times New Roman"/>
          <w:lang w:val="en-GB"/>
        </w:rPr>
        <w:fldChar w:fldCharType="end"/>
      </w:r>
      <w:bookmarkEnd w:id="2471"/>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47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3F8CF8A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688933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95173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9C6D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8170E0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C6C666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34BB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0EE275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D21C0A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9B8A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D5BA37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2A8E5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4F4B1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7C7CC0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02A68F8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37FD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9A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0C159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D31D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AE0B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AD3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BB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0DD9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7CB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9D2B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0590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E894E62"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20A5A51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B2F1D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4A9AA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414A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2BB69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4763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250031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B705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A92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B81C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FB947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866A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ADC5B"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FD17E6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2DFD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46DE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2A299A8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6405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D377B5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A820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B9F80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5E6BE7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74D4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70D69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3C2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8A0EFBD"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3D3494A5"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0C2A6F6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2D8146A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5AAF6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529A7E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F41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117D2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E3180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008F16C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BF0A5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871DE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A403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A039F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BE32A72"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24F19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C576D9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FD6ED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C7C02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00607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3AEF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B701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07DC8D0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07F3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F7440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B402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3C3C59F"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E65B056"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75D703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CCF56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BEE6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BA48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329CC2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00E55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1A79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D12C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D5C1B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EF17B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E2A0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428E7489" wp14:textId="77777777">
      <w:pPr>
        <w:pStyle w:val="Heading3"/>
        <w:rPr>
          <w:rFonts w:ascii="Times New Roman" w:hAnsi="Times New Roman"/>
          <w:lang w:val="en-GB"/>
        </w:rPr>
      </w:pPr>
      <w:r w:rsidRPr="009616CB">
        <w:rPr>
          <w:rFonts w:ascii="Times New Roman" w:hAnsi="Times New Roman"/>
          <w:lang w:val="en-GB"/>
        </w:rPr>
        <w:t>Standardization and Balancing</w:t>
      </w:r>
    </w:p>
    <w:p xmlns:wp14="http://schemas.microsoft.com/office/word/2010/wordml" w:rsidRPr="009616CB" w:rsidR="004F65E4" w:rsidP="004F65E4" w:rsidRDefault="004F65E4" w14:paraId="6ABA064D"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6B74ED36" wp14:textId="77777777">
      <w:pPr>
        <w:keepNext/>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3D97C453"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8"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7F42679C" wp14:textId="77777777" wp14:noSpellErr="1">
      <w:pPr>
        <w:pStyle w:val="Caption"/>
        <w:rPr>
          <w:rFonts w:ascii="Times New Roman" w:hAnsi="Times New Roman" w:cs="Times New Roman"/>
          <w:b/>
          <w:lang w:val="en-GB"/>
        </w:rPr>
      </w:pPr>
      <w:bookmarkStart w:name="_Toc428383871" w:id="2473"/>
      <w:bookmarkStart w:name="_Toc428436803" w:id="2474"/>
      <w:r w:rsidRPr="60226960">
        <w:rPr>
          <w:rFonts w:ascii="Times New Roman" w:hAnsi="Times New Roman" w:eastAsia="Times New Roman" w:cs="Times New Roman"/>
          <w:lang w:val="en-GB"/>
        </w:rPr>
        <w:t xml:space="preserve">Figure </w:t>
      </w:r>
      <w:r w:rsidRPr="60226960" w:rsidR="001562E7">
        <w:fldChar w:fldCharType="begin"/>
      </w:r>
      <w:r w:rsidRPr="009616CB" w:rsidR="00867AA1">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475">
        <w:r w:rsidRPr="60226960" w:rsidR="000B360D">
          <w:rPr>
            <w:rFonts w:ascii="Times New Roman" w:hAnsi="Times New Roman" w:eastAsia="Times New Roman" w:cs="Times New Roman"/>
            <w:noProof/>
            <w:lang w:val="en-GB"/>
          </w:rPr>
          <w:t>24</w:t>
        </w:r>
      </w:ins>
      <w:del w:author="Onno Hoffmeister (ESS)" w:date="2015-09-08T14:05:00Z" w:id="2476">
        <w:r w:rsidRPr="009616CB" w:rsidDel="000B360D" w:rsidR="000854D5">
          <w:rPr>
            <w:rFonts w:ascii="Times New Roman" w:hAnsi="Times New Roman" w:cs="Times New Roman"/>
            <w:noProof/>
            <w:lang w:val="en-GB"/>
          </w:rPr>
          <w:delText>20</w:delText>
        </w:r>
      </w:del>
      <w:r w:rsidRPr="60226960" w:rsidR="001562E7">
        <w:fldChar w:fldCharType="end"/>
      </w:r>
      <w:r w:rsidRPr="60226960">
        <w:rPr>
          <w:rFonts w:ascii="Times New Roman" w:hAnsi="Times New Roman" w:eastAsia="Times New Roman" w:cs="Times New Roman"/>
          <w:lang w:val="en-GB"/>
        </w:rPr>
        <w:t>: Processing tree for sugar crops and products</w:t>
      </w:r>
      <w:bookmarkEnd w:id="2473"/>
      <w:bookmarkEnd w:id="2474"/>
    </w:p>
    <w:p xmlns:wp14="http://schemas.microsoft.com/office/word/2010/wordml" w:rsidRPr="009616CB" w:rsidR="004F65E4" w:rsidP="00E52F68" w:rsidRDefault="004F65E4" w14:paraId="656EF358"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4A8D5005" wp14:textId="77777777">
      <w:pPr>
        <w:pStyle w:val="Caption"/>
        <w:keepNext/>
        <w:rPr>
          <w:rFonts w:ascii="Times New Roman" w:hAnsi="Times New Roman" w:cs="Times New Roman"/>
          <w:b/>
          <w:lang w:val="en-GB"/>
        </w:rPr>
      </w:pPr>
      <w:bookmarkStart w:name="_Toc428423583" w:id="247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44</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47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648597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05C3CBF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15450E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85906B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628A6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2E94F9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0AD13F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970762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DD8D34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6E9EE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558079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AB32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88A02A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EF6F49D"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165E24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9991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B40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113C1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5D03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04C1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5D51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A31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5C0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D05B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7958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6855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8FF44D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9394B9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465A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3C601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41F3C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89A2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1049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A69F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22E6A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FFF9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D115F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F0469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6CCB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D5970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7E0D34E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9B955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2812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3308B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7BAC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D2A8F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651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073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2892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07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C0E0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840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72377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E6A31EB"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B2FFE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05E279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53E0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283F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DFA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FA3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EA0A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6773C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2A1B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12D1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CAB2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BDE23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109AE8A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E200E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CC889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365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988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FA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A6F5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FA99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18F78C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A3FB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7B0B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53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59385"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C4EC8EF"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290340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DF80F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10B9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25E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0521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9B3A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27E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17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39F5B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4BF1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C1EDD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A8D69BC" wp14:textId="77777777">
      <w:pPr>
        <w:jc w:val="both"/>
        <w:rPr>
          <w:rFonts w:ascii="Times New Roman" w:hAnsi="Times New Roman" w:cs="Times New Roman"/>
          <w:lang w:val="en-GB"/>
        </w:rPr>
      </w:pPr>
    </w:p>
    <w:p xmlns:wp14="http://schemas.microsoft.com/office/word/2010/wordml" w:rsidRPr="009616CB" w:rsidR="004F65E4" w:rsidP="00E52F68" w:rsidRDefault="004F65E4" w14:paraId="5024BB12"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6072975B" wp14:textId="77777777">
      <w:pPr>
        <w:pStyle w:val="Caption"/>
        <w:keepNext/>
        <w:rPr>
          <w:rFonts w:ascii="Times New Roman" w:hAnsi="Times New Roman" w:cs="Times New Roman"/>
          <w:b/>
          <w:lang w:val="en-GB"/>
        </w:rPr>
      </w:pPr>
      <w:bookmarkStart w:name="_Toc428423584" w:id="24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478"/>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DEB8C4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6996C94"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538F3A0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6F15409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2065D90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1AFCE57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6C8FA6A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745067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2E3EABA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7DC2A99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1A9843B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3D113CB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52DD0C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779E5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572A56B"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58C02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676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17E8D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2B6E62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290E5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DF6F3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F1FB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F630E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70437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30DAF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B2F77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D95F43F"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3F4D0E1"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5EE618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307C9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0AA3F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EFAC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F8AE8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29345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500F0C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25E1F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214C1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1665CB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EF5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18AE12"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FBF2247"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1BE3A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2FB963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2A4E0F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048DA1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9F3E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4BE2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3B04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73372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ADF3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E484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D91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F1F078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D93D59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127BA3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41F990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57365D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5C8B0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C0790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53661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D66F1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189AD5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85EED9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DC213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31EAED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B9D7BE0"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2D86545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29A8AE6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B68918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14857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37740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01A1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6AF97AB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F55B41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2D1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38B96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C38978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514FF2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27695E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919CAFF"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56714A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79E5A4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CC15E8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3825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49813B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9CAE3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FDBC0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1F712D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6B8B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E157BD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B27C24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589BECD" wp14:textId="77777777">
      <w:pPr>
        <w:jc w:val="both"/>
        <w:rPr>
          <w:rFonts w:ascii="Times New Roman" w:hAnsi="Times New Roman" w:cs="Times New Roman"/>
          <w:lang w:val="en-GB"/>
        </w:rPr>
      </w:pPr>
    </w:p>
    <w:p xmlns:wp14="http://schemas.microsoft.com/office/word/2010/wordml" w:rsidRPr="009616CB" w:rsidR="004F65E4" w:rsidP="00E52F68" w:rsidRDefault="004F65E4" w14:paraId="0A5E3A9C"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27B8FAF5" wp14:textId="77777777">
      <w:pPr>
        <w:pStyle w:val="Caption"/>
        <w:keepNext/>
        <w:rPr>
          <w:rFonts w:ascii="Times New Roman" w:hAnsi="Times New Roman" w:cs="Times New Roman"/>
          <w:b/>
          <w:lang w:val="en-GB"/>
        </w:rPr>
      </w:pPr>
      <w:bookmarkStart w:name="_Toc428423585" w:id="24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46</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479"/>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7EB1BCD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7244C81"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95F4C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1F7504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2F60F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8F0254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C6D90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157E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847BE1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1EECD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636B2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1E2E26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5DF9C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FC9536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AC2125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642E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F9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215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A146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EDC5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2EC516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3814C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BD977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26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29FF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53CB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BC1BB9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B8F417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2EFF3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D531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7ECC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DED81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367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407F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20A3F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AD76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D96C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A414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E59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86709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CAC3A7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B5BC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219DE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8A27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F0173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2B531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73EB47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126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3500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75D0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5482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066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551C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77074E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8F3E4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B3070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B4AD5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163884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D50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DDB95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2E6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20DE4F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258B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F4A8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322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93075"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023F7B13"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529F1C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F255C2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149B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3697D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7FB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3BC0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8DFC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6418B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3694A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E36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3705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2554CB"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674CE7E"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75688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BAF4E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45A41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A23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E93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E65F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8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32F2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A4C9B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7386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3062A1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CA0E7F0" wp14:textId="77777777">
      <w:pPr>
        <w:jc w:val="both"/>
        <w:rPr>
          <w:rFonts w:ascii="Times New Roman" w:hAnsi="Times New Roman" w:cs="Times New Roman"/>
          <w:lang w:val="en-GB"/>
        </w:rPr>
      </w:pPr>
    </w:p>
    <w:p xmlns:wp14="http://schemas.microsoft.com/office/word/2010/wordml" w:rsidRPr="009616CB" w:rsidR="004F65E4" w:rsidP="00E52F68" w:rsidRDefault="004F65E4" w14:paraId="5173F6D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9D4D5F">
        <w:fldChar w:fldCharType="begin"/>
      </w:r>
      <w:r w:rsidR="009D4D5F">
        <w:instrText xml:space="preserve"> REF _Ref428274147 \h  \* MERGEFORMAT </w:instrText>
      </w:r>
      <w:r w:rsidR="009D4D5F">
        <w:fldChar w:fldCharType="separate"/>
      </w:r>
      <w:ins w:author="Onno Hoffmeister (ESS)" w:date="2015-09-08T14:05:00Z" w:id="248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47</w:t>
        </w:r>
      </w:ins>
      <w:del w:author="Onno Hoffmeister (ESS)" w:date="2015-09-08T14:05:00Z" w:id="248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00A0876" wp14:textId="77777777">
      <w:pPr>
        <w:pStyle w:val="Caption"/>
        <w:keepNext/>
        <w:rPr>
          <w:rFonts w:ascii="Times New Roman" w:hAnsi="Times New Roman" w:cs="Times New Roman"/>
          <w:b/>
          <w:lang w:val="en-GB"/>
        </w:rPr>
      </w:pPr>
      <w:bookmarkStart w:name="_Ref428274147" w:id="2482"/>
      <w:bookmarkStart w:name="_Toc428423586" w:id="24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47</w:t>
      </w:r>
      <w:r w:rsidRPr="009616CB" w:rsidR="001562E7">
        <w:rPr>
          <w:rFonts w:ascii="Times New Roman" w:hAnsi="Times New Roman" w:cs="Times New Roman"/>
          <w:lang w:val="en-GB"/>
        </w:rPr>
        <w:fldChar w:fldCharType="end"/>
      </w:r>
      <w:bookmarkEnd w:id="248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248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7C5806E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5BCDEB6E"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333640C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76A93E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2C7047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6B842B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0075B63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214C2A8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40ED10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682064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7D0C530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2CD4D0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4CAA3AD" wp14:textId="77777777">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6AE7555E"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212EE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058A9A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794D0A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0813C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2132F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02588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58731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117F1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2C840E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25AB68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5F614F6" wp14:textId="77777777">
      <w:pPr>
        <w:jc w:val="both"/>
        <w:rPr>
          <w:rFonts w:ascii="Times New Roman" w:hAnsi="Times New Roman" w:cs="Times New Roman"/>
          <w:lang w:val="en-GB"/>
        </w:rPr>
      </w:pPr>
    </w:p>
    <w:p xmlns:wp14="http://schemas.microsoft.com/office/word/2010/wordml" w:rsidRPr="009616CB" w:rsidR="004F65E4" w:rsidP="00E52F68" w:rsidRDefault="004F65E4" w14:paraId="2D4BCA5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9D4D5F">
        <w:fldChar w:fldCharType="begin"/>
      </w:r>
      <w:r w:rsidR="009D4D5F">
        <w:instrText xml:space="preserve"> REF _Ref428274218 \h  \* MERGEFORMAT </w:instrText>
      </w:r>
      <w:r w:rsidR="009D4D5F">
        <w:fldChar w:fldCharType="separate"/>
      </w:r>
      <w:ins w:author="Onno Hoffmeister (ESS)" w:date="2015-09-08T14:05:00Z" w:id="248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48</w:t>
        </w:r>
      </w:ins>
      <w:del w:author="Onno Hoffmeister (ESS)" w:date="2015-09-08T14:05:00Z" w:id="248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5D10041" wp14:textId="77777777">
      <w:pPr>
        <w:pStyle w:val="Caption"/>
        <w:keepNext/>
        <w:rPr>
          <w:rFonts w:ascii="Times New Roman" w:hAnsi="Times New Roman" w:cs="Times New Roman"/>
          <w:b/>
          <w:lang w:val="en-GB"/>
        </w:rPr>
      </w:pPr>
      <w:bookmarkStart w:name="_Ref428274218" w:id="2486"/>
      <w:bookmarkStart w:name="_Toc428423587" w:id="248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48</w:t>
      </w:r>
      <w:r w:rsidRPr="009616CB" w:rsidR="001562E7">
        <w:rPr>
          <w:rFonts w:ascii="Times New Roman" w:hAnsi="Times New Roman" w:cs="Times New Roman"/>
          <w:lang w:val="en-GB"/>
        </w:rPr>
        <w:fldChar w:fldCharType="end"/>
      </w:r>
      <w:bookmarkEnd w:id="2486"/>
      <w:r w:rsidRPr="009616CB">
        <w:rPr>
          <w:rFonts w:ascii="Times New Roman" w:hAnsi="Times New Roman" w:cs="Times New Roman"/>
          <w:lang w:val="en-GB"/>
        </w:rPr>
        <w:t>: Unbalanced table for raw sugar, including standard deviations</w:t>
      </w:r>
      <w:bookmarkEnd w:id="248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A0C889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852819C"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49B1D5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B1FA2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6C8959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A0BBB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431B7B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435F5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A739FD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033098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B3A27D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6C6BD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D6D120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FF1840"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541C59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1AC23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0C39DC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656DC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1829C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1A1BBB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90DA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0408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4C20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267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ED1D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A8DB7FE"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4F1B7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96F6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D8EB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49DD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0D8AD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10B329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247D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0E742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6692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F9A8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773B3B7C" wp14:textId="77777777">
      <w:pPr>
        <w:jc w:val="both"/>
        <w:rPr>
          <w:rFonts w:ascii="Times New Roman" w:hAnsi="Times New Roman" w:cs="Times New Roman"/>
          <w:lang w:val="en-GB"/>
        </w:rPr>
      </w:pPr>
    </w:p>
    <w:p xmlns:wp14="http://schemas.microsoft.com/office/word/2010/wordml" w:rsidRPr="009616CB" w:rsidR="004F65E4" w:rsidP="00E52F68" w:rsidRDefault="004F65E4" w14:paraId="796E6AA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a new table (</w:t>
      </w:r>
      <w:r w:rsidR="009D4D5F">
        <w:fldChar w:fldCharType="begin"/>
      </w:r>
      <w:r w:rsidR="009D4D5F">
        <w:instrText xml:space="preserve"> REF _Ref428274318 \h  \* MERGEFORMAT </w:instrText>
      </w:r>
      <w:r w:rsidR="009D4D5F">
        <w:fldChar w:fldCharType="separate"/>
      </w:r>
      <w:ins w:author="Onno Hoffmeister (ESS)" w:date="2015-09-08T14:05:00Z" w:id="248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49</w:t>
        </w:r>
      </w:ins>
      <w:del w:author="Onno Hoffmeister (ESS)" w:date="2015-09-08T14:05:00Z" w:id="248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49</w:delText>
        </w:r>
      </w:del>
      <w:r w:rsidR="009D4D5F">
        <w:fldChar w:fldCharType="end"/>
      </w:r>
      <w:r w:rsidRPr="60226960">
        <w:rPr>
          <w:rFonts w:ascii="Times New Roman" w:hAnsi="Times New Roman" w:eastAsia="Times New Roman" w:cs="Times New Roman"/>
          <w:lang w:val="en-GB"/>
        </w:rPr>
        <w:t>) with the following quantities. Note that the "Food" variable is the variable that receives most of the adjustment because it has a substantially higher variability</w:t>
      </w:r>
      <w:ins w:author="browningj" w:date="2015-08-28T16:32:00Z" w:id="2490">
        <w:r w:rsidRPr="60226960" w:rsidR="0057568A">
          <w:rPr>
            <w:rFonts w:ascii="Times New Roman" w:hAnsi="Times New Roman" w:eastAsia="Times New Roman" w:cs="Times New Roman"/>
            <w:lang w:val="en-GB"/>
          </w:rPr>
          <w:t xml:space="preserve"> than other variables</w:t>
        </w:r>
      </w:ins>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643BD6E" wp14:textId="77777777">
      <w:pPr>
        <w:pStyle w:val="Caption"/>
        <w:keepNext/>
        <w:rPr>
          <w:rFonts w:ascii="Times New Roman" w:hAnsi="Times New Roman" w:cs="Times New Roman"/>
          <w:b/>
          <w:lang w:val="en-GB"/>
        </w:rPr>
      </w:pPr>
      <w:bookmarkStart w:name="_Ref428274318" w:id="2491"/>
      <w:bookmarkStart w:name="_Toc428423588" w:id="249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49</w:t>
      </w:r>
      <w:r w:rsidRPr="009616CB" w:rsidR="001562E7">
        <w:rPr>
          <w:rFonts w:ascii="Times New Roman" w:hAnsi="Times New Roman" w:cs="Times New Roman"/>
          <w:lang w:val="en-GB"/>
        </w:rPr>
        <w:fldChar w:fldCharType="end"/>
      </w:r>
      <w:bookmarkEnd w:id="2491"/>
      <w:r w:rsidRPr="009616CB">
        <w:rPr>
          <w:rFonts w:ascii="Times New Roman" w:hAnsi="Times New Roman" w:cs="Times New Roman"/>
          <w:lang w:val="en-GB"/>
        </w:rPr>
        <w:t>: Final balanced table for raw sugar, including all processed commodities</w:t>
      </w:r>
      <w:bookmarkEnd w:id="2492"/>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42C914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098EBF0"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66B15FD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06BB49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455790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E12E2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614D11F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14A61D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6C5969B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0456B85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76BCDCF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204A31C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403D982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DCC51A8"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13300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4E4025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13087F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43908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0D8B58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46632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3ADD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AF04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1C9AC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95D09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6B29C26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2A830E1"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6A86F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27A240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C85CF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95EA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3B22B0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23870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CB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F2A12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560AE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982C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10DF7AF7" wp14:textId="77777777">
      <w:pPr>
        <w:jc w:val="both"/>
        <w:rPr>
          <w:rFonts w:ascii="Times New Roman" w:hAnsi="Times New Roman" w:cs="Times New Roman"/>
          <w:lang w:val="en-GB"/>
        </w:rPr>
      </w:pPr>
    </w:p>
    <w:p xmlns:wp14="http://schemas.microsoft.com/office/word/2010/wordml" w:rsidRPr="009616CB" w:rsidR="004F65E4" w:rsidP="00E52F68" w:rsidRDefault="004F65E4" w14:paraId="2048BF0B"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4F65E4" w14:paraId="7F6A701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in our example is to calculate the calories, fats, and proteins.  As with the wheat, this can be done as soon as we have food values available for the SUA level commodities (</w:t>
      </w:r>
      <w:r w:rsidR="009D4D5F">
        <w:fldChar w:fldCharType="begin"/>
      </w:r>
      <w:r w:rsidR="009D4D5F">
        <w:instrText xml:space="preserve"> REF _Ref428274442 \h  \* MERGEFORMAT </w:instrText>
      </w:r>
      <w:r w:rsidR="009D4D5F">
        <w:fldChar w:fldCharType="separate"/>
      </w:r>
      <w:ins w:author="Onno Hoffmeister (ESS)" w:date="2015-09-08T14:05:00Z" w:id="249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50</w:t>
        </w:r>
      </w:ins>
      <w:del w:author="Onno Hoffmeister (ESS)" w:date="2015-09-08T14:05:00Z" w:id="249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50</w:delText>
        </w:r>
      </w:del>
      <w:r w:rsidR="009D4D5F">
        <w:fldChar w:fldCharType="end"/>
      </w:r>
      <w:r w:rsidRPr="60226960">
        <w:rPr>
          <w:rFonts w:ascii="Times New Roman" w:hAnsi="Times New Roman" w:eastAsia="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author="browningj" w:date="2015-08-28T16:32:00Z" w:id="2495">
        <w:r w:rsidRPr="60226960" w:rsidR="0057568A">
          <w:rPr>
            <w:rFonts w:ascii="Times New Roman" w:hAnsi="Times New Roman" w:eastAsia="Times New Roman" w:cs="Times New Roman"/>
            <w:lang w:val="en-GB"/>
          </w:rPr>
          <w:t xml:space="preserve">(i.e. raw sugar) </w:t>
        </w:r>
      </w:ins>
      <w:r w:rsidRPr="60226960">
        <w:rPr>
          <w:rFonts w:ascii="Times New Roman" w:hAnsi="Times New Roman" w:eastAsia="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3E139A3B" wp14:textId="77777777">
      <w:pPr>
        <w:pStyle w:val="Caption"/>
        <w:keepNext/>
        <w:rPr>
          <w:rFonts w:ascii="Times New Roman" w:hAnsi="Times New Roman" w:cs="Times New Roman"/>
          <w:b/>
          <w:lang w:val="en-GB"/>
        </w:rPr>
      </w:pPr>
      <w:bookmarkStart w:name="_Ref428274442" w:id="2496"/>
      <w:bookmarkStart w:name="_Toc428423589" w:id="24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50</w:t>
      </w:r>
      <w:r w:rsidRPr="009616CB" w:rsidR="001562E7">
        <w:rPr>
          <w:rFonts w:ascii="Times New Roman" w:hAnsi="Times New Roman" w:cs="Times New Roman"/>
          <w:lang w:val="en-GB"/>
        </w:rPr>
        <w:fldChar w:fldCharType="end"/>
      </w:r>
      <w:bookmarkEnd w:id="2496"/>
      <w:r w:rsidRPr="009616CB">
        <w:rPr>
          <w:rFonts w:ascii="Times New Roman" w:hAnsi="Times New Roman" w:cs="Times New Roman"/>
          <w:lang w:val="en-GB"/>
        </w:rPr>
        <w:t>: Calorie, protein, and fat quantities for consumed sugar products</w:t>
      </w:r>
      <w:bookmarkEnd w:id="2497"/>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xmlns:wp14="http://schemas.microsoft.com/office/word/2010/wordml" w:rsidRPr="009616CB" w:rsidR="004F65E4" w:rsidTr="006C05AE" w14:paraId="4701BFD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E79A1C"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62C20B2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33403E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741C0E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0EFFABA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4D4D40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42E6D7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6BF46E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12A71D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60ADD9"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556928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9AFE2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30B42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A08D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D8CE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3FE2A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D5456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B91876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2AF5FDB"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138BE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39AAD1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8204E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C37F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93407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5335DA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D7EC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411385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86BA306"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29AD3F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3D60A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72BFC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42610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77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7F6168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65343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382E3B6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5A82C2"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540FA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5C2A1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5AF0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A02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ADD1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9DEB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353C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65B9887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Standardization of nutrients is now a simple last step: all the variables here (i.e. calories, fats, and proteins) are purely </w:t>
      </w:r>
      <w:proofErr w:type="gramStart"/>
      <w:r w:rsidRPr="60226960">
        <w:rPr>
          <w:rFonts w:ascii="Times New Roman" w:hAnsi="Times New Roman" w:eastAsia="Times New Roman" w:cs="Times New Roman"/>
          <w:lang w:val="en-GB"/>
        </w:rPr>
        <w:t>additive</w:t>
      </w:r>
      <w:proofErr w:type="gramEnd"/>
      <w:r w:rsidRPr="60226960">
        <w:rPr>
          <w:rFonts w:ascii="Times New Roman" w:hAnsi="Times New Roman" w:eastAsia="Times New Roman" w:cs="Times New Roman"/>
          <w:lang w:val="en-GB"/>
        </w:rPr>
        <w:t>, so the standardized calories/fats/proteins are simply the sum of the total calories/fats/proteins for each commodity (</w:t>
      </w:r>
      <w:r w:rsidR="009D4D5F">
        <w:fldChar w:fldCharType="begin"/>
      </w:r>
      <w:r w:rsidR="009D4D5F">
        <w:instrText xml:space="preserve"> REF _Ref428274506 \h  \* MERGEFORMAT </w:instrText>
      </w:r>
      <w:r w:rsidR="009D4D5F">
        <w:fldChar w:fldCharType="separate"/>
      </w:r>
      <w:ins w:author="Onno Hoffmeister (ESS)" w:date="2015-09-08T14:05:00Z" w:id="24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51</w:t>
        </w:r>
      </w:ins>
      <w:del w:author="Onno Hoffmeister (ESS)" w:date="2015-09-08T14:05:00Z" w:id="24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9D71F94" wp14:textId="77777777">
      <w:pPr>
        <w:pStyle w:val="Caption"/>
        <w:keepNext/>
        <w:rPr>
          <w:rFonts w:ascii="Times New Roman" w:hAnsi="Times New Roman" w:cs="Times New Roman"/>
          <w:b/>
          <w:lang w:val="en-GB"/>
        </w:rPr>
      </w:pPr>
      <w:bookmarkStart w:name="_Ref428274506" w:id="2500"/>
      <w:bookmarkStart w:name="_Toc428423590" w:id="250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51</w:t>
      </w:r>
      <w:r w:rsidRPr="009616CB" w:rsidR="001562E7">
        <w:rPr>
          <w:rFonts w:ascii="Times New Roman" w:hAnsi="Times New Roman" w:cs="Times New Roman"/>
          <w:lang w:val="en-GB"/>
        </w:rPr>
        <w:fldChar w:fldCharType="end"/>
      </w:r>
      <w:bookmarkEnd w:id="2500"/>
      <w:r w:rsidRPr="009616CB">
        <w:rPr>
          <w:rFonts w:ascii="Times New Roman" w:hAnsi="Times New Roman" w:cs="Times New Roman"/>
          <w:lang w:val="en-GB"/>
        </w:rPr>
        <w:t>: Total calories/proteins/fats from sugar (per year)</w:t>
      </w:r>
      <w:bookmarkEnd w:id="2501"/>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4F65E4" w:rsidTr="006C05AE" w14:paraId="5FC02F4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2132BE"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2D87E0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5584A4D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38B24A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04B737A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BB1037"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2A87B6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0D56ED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7DC74B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45FE8C1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9D4D5F">
        <w:fldChar w:fldCharType="begin"/>
      </w:r>
      <w:r w:rsidR="009D4D5F">
        <w:instrText xml:space="preserve"> REF _Ref428274557 \h  \* MERGEFORMAT </w:instrText>
      </w:r>
      <w:r w:rsidR="009D4D5F">
        <w:fldChar w:fldCharType="separate"/>
      </w:r>
      <w:ins w:author="Onno Hoffmeister (ESS)" w:date="2015-09-08T14:05:00Z" w:id="250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52</w:t>
        </w:r>
      </w:ins>
      <w:del w:author="Onno Hoffmeister (ESS)" w:date="2015-09-08T14:05:00Z" w:id="25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A0C368B" wp14:textId="77777777">
      <w:pPr>
        <w:pStyle w:val="Caption"/>
        <w:keepNext/>
        <w:rPr>
          <w:rFonts w:ascii="Times New Roman" w:hAnsi="Times New Roman" w:cs="Times New Roman"/>
          <w:b/>
          <w:lang w:val="en-GB"/>
        </w:rPr>
      </w:pPr>
      <w:bookmarkStart w:name="_Ref428274557" w:id="2504"/>
      <w:bookmarkStart w:name="_Toc428423591" w:id="25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52</w:t>
      </w:r>
      <w:r w:rsidRPr="009616CB" w:rsidR="001562E7">
        <w:rPr>
          <w:rFonts w:ascii="Times New Roman" w:hAnsi="Times New Roman" w:cs="Times New Roman"/>
          <w:lang w:val="en-GB"/>
        </w:rPr>
        <w:fldChar w:fldCharType="end"/>
      </w:r>
      <w:bookmarkEnd w:id="2504"/>
      <w:r w:rsidRPr="009616CB">
        <w:rPr>
          <w:rFonts w:ascii="Times New Roman" w:hAnsi="Times New Roman" w:cs="Times New Roman"/>
          <w:lang w:val="en-GB"/>
        </w:rPr>
        <w:t>: Daily per capita calories/proteins/fats for sugar</w:t>
      </w:r>
      <w:bookmarkEnd w:id="2505"/>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4F65E4" w:rsidTr="008B0C44" w14:paraId="20E6348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80EB6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C39B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4A7B348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42472F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5546729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0A0ED1D"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114317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1A3824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33A9D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73B59C50" wp14:textId="77777777">
      <w:pPr>
        <w:rPr>
          <w:rFonts w:ascii="Times New Roman" w:hAnsi="Times New Roman" w:cs="Times New Roman"/>
          <w:lang w:val="en-GB"/>
        </w:rPr>
      </w:pPr>
    </w:p>
    <w:p xmlns:wp14="http://schemas.microsoft.com/office/word/2010/wordml" w:rsidRPr="009616CB" w:rsidR="006E32A4" w:rsidRDefault="006E32A4" w14:paraId="6FAA92B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2AA3A819" wp14:textId="77777777">
      <w:pPr>
        <w:pStyle w:val="Heading2"/>
      </w:pPr>
      <w:bookmarkStart w:name="palm-oil" w:id="2506"/>
      <w:bookmarkStart w:name="_Toc428383849" w:id="2507"/>
      <w:bookmarkStart w:name="_Toc428436071" w:id="2508"/>
      <w:bookmarkStart w:name="_Toc428436372" w:id="2509"/>
      <w:bookmarkStart w:name="_Toc428436498" w:id="2510"/>
      <w:bookmarkEnd w:id="2506"/>
      <w:r w:rsidRPr="009616CB">
        <w:lastRenderedPageBreak/>
        <w:t>Palm Oil</w:t>
      </w:r>
      <w:bookmarkEnd w:id="2507"/>
      <w:bookmarkEnd w:id="2508"/>
      <w:bookmarkEnd w:id="2509"/>
      <w:bookmarkEnd w:id="2510"/>
    </w:p>
    <w:p xmlns:wp14="http://schemas.microsoft.com/office/word/2010/wordml" w:rsidRPr="009616CB" w:rsidR="006E32A4" w:rsidP="006E32A4" w:rsidRDefault="006E32A4" w14:paraId="28135BA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60226960">
        <w:rPr>
          <w:rFonts w:ascii="Times New Roman" w:hAnsi="Times New Roman" w:eastAsia="Times New Roman" w:cs="Times New Roman"/>
          <w:lang w:val="en-GB"/>
        </w:rPr>
        <w:t>principals</w:t>
      </w:r>
      <w:proofErr w:type="gramEnd"/>
      <w:r w:rsidRPr="60226960">
        <w:rPr>
          <w:rFonts w:ascii="Times New Roman" w:hAnsi="Times New Roman" w:eastAsia="Times New Roman" w:cs="Times New Roman"/>
          <w:lang w:val="en-GB"/>
        </w:rPr>
        <w:t xml:space="preserve"> steps as for wheat and sugar. We therefore start off again with an empty table (</w:t>
      </w:r>
      <w:r w:rsidR="009D4D5F">
        <w:fldChar w:fldCharType="begin"/>
      </w:r>
      <w:r w:rsidR="009D4D5F">
        <w:instrText xml:space="preserve"> REF _Ref428299225 \h  \* MERGEFORMAT </w:instrText>
      </w:r>
      <w:r w:rsidR="009D4D5F">
        <w:fldChar w:fldCharType="separate"/>
      </w:r>
      <w:ins w:author="Onno Hoffmeister (ESS)" w:date="2015-09-08T14:05:00Z" w:id="251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53</w:t>
        </w:r>
      </w:ins>
      <w:del w:author="Onno Hoffmeister (ESS)" w:date="2015-09-08T14:05:00Z" w:id="251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F67709D" wp14:textId="77777777">
      <w:pPr>
        <w:pStyle w:val="Caption"/>
        <w:keepNext/>
        <w:rPr>
          <w:rFonts w:ascii="Times New Roman" w:hAnsi="Times New Roman" w:cs="Times New Roman"/>
          <w:b/>
          <w:lang w:val="en-GB"/>
        </w:rPr>
      </w:pPr>
      <w:bookmarkStart w:name="_Ref428299225" w:id="2513"/>
      <w:bookmarkStart w:name="_Toc428423592" w:id="2514"/>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53</w:t>
      </w:r>
      <w:r w:rsidRPr="009616CB" w:rsidR="001562E7">
        <w:rPr>
          <w:rFonts w:ascii="Times New Roman" w:hAnsi="Times New Roman" w:cs="Times New Roman"/>
          <w:b/>
          <w:lang w:val="en-GB"/>
        </w:rPr>
        <w:fldChar w:fldCharType="end"/>
      </w:r>
      <w:bookmarkEnd w:id="2513"/>
      <w:r w:rsidRPr="009616CB">
        <w:rPr>
          <w:rFonts w:ascii="Times New Roman" w:hAnsi="Times New Roman" w:cs="Times New Roman"/>
          <w:lang w:val="en-GB"/>
        </w:rPr>
        <w:t>: Initial SUA table for palm oil</w:t>
      </w:r>
      <w:bookmarkEnd w:id="251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D546F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BEBBCD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7DFD00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E419BC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08E424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37A7F4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95EBA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DBE90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2BF252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E3C2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4289A2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9D585C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E08891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76B008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4F007E9"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20A7A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8BF7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2FAF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4E4C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5A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92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2135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24F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66A1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983F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944F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4767119"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1F9EFAE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C1655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B96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D4D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E0FC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77C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4FC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66A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9BF9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59ED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85B0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704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691B73F"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78779BA"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3C25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768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9772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1E95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70EC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986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D816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81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9F5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29A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7AE3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B555B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3B895A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4BE45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333A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6C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965F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95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F9F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40E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FBF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A83B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6BC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67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9479D6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E5DBCC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8B8C2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045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40E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B08D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647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BF65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BC94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D34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6D0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D9C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8D80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480B9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927532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8FBEB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9E5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56DE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76F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62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BA0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F3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918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3366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D52F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AC38DA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5DC543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7657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DA9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7B9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1A1E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C0A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0F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D6F8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1330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DFA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D3B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40E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EED1D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2235CFB"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0BB7D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98C6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54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D774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596C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394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E53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208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FE0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65B3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68E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7314549"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6E32A4" w:rsidP="00E52F68" w:rsidRDefault="006E32A4" w14:paraId="6444CA9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9D4D5F">
        <w:fldChar w:fldCharType="begin"/>
      </w:r>
      <w:r w:rsidR="009D4D5F">
        <w:instrText xml:space="preserve"> REF _Ref428299196 \h  \* MERGEFORMAT </w:instrText>
      </w:r>
      <w:r w:rsidR="009D4D5F">
        <w:fldChar w:fldCharType="separate"/>
      </w:r>
      <w:ins w:author="Onno Hoffmeister (ESS)" w:date="2015-09-08T14:05:00Z" w:id="25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54</w:t>
        </w:r>
      </w:ins>
      <w:del w:author="Onno Hoffmeister (ESS)" w:date="2015-09-08T14:05:00Z" w:id="25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CA40A6B" wp14:textId="77777777">
      <w:pPr>
        <w:pStyle w:val="Caption"/>
        <w:keepNext/>
        <w:rPr>
          <w:rFonts w:ascii="Times New Roman" w:hAnsi="Times New Roman" w:cs="Times New Roman"/>
          <w:b/>
          <w:lang w:val="en-GB"/>
        </w:rPr>
      </w:pPr>
      <w:bookmarkStart w:name="_Ref428299196" w:id="2517"/>
      <w:bookmarkStart w:name="_Toc428423593" w:id="251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54</w:t>
      </w:r>
      <w:r w:rsidRPr="009616CB" w:rsidR="001562E7">
        <w:rPr>
          <w:rFonts w:ascii="Times New Roman" w:hAnsi="Times New Roman" w:cs="Times New Roman"/>
          <w:b/>
          <w:lang w:val="en-GB"/>
        </w:rPr>
        <w:fldChar w:fldCharType="end"/>
      </w:r>
      <w:bookmarkEnd w:id="2517"/>
      <w:r w:rsidRPr="009616CB">
        <w:rPr>
          <w:rFonts w:ascii="Times New Roman" w:hAnsi="Times New Roman" w:cs="Times New Roman"/>
          <w:lang w:val="en-GB"/>
        </w:rPr>
        <w:t>: Adding production data to the SUA table for palm oil and products</w:t>
      </w:r>
      <w:bookmarkEnd w:id="251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9BBFC9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69E896B"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27403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D0F9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67EDF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7ECFFC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29F36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490E5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12EEBE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0B92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4CCB21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31921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FC83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711354"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C14231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1C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8CAA3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62CF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882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1E9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6EC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2D9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D9E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BA0D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9F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BE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539C3"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55A4B8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47850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27F5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ED8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E8D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BE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ECF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1AFB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74A6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B86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02BD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752F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701D20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EF96992"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4726F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169DA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D9B6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0AC2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404B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3CC6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D40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DE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E1B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B1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0612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A920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02635C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CFD1E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5CC922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49F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D32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F6F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2F9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77C6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CFA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0B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06F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ACB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9E3D87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19D407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50F9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B5617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9F7C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3E7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C7E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EDA0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652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252B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347C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88FE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003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9AF4B5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799AE8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85F1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E97F9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EC65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969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CE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58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3FB8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A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EFD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1D9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B007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4B2F15"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80BBE77"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9235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408A0C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29C1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A1B1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2E4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2CFC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26E9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30A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D3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728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CE69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7DD58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7D32B84"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118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722C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01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C8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4023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46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BDE7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D50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3DA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FC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E341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03A2B77"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6E32A4" w:rsidP="00E52F68" w:rsidRDefault="006E32A4" w14:paraId="767A128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relevant steps for collecting and compiling trade data are presented in Chapter 2 and have been laid out in detail for the wheat example. For this example, we simply insert the available trade figures (</w:t>
      </w:r>
      <w:r w:rsidR="009D4D5F">
        <w:fldChar w:fldCharType="begin"/>
      </w:r>
      <w:r w:rsidR="009D4D5F">
        <w:instrText xml:space="preserve"> REF _Ref428299158 \h  \* MERGEFORMAT </w:instrText>
      </w:r>
      <w:r w:rsidR="009D4D5F">
        <w:fldChar w:fldCharType="separate"/>
      </w:r>
      <w:ins w:author="Onno Hoffmeister (ESS)" w:date="2015-09-08T14:05:00Z" w:id="251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55</w:t>
        </w:r>
      </w:ins>
      <w:del w:author="Onno Hoffmeister (ESS)" w:date="2015-09-08T14:05:00Z" w:id="252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7E09C4" w:rsidRDefault="006E32A4" w14:paraId="2653F469" wp14:textId="77777777">
      <w:pPr>
        <w:pStyle w:val="Caption"/>
        <w:keepNext/>
        <w:rPr>
          <w:rFonts w:ascii="Times New Roman" w:hAnsi="Times New Roman" w:cs="Times New Roman"/>
          <w:b/>
          <w:lang w:val="en-GB"/>
        </w:rPr>
      </w:pPr>
      <w:bookmarkStart w:name="_Ref428299158" w:id="2521"/>
      <w:bookmarkStart w:name="_Toc428423594" w:id="2522"/>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55</w:t>
      </w:r>
      <w:r w:rsidRPr="009616CB" w:rsidR="001562E7">
        <w:rPr>
          <w:rFonts w:ascii="Times New Roman" w:hAnsi="Times New Roman" w:cs="Times New Roman"/>
          <w:b/>
          <w:lang w:val="en-GB"/>
        </w:rPr>
        <w:fldChar w:fldCharType="end"/>
      </w:r>
      <w:bookmarkEnd w:id="2521"/>
      <w:r w:rsidRPr="009616CB">
        <w:rPr>
          <w:rFonts w:ascii="Times New Roman" w:hAnsi="Times New Roman" w:cs="Times New Roman"/>
          <w:lang w:val="en-GB"/>
        </w:rPr>
        <w:t>: Adding trade estimates to the SUA table for palm oil</w:t>
      </w:r>
      <w:bookmarkEnd w:id="2522"/>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4AA41FB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7047952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7C1FBB8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6D043E9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34EF754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118B8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2BBC26D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25B6AD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43FC46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73FB698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6E92CB6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68261A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11D336E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A88619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0F6A3B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3731E8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710D0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21DFC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0818BD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B9B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4054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1CE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54A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72733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D11B5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3EB9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08D47C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12AE6D8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210E5A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8AA3F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44467F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7C6785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E8D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D9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82C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65B7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50D7A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82E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DEF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651CB4"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4C1704B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4EBD06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2688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705A1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335D5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91A08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F135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58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466A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851F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0CEFC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C545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216E3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66C059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0D139F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22873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9F2F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4F887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F289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103DA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8B7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0DB9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14D1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B5207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FB4E9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2B4582"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B3D4933"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0FA2E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60597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A9B2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2246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DE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83F0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B3A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A2B4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A834D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F661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F4EFF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3F15DBD"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3F7AC8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18FA65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57C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E47C0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8BC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DB42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813A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44617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2877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3C5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FB94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688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14F2D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A90612A"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38DB19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2DD9AB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3094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D6FF6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7D481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50B7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10A90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DCBF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F70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2FEE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CB7F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2D8508"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441169C"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12863B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6DC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31DA5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290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D90D3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A3F4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1072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BFAD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80974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3AE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AC5F8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890A83B"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6E32A4" w:rsidP="00E52F68" w:rsidRDefault="006E32A4" w14:paraId="2376C45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Generally, stocks will be held for a select number of primary level products (such as wheat or rice). Similar to </w:t>
      </w:r>
      <w:ins w:author="browningj" w:date="2015-08-28T16:34:00Z" w:id="2523">
        <w:r w:rsidRPr="60226960" w:rsidR="0057568A">
          <w:rPr>
            <w:rFonts w:ascii="Times New Roman" w:hAnsi="Times New Roman" w:eastAsia="Times New Roman" w:cs="Times New Roman"/>
            <w:lang w:val="en-GB"/>
          </w:rPr>
          <w:t xml:space="preserve">refined </w:t>
        </w:r>
      </w:ins>
      <w:r w:rsidRPr="60226960">
        <w:rPr>
          <w:rFonts w:ascii="Times New Roman" w:hAnsi="Times New Roman" w:eastAsia="Times New Roman" w:cs="Times New Roman"/>
          <w:lang w:val="en-GB"/>
        </w:rPr>
        <w:t>sugar, margarine is another exception to the rule: a processed product for which stocks are occasionally held (</w:t>
      </w:r>
      <w:r w:rsidR="009D4D5F">
        <w:fldChar w:fldCharType="begin"/>
      </w:r>
      <w:r w:rsidR="009D4D5F">
        <w:instrText xml:space="preserve"> REF _Ref428299362 \h  \* MERGEFORMAT </w:instrText>
      </w:r>
      <w:r w:rsidR="009D4D5F">
        <w:fldChar w:fldCharType="separate"/>
      </w:r>
      <w:ins w:author="Onno Hoffmeister (ESS)" w:date="2015-09-08T14:05:00Z" w:id="25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56</w:t>
        </w:r>
      </w:ins>
      <w:del w:author="Onno Hoffmeister (ESS)" w:date="2015-09-08T14:05:00Z" w:id="25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633AEFD" wp14:textId="77777777">
      <w:pPr>
        <w:pStyle w:val="Caption"/>
        <w:keepNext/>
        <w:rPr>
          <w:rFonts w:ascii="Times New Roman" w:hAnsi="Times New Roman" w:cs="Times New Roman"/>
          <w:b/>
          <w:lang w:val="en-GB"/>
        </w:rPr>
      </w:pPr>
      <w:bookmarkStart w:name="_Ref428299362" w:id="2526"/>
      <w:bookmarkStart w:name="_Toc428423595" w:id="252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56</w:t>
      </w:r>
      <w:r w:rsidRPr="009616CB" w:rsidR="001562E7">
        <w:rPr>
          <w:rFonts w:ascii="Times New Roman" w:hAnsi="Times New Roman" w:cs="Times New Roman"/>
          <w:b/>
          <w:lang w:val="en-GB"/>
        </w:rPr>
        <w:fldChar w:fldCharType="end"/>
      </w:r>
      <w:bookmarkEnd w:id="2526"/>
      <w:r w:rsidRPr="009616CB">
        <w:rPr>
          <w:rFonts w:ascii="Times New Roman" w:hAnsi="Times New Roman" w:cs="Times New Roman"/>
          <w:lang w:val="en-GB"/>
        </w:rPr>
        <w:t>: Adding stock changes to the SUA table for stock changes</w:t>
      </w:r>
      <w:bookmarkEnd w:id="252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DE52DD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14D16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D34C6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40A03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E32ACA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0F7AB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1FD84C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F63EF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D9F4D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99689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D13574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D21E0C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7FE488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2E6CD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1AECD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035F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7D3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7C41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8EE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A2C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AFE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84A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0AD2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3515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6AC1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48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F0DC8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E95847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0D1A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A5FC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435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4DF4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5DB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1D08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56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C7E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23F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25EB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8D2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41E0A5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2439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3224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93D8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43D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FA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6EF2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A5AC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05C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DFEF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0614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0BD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9B7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601C54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FDC98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F38B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780CE3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09FF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FFB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F9F42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6E1F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01B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800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9249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33F8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561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834090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8C423E7"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6E14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C1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52FE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4120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01E8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E36E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70D8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69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B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471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694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BB81A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FBCE40"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F1EE0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ED6B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B594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B90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F9A2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F99A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D8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124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458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187E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DE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C28E2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86A910"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F2AB2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1C5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B9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00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FE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E2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8F1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AACE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C46B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EF1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CF1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6C4F44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009F203"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6649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90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85F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FFE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4C872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836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79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A373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4F3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446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B26B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6C6B933"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6E32A4" w:rsidP="00E52F68" w:rsidRDefault="006E32A4" w14:paraId="6F99D63E"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365C7B4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9D4D5F">
        <w:fldChar w:fldCharType="begin"/>
      </w:r>
      <w:r w:rsidR="009D4D5F">
        <w:instrText xml:space="preserve"> REF _Ref428299606 \h  \* MERGEFORMAT </w:instrText>
      </w:r>
      <w:r w:rsidR="009D4D5F">
        <w:fldChar w:fldCharType="separate"/>
      </w:r>
      <w:ins w:author="Onno Hoffmeister (ESS)" w:date="2015-09-08T14:05:00Z" w:id="252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57</w:t>
        </w:r>
      </w:ins>
      <w:del w:author="Onno Hoffmeister (ESS)" w:date="2015-09-08T14:05:00Z" w:id="252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57</w:delText>
        </w:r>
      </w:del>
      <w:r w:rsidR="009D4D5F">
        <w:fldChar w:fldCharType="end"/>
      </w:r>
      <w:r w:rsidRPr="60226960">
        <w:rPr>
          <w:rFonts w:ascii="Times New Roman" w:hAnsi="Times New Roman" w:eastAsia="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19568002" wp14:textId="77777777">
      <w:pPr>
        <w:pStyle w:val="Caption"/>
        <w:keepNext/>
        <w:rPr>
          <w:rFonts w:ascii="Times New Roman" w:hAnsi="Times New Roman" w:cs="Times New Roman"/>
          <w:b/>
          <w:lang w:val="en-GB"/>
        </w:rPr>
      </w:pPr>
      <w:bookmarkStart w:name="_Ref428299606" w:id="2530"/>
      <w:bookmarkStart w:name="_Toc428423596" w:id="253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57</w:t>
      </w:r>
      <w:r w:rsidRPr="009616CB" w:rsidR="001562E7">
        <w:rPr>
          <w:rFonts w:ascii="Times New Roman" w:hAnsi="Times New Roman" w:cs="Times New Roman"/>
          <w:b/>
          <w:lang w:val="en-GB"/>
        </w:rPr>
        <w:fldChar w:fldCharType="end"/>
      </w:r>
      <w:bookmarkEnd w:id="2530"/>
      <w:r w:rsidRPr="009616CB">
        <w:rPr>
          <w:rFonts w:ascii="Times New Roman" w:hAnsi="Times New Roman" w:cs="Times New Roman"/>
          <w:lang w:val="en-GB"/>
        </w:rPr>
        <w:t>: Primary products (oilseeds and crops) used to produce margarine</w:t>
      </w:r>
      <w:bookmarkEnd w:id="253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xmlns:wp14="http://schemas.microsoft.com/office/word/2010/wordml" w:rsidRPr="009616CB" w:rsidR="006E32A4" w:rsidTr="006E32A4" w14:paraId="5442FF4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04FCE833"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34A8EC3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66950F9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Pr="009616CB" w:rsidR="006E32A4" w:rsidP="007E09C4" w:rsidRDefault="006E32A4" w14:paraId="717E92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057B3F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69B8BC0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D548056"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227B08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3F48AF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1FE490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66586DD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5E6F2904"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7C50FF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535A74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28E7A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5028A34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1069C7E"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4F902F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74935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174C9C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05FB26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68459F7"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56500C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353A84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107AF7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4BE3354E"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21DB735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9D4D5F">
        <w:fldChar w:fldCharType="begin"/>
      </w:r>
      <w:r w:rsidR="009D4D5F">
        <w:instrText xml:space="preserve"> REF _Ref428341079 \h  \* MERGEFORMAT </w:instrText>
      </w:r>
      <w:r w:rsidR="009D4D5F">
        <w:fldChar w:fldCharType="separate"/>
      </w:r>
      <w:ins w:author="Onno Hoffmeister (ESS)" w:date="2015-09-08T14:05:00Z" w:id="25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58</w:t>
        </w:r>
      </w:ins>
      <w:del w:author="Onno Hoffmeister (ESS)" w:date="2015-09-08T14:05:00Z" w:id="25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F081227" wp14:textId="77777777">
      <w:pPr>
        <w:pStyle w:val="Caption"/>
        <w:keepNext/>
        <w:rPr>
          <w:rFonts w:ascii="Times New Roman" w:hAnsi="Times New Roman" w:cs="Times New Roman"/>
          <w:b/>
          <w:lang w:val="en-GB"/>
        </w:rPr>
      </w:pPr>
      <w:bookmarkStart w:name="_Ref428341079" w:id="2534"/>
      <w:bookmarkStart w:name="_Toc428423597" w:id="253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58</w:t>
      </w:r>
      <w:r w:rsidRPr="009616CB" w:rsidR="001562E7">
        <w:rPr>
          <w:rFonts w:ascii="Times New Roman" w:hAnsi="Times New Roman" w:cs="Times New Roman"/>
          <w:b/>
          <w:lang w:val="en-GB"/>
        </w:rPr>
        <w:fldChar w:fldCharType="end"/>
      </w:r>
      <w:bookmarkEnd w:id="2534"/>
      <w:r w:rsidRPr="009616CB">
        <w:rPr>
          <w:rFonts w:ascii="Times New Roman" w:hAnsi="Times New Roman" w:cs="Times New Roman"/>
          <w:lang w:val="en-GB"/>
        </w:rPr>
        <w:t>: Adding food processing to the SUA table of palm oil</w:t>
      </w:r>
      <w:bookmarkEnd w:id="253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42925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DC9497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3C60A7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3D1ABC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3F271E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67CF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6C7839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9B605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1F7E1B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546621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A8EB22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43AD8D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3C6C4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C0AF5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174E9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4E3E2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AF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D86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5274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F4CA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F85CC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A89C8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01C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09A6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929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09E3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E47D89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E788E3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E58E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5A8B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039A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998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48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E4C6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3E51E2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F6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1E8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6C2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7CB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E92FC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C92F143"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8D87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0C1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C03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17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5C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1030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031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D0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C2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0F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28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90C0F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7E6A8FA"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F8246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099F5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092C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BC64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20882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88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FF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EF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D25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9D5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2C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F6A7A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BD0446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BEFFE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B91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97E8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C55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A43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5BB6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944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1D9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D57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5906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FE2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828C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0E3651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4F9B3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57A7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0B8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ECB6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4B03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0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0749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F69F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CA2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B285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7639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86221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E3FF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942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3C938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43F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7B4E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36A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7D72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0AD6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58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03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71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22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A6CDC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6B4D7E"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746D4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77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4C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D4EE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4656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94A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B43B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251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ED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C84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437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5E706F4A" wp14:textId="77777777">
      <w:pPr>
        <w:rPr>
          <w:rFonts w:ascii="Times New Roman" w:hAnsi="Times New Roman" w:cs="Times New Roman"/>
          <w:lang w:val="en-GB"/>
        </w:rPr>
      </w:pPr>
    </w:p>
    <w:p xmlns:wp14="http://schemas.microsoft.com/office/word/2010/wordml" w:rsidRPr="009616CB" w:rsidR="006E32A4" w:rsidP="00E52F68" w:rsidRDefault="006E32A4" w14:paraId="095253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avoid later confusion, we also adjust the production value of margarine and shortening (as only 37.5% of this production will be covered by oil palm fruit). </w:t>
      </w:r>
      <w:r w:rsidR="009D4D5F">
        <w:fldChar w:fldCharType="begin"/>
      </w:r>
      <w:r w:rsidR="009D4D5F">
        <w:instrText xml:space="preserve"> REF _Ref428341294 \h  \* MERGEFORMAT </w:instrText>
      </w:r>
      <w:r w:rsidR="009D4D5F">
        <w:fldChar w:fldCharType="separate"/>
      </w:r>
      <w:ins w:author="Onno Hoffmeister (ESS)" w:date="2015-09-08T14:05:00Z" w:id="25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59</w:t>
        </w:r>
      </w:ins>
      <w:del w:author="Onno Hoffmeister (ESS)" w:date="2015-09-08T14:05:00Z" w:id="25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59</w:delText>
        </w:r>
      </w:del>
      <w:r w:rsidR="009D4D5F">
        <w:fldChar w:fldCharType="end"/>
      </w:r>
      <w:r w:rsidRPr="60226960">
        <w:rPr>
          <w:rFonts w:ascii="Times New Roman" w:hAnsi="Times New Roman" w:eastAsia="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71E1B83C" wp14:textId="77777777">
      <w:pPr>
        <w:pStyle w:val="Caption"/>
        <w:keepNext/>
        <w:rPr>
          <w:rFonts w:ascii="Times New Roman" w:hAnsi="Times New Roman" w:cs="Times New Roman"/>
          <w:b/>
          <w:lang w:val="en-GB"/>
        </w:rPr>
      </w:pPr>
      <w:bookmarkStart w:name="_Ref428341294" w:id="2538"/>
      <w:bookmarkStart w:name="_Toc428423598" w:id="253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59</w:t>
      </w:r>
      <w:r w:rsidRPr="009616CB" w:rsidR="001562E7">
        <w:rPr>
          <w:rFonts w:ascii="Times New Roman" w:hAnsi="Times New Roman" w:cs="Times New Roman"/>
          <w:b/>
          <w:lang w:val="en-GB"/>
        </w:rPr>
        <w:fldChar w:fldCharType="end"/>
      </w:r>
      <w:bookmarkEnd w:id="2538"/>
      <w:r w:rsidRPr="009616CB">
        <w:rPr>
          <w:rFonts w:ascii="Times New Roman" w:hAnsi="Times New Roman" w:cs="Times New Roman"/>
          <w:lang w:val="en-GB"/>
        </w:rPr>
        <w:t>: Adding production of processed products to the SUA table for palm oil</w:t>
      </w:r>
      <w:bookmarkEnd w:id="2539"/>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3EF5E0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BD9A4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D25D5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9068D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121AF2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633A3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825FA8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EC78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A00BC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91DDD3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93208C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EC59BC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2826F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6FD52B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BCDE4F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3D9818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08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365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45E8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DFB5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1A3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DFCD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71CF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F539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6C2E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6CEE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ADE69C"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F5922F1"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BA54E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0E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00089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F0ADF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4117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9BB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01B78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3BD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FA5C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091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37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439392"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94552FA"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87F47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8770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66F2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A2E5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0B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86DA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B6E8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573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1559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A7C7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0D12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A2A86E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3729DE7"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6C77D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3D0F9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67D4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09C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19A5F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4C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B553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D7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23F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F22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1D53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272927"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A84844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0CE6B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1DA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920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F25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EFF7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2EC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025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9A6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9AF3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585C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ADD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52544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8EB732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FE614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6F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1EA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FF4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5921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37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058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E79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43D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BE7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406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CC9BF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196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FEB3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78E3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787B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D08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E84D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499E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7BB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FC3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A025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D50D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C52E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3633A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3B7D00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A26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83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D83B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2C8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B73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5CF7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DE47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EEC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CEAC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BE55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AEC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0924A15"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6E32A4" w:rsidP="00E52F68" w:rsidRDefault="006E32A4" w14:paraId="054600E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9D4D5F">
        <w:fldChar w:fldCharType="begin"/>
      </w:r>
      <w:r w:rsidR="009D4D5F">
        <w:instrText xml:space="preserve"> REF _Ref428341776 \h  \* MERGEFORMAT </w:instrText>
      </w:r>
      <w:r w:rsidR="009D4D5F">
        <w:fldChar w:fldCharType="separate"/>
      </w:r>
      <w:ins w:author="Onno Hoffmeister (ESS)" w:date="2015-09-08T14:05:00Z" w:id="254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60</w:t>
        </w:r>
      </w:ins>
      <w:del w:author="Onno Hoffmeister (ESS)" w:date="2015-09-08T14:05:00Z" w:id="254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60</w:delText>
        </w:r>
      </w:del>
      <w:r w:rsidR="009D4D5F">
        <w:fldChar w:fldCharType="end"/>
      </w:r>
      <w:r w:rsidRPr="60226960">
        <w:rPr>
          <w:rFonts w:ascii="Times New Roman" w:hAnsi="Times New Roman" w:eastAsia="Times New Roman" w:cs="Times New Roman"/>
          <w:lang w:val="en-GB"/>
        </w:rPr>
        <w:t>). If a country produces palm fruit, FLW would need to be imputed or, preferably</w:t>
      </w:r>
      <w:proofErr w:type="gramStart"/>
      <w:r w:rsidRPr="60226960">
        <w:rPr>
          <w:rFonts w:ascii="Times New Roman" w:hAnsi="Times New Roman" w:eastAsia="Times New Roman" w:cs="Times New Roman"/>
          <w:lang w:val="en-GB"/>
        </w:rPr>
        <w:t>,  measured</w:t>
      </w:r>
      <w:proofErr w:type="gramEnd"/>
      <w:r w:rsidRPr="60226960">
        <w:rPr>
          <w:rFonts w:ascii="Times New Roman" w:hAnsi="Times New Roman" w:eastAsia="Times New Roman" w:cs="Times New Roman"/>
          <w:lang w:val="en-GB"/>
        </w:rPr>
        <w:t xml:space="preserve"> with appropriate methods and reported in representative surveys. </w:t>
      </w:r>
    </w:p>
    <w:p xmlns:wp14="http://schemas.microsoft.com/office/word/2010/wordml" w:rsidRPr="009616CB" w:rsidR="006E32A4" w:rsidP="006E32A4" w:rsidRDefault="006E32A4" w14:paraId="4929DD23" wp14:textId="77777777">
      <w:pPr>
        <w:pStyle w:val="Caption"/>
        <w:keepNext/>
        <w:rPr>
          <w:rFonts w:ascii="Times New Roman" w:hAnsi="Times New Roman" w:cs="Times New Roman"/>
          <w:b/>
          <w:lang w:val="en-GB"/>
        </w:rPr>
      </w:pPr>
      <w:bookmarkStart w:name="_Ref428341776" w:id="2542"/>
      <w:bookmarkStart w:name="_Toc428423599" w:id="254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60</w:t>
      </w:r>
      <w:r w:rsidRPr="009616CB" w:rsidR="001562E7">
        <w:rPr>
          <w:rFonts w:ascii="Times New Roman" w:hAnsi="Times New Roman" w:cs="Times New Roman"/>
          <w:b/>
          <w:lang w:val="en-GB"/>
        </w:rPr>
        <w:fldChar w:fldCharType="end"/>
      </w:r>
      <w:bookmarkEnd w:id="2542"/>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543"/>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546D06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9B60AC3"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E1278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3D5F38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FBE02C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31565A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359C52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8438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47414D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21E73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D3DEB1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F700E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BC13E6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0D697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4EF3C5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45EE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21F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CBC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59C1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A151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950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82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F63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A7B3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54B2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70F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BEB77F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38E745EE"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33007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CFEA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1AD8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4CA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A24D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1FC1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3034EB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462C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8DAD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F1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072B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620CDFB"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05E0AD6"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E05ED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41D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B65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E9E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725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9BB9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07B0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FAF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8B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C65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E3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73888BD"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EA4AF1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3C08C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6E8EA9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BFC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6AC5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14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46F3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29ED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727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54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42A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7458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8732CC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0CDC19E"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CA17C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1AB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91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841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22D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3590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8F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4346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6362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409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3FE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23B91465"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F0D8D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9DB55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E3C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2796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A7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384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F5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923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FD9D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F3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42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865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D22E84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C7DD9D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3C038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EF6E0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EB8B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B1BB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0FF2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1F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7B71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63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FA3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6604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169F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3D07C5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3798F9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3589F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FF95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616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D29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8AA0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FE2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B1B0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73B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B9D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462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AE9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6E32A4" w14:paraId="0AACE7F0"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6E32A4" w:rsidP="00E52F68" w:rsidRDefault="006E32A4" w14:paraId="5A70A59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9D4D5F">
        <w:fldChar w:fldCharType="begin"/>
      </w:r>
      <w:r w:rsidR="009D4D5F">
        <w:instrText xml:space="preserve"> REF _Ref428342155 \h  \* MERGEFORMAT </w:instrText>
      </w:r>
      <w:r w:rsidR="009D4D5F">
        <w:fldChar w:fldCharType="separate"/>
      </w:r>
      <w:ins w:author="Onno Hoffmeister (ESS)" w:date="2015-09-08T14:05:00Z" w:id="25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61</w:t>
        </w:r>
      </w:ins>
      <w:del w:author="Onno Hoffmeister (ESS)" w:date="2015-09-08T14:05:00Z" w:id="254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54FA34" wp14:textId="77777777">
      <w:pPr>
        <w:pStyle w:val="Caption"/>
        <w:keepNext/>
        <w:rPr>
          <w:rFonts w:ascii="Times New Roman" w:hAnsi="Times New Roman" w:cs="Times New Roman"/>
          <w:b/>
          <w:lang w:val="en-GB"/>
        </w:rPr>
      </w:pPr>
      <w:bookmarkStart w:name="_Ref428342155" w:id="2546"/>
      <w:bookmarkStart w:name="_Toc428423600" w:id="254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61</w:t>
      </w:r>
      <w:r w:rsidRPr="009616CB" w:rsidR="001562E7">
        <w:rPr>
          <w:rFonts w:ascii="Times New Roman" w:hAnsi="Times New Roman" w:cs="Times New Roman"/>
          <w:b/>
          <w:lang w:val="en-GB"/>
        </w:rPr>
        <w:fldChar w:fldCharType="end"/>
      </w:r>
      <w:bookmarkEnd w:id="2546"/>
      <w:r w:rsidRPr="009616CB">
        <w:rPr>
          <w:rFonts w:ascii="Times New Roman" w:hAnsi="Times New Roman" w:cs="Times New Roman"/>
          <w:lang w:val="en-GB"/>
        </w:rPr>
        <w:t>: Adding seed use to the SUA table for palm oil</w:t>
      </w:r>
      <w:bookmarkEnd w:id="254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AE0F73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0D023A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14247E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FB69B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022B0B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9558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FA4FBF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075584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442130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57BB5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2B1A6E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2F416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DEE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3DA26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94298B"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FE119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7DC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10F6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D6C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B9F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C6B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92A0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35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F020B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BA1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7D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D7137A8"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10A26C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E549A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B0B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A0A2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A04D4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9F4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ED0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39A7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94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8B7F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6A9A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F3EE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3B235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3D493A6"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2E347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BD82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9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AB82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9689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81F3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740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DF89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58A84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861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39F2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D61AA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8B6B042"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98E3B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14E5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33E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403C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EDFC7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1C33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2421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AD5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20BD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915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718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8ACD2D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54C97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3F10E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327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EAE9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2925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1329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D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9BA9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E561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E376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D51D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9289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556880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18517F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88489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D29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2A9D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A16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E858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66B0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2EB9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89C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5EC5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4C2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755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77B78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8AD25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2D7B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A170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9B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28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2C29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5293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FEB0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41C0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27106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D0E6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4A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615F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B5386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61CEA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3A70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14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AAC5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7939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164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9B4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5AB0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D97A9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26F7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037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956A7A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6E32A4" w:rsidP="00E52F68" w:rsidRDefault="006E32A4" w14:paraId="5BA8FF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548">
        <w:r w:rsidRPr="60226960" w:rsidR="00006704">
          <w:rPr>
            <w:rFonts w:ascii="Times New Roman" w:hAnsi="Times New Roman" w:eastAsia="Times New Roman" w:cs="Times New Roman"/>
            <w:lang w:val="en-GB"/>
          </w:rPr>
          <w:t>d</w:t>
        </w:r>
      </w:ins>
      <w:r w:rsidRPr="60226960">
        <w:rPr>
          <w:rFonts w:ascii="Times New Roman" w:hAnsi="Times New Roman" w:eastAsia="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549">
        <w:r w:rsidRPr="60226960" w:rsidR="00006704">
          <w:rPr>
            <w:rFonts w:ascii="Times New Roman" w:hAnsi="Times New Roman" w:eastAsia="Times New Roman" w:cs="Times New Roman"/>
            <w:lang w:val="en-GB"/>
          </w:rPr>
          <w:t xml:space="preserve">of which </w:t>
        </w:r>
      </w:ins>
      <w:r w:rsidRPr="60226960">
        <w:rPr>
          <w:rFonts w:ascii="Times New Roman" w:hAnsi="Times New Roman" w:eastAsia="Times New Roman" w:cs="Times New Roman"/>
          <w:lang w:val="en-GB"/>
        </w:rPr>
        <w:t>both factors are difficult to predict. In short, to estimate the amounts of palm oil used, there is no real alternative to data collection.  For the sake of simplicity, it was therefore assumed to be zero (</w:t>
      </w:r>
      <w:r w:rsidR="009D4D5F">
        <w:fldChar w:fldCharType="begin"/>
      </w:r>
      <w:r w:rsidR="009D4D5F">
        <w:instrText xml:space="preserve"> REF _Ref428342875 \h  \* MERGEFORMAT </w:instrText>
      </w:r>
      <w:r w:rsidR="009D4D5F">
        <w:fldChar w:fldCharType="separate"/>
      </w:r>
      <w:ins w:author="Onno Hoffmeister (ESS)" w:date="2015-09-08T14:05:00Z" w:id="255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62</w:t>
        </w:r>
      </w:ins>
      <w:del w:author="Onno Hoffmeister (ESS)" w:date="2015-09-08T14:05:00Z" w:id="255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85068D1" wp14:textId="77777777">
      <w:pPr>
        <w:pStyle w:val="Caption"/>
        <w:keepNext/>
        <w:rPr>
          <w:rFonts w:ascii="Times New Roman" w:hAnsi="Times New Roman" w:cs="Times New Roman"/>
          <w:b/>
          <w:lang w:val="en-GB"/>
        </w:rPr>
      </w:pPr>
      <w:bookmarkStart w:name="_Ref428342875" w:id="2552"/>
      <w:bookmarkStart w:name="_Toc428423601" w:id="255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62</w:t>
      </w:r>
      <w:r w:rsidRPr="009616CB" w:rsidR="001562E7">
        <w:rPr>
          <w:rFonts w:ascii="Times New Roman" w:hAnsi="Times New Roman" w:cs="Times New Roman"/>
          <w:b/>
          <w:lang w:val="en-GB"/>
        </w:rPr>
        <w:fldChar w:fldCharType="end"/>
      </w:r>
      <w:bookmarkEnd w:id="2552"/>
      <w:r w:rsidRPr="009616CB">
        <w:rPr>
          <w:rFonts w:ascii="Times New Roman" w:hAnsi="Times New Roman" w:cs="Times New Roman"/>
          <w:lang w:val="en-GB"/>
        </w:rPr>
        <w:t>: Adding industrial use to the SUA table for palm oil</w:t>
      </w:r>
      <w:bookmarkEnd w:id="255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E7E197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C6C2C8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8B227E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F5703E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D7596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B16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A8857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0454C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084A7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08ABA33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320EC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AA8F40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73FF53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457D7E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4357B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6138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2C4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35F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68B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3320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49C5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F448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74E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400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D2EA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D3E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8E02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430225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5401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F00A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1C986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76BE2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32A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022B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2809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59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BED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E2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7F09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AFF1A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82CE14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5D79D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B5C8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25A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89D8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D045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6F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91D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1758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426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AB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13A3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EDF0A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975DF7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706A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989D0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4DE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FE2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8419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1A9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236A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83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053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949D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6E21C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BB50A7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25C9F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73DCA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D741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6DC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4A5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B260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6F3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8C5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3F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7227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3E7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9F1A2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E2A27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E02A55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3727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C25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18CA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BBE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F55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8F4B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7DF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D4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B87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F6C5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80B5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C0B66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4F5C94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3DD60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68C86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D4AC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D262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12B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438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D4C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AA7B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23A5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A9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FA994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B2F80A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84854E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34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352B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FA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947B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4B51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33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D40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817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2F2A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2745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93F6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7D494F63"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6E32A4" w:rsidP="006E32A4" w:rsidRDefault="006E32A4" w14:paraId="0B9F48A3"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For this particular example, suppose we have a small number of tourists leaving or coming to this country, and so the allocation of the commodity to the tourist element is roughly zero (</w:t>
      </w:r>
      <w:r w:rsidR="009D4D5F">
        <w:fldChar w:fldCharType="begin"/>
      </w:r>
      <w:r w:rsidR="009D4D5F">
        <w:instrText xml:space="preserve"> REF _Ref428343057 \h  \* MERGEFORMAT </w:instrText>
      </w:r>
      <w:r w:rsidR="009D4D5F">
        <w:fldChar w:fldCharType="separate"/>
      </w:r>
      <w:ins w:author="Onno Hoffmeister (ESS)" w:date="2015-09-08T14:05:00Z" w:id="255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63</w:t>
        </w:r>
      </w:ins>
      <w:del w:author="Onno Hoffmeister (ESS)" w:date="2015-09-08T14:05:00Z" w:id="255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652D122" wp14:textId="77777777">
      <w:pPr>
        <w:pStyle w:val="Caption"/>
        <w:keepNext/>
        <w:rPr>
          <w:rFonts w:ascii="Times New Roman" w:hAnsi="Times New Roman" w:cs="Times New Roman"/>
          <w:b/>
          <w:lang w:val="en-GB"/>
        </w:rPr>
      </w:pPr>
      <w:bookmarkStart w:name="_Ref428343057" w:id="2556"/>
      <w:bookmarkStart w:name="_Toc428423602" w:id="255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63</w:t>
      </w:r>
      <w:r w:rsidRPr="009616CB" w:rsidR="001562E7">
        <w:rPr>
          <w:rFonts w:ascii="Times New Roman" w:hAnsi="Times New Roman" w:cs="Times New Roman"/>
          <w:b/>
          <w:lang w:val="en-GB"/>
        </w:rPr>
        <w:fldChar w:fldCharType="end"/>
      </w:r>
      <w:bookmarkEnd w:id="2556"/>
      <w:r w:rsidRPr="009616CB">
        <w:rPr>
          <w:rFonts w:ascii="Times New Roman" w:hAnsi="Times New Roman" w:cs="Times New Roman"/>
          <w:lang w:val="en-GB"/>
        </w:rPr>
        <w:t>: Adding tourist consumption to the SUA table for palm oil</w:t>
      </w:r>
      <w:bookmarkEnd w:id="255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3718F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D187F5C"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E42426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8E07B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8ED0E7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A93EEF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BBC96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2D9933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62C3E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831927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09FC4D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51D54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EAE143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755597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582A28"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84ED8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18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F35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8C6A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AD0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0C04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8C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9DAA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0C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FAB74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1D7A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ECB63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E745540"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FAE35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541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89541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D8913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81E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F0BD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39DB5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1FB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162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A20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C85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09B91B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8BBE15"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7A9B4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08EC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E0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F4B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DFC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B52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7EA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949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E05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BE5BB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D034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ABCE47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F2487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046CC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4CEE52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7AD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DB36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350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F94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A738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484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2B5D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5C6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9C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16B1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59B722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9BD5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B7A4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C62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6D76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76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2A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0D9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2142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6250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A3FD9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F9C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272558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B7D785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0685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6E0F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4B0B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CDE3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7F86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C50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2F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8F9A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9F0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6AF62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1726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062CC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4A5198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ECF1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DF458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437C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7E5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1F0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A1BD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DE05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28A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F7D0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C702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631B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72DBC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F7E517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51D85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0B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D106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47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7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39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68E0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B78E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6741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3929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FD36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0F5D79DE"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6E32A4" w:rsidP="00E52F68" w:rsidRDefault="006E32A4" w14:paraId="2147765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60226960">
        <w:rPr>
          <w:rFonts w:ascii="Times New Roman" w:hAnsi="Times New Roman" w:eastAsia="Times New Roman" w:cs="Times New Roman"/>
          <w:lang w:val="en-GB"/>
        </w:rPr>
        <w:t>cake of palm kernels" are</w:t>
      </w:r>
      <w:proofErr w:type="gramEnd"/>
      <w:r w:rsidRPr="60226960">
        <w:rPr>
          <w:rFonts w:ascii="Times New Roman" w:hAnsi="Times New Roman" w:eastAsia="Times New Roman" w:cs="Times New Roman"/>
          <w:lang w:val="en-GB"/>
        </w:rPr>
        <w:t xml:space="preserve"> produced. Also, palm oil itself is never fed directly to animals, and thus we have no commodity to allocate any feed to. Thus, all feed is assumed to be 0 (</w:t>
      </w:r>
      <w:r w:rsidR="009D4D5F">
        <w:fldChar w:fldCharType="begin"/>
      </w:r>
      <w:r w:rsidR="009D4D5F">
        <w:instrText xml:space="preserve"> REF _Ref428343147 \h  \* MERGEFORMAT </w:instrText>
      </w:r>
      <w:r w:rsidR="009D4D5F">
        <w:fldChar w:fldCharType="separate"/>
      </w:r>
      <w:ins w:author="Onno Hoffmeister (ESS)" w:date="2015-09-08T14:05:00Z" w:id="25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64</w:t>
        </w:r>
      </w:ins>
      <w:del w:author="Onno Hoffmeister (ESS)" w:date="2015-09-08T14:05:00Z" w:id="25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2D74387" wp14:textId="77777777">
      <w:pPr>
        <w:pStyle w:val="Caption"/>
        <w:keepNext/>
        <w:rPr>
          <w:rFonts w:ascii="Times New Roman" w:hAnsi="Times New Roman" w:cs="Times New Roman"/>
          <w:b/>
          <w:lang w:val="en-GB"/>
        </w:rPr>
      </w:pPr>
      <w:bookmarkStart w:name="_Ref428343147" w:id="2560"/>
      <w:bookmarkStart w:name="_Toc428423603" w:id="256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64</w:t>
      </w:r>
      <w:r w:rsidRPr="009616CB" w:rsidR="001562E7">
        <w:rPr>
          <w:rFonts w:ascii="Times New Roman" w:hAnsi="Times New Roman" w:cs="Times New Roman"/>
          <w:b/>
          <w:lang w:val="en-GB"/>
        </w:rPr>
        <w:fldChar w:fldCharType="end"/>
      </w:r>
      <w:bookmarkEnd w:id="2560"/>
      <w:r w:rsidRPr="009616CB">
        <w:rPr>
          <w:rFonts w:ascii="Times New Roman" w:hAnsi="Times New Roman" w:cs="Times New Roman"/>
          <w:lang w:val="en-GB"/>
        </w:rPr>
        <w:t>: Adding feed use to the SUA table for palm oil</w:t>
      </w:r>
      <w:bookmarkEnd w:id="256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04A82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C0BD82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51366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D0841E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9AF07B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F67493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7C2503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10C5BE4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3FC804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59DDC59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9E3F9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3FDE9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BBDDEA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A94501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CEAE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27082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70C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E7E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B08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013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A7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023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BE93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C57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00E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FBED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9D4C3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6ED8B2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585B0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BB2F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4646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520DC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FA7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CA7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4793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286B2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E4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EC0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413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0B928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7BC013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7C6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CF8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F340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0082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B090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D5A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D490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0CCA0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6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921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1546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C0271D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464148"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B2FBB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64A5E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4D44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DF2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0759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B31A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C9FD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D4C5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00D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415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77F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C31D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036FA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6F36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0CC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643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8C18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E84C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33DB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F75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D4533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4FC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09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CB52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AC4F0F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55058C8"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39E93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C8B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20E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EF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2913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30FF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6A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8B438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9A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492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396D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96783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B7679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00F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4195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73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17B8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8E3A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BC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D65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FAD2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9F5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D3C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864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46AA5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1A9D03A"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E16A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B2FC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010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FFA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19C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81F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90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3B70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48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141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B3D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3B11BD4" wp14:textId="77777777">
      <w:pPr>
        <w:pStyle w:val="Heading3"/>
        <w:rPr>
          <w:rFonts w:ascii="Times New Roman" w:hAnsi="Times New Roman"/>
          <w:lang w:val="en-GB"/>
        </w:rPr>
      </w:pPr>
      <w:r w:rsidRPr="009616CB">
        <w:rPr>
          <w:rFonts w:ascii="Times New Roman" w:hAnsi="Times New Roman"/>
          <w:lang w:val="en-GB"/>
        </w:rPr>
        <w:lastRenderedPageBreak/>
        <w:t>Standardization and Balancing</w:t>
      </w:r>
    </w:p>
    <w:p xmlns:wp14="http://schemas.microsoft.com/office/word/2010/wordml" w:rsidRPr="009616CB" w:rsidR="006E32A4" w:rsidP="00E52F68" w:rsidRDefault="006E32A4" w14:paraId="29183DAA"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562">
        <w:r w:rsidRPr="009616CB" w:rsidDel="00006704">
          <w:rPr>
            <w:rFonts w:ascii="Times New Roman" w:hAnsi="Times New Roman" w:cs="Times New Roman"/>
            <w:lang w:val="en-GB"/>
          </w:rPr>
          <w:delText xml:space="preserve">start and </w:delText>
        </w:r>
      </w:del>
      <w:r w:rsidRPr="60226960">
        <w:rPr>
          <w:rFonts w:ascii="Times New Roman" w:hAnsi="Times New Roman" w:eastAsia="Times New Roman" w:cs="Times New Roman"/>
          <w:lang w:val="en-GB"/>
        </w:rPr>
        <w:t>understand the standardization process, it is important to recall the processing structure. To this end, we assume the following commodity tree structure (</w:t>
      </w:r>
      <w:r w:rsidR="009D4D5F">
        <w:fldChar w:fldCharType="begin"/>
      </w:r>
      <w:r w:rsidR="009D4D5F">
        <w:instrText xml:space="preserve"> REF _Ref428343532 \h  \* MERGEFORMAT </w:instrText>
      </w:r>
      <w:r w:rsidR="009D4D5F">
        <w:fldChar w:fldCharType="separate"/>
      </w:r>
      <w:ins w:author="Onno Hoffmeister (ESS)" w:date="2015-09-08T14:05:00Z" w:id="2563">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25</w:t>
        </w:r>
      </w:ins>
      <w:del w:author="Onno Hoffmeister (ESS)" w:date="2015-09-08T14:05:00Z" w:id="2564">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667F6F" wp14:textId="77777777">
      <w:pPr>
        <w:keepNext/>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1BA4B271"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364F3740" wp14:textId="77777777" wp14:noSpellErr="1">
      <w:pPr>
        <w:pStyle w:val="Caption"/>
        <w:keepNext/>
        <w:rPr>
          <w:rFonts w:ascii="Times New Roman" w:hAnsi="Times New Roman" w:cs="Times New Roman"/>
          <w:b/>
          <w:lang w:val="en-GB"/>
        </w:rPr>
      </w:pPr>
      <w:bookmarkStart w:name="_Ref428343532" w:id="2565"/>
      <w:bookmarkStart w:name="_Toc428383872" w:id="2566"/>
      <w:bookmarkStart w:name="_Toc428436804" w:id="2567"/>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b/>
          <w:lang w:val="en-GB"/>
        </w:rPr>
        <w:fldChar w:fldCharType="separate"/>
      </w:r>
      <w:ins w:author="Onno Hoffmeister (ESS)" w:date="2015-09-08T14:05:00Z" w:id="2568">
        <w:r w:rsidRPr="60226960" w:rsidR="000B360D">
          <w:rPr>
            <w:rFonts w:ascii="Times New Roman" w:hAnsi="Times New Roman" w:eastAsia="Times New Roman" w:cs="Times New Roman"/>
            <w:noProof/>
            <w:lang w:val="en-GB"/>
          </w:rPr>
          <w:t>25</w:t>
        </w:r>
      </w:ins>
      <w:del w:author="Onno Hoffmeister (ESS)" w:date="2015-09-08T14:05:00Z" w:id="2569">
        <w:r w:rsidRPr="009616CB" w:rsidDel="000B360D" w:rsidR="000854D5">
          <w:rPr>
            <w:rFonts w:ascii="Times New Roman" w:hAnsi="Times New Roman" w:cs="Times New Roman"/>
            <w:noProof/>
            <w:lang w:val="en-GB"/>
          </w:rPr>
          <w:delText>21</w:delText>
        </w:r>
      </w:del>
      <w:r w:rsidRPr="60226960" w:rsidR="001562E7">
        <w:fldChar w:fldCharType="end"/>
      </w:r>
      <w:bookmarkEnd w:id="2565"/>
      <w:r w:rsidRPr="60226960">
        <w:rPr>
          <w:rFonts w:ascii="Times New Roman" w:hAnsi="Times New Roman" w:eastAsia="Times New Roman" w:cs="Times New Roman"/>
          <w:lang w:val="en-GB"/>
        </w:rPr>
        <w:t>: Commodity tree for palm oil</w:t>
      </w:r>
      <w:bookmarkEnd w:id="2566"/>
      <w:bookmarkEnd w:id="2567"/>
    </w:p>
    <w:p xmlns:wp14="http://schemas.microsoft.com/office/word/2010/wordml" w:rsidRPr="009616CB" w:rsidR="006E32A4" w:rsidP="006E32A4" w:rsidRDefault="006E32A4" w14:paraId="4D58A64B"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In a first step we recall the complete SUA table produced so far (</w:t>
      </w:r>
      <w:r w:rsidR="009D4D5F">
        <w:fldChar w:fldCharType="begin"/>
      </w:r>
      <w:r w:rsidR="009D4D5F">
        <w:instrText xml:space="preserve"> REF _Ref428343795 \h  \* MERGEFORMAT </w:instrText>
      </w:r>
      <w:r w:rsidR="009D4D5F">
        <w:fldChar w:fldCharType="separate"/>
      </w:r>
      <w:ins w:author="Onno Hoffmeister (ESS)" w:date="2015-09-08T14:05:00Z" w:id="257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65</w:t>
        </w:r>
      </w:ins>
      <w:del w:author="Onno Hoffmeister (ESS)" w:date="2015-09-08T14:05:00Z" w:id="257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65</w:delText>
        </w:r>
      </w:del>
      <w:r w:rsidR="009D4D5F">
        <w:fldChar w:fldCharType="end"/>
      </w:r>
      <w:r w:rsidRPr="60226960">
        <w:rPr>
          <w:rFonts w:ascii="Times New Roman" w:hAnsi="Times New Roman" w:eastAsia="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01B7A85C" wp14:textId="77777777">
      <w:pPr>
        <w:pStyle w:val="Caption"/>
        <w:keepNext/>
        <w:rPr>
          <w:rFonts w:ascii="Times New Roman" w:hAnsi="Times New Roman" w:cs="Times New Roman"/>
          <w:b/>
          <w:lang w:val="en-GB"/>
        </w:rPr>
      </w:pPr>
      <w:bookmarkStart w:name="_Ref428343795" w:id="2572"/>
      <w:bookmarkStart w:name="_Toc428423604" w:id="257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65</w:t>
      </w:r>
      <w:r w:rsidRPr="009616CB" w:rsidR="001562E7">
        <w:rPr>
          <w:rFonts w:ascii="Times New Roman" w:hAnsi="Times New Roman" w:cs="Times New Roman"/>
          <w:b/>
          <w:lang w:val="en-GB"/>
        </w:rPr>
        <w:fldChar w:fldCharType="end"/>
      </w:r>
      <w:bookmarkEnd w:id="2572"/>
      <w:r w:rsidRPr="009616CB">
        <w:rPr>
          <w:rFonts w:ascii="Times New Roman" w:hAnsi="Times New Roman" w:cs="Times New Roman"/>
          <w:lang w:val="en-GB"/>
        </w:rPr>
        <w:t>: Initial SUA table, with all inputs to the standardization process</w:t>
      </w:r>
      <w:bookmarkEnd w:id="257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72ACE9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F5A03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C30E4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B32E2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30DE00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65DF7B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A38085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A25E8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E6F91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7878B2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5A338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7349D5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8F4F8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FB886C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3244C12"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7F42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4F95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B6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2A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AC41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2F5E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77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D77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067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EC7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4054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3361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669D0B"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75FC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F54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798B3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95DE9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14F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C1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F3D9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05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78EB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8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51C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8A315B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DA7F1F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D7767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260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0175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13C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FE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4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B5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8CCF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98F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16EA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3944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C9C0C4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B9DE23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31884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797352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E82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307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58466F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D8B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2A95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D16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2C61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7A4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EED7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454F0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234DE0"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9D8DD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AF1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AF46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657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10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6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1015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12D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B7F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51A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01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6EC9F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B0C88E6"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8340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380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D9CD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D0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DE5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F6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1DC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736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93D1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CA42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CD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86E2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A6818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AD790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E787F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D686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B05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9811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129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E7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BC9B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336B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06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DD89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D92A3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5DCCD"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372F1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BF7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B10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D051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CE37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C27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43D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9E6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98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2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79E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34F602A" wp14:textId="77777777">
      <w:pPr>
        <w:rPr>
          <w:rFonts w:ascii="Times New Roman" w:hAnsi="Times New Roman" w:cs="Times New Roman"/>
          <w:lang w:val="en-GB"/>
        </w:rPr>
      </w:pPr>
    </w:p>
    <w:p xmlns:wp14="http://schemas.microsoft.com/office/word/2010/wordml" w:rsidRPr="009616CB" w:rsidR="006E32A4" w:rsidP="006E32A4" w:rsidRDefault="006E32A4" w14:paraId="0F9BF6F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9D4D5F">
        <w:fldChar w:fldCharType="begin"/>
      </w:r>
      <w:r w:rsidR="009D4D5F">
        <w:instrText xml:space="preserve"> REF _Ref428344050 \h  \* MERGEFORMAT </w:instrText>
      </w:r>
      <w:r w:rsidR="009D4D5F">
        <w:fldChar w:fldCharType="separate"/>
      </w:r>
      <w:ins w:author="Onno Hoffmeister (ESS)" w:date="2015-09-08T14:05:00Z" w:id="257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66</w:t>
        </w:r>
      </w:ins>
      <w:del w:author="Onno Hoffmeister (ESS)" w:date="2015-09-08T14:05:00Z" w:id="257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648F687A" wp14:textId="77777777">
      <w:pPr>
        <w:pStyle w:val="Caption"/>
        <w:keepNext/>
        <w:rPr>
          <w:rFonts w:ascii="Times New Roman" w:hAnsi="Times New Roman" w:cs="Times New Roman"/>
          <w:b/>
          <w:lang w:val="en-GB"/>
        </w:rPr>
      </w:pPr>
      <w:bookmarkStart w:name="_Ref428344050" w:id="2576"/>
      <w:bookmarkStart w:name="_Toc428423605" w:id="257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66</w:t>
      </w:r>
      <w:r w:rsidRPr="009616CB" w:rsidR="001562E7">
        <w:rPr>
          <w:rFonts w:ascii="Times New Roman" w:hAnsi="Times New Roman" w:cs="Times New Roman"/>
          <w:b/>
          <w:lang w:val="en-GB"/>
        </w:rPr>
        <w:fldChar w:fldCharType="end"/>
      </w:r>
      <w:bookmarkEnd w:id="2576"/>
      <w:r w:rsidRPr="009616CB">
        <w:rPr>
          <w:rFonts w:ascii="Times New Roman" w:hAnsi="Times New Roman" w:cs="Times New Roman"/>
          <w:lang w:val="en-GB"/>
        </w:rPr>
        <w:t>: Updating the SUA table with food processing information</w:t>
      </w:r>
      <w:bookmarkEnd w:id="257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F8372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4AFE0A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C450B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AB0AE8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42269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4BDE91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C38F49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EEC1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97954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B3C4B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06CF2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30D096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9631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1E268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4FED0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3009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B7AC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FC43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4A5E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687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EC7D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35E5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85D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3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C0A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B0B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049043"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D2E31E1"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73E0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85F8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8DE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EFBA5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FC1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8335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124B06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CBB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EE60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B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B1F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8D4BA6F"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43CE82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58430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46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EC4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635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12E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2C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5B7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9F9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98E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3AD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FB5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0501F4"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337BA6"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CA2E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E4D8C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C783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818B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7B4A3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1B4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B958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0AC2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B0B2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119C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D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1714D5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10EEBB"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3762D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31F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331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123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7F8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412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75A3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2B93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684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18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9998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06020A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33ADC3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2CDF0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DED8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443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52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4B1E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E38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6A3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89F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E04A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FD7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45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B6CD50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1B0FD2"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F496B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21B6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3225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37D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E2C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F16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F211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03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6C97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5297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C7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86A2D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52E1E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BA36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F5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07E8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3A9D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0C08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2DEB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216A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79C7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A3C4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DA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C68A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00B8406" wp14:textId="77777777">
      <w:pPr>
        <w:jc w:val="both"/>
        <w:rPr>
          <w:rFonts w:ascii="Times New Roman" w:hAnsi="Times New Roman" w:cs="Times New Roman"/>
          <w:lang w:val="en-GB"/>
        </w:rPr>
      </w:pPr>
    </w:p>
    <w:p xmlns:wp14="http://schemas.microsoft.com/office/word/2010/wordml" w:rsidRPr="009616CB" w:rsidR="006E32A4" w:rsidP="00E52F68" w:rsidRDefault="006E32A4" w14:paraId="49C67E5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9D4D5F">
        <w:fldChar w:fldCharType="begin"/>
      </w:r>
      <w:r w:rsidR="009D4D5F">
        <w:instrText xml:space="preserve"> REF _Ref428344243 \h  \* MERGEFORMAT </w:instrText>
      </w:r>
      <w:r w:rsidR="009D4D5F">
        <w:fldChar w:fldCharType="separate"/>
      </w:r>
      <w:ins w:author="Onno Hoffmeister (ESS)" w:date="2015-09-08T14:05:00Z" w:id="257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67</w:t>
        </w:r>
      </w:ins>
      <w:del w:author="Onno Hoffmeister (ESS)" w:date="2015-09-08T14:05:00Z" w:id="257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379D45E" wp14:textId="77777777">
      <w:pPr>
        <w:pStyle w:val="Caption"/>
        <w:keepNext/>
        <w:rPr>
          <w:rFonts w:ascii="Times New Roman" w:hAnsi="Times New Roman" w:cs="Times New Roman"/>
          <w:b/>
          <w:lang w:val="en-GB"/>
        </w:rPr>
      </w:pPr>
      <w:bookmarkStart w:name="_Ref428344243" w:id="2580"/>
      <w:bookmarkStart w:name="_Toc428423606" w:id="258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67</w:t>
      </w:r>
      <w:r w:rsidRPr="009616CB" w:rsidR="001562E7">
        <w:rPr>
          <w:rFonts w:ascii="Times New Roman" w:hAnsi="Times New Roman" w:cs="Times New Roman"/>
          <w:b/>
          <w:lang w:val="en-GB"/>
        </w:rPr>
        <w:fldChar w:fldCharType="end"/>
      </w:r>
      <w:bookmarkEnd w:id="2580"/>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581"/>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2B7AAA3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67484FBA"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95E2D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D5A55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DFDFA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EA569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ECCE90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6BF7B8C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F5A422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9F96DA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394CF8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5EBEA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5A8367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36E0EC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28A9C7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06158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8C41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9D70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1E8B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F83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958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6744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C0B6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A5AD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17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74C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B6A41"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3A1484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6A5A6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40E1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6B9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EC7F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1C4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78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717767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7F0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D6B4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7CF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8CD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7E1393A"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C85F8E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2C27D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351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0E7A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A5CE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D49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85B4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5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F2B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426B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4E3E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291A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ECF8C6"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1CE422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3507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D1365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8799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F035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0E433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34E6AD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59F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BA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212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196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DD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CCD5A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A42779E"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F30A8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F6A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2A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AA4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0F4F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F4A2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3D5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7243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6D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3228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B23B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FFDF15"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44428A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59197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980E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B21D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633A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F2A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4280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B01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4E04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2711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40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E056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E67EB4"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0898BF2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EC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78739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5A58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706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1BBB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7A80A8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8F8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6AD1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550B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BCB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C7E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5B7C758"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783EEF83"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43477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FA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5BFE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E9A1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13C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D55D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F056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A00A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5515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C1F1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798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6EED775" wp14:textId="77777777">
      <w:pPr>
        <w:jc w:val="both"/>
        <w:rPr>
          <w:rFonts w:ascii="Times New Roman" w:hAnsi="Times New Roman" w:cs="Times New Roman"/>
          <w:lang w:val="en-GB"/>
        </w:rPr>
      </w:pPr>
    </w:p>
    <w:p xmlns:wp14="http://schemas.microsoft.com/office/word/2010/wordml" w:rsidRPr="009616CB" w:rsidR="006E32A4" w:rsidP="00E52F68" w:rsidRDefault="006E32A4" w14:paraId="2C26BD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9D4D5F">
        <w:fldChar w:fldCharType="begin"/>
      </w:r>
      <w:r w:rsidR="009D4D5F">
        <w:instrText xml:space="preserve"> REF _Ref428344378 \h  \* MERGEFORMAT </w:instrText>
      </w:r>
      <w:r w:rsidR="009D4D5F">
        <w:fldChar w:fldCharType="separate"/>
      </w:r>
      <w:ins w:author="Onno Hoffmeister (ESS)" w:date="2015-09-08T14:05:00Z" w:id="258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68</w:t>
        </w:r>
      </w:ins>
      <w:del w:author="Onno Hoffmeister (ESS)" w:date="2015-09-08T14:05:00Z" w:id="258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14B5208" wp14:textId="77777777">
      <w:pPr>
        <w:pStyle w:val="Caption"/>
        <w:keepNext/>
        <w:rPr>
          <w:rFonts w:ascii="Times New Roman" w:hAnsi="Times New Roman" w:cs="Times New Roman"/>
          <w:b/>
          <w:lang w:val="en-GB"/>
        </w:rPr>
      </w:pPr>
      <w:bookmarkStart w:name="_Ref428344378" w:id="2584"/>
      <w:bookmarkStart w:name="_Toc428423607" w:id="258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68</w:t>
      </w:r>
      <w:r w:rsidRPr="009616CB" w:rsidR="001562E7">
        <w:rPr>
          <w:rFonts w:ascii="Times New Roman" w:hAnsi="Times New Roman" w:cs="Times New Roman"/>
          <w:b/>
          <w:lang w:val="en-GB"/>
        </w:rPr>
        <w:fldChar w:fldCharType="end"/>
      </w:r>
      <w:bookmarkEnd w:id="2584"/>
      <w:r w:rsidRPr="009616CB">
        <w:rPr>
          <w:rFonts w:ascii="Times New Roman" w:hAnsi="Times New Roman" w:cs="Times New Roman"/>
          <w:lang w:val="en-GB"/>
        </w:rPr>
        <w:t>: Aggregated FBS balance for palm oil</w:t>
      </w:r>
      <w:bookmarkEnd w:id="258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05F1D48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29F472C3"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7C0997A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D92A49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C42559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14A425B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8768FF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073282B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70B6182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5A17EB2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3FF66F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1F166D8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0D31938C" wp14:textId="77777777">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3C26E6B4"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64D9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013C8C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CDB59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58E59E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38AB73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CB3B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430E0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172B5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49F205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1D3D6F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3D82C62A" wp14:textId="77777777">
      <w:pPr>
        <w:jc w:val="both"/>
        <w:rPr>
          <w:rFonts w:ascii="Times New Roman" w:hAnsi="Times New Roman" w:cs="Times New Roman"/>
          <w:lang w:val="en-GB"/>
        </w:rPr>
      </w:pPr>
    </w:p>
    <w:p xmlns:wp14="http://schemas.microsoft.com/office/word/2010/wordml" w:rsidRPr="009616CB" w:rsidR="006E32A4" w:rsidP="00E52F68" w:rsidRDefault="006E32A4" w14:paraId="580AF92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Now, we must balance to satisfy the FBS equation of supply equals utilization. To do this, we need to extract the computed standard deviations of each variable (</w:t>
      </w:r>
      <w:r w:rsidR="009D4D5F">
        <w:fldChar w:fldCharType="begin"/>
      </w:r>
      <w:r w:rsidR="009D4D5F">
        <w:instrText xml:space="preserve"> REF _Ref428344503 \h  \* MERGEFORMAT </w:instrText>
      </w:r>
      <w:r w:rsidR="009D4D5F">
        <w:fldChar w:fldCharType="separate"/>
      </w:r>
      <w:ins w:author="Onno Hoffmeister (ESS)" w:date="2015-09-08T14:05:00Z" w:id="258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69</w:t>
        </w:r>
      </w:ins>
      <w:del w:author="Onno Hoffmeister (ESS)" w:date="2015-09-08T14:05:00Z" w:id="258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69</w:delText>
        </w:r>
      </w:del>
      <w:r w:rsidR="009D4D5F">
        <w:fldChar w:fldCharType="end"/>
      </w:r>
      <w:r w:rsidRPr="60226960">
        <w:rPr>
          <w:rFonts w:ascii="Times New Roman" w:hAnsi="Times New Roman" w:eastAsia="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7BF6280F" wp14:textId="77777777">
      <w:pPr>
        <w:pStyle w:val="Caption"/>
        <w:keepNext/>
        <w:rPr>
          <w:rFonts w:ascii="Times New Roman" w:hAnsi="Times New Roman" w:cs="Times New Roman"/>
          <w:b/>
          <w:lang w:val="en-GB"/>
        </w:rPr>
      </w:pPr>
      <w:bookmarkStart w:name="_Ref428344503" w:id="2588"/>
      <w:bookmarkStart w:name="_Toc428423608" w:id="258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69</w:t>
      </w:r>
      <w:r w:rsidRPr="009616CB" w:rsidR="001562E7">
        <w:rPr>
          <w:rFonts w:ascii="Times New Roman" w:hAnsi="Times New Roman" w:cs="Times New Roman"/>
          <w:b/>
          <w:lang w:val="en-GB"/>
        </w:rPr>
        <w:fldChar w:fldCharType="end"/>
      </w:r>
      <w:bookmarkEnd w:id="2588"/>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589"/>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7BF8B4A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0F6D0A26"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3BC548B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27E0D4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568193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7AF4FDE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0935560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3BE723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25765F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784B74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4A2A106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3C8A291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113A1A4"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7FC85F88"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1D01F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46F98E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6C441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45F331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57CACE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77A3CA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45C96F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27C6B3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3E188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2EE697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3E51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3E436403"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4F730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2E3D48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6EC67A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60026C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ECC2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700FD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4375C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18ADFD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7C7DDB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77C578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34F0CF79"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with the following quantities (</w:t>
      </w:r>
      <w:r w:rsidR="009D4D5F">
        <w:fldChar w:fldCharType="begin"/>
      </w:r>
      <w:r w:rsidR="009D4D5F">
        <w:instrText xml:space="preserve"> REF _Ref428344616 \h  \* MERGEFORMAT </w:instrText>
      </w:r>
      <w:r w:rsidR="009D4D5F">
        <w:fldChar w:fldCharType="separate"/>
      </w:r>
      <w:ins w:author="Onno Hoffmeister (ESS)" w:date="2015-09-08T14:05:00Z" w:id="25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70</w:t>
        </w:r>
      </w:ins>
      <w:del w:author="Onno Hoffmeister (ESS)" w:date="2015-09-08T14:05:00Z" w:id="25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70</w:delText>
        </w:r>
      </w:del>
      <w:r w:rsidR="009D4D5F">
        <w:fldChar w:fldCharType="end"/>
      </w:r>
      <w:r w:rsidRPr="60226960">
        <w:rPr>
          <w:rFonts w:ascii="Times New Roman" w:hAnsi="Times New Roman" w:eastAsia="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32371689" wp14:textId="77777777">
      <w:pPr>
        <w:pStyle w:val="Caption"/>
        <w:keepNext/>
        <w:rPr>
          <w:rFonts w:ascii="Times New Roman" w:hAnsi="Times New Roman" w:cs="Times New Roman"/>
          <w:b/>
          <w:lang w:val="en-GB"/>
        </w:rPr>
      </w:pPr>
      <w:bookmarkStart w:name="_Ref428344616" w:id="2592"/>
      <w:bookmarkStart w:name="_Toc428423609" w:id="259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70</w:t>
      </w:r>
      <w:r w:rsidRPr="009616CB" w:rsidR="001562E7">
        <w:rPr>
          <w:rFonts w:ascii="Times New Roman" w:hAnsi="Times New Roman" w:cs="Times New Roman"/>
          <w:b/>
          <w:lang w:val="en-GB"/>
        </w:rPr>
        <w:fldChar w:fldCharType="end"/>
      </w:r>
      <w:bookmarkEnd w:id="2592"/>
      <w:r w:rsidRPr="009616CB">
        <w:rPr>
          <w:rFonts w:ascii="Times New Roman" w:hAnsi="Times New Roman" w:cs="Times New Roman"/>
          <w:lang w:val="en-GB"/>
        </w:rPr>
        <w:t>: Fully balanced FBS table for palm oil</w:t>
      </w:r>
      <w:bookmarkEnd w:id="25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974DBC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4216F9F"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03FC3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003FC2D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3F62F76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08F118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32B148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1C5B755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2797D1C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5CEB53F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260C148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5031CBC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DADF23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574A3DF5"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65B7F7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60672F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62CB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543200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515480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0CDEB0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74CEF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83E2F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B81F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F80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4D20A9B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4573F27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197F4C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1A31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852C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7865A3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034A84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253C7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208BF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A0CF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C7E56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3A95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73A78C94"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4589AD1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other two examples, we now calculate the calorie, fat, and protein content using the food consumption values at the SUA level (</w:t>
      </w:r>
      <w:r w:rsidR="009D4D5F">
        <w:fldChar w:fldCharType="begin"/>
      </w:r>
      <w:r w:rsidR="009D4D5F">
        <w:instrText xml:space="preserve"> REF _Ref428344755 \h  \* MERGEFORMAT </w:instrText>
      </w:r>
      <w:r w:rsidR="009D4D5F">
        <w:fldChar w:fldCharType="separate"/>
      </w:r>
      <w:ins w:author="Onno Hoffmeister (ESS)" w:date="2015-09-08T14:05:00Z" w:id="25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71</w:t>
        </w:r>
      </w:ins>
      <w:del w:author="Onno Hoffmeister (ESS)" w:date="2015-09-08T14:05:00Z" w:id="25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71</w:delText>
        </w:r>
      </w:del>
      <w:r w:rsidR="009D4D5F">
        <w:fldChar w:fldCharType="end"/>
      </w:r>
      <w:r w:rsidRPr="60226960">
        <w:rPr>
          <w:rFonts w:ascii="Times New Roman" w:hAnsi="Times New Roman" w:eastAsia="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6863BC68" wp14:textId="77777777">
      <w:pPr>
        <w:pStyle w:val="Caption"/>
        <w:keepNext/>
        <w:rPr>
          <w:rFonts w:ascii="Times New Roman" w:hAnsi="Times New Roman" w:cs="Times New Roman"/>
          <w:b/>
          <w:lang w:val="en-GB"/>
        </w:rPr>
      </w:pPr>
      <w:bookmarkStart w:name="_Ref428344755" w:id="2596"/>
      <w:bookmarkStart w:name="_Toc428423610" w:id="259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71</w:t>
      </w:r>
      <w:r w:rsidRPr="009616CB" w:rsidR="001562E7">
        <w:rPr>
          <w:rFonts w:ascii="Times New Roman" w:hAnsi="Times New Roman" w:cs="Times New Roman"/>
          <w:b/>
          <w:lang w:val="en-GB"/>
        </w:rPr>
        <w:fldChar w:fldCharType="end"/>
      </w:r>
      <w:bookmarkEnd w:id="2596"/>
      <w:r w:rsidRPr="009616CB">
        <w:rPr>
          <w:rFonts w:ascii="Times New Roman" w:hAnsi="Times New Roman" w:cs="Times New Roman"/>
          <w:lang w:val="en-GB"/>
        </w:rPr>
        <w:t>: Calculating the nutrient content of palm oil food supply</w:t>
      </w:r>
      <w:bookmarkEnd w:id="2597"/>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xmlns:wp14="http://schemas.microsoft.com/office/word/2010/wordml" w:rsidRPr="009616CB" w:rsidR="006E32A4" w:rsidTr="006C05AE" w14:paraId="3527719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7C354F06"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64386FB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16AB92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7287B61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083134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1E94AE5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02547A8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0781E9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0A57E70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D02D5B"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6281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84BDA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670F8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28121E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AEA2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5136A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9F7B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2904303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331F1922"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79EF04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6F71CB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589716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6408A8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2F322D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59A0CF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00CF98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3E290CB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A0F50B"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7ACBE7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320E98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CBFA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70A30B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BCE4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C2D0E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0A96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43147FC0" wp14:textId="77777777">
      <w:pPr>
        <w:jc w:val="both"/>
        <w:rPr>
          <w:rFonts w:ascii="Times New Roman" w:hAnsi="Times New Roman" w:cs="Times New Roman"/>
          <w:lang w:val="en-GB"/>
        </w:rPr>
      </w:pPr>
    </w:p>
    <w:p xmlns:wp14="http://schemas.microsoft.com/office/word/2010/wordml" w:rsidRPr="009616CB" w:rsidR="006E32A4" w:rsidP="00E52F68" w:rsidRDefault="006E32A4" w14:paraId="01929D84"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6E32A4" w:rsidP="006E32A4" w:rsidRDefault="006E32A4" w14:paraId="38FA3DC2" wp14:textId="77777777">
      <w:pPr>
        <w:pStyle w:val="Caption"/>
        <w:keepNext/>
        <w:rPr>
          <w:rFonts w:ascii="Times New Roman" w:hAnsi="Times New Roman" w:cs="Times New Roman"/>
          <w:b/>
          <w:lang w:val="en-GB"/>
        </w:rPr>
      </w:pPr>
      <w:bookmarkStart w:name="_Toc428423611" w:id="259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72</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598"/>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6E32A4" w:rsidTr="006C05AE" w14:paraId="52C6D91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E8BFB5A"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31F77E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11FD62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4FC24A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14829F5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5E45E7B"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AFEA9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ECB8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69F6A0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2F22D62A" wp14:textId="77777777">
      <w:pPr>
        <w:jc w:val="both"/>
        <w:rPr>
          <w:rFonts w:ascii="Times New Roman" w:hAnsi="Times New Roman" w:cs="Times New Roman"/>
          <w:lang w:val="en-GB"/>
        </w:rPr>
      </w:pPr>
    </w:p>
    <w:p xmlns:wp14="http://schemas.microsoft.com/office/word/2010/wordml" w:rsidRPr="009616CB" w:rsidR="006E32A4" w:rsidP="00E52F68" w:rsidRDefault="006E32A4" w14:paraId="0B47AA0E"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3B09E35F" wp14:textId="77777777">
      <w:pPr>
        <w:pStyle w:val="Caption"/>
        <w:keepNext/>
        <w:rPr>
          <w:rFonts w:ascii="Times New Roman" w:hAnsi="Times New Roman" w:cs="Times New Roman"/>
          <w:lang w:val="en-GB"/>
        </w:rPr>
      </w:pPr>
      <w:bookmarkStart w:name="_Toc428423612" w:id="259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73</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599"/>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6E32A4" w:rsidTr="006C05AE" w14:paraId="4AA35C5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26A93F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E74B7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45B5A5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239E381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002FC71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67796466"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18E6E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07619B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606BA1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EB3857D" wp14:textId="77777777">
      <w:pPr>
        <w:rPr>
          <w:rFonts w:ascii="Times New Roman" w:hAnsi="Times New Roman" w:cs="Times New Roman"/>
          <w:lang w:val="en-GB"/>
        </w:rPr>
      </w:pPr>
    </w:p>
    <w:p xmlns:wp14="http://schemas.microsoft.com/office/word/2010/wordml" w:rsidRPr="009616CB" w:rsidR="006E32A4" w:rsidRDefault="006E32A4" w14:paraId="0CB601F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58494EC8"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37108ADD" wp14:textId="77777777">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4"/>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6E32A4" w14:paraId="71DE3A7D" wp14:textId="77777777">
      <w:pPr>
        <w:pStyle w:val="Heading3"/>
        <w:jc w:val="both"/>
        <w:rPr>
          <w:rFonts w:ascii="Times New Roman" w:hAnsi="Times New Roman"/>
          <w:lang w:val="en-GB"/>
        </w:rPr>
      </w:pPr>
      <w:bookmarkStart w:name="raw-trade-data" w:id="2600"/>
      <w:bookmarkEnd w:id="2600"/>
      <w:r w:rsidRPr="009616CB">
        <w:rPr>
          <w:rFonts w:ascii="Times New Roman" w:hAnsi="Times New Roman"/>
          <w:lang w:val="en-GB"/>
        </w:rPr>
        <w:t>UNSD Tariff-line dataset</w:t>
      </w:r>
    </w:p>
    <w:p xmlns:wp14="http://schemas.microsoft.com/office/word/2010/wordml" w:rsidRPr="009616CB" w:rsidR="006E32A4" w:rsidP="006E32A4" w:rsidRDefault="006E32A4" w14:paraId="3C7D961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Statistics Division of FAO receives trade data for most countries from the </w:t>
      </w:r>
      <w:commentRangeStart w:id="2601"/>
      <w:r w:rsidRPr="001562E7" w:rsidR="001562E7">
        <w:fldChar w:fldCharType="begin"/>
      </w:r>
      <w:ins w:author="Josh Browning" w:date="2015-09-03T12:40:00Z" w:id="2602">
        <w:r w:rsidR="0063355B">
          <w:instrText xml:space="preserve"> </w:instrText>
        </w:r>
      </w:ins>
      <w:r w:rsidR="0063355B">
        <w:instrText>HYPERLINK "http://unstats.un.org/unsd/default.htm" \h</w:instrText>
      </w:r>
      <w:ins w:author="Josh Browning" w:date="2015-09-03T12:40:00Z" w:id="2603">
        <w:r w:rsidR="0063355B">
          <w:instrText xml:space="preserve"> </w:instrText>
        </w:r>
      </w:ins>
      <w:r w:rsidRPr="001562E7" w:rsidR="001562E7">
        <w:fldChar w:fldCharType="separate"/>
      </w:r>
      <w:r w:rsidRPr="60226960">
        <w:rPr>
          <w:rStyle w:val="Link"/>
          <w:rFonts w:ascii="Times New Roman" w:hAnsi="Times New Roman" w:eastAsia="Times New Roman" w:cs="Times New Roman"/>
          <w:lang w:val="en-GB"/>
        </w:rPr>
        <w:t>United Nations Statistical Division</w:t>
      </w:r>
      <w:r w:rsidRPr="60226960" w:rsidR="001562E7">
        <w:fldChar w:fldCharType="end"/>
      </w:r>
      <w:commentRangeEnd w:id="2601"/>
      <w:r w:rsidR="001C1A41">
        <w:rPr>
          <w:rStyle w:val="CommentReference"/>
        </w:rPr>
        <w:commentReference w:id="2601"/>
      </w:r>
      <w:r w:rsidRPr="60226960">
        <w:rPr>
          <w:rFonts w:ascii="Times New Roman" w:hAnsi="Times New Roman" w:eastAsia="Times New Roman" w:cs="Times New Roman"/>
          <w:lang w:val="en-GB"/>
        </w:rPr>
        <w:t xml:space="preserve"> which collects the data from the countries and stores them in the </w:t>
      </w:r>
      <w:hyperlink r:id="R819ff0e416d8499f">
        <w:r w:rsidRPr="60226960">
          <w:rPr>
            <w:rStyle w:val="Link"/>
            <w:rFonts w:ascii="Times New Roman" w:hAnsi="Times New Roman" w:eastAsia="Times New Roman" w:cs="Times New Roman"/>
            <w:lang w:val="en-GB"/>
          </w:rPr>
          <w:t>Commodity Trade Statistics Database UN Comtrade</w:t>
        </w:r>
      </w:hyperlink>
      <w:r w:rsidRPr="60226960">
        <w:rPr>
          <w:rFonts w:ascii="Times New Roman" w:hAnsi="Times New Roman" w:eastAsia="Times New Roman" w:cs="Times New Roman"/>
          <w:lang w:val="en-GB"/>
        </w:rPr>
        <w:t xml:space="preserve">. These datasets are </w:t>
      </w:r>
      <w:ins w:author="Josh Browning" w:date="2015-09-01T07:41:00Z" w:id="2605">
        <w:r w:rsidRPr="60226960" w:rsidR="001C1A41">
          <w:rPr>
            <w:rFonts w:ascii="Times New Roman" w:hAnsi="Times New Roman" w:eastAsia="Times New Roman" w:cs="Times New Roman"/>
            <w:lang w:val="en-GB"/>
          </w:rPr>
          <w:t xml:space="preserve">usually provided </w:t>
        </w:r>
      </w:ins>
      <w:ins w:author="Josh Browning" w:date="2015-09-01T07:42:00Z" w:id="2606">
        <w:r w:rsidRPr="60226960" w:rsidR="001C1A41">
          <w:rPr>
            <w:rFonts w:ascii="Times New Roman" w:hAnsi="Times New Roman" w:eastAsia="Times New Roman" w:cs="Times New Roman"/>
            <w:lang w:val="en-GB"/>
          </w:rPr>
          <w:t xml:space="preserve">exactly </w:t>
        </w:r>
      </w:ins>
      <w:r w:rsidRPr="60226960">
        <w:rPr>
          <w:rFonts w:ascii="Times New Roman" w:hAnsi="Times New Roman" w:eastAsia="Times New Roman" w:cs="Times New Roman"/>
          <w:lang w:val="en-GB"/>
        </w:rPr>
        <w:t>as originally reported by the national customs offices</w:t>
      </w:r>
      <w:del w:author="Josh Browning" w:date="2015-09-01T07:41:00Z" w:id="2607">
        <w:r w:rsidRPr="009616CB" w:rsidDel="001C1A41">
          <w:rPr>
            <w:rFonts w:ascii="Times New Roman" w:hAnsi="Times New Roman" w:cs="Times New Roman"/>
            <w:lang w:val="en-GB"/>
          </w:rPr>
          <w:delText xml:space="preserve"> (usually)</w:delText>
        </w:r>
      </w:del>
      <w:r w:rsidRPr="60226960">
        <w:rPr>
          <w:rFonts w:ascii="Times New Roman" w:hAnsi="Times New Roman" w:eastAsia="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608">
        <w:r w:rsidRPr="009616CB" w:rsidDel="001C1A41">
          <w:rPr>
            <w:rFonts w:ascii="Times New Roman" w:hAnsi="Times New Roman" w:cs="Times New Roman"/>
            <w:lang w:val="en-GB"/>
          </w:rPr>
          <w:delText xml:space="preserve">the </w:delText>
        </w:r>
      </w:del>
      <w:ins w:author="Josh Browning" w:date="2015-09-01T07:42:00Z" w:id="2609">
        <w:r w:rsidRPr="60226960" w:rsidR="001C1A41">
          <w:rPr>
            <w:rFonts w:ascii="Times New Roman" w:hAnsi="Times New Roman" w:eastAsia="Times New Roman" w:cs="Times New Roman"/>
            <w:lang w:val="en-GB"/>
          </w:rPr>
          <w:t xml:space="preserve">as much as </w:t>
        </w:r>
      </w:ins>
      <w:r w:rsidRPr="60226960">
        <w:rPr>
          <w:rFonts w:ascii="Times New Roman" w:hAnsi="Times New Roman" w:eastAsia="Times New Roman" w:cs="Times New Roman"/>
          <w:lang w:val="en-GB"/>
        </w:rPr>
        <w:t xml:space="preserve">12-digit HS detail. </w:t>
      </w:r>
    </w:p>
    <w:p xmlns:wp14="http://schemas.microsoft.com/office/word/2010/wordml" w:rsidRPr="009616CB" w:rsidR="006E32A4" w:rsidP="006E32A4" w:rsidRDefault="006E32A4" w14:paraId="0A43E9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Harmonized Commodity Description and Coding System (HS)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maintained by the World Customs Organization. The global coverage, by value, of this dataset is more than 90 percent</w:t>
      </w:r>
      <w:del w:author="Josh Browning" w:date="2015-09-01T07:42:00Z" w:id="2610">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in any given year. A typical non-standardized country trade dataset, at 10-digit HS level, </w:t>
      </w:r>
      <w:del w:author="Josh Browning" w:date="2015-09-01T07:43:00Z" w:id="2611">
        <w:r w:rsidRPr="009616CB" w:rsidDel="001C1A41">
          <w:rPr>
            <w:rFonts w:ascii="Times New Roman" w:hAnsi="Times New Roman" w:cs="Times New Roman"/>
            <w:lang w:val="en-GB"/>
          </w:rPr>
          <w:delText xml:space="preserve">would look like outlined in </w:delText>
        </w:r>
      </w:del>
      <w:del w:author="Josh Browning" w:date="2015-09-03T12:40:00Z" w:id="2612">
        <w:r w:rsidRPr="009616CB">
          <w:rPr>
            <w:rFonts w:ascii="Times New Roman" w:hAnsi="Times New Roman" w:cs="Times New Roman"/>
            <w:lang w:val="en-GB"/>
          </w:rPr>
          <w:delText>(</w:delText>
        </w:r>
      </w:del>
      <w:del w:author="Josh Browning" w:date="2015-09-01T07:43:00Z" w:id="2613">
        <w:r w:rsidRPr="009616CB" w:rsidDel="001C1A41">
          <w:rPr>
            <w:rFonts w:ascii="Times New Roman" w:hAnsi="Times New Roman" w:cs="Times New Roman"/>
            <w:lang w:val="en-GB"/>
          </w:rPr>
          <w:delText>(</w:delText>
        </w:r>
      </w:del>
      <w:ins w:author="Josh Browning" w:date="2015-09-01T07:43:00Z" w:id="2614">
        <w:r w:rsidRPr="60226960" w:rsidR="001C1A41">
          <w:rPr>
            <w:rFonts w:ascii="Times New Roman" w:hAnsi="Times New Roman" w:eastAsia="Times New Roman" w:cs="Times New Roman"/>
            <w:lang w:val="en-GB"/>
          </w:rPr>
          <w:t xml:space="preserve">is provided in </w:t>
        </w:r>
      </w:ins>
      <w:r w:rsidR="009D4D5F">
        <w:fldChar w:fldCharType="begin"/>
      </w:r>
      <w:r w:rsidR="009D4D5F">
        <w:instrText xml:space="preserve"> REF _Ref428346511 \h  \* MERGEFORMAT </w:instrText>
      </w:r>
      <w:r w:rsidR="009D4D5F">
        <w:fldChar w:fldCharType="separate"/>
      </w:r>
      <w:ins w:author="Onno Hoffmeister (ESS)" w:date="2015-09-08T14:05:00Z" w:id="26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74</w:t>
        </w:r>
      </w:ins>
      <w:del w:author="Onno Hoffmeister (ESS)" w:date="2015-09-08T14:05:00Z" w:id="26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74</w:delText>
        </w:r>
      </w:del>
      <w:r w:rsidR="009D4D5F">
        <w:fldChar w:fldCharType="end"/>
      </w:r>
      <w:del w:author="Josh Browning" w:date="2015-09-01T07:43:00Z" w:id="2617">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1768BCE6" wp14:textId="77777777">
      <w:pPr>
        <w:pStyle w:val="Caption"/>
        <w:keepNext/>
        <w:jc w:val="both"/>
        <w:rPr>
          <w:rFonts w:ascii="Times New Roman" w:hAnsi="Times New Roman" w:cs="Times New Roman"/>
          <w:lang w:val="en-GB"/>
        </w:rPr>
      </w:pPr>
      <w:bookmarkStart w:name="_Ref428346511" w:id="2618"/>
      <w:bookmarkStart w:name="_Toc428423613" w:id="261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74</w:t>
      </w:r>
      <w:r w:rsidRPr="009616CB" w:rsidR="001562E7">
        <w:rPr>
          <w:rFonts w:ascii="Times New Roman" w:hAnsi="Times New Roman" w:cs="Times New Roman"/>
          <w:lang w:val="en-GB"/>
        </w:rPr>
        <w:fldChar w:fldCharType="end"/>
      </w:r>
      <w:bookmarkEnd w:id="2618"/>
      <w:r w:rsidRPr="009616CB">
        <w:rPr>
          <w:rFonts w:ascii="Times New Roman" w:hAnsi="Times New Roman" w:cs="Times New Roman"/>
          <w:lang w:val="en-GB"/>
        </w:rPr>
        <w:t>: Basic trade information by commodity, partner and reporter</w:t>
      </w:r>
      <w:bookmarkEnd w:id="2619"/>
    </w:p>
    <w:tbl>
      <w:tblPr>
        <w:tblStyle w:val="TableClassic1"/>
        <w:tblW w:w="5000" w:type="pct"/>
        <w:tblLook w:val="04A0" w:firstRow="1" w:lastRow="0" w:firstColumn="1" w:lastColumn="0" w:noHBand="0" w:noVBand="1"/>
        <w:tblPrChange w:author="Josh Browning" w:date="2015-09-03T12:40:00Z" w:id="2620">
          <w:tblPr>
            <w:tblStyle w:val="TableClassic1"/>
            <w:tblW w:w="5000" w:type="pct"/>
            <w:tblLook w:val="04A0" w:firstRow="1" w:lastRow="0" w:firstColumn="1" w:lastColumn="0" w:noHBand="0" w:noVBand="1"/>
          </w:tblPr>
        </w:tblPrChange>
      </w:tblPr>
      <w:tblGrid>
        <w:tblGridChange w:id="262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gridCol w:w="566"/>
        <w:gridCol w:w="839"/>
        <w:gridCol w:w="761"/>
        <w:gridCol w:w="1091"/>
        <w:gridCol w:w="780"/>
        <w:gridCol w:w="1135"/>
        <w:gridCol w:w="1703"/>
        <w:gridCol w:w="489"/>
        <w:gridCol w:w="1878"/>
      </w:tblGrid>
      <w:tr xmlns:wp14="http://schemas.microsoft.com/office/word/2010/wordml" w:rsidRPr="009616CB" w:rsidR="006E32A4" w:rsidTr="60226960" w14:paraId="47D5A7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Mar/>
            <w:tcPrChange w:author="Josh Browning" w:date="2015-09-03T12:40:00Z" w:id="2622">
              <w:tcPr>
                <w:tcW w:w="412" w:type="pct"/>
                <w:gridSpan w:val="2"/>
              </w:tcPr>
            </w:tcPrChange>
          </w:tcPr>
          <w:p w:rsidRPr="009616CB" w:rsidR="006E32A4" w:rsidP="006E32A4" w:rsidRDefault="006E32A4" w14:paraId="4FA40E8E" wp14:textId="77777777">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cnfStyle w:val="000000000000" w:firstRow="0" w:lastRow="0" w:firstColumn="0" w:lastColumn="0" w:oddVBand="0" w:evenVBand="0" w:oddHBand="0" w:evenHBand="0" w:firstRowFirstColumn="0" w:firstRowLastColumn="0" w:lastRowFirstColumn="0" w:lastRowLastColumn="0"/>
            <w:tcW w:w="600" w:type="pct"/>
            <w:tcMar/>
            <w:tcPrChange w:author="Josh Browning" w:date="2015-09-03T12:40:00Z" w:id="2623">
              <w:tcPr>
                <w:tcW w:w="600" w:type="pct"/>
                <w:gridSpan w:val="2"/>
              </w:tcPr>
            </w:tcPrChange>
          </w:tcPr>
          <w:p w:rsidRPr="009616CB" w:rsidR="006E32A4" w:rsidP="006E32A4" w:rsidRDefault="006E32A4" w14:paraId="3FA53E0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cnfStyle w:val="000000000000" w:firstRow="0" w:lastRow="0" w:firstColumn="0" w:lastColumn="0" w:oddVBand="0" w:evenVBand="0" w:oddHBand="0" w:evenHBand="0" w:firstRowFirstColumn="0" w:firstRowLastColumn="0" w:lastRowFirstColumn="0" w:lastRowLastColumn="0"/>
            <w:tcW w:w="553" w:type="pct"/>
            <w:tcMar/>
            <w:tcPrChange w:author="Josh Browning" w:date="2015-09-03T12:40:00Z" w:id="2624">
              <w:tcPr>
                <w:tcW w:w="553" w:type="pct"/>
                <w:gridSpan w:val="2"/>
              </w:tcPr>
            </w:tcPrChange>
          </w:tcPr>
          <w:p w:rsidRPr="009616CB" w:rsidR="006E32A4" w:rsidP="006E32A4" w:rsidRDefault="006E32A4" w14:paraId="563D571C"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cnfStyle w:val="000000000000" w:firstRow="0" w:lastRow="0" w:firstColumn="0" w:lastColumn="0" w:oddVBand="0" w:evenVBand="0" w:oddHBand="0" w:evenHBand="0" w:firstRowFirstColumn="0" w:firstRowLastColumn="0" w:lastRowFirstColumn="0" w:lastRowLastColumn="0"/>
            <w:tcW w:w="749" w:type="pct"/>
            <w:tcMar/>
            <w:tcPrChange w:author="Josh Browning" w:date="2015-09-03T12:40:00Z" w:id="2625">
              <w:tcPr>
                <w:tcW w:w="749" w:type="pct"/>
                <w:gridSpan w:val="3"/>
              </w:tcPr>
            </w:tcPrChange>
          </w:tcPr>
          <w:p w:rsidRPr="009616CB" w:rsidR="006E32A4" w:rsidP="006E32A4" w:rsidRDefault="006E32A4" w14:paraId="04931DC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cnfStyle w:val="000000000000" w:firstRow="0" w:lastRow="0" w:firstColumn="0" w:lastColumn="0" w:oddVBand="0" w:evenVBand="0" w:oddHBand="0" w:evenHBand="0" w:firstRowFirstColumn="0" w:firstRowLastColumn="0" w:lastRowFirstColumn="0" w:lastRowLastColumn="0"/>
            <w:tcW w:w="405" w:type="pct"/>
            <w:tcMar/>
            <w:tcPrChange w:author="Josh Browning" w:date="2015-09-03T12:40:00Z" w:id="2626">
              <w:tcPr>
                <w:tcW w:w="405" w:type="pct"/>
              </w:tcPr>
            </w:tcPrChange>
          </w:tcPr>
          <w:p w:rsidRPr="009616CB" w:rsidR="006E32A4" w:rsidP="006E32A4" w:rsidRDefault="006E32A4" w14:paraId="36CF8D1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cnfStyle w:val="000000000000" w:firstRow="0" w:lastRow="0" w:firstColumn="0" w:lastColumn="0" w:oddVBand="0" w:evenVBand="0" w:oddHBand="0" w:evenHBand="0" w:firstRowFirstColumn="0" w:firstRowLastColumn="0" w:lastRowFirstColumn="0" w:lastRowLastColumn="0"/>
            <w:tcW w:w="519" w:type="pct"/>
            <w:tcMar/>
            <w:tcPrChange w:author="Josh Browning" w:date="2015-09-03T12:40:00Z" w:id="2627">
              <w:tcPr>
                <w:tcW w:w="519" w:type="pct"/>
                <w:gridSpan w:val="2"/>
              </w:tcPr>
            </w:tcPrChange>
          </w:tcPr>
          <w:p w:rsidRPr="009616CB" w:rsidR="006E32A4" w:rsidP="006E32A4" w:rsidRDefault="006E32A4" w14:paraId="5D74694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cnfStyle w:val="000000000000" w:firstRow="0" w:lastRow="0" w:firstColumn="0" w:lastColumn="0" w:oddVBand="0" w:evenVBand="0" w:oddHBand="0" w:evenHBand="0" w:firstRowFirstColumn="0" w:firstRowLastColumn="0" w:lastRowFirstColumn="0" w:lastRowLastColumn="0"/>
            <w:tcW w:w="622" w:type="pct"/>
            <w:tcMar/>
            <w:tcPrChange w:author="Josh Browning" w:date="2015-09-03T12:40:00Z" w:id="2628">
              <w:tcPr>
                <w:tcW w:w="622" w:type="pct"/>
                <w:gridSpan w:val="2"/>
              </w:tcPr>
            </w:tcPrChange>
          </w:tcPr>
          <w:p w:rsidRPr="009616CB" w:rsidR="006E32A4" w:rsidP="006E32A4" w:rsidRDefault="006E32A4" w14:paraId="08D4CC0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cnfStyle w:val="000000000000" w:firstRow="0" w:lastRow="0" w:firstColumn="0" w:lastColumn="0" w:oddVBand="0" w:evenVBand="0" w:oddHBand="0" w:evenHBand="0" w:firstRowFirstColumn="0" w:firstRowLastColumn="0" w:lastRowFirstColumn="0" w:lastRowLastColumn="0"/>
            <w:tcW w:w="453" w:type="pct"/>
            <w:tcMar/>
            <w:tcPrChange w:author="Josh Browning" w:date="2015-09-03T12:40:00Z" w:id="2629">
              <w:tcPr>
                <w:tcW w:w="453" w:type="pct"/>
                <w:gridSpan w:val="2"/>
              </w:tcPr>
            </w:tcPrChange>
          </w:tcPr>
          <w:p w:rsidRPr="009616CB" w:rsidR="006E32A4" w:rsidP="006E32A4" w:rsidRDefault="006E32A4" w14:paraId="4F86095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cnfStyle w:val="000000000000" w:firstRow="0" w:lastRow="0" w:firstColumn="0" w:lastColumn="0" w:oddVBand="0" w:evenVBand="0" w:oddHBand="0" w:evenHBand="0" w:firstRowFirstColumn="0" w:firstRowLastColumn="0" w:lastRowFirstColumn="0" w:lastRowLastColumn="0"/>
            <w:tcW w:w="686" w:type="pct"/>
            <w:tcMar/>
            <w:tcPrChange w:author="Josh Browning" w:date="2015-09-03T12:40:00Z" w:id="2630">
              <w:tcPr>
                <w:tcW w:w="686" w:type="pct"/>
              </w:tcPr>
            </w:tcPrChange>
          </w:tcPr>
          <w:p w:rsidRPr="009616CB" w:rsidR="006E32A4" w:rsidP="006E32A4" w:rsidRDefault="006E32A4" w14:paraId="194DCF5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60226960" w14:paraId="7EA22611"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0204145E"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54326C4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747E1EE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F843D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7704B4E0"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31">
              <w:r w:rsidRPr="009616CB" w:rsidDel="001C1A41">
                <w:rPr>
                  <w:rFonts w:ascii="Times New Roman" w:hAnsi="Times New Roman" w:cs="Times New Roman"/>
                  <w:lang w:val="en-GB"/>
                </w:rPr>
                <w:delText>1</w:delText>
              </w:r>
            </w:del>
            <w:ins w:author="Josh Browning" w:date="2015-09-01T07:43:00Z" w:id="263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221C4620"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5E3877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3">
              <w:r w:rsidRPr="009616CB">
                <w:rPr>
                  <w:rFonts w:ascii="Times New Roman" w:hAnsi="Times New Roman" w:cs="Times New Roman"/>
                  <w:lang w:val="en-GB"/>
                </w:rPr>
                <w:delText>33498070</w:delText>
              </w:r>
            </w:del>
            <w:ins w:author="Josh Browning" w:date="2015-09-03T12:40:00Z" w:id="2634">
              <w:r w:rsidRPr="009616CB">
                <w:rPr>
                  <w:rFonts w:ascii="Times New Roman" w:hAnsi="Times New Roman" w:cs="Times New Roman"/>
                  <w:lang w:val="en-GB"/>
                </w:rPr>
                <w:t>33</w:t>
              </w:r>
            </w:ins>
            <w:ins w:author="Josh Browning" w:date="2015-09-01T07:44:00Z" w:id="2635">
              <w:r w:rsidR="001C1A41">
                <w:rPr>
                  <w:rFonts w:ascii="Times New Roman" w:hAnsi="Times New Roman" w:cs="Times New Roman"/>
                  <w:lang w:val="en-GB"/>
                </w:rPr>
                <w:t>,</w:t>
              </w:r>
            </w:ins>
            <w:ins w:author="Josh Browning" w:date="2015-09-03T12:40:00Z" w:id="2636">
              <w:r w:rsidRPr="009616CB">
                <w:rPr>
                  <w:rFonts w:ascii="Times New Roman" w:hAnsi="Times New Roman" w:cs="Times New Roman"/>
                  <w:lang w:val="en-GB"/>
                </w:rPr>
                <w:t>498</w:t>
              </w:r>
            </w:ins>
            <w:ins w:author="Josh Browning" w:date="2015-09-01T07:44:00Z" w:id="2637">
              <w:r w:rsidR="001C1A41">
                <w:rPr>
                  <w:rFonts w:ascii="Times New Roman" w:hAnsi="Times New Roman" w:cs="Times New Roman"/>
                  <w:lang w:val="en-GB"/>
                </w:rPr>
                <w:t>,</w:t>
              </w:r>
            </w:ins>
            <w:ins w:author="Josh Browning" w:date="2015-09-03T12:40:00Z" w:id="2638">
              <w:r w:rsidRPr="009616CB">
                <w:rPr>
                  <w:rFonts w:ascii="Times New Roman" w:hAnsi="Times New Roman" w:cs="Times New Roman"/>
                  <w:lang w:val="en-GB"/>
                </w:rPr>
                <w:t>070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D598CF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677691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9">
              <w:r w:rsidRPr="009616CB">
                <w:rPr>
                  <w:rFonts w:ascii="Times New Roman" w:hAnsi="Times New Roman" w:cs="Times New Roman"/>
                  <w:lang w:val="en-GB"/>
                </w:rPr>
                <w:delText>366057280</w:delText>
              </w:r>
            </w:del>
            <w:ins w:author="Josh Browning" w:date="2015-09-03T12:40:00Z" w:id="2640">
              <w:r w:rsidRPr="009616CB">
                <w:rPr>
                  <w:rFonts w:ascii="Times New Roman" w:hAnsi="Times New Roman" w:cs="Times New Roman"/>
                  <w:lang w:val="en-GB"/>
                </w:rPr>
                <w:t>366</w:t>
              </w:r>
            </w:ins>
            <w:ins w:author="Josh Browning" w:date="2015-09-01T07:44:00Z" w:id="2641">
              <w:r w:rsidR="001C1A41">
                <w:rPr>
                  <w:rFonts w:ascii="Times New Roman" w:hAnsi="Times New Roman" w:cs="Times New Roman"/>
                  <w:lang w:val="en-GB"/>
                </w:rPr>
                <w:t>,</w:t>
              </w:r>
            </w:ins>
            <w:ins w:author="Josh Browning" w:date="2015-09-03T12:40:00Z" w:id="2642">
              <w:r w:rsidRPr="009616CB">
                <w:rPr>
                  <w:rFonts w:ascii="Times New Roman" w:hAnsi="Times New Roman" w:cs="Times New Roman"/>
                  <w:lang w:val="en-GB"/>
                </w:rPr>
                <w:t>057</w:t>
              </w:r>
            </w:ins>
            <w:ins w:author="Josh Browning" w:date="2015-09-01T07:44:00Z" w:id="2643">
              <w:r w:rsidR="001C1A41">
                <w:rPr>
                  <w:rFonts w:ascii="Times New Roman" w:hAnsi="Times New Roman" w:cs="Times New Roman"/>
                  <w:lang w:val="en-GB"/>
                </w:rPr>
                <w:t>,</w:t>
              </w:r>
            </w:ins>
            <w:ins w:author="Josh Browning" w:date="2015-09-03T12:40:00Z" w:id="2644">
              <w:r w:rsidRPr="009616CB">
                <w:rPr>
                  <w:rFonts w:ascii="Times New Roman" w:hAnsi="Times New Roman" w:cs="Times New Roman"/>
                  <w:lang w:val="en-GB"/>
                </w:rPr>
                <w:t>280</w:t>
              </w:r>
            </w:ins>
          </w:p>
        </w:tc>
      </w:tr>
      <w:tr xmlns:wp14="http://schemas.microsoft.com/office/word/2010/wordml" w:rsidRPr="009616CB" w:rsidR="006E32A4" w:rsidTr="60226960" w14:paraId="6D0B29AC"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42E4B8A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1A1939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201357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4B653D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4E2059B1"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45">
              <w:r w:rsidRPr="009616CB" w:rsidDel="001C1A41">
                <w:rPr>
                  <w:rFonts w:ascii="Times New Roman" w:hAnsi="Times New Roman" w:cs="Times New Roman"/>
                  <w:lang w:val="en-GB"/>
                </w:rPr>
                <w:delText>1</w:delText>
              </w:r>
            </w:del>
            <w:ins w:author="Josh Browning" w:date="2015-09-01T07:43:00Z" w:id="264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646BF269"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054760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778FC1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D7214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47">
              <w:r w:rsidRPr="009616CB">
                <w:rPr>
                  <w:rFonts w:ascii="Times New Roman" w:hAnsi="Times New Roman" w:cs="Times New Roman"/>
                  <w:lang w:val="en-GB"/>
                </w:rPr>
                <w:delText>21321</w:delText>
              </w:r>
            </w:del>
            <w:ins w:author="Josh Browning" w:date="2015-09-03T12:40:00Z" w:id="2648">
              <w:r w:rsidRPr="009616CB">
                <w:rPr>
                  <w:rFonts w:ascii="Times New Roman" w:hAnsi="Times New Roman" w:cs="Times New Roman"/>
                  <w:lang w:val="en-GB"/>
                </w:rPr>
                <w:t>21</w:t>
              </w:r>
            </w:ins>
            <w:ins w:author="Josh Browning" w:date="2015-09-01T07:44:00Z" w:id="2649">
              <w:r w:rsidR="001C1A41">
                <w:rPr>
                  <w:rFonts w:ascii="Times New Roman" w:hAnsi="Times New Roman" w:cs="Times New Roman"/>
                  <w:lang w:val="en-GB"/>
                </w:rPr>
                <w:t>,</w:t>
              </w:r>
            </w:ins>
            <w:ins w:author="Josh Browning" w:date="2015-09-03T12:40:00Z" w:id="2650">
              <w:r w:rsidRPr="009616CB">
                <w:rPr>
                  <w:rFonts w:ascii="Times New Roman" w:hAnsi="Times New Roman" w:cs="Times New Roman"/>
                  <w:lang w:val="en-GB"/>
                </w:rPr>
                <w:t>321</w:t>
              </w:r>
            </w:ins>
          </w:p>
        </w:tc>
      </w:tr>
      <w:tr xmlns:wp14="http://schemas.microsoft.com/office/word/2010/wordml" w:rsidRPr="009616CB" w:rsidR="006E32A4" w:rsidTr="60226960" w14:paraId="240623F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E81139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74879AD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528DE38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74D2EE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3BA39B7F"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51">
              <w:r w:rsidRPr="009616CB" w:rsidDel="001C1A41">
                <w:rPr>
                  <w:rFonts w:ascii="Times New Roman" w:hAnsi="Times New Roman" w:cs="Times New Roman"/>
                  <w:lang w:val="en-GB"/>
                </w:rPr>
                <w:delText>2</w:delText>
              </w:r>
            </w:del>
            <w:ins w:author="Josh Browning" w:date="2015-09-01T07:44:00Z" w:id="2652">
              <w:r w:rsidRPr="60226960" w:rsidR="001C1A41">
                <w:rPr>
                  <w:rFonts w:ascii="Times New Roman" w:hAnsi="Times New Roman" w:eastAsia="Times New Roman" w:cs="Times New Roman"/>
                  <w:lang w:val="en-GB"/>
                </w:rPr>
                <w:t>Export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7B64A55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3">
              <w:r w:rsidRPr="009616CB">
                <w:rPr>
                  <w:rFonts w:ascii="Times New Roman" w:hAnsi="Times New Roman" w:cs="Times New Roman"/>
                  <w:lang w:val="en-GB"/>
                </w:rPr>
                <w:delText>1896</w:delText>
              </w:r>
            </w:del>
            <w:ins w:author="Josh Browning" w:date="2015-09-03T12:40:00Z" w:id="2654">
              <w:r w:rsidRPr="009616CB">
                <w:rPr>
                  <w:rFonts w:ascii="Times New Roman" w:hAnsi="Times New Roman" w:cs="Times New Roman"/>
                  <w:lang w:val="en-GB"/>
                </w:rPr>
                <w:t>1</w:t>
              </w:r>
            </w:ins>
            <w:ins w:author="Josh Browning" w:date="2015-09-01T07:44:00Z" w:id="2655">
              <w:r w:rsidR="001C1A41">
                <w:rPr>
                  <w:rFonts w:ascii="Times New Roman" w:hAnsi="Times New Roman" w:cs="Times New Roman"/>
                  <w:lang w:val="en-GB"/>
                </w:rPr>
                <w:t>,</w:t>
              </w:r>
            </w:ins>
            <w:ins w:author="Josh Browning" w:date="2015-09-03T12:40:00Z" w:id="2656">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7466054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7">
              <w:r w:rsidRPr="009616CB">
                <w:rPr>
                  <w:rFonts w:ascii="Times New Roman" w:hAnsi="Times New Roman" w:cs="Times New Roman"/>
                  <w:lang w:val="en-GB"/>
                </w:rPr>
                <w:delText>1896</w:delText>
              </w:r>
            </w:del>
            <w:ins w:author="Josh Browning" w:date="2015-09-03T12:40:00Z" w:id="2658">
              <w:r w:rsidRPr="009616CB">
                <w:rPr>
                  <w:rFonts w:ascii="Times New Roman" w:hAnsi="Times New Roman" w:cs="Times New Roman"/>
                  <w:lang w:val="en-GB"/>
                </w:rPr>
                <w:t>1</w:t>
              </w:r>
            </w:ins>
            <w:ins w:author="Josh Browning" w:date="2015-09-01T07:44:00Z" w:id="2659">
              <w:r w:rsidR="001C1A41">
                <w:rPr>
                  <w:rFonts w:ascii="Times New Roman" w:hAnsi="Times New Roman" w:cs="Times New Roman"/>
                  <w:lang w:val="en-GB"/>
                </w:rPr>
                <w:t>,</w:t>
              </w:r>
            </w:ins>
            <w:ins w:author="Josh Browning" w:date="2015-09-03T12:40:00Z" w:id="2660">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DD7762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7A52A5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1">
              <w:r w:rsidRPr="009616CB">
                <w:rPr>
                  <w:rFonts w:ascii="Times New Roman" w:hAnsi="Times New Roman" w:cs="Times New Roman"/>
                  <w:lang w:val="en-GB"/>
                </w:rPr>
                <w:delText>13011</w:delText>
              </w:r>
            </w:del>
            <w:ins w:author="Josh Browning" w:date="2015-09-03T12:40:00Z" w:id="2662">
              <w:r w:rsidRPr="009616CB">
                <w:rPr>
                  <w:rFonts w:ascii="Times New Roman" w:hAnsi="Times New Roman" w:cs="Times New Roman"/>
                  <w:lang w:val="en-GB"/>
                </w:rPr>
                <w:t>13</w:t>
              </w:r>
            </w:ins>
            <w:ins w:author="Josh Browning" w:date="2015-09-01T07:44:00Z" w:id="2663">
              <w:r w:rsidR="001C1A41">
                <w:rPr>
                  <w:rFonts w:ascii="Times New Roman" w:hAnsi="Times New Roman" w:cs="Times New Roman"/>
                  <w:lang w:val="en-GB"/>
                </w:rPr>
                <w:t>,</w:t>
              </w:r>
            </w:ins>
            <w:ins w:author="Josh Browning" w:date="2015-09-03T12:40:00Z" w:id="2664">
              <w:r w:rsidRPr="009616CB">
                <w:rPr>
                  <w:rFonts w:ascii="Times New Roman" w:hAnsi="Times New Roman" w:cs="Times New Roman"/>
                  <w:lang w:val="en-GB"/>
                </w:rPr>
                <w:t>011</w:t>
              </w:r>
            </w:ins>
          </w:p>
        </w:tc>
      </w:tr>
      <w:tr xmlns:wp14="http://schemas.microsoft.com/office/word/2010/wordml" w:rsidRPr="009616CB" w:rsidR="006E32A4" w:rsidTr="60226960" w14:paraId="68413C89"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AC96C1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0A9BDC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4E2B951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1A44C04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55D8769"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65">
              <w:r w:rsidRPr="009616CB" w:rsidDel="001C1A41">
                <w:rPr>
                  <w:rFonts w:ascii="Times New Roman" w:hAnsi="Times New Roman" w:cs="Times New Roman"/>
                  <w:lang w:val="en-GB"/>
                </w:rPr>
                <w:delText>1</w:delText>
              </w:r>
            </w:del>
            <w:ins w:author="Josh Browning" w:date="2015-09-01T07:44:00Z" w:id="266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0C39356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6A35669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1D31C42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614499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7">
              <w:r w:rsidRPr="009616CB">
                <w:rPr>
                  <w:rFonts w:ascii="Times New Roman" w:hAnsi="Times New Roman" w:cs="Times New Roman"/>
                  <w:lang w:val="en-GB"/>
                </w:rPr>
                <w:delText>78839</w:delText>
              </w:r>
            </w:del>
            <w:ins w:author="Josh Browning" w:date="2015-09-03T12:40:00Z" w:id="2668">
              <w:r w:rsidRPr="009616CB">
                <w:rPr>
                  <w:rFonts w:ascii="Times New Roman" w:hAnsi="Times New Roman" w:cs="Times New Roman"/>
                  <w:lang w:val="en-GB"/>
                </w:rPr>
                <w:t>78</w:t>
              </w:r>
            </w:ins>
            <w:ins w:author="Josh Browning" w:date="2015-09-01T07:44:00Z" w:id="2669">
              <w:r w:rsidR="001C1A41">
                <w:rPr>
                  <w:rFonts w:ascii="Times New Roman" w:hAnsi="Times New Roman" w:cs="Times New Roman"/>
                  <w:lang w:val="en-GB"/>
                </w:rPr>
                <w:t>,</w:t>
              </w:r>
            </w:ins>
            <w:ins w:author="Josh Browning" w:date="2015-09-03T12:40:00Z" w:id="2670">
              <w:r w:rsidRPr="009616CB">
                <w:rPr>
                  <w:rFonts w:ascii="Times New Roman" w:hAnsi="Times New Roman" w:cs="Times New Roman"/>
                  <w:lang w:val="en-GB"/>
                </w:rPr>
                <w:t>839</w:t>
              </w:r>
            </w:ins>
          </w:p>
        </w:tc>
      </w:tr>
      <w:tr xmlns:wp14="http://schemas.microsoft.com/office/word/2010/wordml" w:rsidRPr="009616CB" w:rsidR="006E32A4" w:rsidTr="60226960" w14:paraId="14F444B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3A5C36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F2409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33CC801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2A5D933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4F0EE9E"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71">
              <w:r w:rsidRPr="009616CB" w:rsidDel="001C1A41">
                <w:rPr>
                  <w:rFonts w:ascii="Times New Roman" w:hAnsi="Times New Roman" w:cs="Times New Roman"/>
                  <w:lang w:val="en-GB"/>
                </w:rPr>
                <w:delText>1</w:delText>
              </w:r>
            </w:del>
            <w:ins w:author="Josh Browning" w:date="2015-09-01T07:44:00Z" w:id="267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358AD57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3">
              <w:r w:rsidRPr="009616CB">
                <w:rPr>
                  <w:rFonts w:ascii="Times New Roman" w:hAnsi="Times New Roman" w:cs="Times New Roman"/>
                  <w:lang w:val="en-GB"/>
                </w:rPr>
                <w:delText>20000</w:delText>
              </w:r>
            </w:del>
            <w:ins w:author="Josh Browning" w:date="2015-09-03T12:40:00Z" w:id="2674">
              <w:r w:rsidRPr="009616CB">
                <w:rPr>
                  <w:rFonts w:ascii="Times New Roman" w:hAnsi="Times New Roman" w:cs="Times New Roman"/>
                  <w:lang w:val="en-GB"/>
                </w:rPr>
                <w:t>20</w:t>
              </w:r>
            </w:ins>
            <w:ins w:author="Josh Browning" w:date="2015-09-01T07:44:00Z" w:id="2675">
              <w:r w:rsidR="001C1A41">
                <w:rPr>
                  <w:rFonts w:ascii="Times New Roman" w:hAnsi="Times New Roman" w:cs="Times New Roman"/>
                  <w:lang w:val="en-GB"/>
                </w:rPr>
                <w:t>,</w:t>
              </w:r>
            </w:ins>
            <w:ins w:author="Josh Browning" w:date="2015-09-03T12:40:00Z" w:id="2676">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1F91E69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7">
              <w:r w:rsidRPr="009616CB">
                <w:rPr>
                  <w:rFonts w:ascii="Times New Roman" w:hAnsi="Times New Roman" w:cs="Times New Roman"/>
                  <w:lang w:val="en-GB"/>
                </w:rPr>
                <w:delText>20000</w:delText>
              </w:r>
            </w:del>
            <w:ins w:author="Josh Browning" w:date="2015-09-03T12:40:00Z" w:id="2678">
              <w:r w:rsidRPr="009616CB">
                <w:rPr>
                  <w:rFonts w:ascii="Times New Roman" w:hAnsi="Times New Roman" w:cs="Times New Roman"/>
                  <w:lang w:val="en-GB"/>
                </w:rPr>
                <w:t>20</w:t>
              </w:r>
            </w:ins>
            <w:ins w:author="Josh Browning" w:date="2015-09-01T07:44:00Z" w:id="2679">
              <w:r w:rsidR="001C1A41">
                <w:rPr>
                  <w:rFonts w:ascii="Times New Roman" w:hAnsi="Times New Roman" w:cs="Times New Roman"/>
                  <w:lang w:val="en-GB"/>
                </w:rPr>
                <w:t>,</w:t>
              </w:r>
            </w:ins>
            <w:ins w:author="Josh Browning" w:date="2015-09-03T12:40:00Z" w:id="2680">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AD819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672C41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81">
              <w:r w:rsidRPr="009616CB">
                <w:rPr>
                  <w:rFonts w:ascii="Times New Roman" w:hAnsi="Times New Roman" w:cs="Times New Roman"/>
                  <w:lang w:val="en-GB"/>
                </w:rPr>
                <w:delText>128598</w:delText>
              </w:r>
            </w:del>
            <w:ins w:author="Josh Browning" w:date="2015-09-03T12:40:00Z" w:id="2682">
              <w:r w:rsidRPr="009616CB">
                <w:rPr>
                  <w:rFonts w:ascii="Times New Roman" w:hAnsi="Times New Roman" w:cs="Times New Roman"/>
                  <w:lang w:val="en-GB"/>
                </w:rPr>
                <w:t>128</w:t>
              </w:r>
            </w:ins>
            <w:ins w:author="Josh Browning" w:date="2015-09-01T07:44:00Z" w:id="2683">
              <w:r w:rsidR="001C1A41">
                <w:rPr>
                  <w:rFonts w:ascii="Times New Roman" w:hAnsi="Times New Roman" w:cs="Times New Roman"/>
                  <w:lang w:val="en-GB"/>
                </w:rPr>
                <w:t>,</w:t>
              </w:r>
            </w:ins>
            <w:ins w:author="Josh Browning" w:date="2015-09-03T12:40:00Z" w:id="2684">
              <w:r w:rsidRPr="009616CB">
                <w:rPr>
                  <w:rFonts w:ascii="Times New Roman" w:hAnsi="Times New Roman" w:cs="Times New Roman"/>
                  <w:lang w:val="en-GB"/>
                </w:rPr>
                <w:t>598</w:t>
              </w:r>
            </w:ins>
          </w:p>
        </w:tc>
      </w:tr>
    </w:tbl>
    <w:p xmlns:wp14="http://schemas.microsoft.com/office/word/2010/wordml" w:rsidRPr="009616CB" w:rsidR="006E32A4" w:rsidP="006E32A4" w:rsidRDefault="006E32A4" w14:paraId="52639AAA" wp14:textId="77777777">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1">
        <w:r w:rsidRPr="001562E7" w:rsid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author="Josh Browning" w:date="2015-09-01T07:44:00Z" w:id="2685">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author="Josh Browning" w:date="2015-09-01T07:44:00Z" w:id="2686">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author="Josh Browning" w:date="2015-09-01T07:44:00Z" w:id="2687">
        <w:r w:rsidRPr="009616CB" w:rsidDel="001C1A41">
          <w:rPr>
            <w:rFonts w:ascii="Times New Roman" w:hAnsi="Times New Roman" w:cs="Times New Roman"/>
            <w:lang w:val="en-GB"/>
          </w:rPr>
          <w:delText xml:space="preserve">(“2”), </w:delText>
        </w:r>
      </w:del>
      <w:ins w:author="Josh Browning" w:date="2015-09-01T07:44:00Z" w:id="2688">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author="Josh Browning" w:date="2015-09-01T07:44:00Z" w:id="2689">
        <w:r w:rsidRPr="009616CB" w:rsidDel="001C1A41">
          <w:rPr>
            <w:rFonts w:ascii="Times New Roman" w:hAnsi="Times New Roman" w:cs="Times New Roman"/>
            <w:lang w:val="en-GB"/>
          </w:rPr>
          <w:delText>(“3”)</w:delText>
        </w:r>
      </w:del>
      <w:del w:author="Josh Browning" w:date="2015-09-01T07:45:00Z" w:id="2690">
        <w:r w:rsidRPr="009616CB" w:rsidDel="001C1A41">
          <w:rPr>
            <w:rFonts w:ascii="Times New Roman" w:hAnsi="Times New Roman" w:cs="Times New Roman"/>
            <w:lang w:val="en-GB"/>
          </w:rPr>
          <w:delText xml:space="preserve"> and </w:delText>
        </w:r>
      </w:del>
      <w:ins w:author="Josh Browning" w:date="2015-09-01T07:45:00Z" w:id="2691">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author="Josh Browning" w:date="2015-09-01T07:45:00Z" w:id="2692">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The commodity codes, as mentioned above, follow an internationally comparable standard </w:t>
      </w:r>
      <w:del w:author="Veronica" w:date="2015-09-03T16:17:00Z" w:id="2693">
        <w:r w:rsidRPr="009616CB" w:rsidDel="00424D0B">
          <w:rPr>
            <w:rFonts w:ascii="Times New Roman" w:hAnsi="Times New Roman" w:cs="Times New Roman"/>
            <w:lang w:val="en-GB"/>
          </w:rPr>
          <w:delText>at the</w:delText>
        </w:r>
      </w:del>
      <w:ins w:author="Veronica" w:date="2015-09-03T16:17:00Z" w:id="2694">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author="Veronica" w:date="2015-09-03T16:18:00Z" w:id="2695">
        <w:r w:rsidRPr="009616CB" w:rsidDel="00424D0B">
          <w:rPr>
            <w:rFonts w:ascii="Times New Roman" w:hAnsi="Times New Roman" w:cs="Times New Roman"/>
            <w:lang w:val="en-GB"/>
          </w:rPr>
          <w:delText xml:space="preserve">higher </w:delText>
        </w:r>
      </w:del>
      <w:ins w:author="Veronica" w:date="2015-09-03T16:18:00Z" w:id="2696">
        <w:r w:rsidR="00424D0B">
          <w:rPr>
            <w:rFonts w:ascii="Times New Roman" w:hAnsi="Times New Roman" w:cs="Times New Roman"/>
            <w:lang w:val="en-GB"/>
          </w:rPr>
          <w:t xml:space="preserve">lower </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name="country-specific-hs-commodity-codes" w:id="2697"/>
      <w:bookmarkEnd w:id="2697"/>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w:t>
      </w:r>
      <w:del w:author="Josh Browning" w:date="2015-09-01T07:45:00Z" w:id="2698">
        <w:r w:rsidRPr="009616CB" w:rsidDel="001C1A41">
          <w:rPr>
            <w:rFonts w:ascii="Times New Roman" w:hAnsi="Times New Roman" w:cs="Times New Roman"/>
            <w:lang w:val="en-GB"/>
          </w:rPr>
          <w:delText xml:space="preserve">Below </w:delText>
        </w:r>
      </w:del>
      <w:del w:author="Josh Browning" w:date="2015-09-03T12:40:00Z" w:id="2699">
        <w:r w:rsidRPr="009616CB">
          <w:rPr>
            <w:rFonts w:ascii="Times New Roman" w:hAnsi="Times New Roman" w:cs="Times New Roman"/>
            <w:lang w:val="en-GB"/>
          </w:rPr>
          <w:delText>(</w:delText>
        </w:r>
      </w:del>
      <w:del w:author="Josh Browning" w:date="2015-09-01T07:45:00Z" w:id="2700">
        <w:r w:rsidRPr="009616CB" w:rsidDel="001C1A41">
          <w:rPr>
            <w:rFonts w:ascii="Times New Roman" w:hAnsi="Times New Roman" w:cs="Times New Roman"/>
            <w:lang w:val="en-GB"/>
          </w:rPr>
          <w:delText>(</w:delText>
        </w:r>
      </w:del>
      <w:ins w:author="Josh Browning" w:date="2015-09-01T07:45:00Z" w:id="2701">
        <w:r w:rsidR="001C1A41">
          <w:rPr>
            <w:rFonts w:ascii="Times New Roman" w:hAnsi="Times New Roman" w:cs="Times New Roman"/>
            <w:lang w:val="en-GB"/>
          </w:rPr>
          <w:t xml:space="preserve">In </w:t>
        </w:r>
      </w:ins>
      <w:r w:rsidR="009D4D5F">
        <w:fldChar w:fldCharType="begin"/>
      </w:r>
      <w:r w:rsidR="009D4D5F">
        <w:instrText xml:space="preserve"> REF _Ref428346772 \h  \* MERGEFORMAT </w:instrText>
      </w:r>
      <w:r w:rsidR="009D4D5F">
        <w:fldChar w:fldCharType="separate"/>
      </w:r>
      <w:ins w:author="Onno Hoffmeister (ESS)" w:date="2015-09-08T14:05:00Z" w:id="2702">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75</w:t>
        </w:r>
      </w:ins>
      <w:del w:author="Onno Hoffmeister (ESS)" w:date="2015-09-08T14:05:00Z" w:id="27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75</w:delText>
        </w:r>
      </w:del>
      <w:r w:rsidR="009D4D5F">
        <w:fldChar w:fldCharType="end"/>
      </w:r>
      <w:del w:author="Josh Browning" w:date="2015-09-01T07:45:00Z" w:id="2704">
        <w:r w:rsidRPr="009616CB" w:rsidDel="001C1A41">
          <w:rPr>
            <w:rFonts w:ascii="Times New Roman" w:hAnsi="Times New Roman" w:cs="Times New Roman"/>
            <w:lang w:val="en-GB"/>
          </w:rPr>
          <w:delText>)</w:delText>
        </w:r>
      </w:del>
      <w:ins w:author="Josh Browning" w:date="2015-09-03T12:40:00Z" w:id="2705">
        <w:r w:rsidRPr="009616CB">
          <w:rPr>
            <w:rFonts w:ascii="Times New Roman" w:hAnsi="Times New Roman" w:cs="Times New Roman"/>
            <w:lang w:val="en-GB"/>
          </w:rPr>
          <w:t xml:space="preserve"> </w:t>
        </w:r>
      </w:ins>
      <w:ins w:author="Josh Browning" w:date="2015-09-01T07:45:00Z" w:id="2706">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author="Veronica" w:date="2015-09-03T16:18:00Z" w:id="2707">
        <w:r w:rsidRPr="009616CB" w:rsidDel="00424D0B">
          <w:rPr>
            <w:rFonts w:ascii="Times New Roman" w:hAnsi="Times New Roman" w:cs="Times New Roman"/>
            <w:lang w:val="en-GB"/>
          </w:rPr>
          <w:delText xml:space="preserve">extract </w:delText>
        </w:r>
      </w:del>
      <w:ins w:author="Veronica" w:date="2015-09-03T16:18:00Z" w:id="2708">
        <w:r w:rsidR="00424D0B">
          <w:rPr>
            <w:rFonts w:ascii="Times New Roman" w:hAnsi="Times New Roman" w:cs="Times New Roman"/>
            <w:lang w:val="en-GB"/>
          </w:rPr>
          <w:t>example</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xmlns:wp14="http://schemas.microsoft.com/office/word/2010/wordml" w:rsidRPr="009616CB" w:rsidR="006E32A4" w:rsidP="006E32A4" w:rsidRDefault="006E32A4" w14:paraId="582D08AE" wp14:textId="77777777">
      <w:pPr>
        <w:pStyle w:val="Caption"/>
        <w:keepNext/>
        <w:jc w:val="both"/>
        <w:rPr>
          <w:rFonts w:ascii="Times New Roman" w:hAnsi="Times New Roman" w:cs="Times New Roman"/>
          <w:lang w:val="en-GB"/>
        </w:rPr>
      </w:pPr>
      <w:bookmarkStart w:name="_Ref428346772" w:id="2709"/>
      <w:bookmarkStart w:name="_Toc428423614" w:id="27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75</w:t>
      </w:r>
      <w:r w:rsidRPr="009616CB" w:rsidR="001562E7">
        <w:rPr>
          <w:rFonts w:ascii="Times New Roman" w:hAnsi="Times New Roman" w:cs="Times New Roman"/>
          <w:lang w:val="en-GB"/>
        </w:rPr>
        <w:fldChar w:fldCharType="end"/>
      </w:r>
      <w:bookmarkEnd w:id="2709"/>
      <w:r w:rsidRPr="009616CB">
        <w:rPr>
          <w:rFonts w:ascii="Times New Roman" w:hAnsi="Times New Roman" w:cs="Times New Roman"/>
          <w:lang w:val="en-GB"/>
        </w:rPr>
        <w:t>: Example of trade flow disaggregation at the 10 digit level</w:t>
      </w:r>
      <w:bookmarkEnd w:id="2710"/>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xmlns:wp14="http://schemas.microsoft.com/office/word/2010/wordml" w:rsidRPr="009616CB" w:rsidR="006E32A4" w:rsidTr="006E32A4" w14:paraId="115BCFE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213F4DE"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7547AB55"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xmlns:wp14="http://schemas.microsoft.com/office/word/2010/wordml" w:rsidRPr="009616CB" w:rsidR="006E32A4" w:rsidTr="006E32A4" w14:paraId="6021127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D7C798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01A488BF"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0D30EFF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33E0A247"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7BA00F84"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2DB640D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06100E2"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45B462A2" wp14:textId="77777777">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6E362C8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241BD9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123AFAEA" wp14:textId="77777777">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BEDA409"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5CE972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4607B5EA" wp14:textId="77777777">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xmlns:wp14="http://schemas.microsoft.com/office/word/2010/wordml" w:rsidRPr="009616CB" w:rsidR="006E32A4" w:rsidTr="006E32A4" w14:paraId="41E7244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A368BC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68159C65" wp14:textId="77777777">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16346238" wp14:textId="77777777">
      <w:pPr>
        <w:jc w:val="both"/>
        <w:rPr>
          <w:rFonts w:ascii="Times New Roman" w:hAnsi="Times New Roman" w:cs="Times New Roman"/>
          <w:lang w:val="en-GB"/>
        </w:rPr>
      </w:pPr>
    </w:p>
    <w:p xmlns:wp14="http://schemas.microsoft.com/office/word/2010/wordml" w:rsidRPr="009616CB" w:rsidR="006E32A4" w:rsidP="00E93C3B" w:rsidRDefault="006E32A4" w14:paraId="487DCFB9" wp14:textId="77777777">
      <w:pPr>
        <w:pStyle w:val="Heading2"/>
      </w:pPr>
      <w:bookmarkStart w:name="_Toc428383850" w:id="2711"/>
      <w:bookmarkStart w:name="_Toc428436072" w:id="2712"/>
      <w:bookmarkStart w:name="_Toc428436373" w:id="2713"/>
      <w:bookmarkStart w:name="_Toc428436499" w:id="2714"/>
      <w:r w:rsidRPr="009616CB">
        <w:t>Key processing steps</w:t>
      </w:r>
      <w:bookmarkEnd w:id="2711"/>
      <w:bookmarkEnd w:id="2712"/>
      <w:bookmarkEnd w:id="2713"/>
      <w:bookmarkEnd w:id="2714"/>
    </w:p>
    <w:p xmlns:wp14="http://schemas.microsoft.com/office/word/2010/wordml" w:rsidRPr="009616CB" w:rsidR="006E32A4" w:rsidP="006E32A4" w:rsidRDefault="006E32A4" w14:paraId="10606090"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6E32A4" w14:paraId="5F5D0A7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FAO processing of trade data is organized around the following steps. To obtain a quick overview, </w:t>
      </w:r>
      <w:del w:author="Josh Browning" w:date="2015-09-01T07:46:00Z" w:id="2715">
        <w:r w:rsidRPr="009616CB" w:rsidDel="001C1A41">
          <w:rPr>
            <w:rFonts w:ascii="Times New Roman" w:hAnsi="Times New Roman" w:cs="Times New Roman"/>
            <w:lang w:val="en-GB"/>
          </w:rPr>
          <w:delText xml:space="preserve">FSB </w:delText>
        </w:r>
      </w:del>
      <w:ins w:author="Josh Browning" w:date="2015-09-01T07:46:00Z" w:id="2716">
        <w:r w:rsidRPr="60226960" w:rsidR="001C1A41">
          <w:rPr>
            <w:rFonts w:ascii="Times New Roman" w:hAnsi="Times New Roman" w:eastAsia="Times New Roman" w:cs="Times New Roman"/>
            <w:lang w:val="en-GB"/>
          </w:rPr>
          <w:t>F</w:t>
        </w:r>
        <w:r w:rsidRPr="60226960" w:rsidR="001C1A41">
          <w:rPr>
            <w:rFonts w:ascii="Times New Roman" w:hAnsi="Times New Roman" w:eastAsia="Times New Roman" w:cs="Times New Roman"/>
            <w:lang w:val="en-GB"/>
          </w:rPr>
          <w:t>BS</w:t>
        </w:r>
        <w:r w:rsidRPr="60226960" w:rsidR="001C1A41">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compilers may also want to refer to the flow chart depicted in </w:t>
      </w:r>
      <w:r w:rsidR="009D4D5F">
        <w:fldChar w:fldCharType="begin"/>
      </w:r>
      <w:r w:rsidR="009D4D5F">
        <w:instrText xml:space="preserve"> REF _Ref428347378 \h  \* MERGEFORMAT </w:instrText>
      </w:r>
      <w:r w:rsidR="009D4D5F">
        <w:fldChar w:fldCharType="separate"/>
      </w:r>
      <w:ins w:author="Onno Hoffmeister (ESS)" w:date="2015-09-08T14:05:00Z" w:id="2717">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26</w:t>
        </w:r>
      </w:ins>
      <w:del w:author="Onno Hoffmeister (ESS)" w:date="2015-09-08T14:05:00Z" w:id="2718">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 xml:space="preserve"> below.</w:t>
      </w:r>
    </w:p>
    <w:p xmlns:wp14="http://schemas.microsoft.com/office/word/2010/wordml" w:rsidRPr="009616CB" w:rsidR="006E32A4" w:rsidP="006E32A4" w:rsidRDefault="006E32A4" w14:paraId="40BB1AB5" wp14:textId="77777777">
      <w:pPr>
        <w:pStyle w:val="Heading3"/>
        <w:jc w:val="both"/>
        <w:rPr>
          <w:rFonts w:ascii="Times New Roman" w:hAnsi="Times New Roman"/>
          <w:lang w:val="en-GB"/>
        </w:rPr>
      </w:pPr>
      <w:r w:rsidRPr="009616CB">
        <w:rPr>
          <w:rFonts w:ascii="Times New Roman" w:hAnsi="Times New Roman"/>
          <w:lang w:val="en-GB"/>
        </w:rPr>
        <w:t>Pre-validation</w:t>
      </w:r>
    </w:p>
    <w:p xmlns:wp14="http://schemas.microsoft.com/office/word/2010/wordml" w:rsidRPr="009616CB" w:rsidR="006E32A4" w:rsidP="006E32A4" w:rsidRDefault="006E32A4" w14:paraId="2830504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719">
        <w:r w:rsidRPr="009616CB" w:rsidDel="001C1A41">
          <w:rPr>
            <w:rFonts w:ascii="Times New Roman" w:hAnsi="Times New Roman" w:cs="Times New Roman"/>
            <w:lang w:val="en-GB"/>
          </w:rPr>
          <w:delText xml:space="preserve">avoid </w:delText>
        </w:r>
      </w:del>
      <w:ins w:author="Josh Browning" w:date="2015-09-01T07:47:00Z" w:id="2720">
        <w:r w:rsidRPr="60226960" w:rsidR="001C1A41">
          <w:rPr>
            <w:rFonts w:ascii="Times New Roman" w:hAnsi="Times New Roman" w:eastAsia="Times New Roman" w:cs="Times New Roman"/>
            <w:lang w:val="en-GB"/>
          </w:rPr>
          <w:t xml:space="preserve">prevent </w:t>
        </w:r>
      </w:ins>
      <w:del w:author="Josh Browning" w:date="2015-09-01T07:47:00Z" w:id="2721">
        <w:r w:rsidRPr="009616CB" w:rsidDel="001C1A41">
          <w:rPr>
            <w:rFonts w:ascii="Times New Roman" w:hAnsi="Times New Roman" w:cs="Times New Roman"/>
            <w:lang w:val="en-GB"/>
          </w:rPr>
          <w:delText xml:space="preserve">that </w:delText>
        </w:r>
      </w:del>
      <w:r w:rsidRPr="60226960">
        <w:rPr>
          <w:rFonts w:ascii="Times New Roman" w:hAnsi="Times New Roman" w:eastAsia="Times New Roman" w:cs="Times New Roman"/>
          <w:lang w:val="en-GB"/>
        </w:rPr>
        <w:t xml:space="preserve">low quality information </w:t>
      </w:r>
      <w:del w:author="Josh Browning" w:date="2015-09-01T07:47:00Z" w:id="2722">
        <w:r w:rsidRPr="009616CB" w:rsidDel="001C1A41">
          <w:rPr>
            <w:rFonts w:ascii="Times New Roman" w:hAnsi="Times New Roman" w:cs="Times New Roman"/>
            <w:lang w:val="en-GB"/>
          </w:rPr>
          <w:delText xml:space="preserve">is maintained </w:delText>
        </w:r>
      </w:del>
      <w:ins w:author="Josh Browning" w:date="2015-09-01T07:47:00Z" w:id="2723">
        <w:r w:rsidRPr="60226960" w:rsidR="001C1A41">
          <w:rPr>
            <w:rFonts w:ascii="Times New Roman" w:hAnsi="Times New Roman" w:eastAsia="Times New Roman" w:cs="Times New Roman"/>
            <w:lang w:val="en-GB"/>
          </w:rPr>
          <w:t xml:space="preserve">from passing </w:t>
        </w:r>
      </w:ins>
      <w:r w:rsidRPr="60226960">
        <w:rPr>
          <w:rFonts w:ascii="Times New Roman" w:hAnsi="Times New Roman" w:eastAsia="Times New Roman" w:cs="Times New Roman"/>
          <w:lang w:val="en-GB"/>
        </w:rPr>
        <w:t>throughout the rest of the data processing</w:t>
      </w:r>
      <w:del w:author="Josh Browning" w:date="2015-09-01T07:47:00Z" w:id="2724">
        <w:r w:rsidRPr="009616CB" w:rsidDel="001C1A41">
          <w:rPr>
            <w:rFonts w:ascii="Times New Roman" w:hAnsi="Times New Roman" w:cs="Times New Roman"/>
            <w:lang w:val="en-GB"/>
          </w:rPr>
          <w:delText xml:space="preserve"> process</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625C4043" wp14:textId="77777777">
      <w:pPr>
        <w:pStyle w:val="Heading3"/>
        <w:jc w:val="both"/>
        <w:rPr>
          <w:rFonts w:ascii="Times New Roman" w:hAnsi="Times New Roman"/>
          <w:lang w:val="en-GB"/>
        </w:rPr>
      </w:pPr>
      <w:r w:rsidRPr="009616CB">
        <w:rPr>
          <w:rFonts w:ascii="Times New Roman" w:hAnsi="Times New Roman"/>
          <w:lang w:val="en-GB"/>
        </w:rPr>
        <w:t>Dataset Standardization</w:t>
      </w:r>
    </w:p>
    <w:p xmlns:wp14="http://schemas.microsoft.com/office/word/2010/wordml" w:rsidRPr="009616CB" w:rsidR="006E32A4" w:rsidP="006E32A4" w:rsidRDefault="006E32A4" w14:paraId="0618C60E" wp14:textId="77777777">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7"/>
      </w:r>
      <w:r w:rsidRPr="009616CB">
        <w:rPr>
          <w:rFonts w:ascii="Times New Roman" w:hAnsi="Times New Roman" w:cs="Times New Roman"/>
          <w:lang w:val="en-GB"/>
        </w:rPr>
        <w:t xml:space="preserve">. If/when successfully completed, these steps will produce the FAO standardized trade dataset. </w:t>
      </w:r>
    </w:p>
    <w:p xmlns:wp14="http://schemas.microsoft.com/office/word/2010/wordml" w:rsidRPr="009616CB" w:rsidR="006E32A4" w:rsidP="006E32A4" w:rsidRDefault="006E32A4" w14:paraId="5BD2BE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above steps are applied to all reporting countries. Once completed, we can also calculate regional and global </w:t>
      </w:r>
      <w:ins w:author="Josh Browning" w:date="2015-09-01T07:48:00Z" w:id="2725">
        <w:r w:rsidRPr="60226960" w:rsidR="001C1A41">
          <w:rPr>
            <w:rFonts w:ascii="Times New Roman" w:hAnsi="Times New Roman" w:eastAsia="Times New Roman" w:cs="Times New Roman"/>
            <w:lang w:val="en-GB"/>
          </w:rPr>
          <w:t xml:space="preserve">median </w:t>
        </w:r>
      </w:ins>
      <w:r w:rsidRPr="60226960">
        <w:rPr>
          <w:rFonts w:ascii="Times New Roman" w:hAnsi="Times New Roman" w:eastAsia="Times New Roman" w:cs="Times New Roman"/>
          <w:lang w:val="en-GB"/>
        </w:rPr>
        <w:t>unit-values</w:t>
      </w:r>
      <w:del w:author="Josh Browning" w:date="2015-09-01T07:48:00Z" w:id="2726">
        <w:r w:rsidRPr="009616CB" w:rsidDel="001C1A41">
          <w:rPr>
            <w:rFonts w:ascii="Times New Roman" w:hAnsi="Times New Roman" w:cs="Times New Roman"/>
            <w:lang w:val="en-GB"/>
          </w:rPr>
          <w:delText xml:space="preserve"> (medians)</w:delText>
        </w:r>
      </w:del>
      <w:r w:rsidRPr="60226960">
        <w:rPr>
          <w:rFonts w:ascii="Times New Roman" w:hAnsi="Times New Roman" w:eastAsia="Times New Roman" w:cs="Times New Roman"/>
          <w:lang w:val="en-GB"/>
        </w:rPr>
        <w:t xml:space="preserve"> for every commodity and for a specific year.</w:t>
      </w:r>
      <w:del w:author="Josh Browning" w:date="2015-09-03T12:40:00Z" w:id="2727">
        <w:r w:rsidRPr="009616CB">
          <w:rPr>
            <w:rFonts w:ascii="Times New Roman" w:hAnsi="Times New Roman" w:cs="Times New Roman"/>
            <w:lang w:val="en-GB"/>
          </w:rPr>
          <w:delText xml:space="preserve">  </w:delText>
        </w:r>
      </w:del>
      <w:ins w:author="Josh Browning" w:date="2015-09-03T12:40:00Z" w:id="2728">
        <w:r w:rsidRPr="60226960">
          <w:rPr>
            <w:rFonts w:ascii="Times New Roman" w:hAnsi="Times New Roman" w:eastAsia="Times New Roman" w:cs="Times New Roman"/>
            <w:lang w:val="en-GB"/>
          </w:rPr>
          <w:t xml:space="preserve">  </w:t>
        </w:r>
      </w:ins>
      <w:ins w:author="Josh Browning" w:date="2015-09-01T07:48:00Z" w:id="2729">
        <w:r w:rsidRPr="60226960" w:rsidR="001C1A41">
          <w:rPr>
            <w:rFonts w:ascii="Times New Roman" w:hAnsi="Times New Roman" w:eastAsia="Times New Roman" w:cs="Times New Roman"/>
            <w:lang w:val="en-GB"/>
          </w:rPr>
          <w:t xml:space="preserve">Unit-values are defined as the </w:t>
        </w:r>
      </w:ins>
      <w:ins w:author="Josh Browning" w:date="2015-09-01T07:49:00Z" w:id="2730">
        <w:r w:rsidRPr="60226960" w:rsidR="00BF4697">
          <w:rPr>
            <w:rFonts w:ascii="Times New Roman" w:hAnsi="Times New Roman" w:eastAsia="Times New Roman" w:cs="Times New Roman"/>
            <w:lang w:val="en-GB"/>
          </w:rPr>
          <w:t>price</w:t>
        </w:r>
      </w:ins>
      <w:ins w:author="Josh Browning" w:date="2015-09-01T07:48:00Z" w:id="2731">
        <w:r w:rsidRPr="60226960" w:rsidR="001C1A41">
          <w:rPr>
            <w:rFonts w:ascii="Times New Roman" w:hAnsi="Times New Roman" w:eastAsia="Times New Roman" w:cs="Times New Roman"/>
            <w:lang w:val="en-GB"/>
          </w:rPr>
          <w:t xml:space="preserve"> of the commodity divided by the </w:t>
        </w:r>
      </w:ins>
      <w:ins w:author="Josh Browning" w:date="2015-09-01T07:49:00Z" w:id="2732">
        <w:r w:rsidRPr="60226960" w:rsidR="00BF4697">
          <w:rPr>
            <w:rFonts w:ascii="Times New Roman" w:hAnsi="Times New Roman" w:eastAsia="Times New Roman" w:cs="Times New Roman"/>
            <w:lang w:val="en-GB"/>
          </w:rPr>
          <w:t>quantity</w:t>
        </w:r>
      </w:ins>
      <w:ins w:author="Josh Browning" w:date="2015-09-01T07:48:00Z" w:id="2733">
        <w:r w:rsidRPr="60226960" w:rsidR="001C1A41">
          <w:rPr>
            <w:rFonts w:ascii="Times New Roman" w:hAnsi="Times New Roman" w:eastAsia="Times New Roman" w:cs="Times New Roman"/>
            <w:lang w:val="en-GB"/>
          </w:rPr>
          <w:t>.</w:t>
        </w:r>
      </w:ins>
    </w:p>
    <w:p xmlns:wp14="http://schemas.microsoft.com/office/word/2010/wordml" w:rsidRPr="009616CB" w:rsidR="006E32A4" w:rsidP="006E32A4" w:rsidRDefault="006E32A4" w14:paraId="698DEB77" wp14:textId="77777777">
      <w:pPr>
        <w:keepNext/>
        <w:suppressAutoHyphens w:val="0"/>
        <w:spacing w:after="0"/>
        <w:jc w:val="both"/>
        <w:rPr>
          <w:ins w:author="Salar Tayyib" w:date="2015-09-03T12:40:00Z" w:id="2734"/>
          <w:rFonts w:ascii="Times New Roman" w:hAnsi="Times New Roman" w:cs="Times New Roman"/>
          <w:lang w:val="en-GB"/>
        </w:rPr>
      </w:pPr>
      <w:ins w:author="Salar Tayyib" w:date="2015-09-03T12:40:00Z" w:id="2735">
        <w:r w:rsidRPr="009616CB">
          <w:rPr>
            <w:rFonts w:ascii="Times New Roman" w:hAnsi="Times New Roman" w:cs="Times New Roman"/>
            <w:lang w:val="en-GB"/>
          </w:rPr>
          <w:br w:type="page"/>
        </w:r>
        <w:r w:rsidR="000B360D">
          <w:rPr>
            <w:rFonts w:ascii="Times New Roman" w:hAnsi="Times New Roman" w:cs="Times New Roman"/>
            <w:noProof/>
            <w:lang w:eastAsia="zh-CN"/>
          </w:rPr>
          <w:lastRenderedPageBreak/>
          <w:drawing>
            <wp:inline xmlns:wp14="http://schemas.microsoft.com/office/word/2010/wordprocessingDrawing" distT="0" distB="0" distL="0" distR="0" wp14:anchorId="5764B217" wp14:editId="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xmlns:wp14="http://schemas.microsoft.com/office/word/2010/wordml" w:rsidRPr="009616CB" w:rsidR="006E32A4" w:rsidP="006E32A4" w:rsidRDefault="006E32A4" w14:paraId="65418FAD" wp14:textId="77777777">
      <w:pPr>
        <w:keepNext/>
        <w:suppressAutoHyphens w:val="0"/>
        <w:spacing w:after="0"/>
        <w:jc w:val="both"/>
        <w:rPr>
          <w:del w:author="Salar Tayyib" w:date="2015-09-03T12:40:00Z" w:id="2736"/>
          <w:rFonts w:ascii="Times New Roman" w:hAnsi="Times New Roman" w:cs="Times New Roman"/>
          <w:lang w:val="en-GB"/>
        </w:rPr>
      </w:pPr>
      <w:del w:author="Salar Tayyib" w:date="2015-09-03T12:40:00Z" w:id="2737">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01433DB">
            <v:shape id="_x0000_i1029" style="width:512.1pt;height:351.6pt" o:ole="" type="#_x0000_t75">
              <v:imagedata o:title="" r:id="rId63"/>
            </v:shape>
            <o:OLEObject Type="Embed" ProgID="AcroExch.Document.11" ShapeID="_x0000_i1029" DrawAspect="Content" ObjectID="_1504006460" r:id="rId64"/>
          </w:object>
        </w:r>
      </w:del>
    </w:p>
    <w:p xmlns:wp14="http://schemas.microsoft.com/office/word/2010/wordml" w:rsidRPr="009616CB" w:rsidR="006E32A4" w:rsidP="006E32A4" w:rsidRDefault="006E32A4" w14:paraId="096D9C2F" wp14:textId="77777777" wp14:noSpellErr="1">
      <w:pPr>
        <w:pStyle w:val="Caption"/>
        <w:jc w:val="both"/>
        <w:rPr>
          <w:rFonts w:ascii="Times New Roman" w:hAnsi="Times New Roman" w:cs="Times New Roman"/>
          <w:lang w:val="en-GB"/>
        </w:rPr>
      </w:pPr>
      <w:bookmarkStart w:name="_Ref428347378" w:id="2738"/>
      <w:bookmarkStart w:name="_Toc428383873" w:id="2739"/>
      <w:bookmarkStart w:name="_Toc428436805" w:id="2740"/>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41">
        <w:r w:rsidRPr="60226960" w:rsidR="000B360D">
          <w:rPr>
            <w:rFonts w:ascii="Times New Roman" w:hAnsi="Times New Roman" w:eastAsia="Times New Roman" w:cs="Times New Roman"/>
            <w:noProof/>
            <w:lang w:val="en-GB"/>
          </w:rPr>
          <w:t>26</w:t>
        </w:r>
      </w:ins>
      <w:del w:author="Onno Hoffmeister (ESS)" w:date="2015-09-08T14:05:00Z" w:id="2742">
        <w:r w:rsidRPr="009616CB" w:rsidDel="000B360D" w:rsidR="000854D5">
          <w:rPr>
            <w:rFonts w:ascii="Times New Roman" w:hAnsi="Times New Roman" w:cs="Times New Roman"/>
            <w:noProof/>
            <w:lang w:val="en-GB"/>
          </w:rPr>
          <w:delText>22</w:delText>
        </w:r>
      </w:del>
      <w:r w:rsidRPr="60226960" w:rsidR="001562E7">
        <w:fldChar w:fldCharType="end"/>
      </w:r>
      <w:bookmarkEnd w:id="2738"/>
      <w:r w:rsidRPr="60226960">
        <w:rPr>
          <w:rFonts w:ascii="Times New Roman" w:hAnsi="Times New Roman" w:eastAsia="Times New Roman" w:cs="Times New Roman"/>
          <w:lang w:val="en-GB"/>
        </w:rPr>
        <w:t>: Trade processing steps at FAO</w:t>
      </w:r>
      <w:bookmarkEnd w:id="2739"/>
      <w:bookmarkEnd w:id="2740"/>
    </w:p>
    <w:p xmlns:wp14="http://schemas.microsoft.com/office/word/2010/wordml" w:rsidRPr="009616CB" w:rsidR="006E32A4" w:rsidP="006E32A4" w:rsidRDefault="006E32A4" w14:paraId="3E95C8E1" wp14:textId="77777777">
      <w:pPr>
        <w:pStyle w:val="Heading3"/>
        <w:jc w:val="both"/>
        <w:rPr>
          <w:rFonts w:ascii="Times New Roman" w:hAnsi="Times New Roman"/>
          <w:lang w:val="en-GB"/>
        </w:rPr>
      </w:pPr>
      <w:r w:rsidRPr="009616CB">
        <w:rPr>
          <w:rFonts w:ascii="Times New Roman" w:hAnsi="Times New Roman"/>
          <w:lang w:val="en-GB"/>
        </w:rPr>
        <w:t>Validation of trade data</w:t>
      </w:r>
    </w:p>
    <w:p xmlns:wp14="http://schemas.microsoft.com/office/word/2010/wordml" w:rsidRPr="009616CB" w:rsidR="006E32A4" w:rsidP="006E32A4" w:rsidRDefault="006E32A4" w14:paraId="58E3E9BD" wp14:textId="77777777">
      <w:pPr>
        <w:jc w:val="both"/>
        <w:rPr>
          <w:rFonts w:ascii="Times New Roman" w:hAnsi="Times New Roman" w:cs="Times New Roman"/>
          <w:lang w:val="en-GB"/>
        </w:rPr>
      </w:pPr>
      <w:bookmarkStart w:name="self-trade" w:id="2743"/>
      <w:bookmarkStart w:name="missing-quantities" w:id="2744"/>
      <w:bookmarkEnd w:id="2743"/>
      <w:bookmarkEnd w:id="2744"/>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3A23ADC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Pr="009616CB" w:rsidR="006E32A4" w:rsidP="60226960" w:rsidRDefault="006E32A4" w14:paraId="77E10DDE"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Adjust quantity outliers (out-of-range values) again based on the reporter trade flow median unit-value</w:t>
      </w:r>
      <w:del w:author="Josh Browning" w:date="2015-09-01T07:52:00Z" w:id="2745">
        <w:r w:rsidRPr="009616CB" w:rsidDel="00BF4697">
          <w:rPr>
            <w:rFonts w:ascii="Times New Roman" w:hAnsi="Times New Roman"/>
          </w:rPr>
          <w:delText xml:space="preserve"> (</w:delText>
        </w:r>
      </w:del>
      <w:del w:author="Josh Browning" w:date="2015-09-03T12:40:00Z" w:id="2746">
        <w:r w:rsidRPr="009616CB">
          <w:rPr>
            <w:rFonts w:ascii="Times New Roman" w:hAnsi="Times New Roman"/>
          </w:rPr>
          <w:delText>often</w:delText>
        </w:r>
      </w:del>
      <w:ins w:author="Josh Browning" w:date="2015-09-01T07:52:00Z" w:id="2747">
        <w:r w:rsidRPr="60226960" w:rsidR="00BF4697">
          <w:rPr>
            <w:rFonts w:ascii="Times New Roman" w:hAnsi="Times New Roman" w:eastAsia="Times New Roman" w:cs="Times New Roman"/>
          </w:rPr>
          <w:t xml:space="preserve">.  </w:t>
        </w:r>
      </w:ins>
      <w:del w:author="Josh Browning" w:date="2015-09-01T07:52:00Z" w:id="2748">
        <w:r w:rsidRPr="009616CB" w:rsidDel="00BF4697">
          <w:rPr>
            <w:rFonts w:ascii="Times New Roman" w:hAnsi="Times New Roman"/>
          </w:rPr>
          <w:delText>often</w:delText>
        </w:r>
      </w:del>
      <w:ins w:author="Josh Browning" w:date="2015-09-01T07:52:00Z" w:id="2749">
        <w:r w:rsidRPr="60226960" w:rsidR="00BF4697">
          <w:rPr>
            <w:rFonts w:ascii="Times New Roman" w:hAnsi="Times New Roman" w:eastAsia="Times New Roman" w:cs="Times New Roman"/>
          </w:rPr>
          <w:t>O</w:t>
        </w:r>
        <w:r w:rsidRPr="60226960" w:rsidR="00BF4697">
          <w:rPr>
            <w:rFonts w:ascii="Times New Roman" w:hAnsi="Times New Roman" w:eastAsia="Times New Roman" w:cs="Times New Roman"/>
          </w:rPr>
          <w:t>ften</w:t>
        </w:r>
      </w:ins>
      <w:r w:rsidRPr="60226960">
        <w:rPr>
          <w:rFonts w:ascii="Times New Roman" w:hAnsi="Times New Roman" w:eastAsia="Times New Roman" w:cs="Times New Roman"/>
        </w:rPr>
        <w:t>, quantity errors can be due to incorrect decimal points/commas</w:t>
      </w:r>
      <w:del w:author="Josh Browning" w:date="2015-09-01T07:52:00Z" w:id="2750">
        <w:r w:rsidRPr="009616CB" w:rsidDel="00BF4697">
          <w:rPr>
            <w:rFonts w:ascii="Times New Roman" w:hAnsi="Times New Roman"/>
          </w:rPr>
          <w:delText>)</w:delText>
        </w:r>
      </w:del>
      <w:r w:rsidRPr="60226960">
        <w:rPr>
          <w:rFonts w:ascii="Times New Roman" w:hAnsi="Times New Roman" w:eastAsia="Times New Roman" w:cs="Times New Roman"/>
        </w:rPr>
        <w:t>.</w:t>
      </w:r>
    </w:p>
    <w:p xmlns:wp14="http://schemas.microsoft.com/office/word/2010/wordml" w:rsidRPr="009616CB" w:rsidR="006E32A4" w:rsidP="003C6AA5" w:rsidRDefault="006E32A4" w14:paraId="0A94ACA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751">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752">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Pr="009616CB" w:rsidR="006E32A4" w:rsidP="60226960" w:rsidRDefault="006E32A4" w14:paraId="5D04769D"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In some cases, the unit-value of the “mirrored” trading partner flow may be used. However, since imports are reported on a “free-on-board</w:t>
      </w:r>
      <w:del w:author="Josh Browning" w:date="2015-09-03T12:40:00Z" w:id="2753">
        <w:r w:rsidRPr="009616CB">
          <w:rPr>
            <w:rFonts w:ascii="Times New Roman" w:hAnsi="Times New Roman"/>
          </w:rPr>
          <w:delText>”(</w:delText>
        </w:r>
      </w:del>
      <w:ins w:author="Josh Browning" w:date="2015-09-03T12:40:00Z" w:id="2754">
        <w:r w:rsidRPr="60226960">
          <w:rPr>
            <w:rFonts w:ascii="Times New Roman" w:hAnsi="Times New Roman" w:eastAsia="Times New Roman" w:cs="Times New Roman"/>
          </w:rPr>
          <w:t>”</w:t>
        </w:r>
      </w:ins>
      <w:ins w:author="Josh Browning" w:date="2015-09-01T07:53:00Z" w:id="2755">
        <w:r w:rsidRPr="60226960" w:rsidR="00BF4697">
          <w:rPr>
            <w:rFonts w:ascii="Times New Roman" w:hAnsi="Times New Roman" w:eastAsia="Times New Roman" w:cs="Times New Roman"/>
          </w:rPr>
          <w:t xml:space="preserve"> </w:t>
        </w:r>
      </w:ins>
      <w:ins w:author="Josh Browning" w:date="2015-09-03T12:40:00Z" w:id="2756">
        <w:r w:rsidRPr="60226960">
          <w:rPr>
            <w:rFonts w:ascii="Times New Roman" w:hAnsi="Times New Roman" w:eastAsia="Times New Roman" w:cs="Times New Roman"/>
          </w:rPr>
          <w:t>(</w:t>
        </w:r>
      </w:ins>
      <w:r w:rsidRPr="60226960">
        <w:rPr>
          <w:rFonts w:ascii="Times New Roman" w:hAnsi="Times New Roman" w:eastAsia="Times New Roman" w:cs="Times New Roman"/>
        </w:rPr>
        <w:t>FOB) basis, while exports are on a “cost-insurance-freight</w:t>
      </w:r>
      <w:ins w:author="Josh Browning" w:date="2015-09-01T07:53:00Z" w:id="2757">
        <w:r w:rsidRPr="60226960" w:rsidR="00BF4697">
          <w:rPr>
            <w:rFonts w:ascii="Times New Roman" w:hAnsi="Times New Roman" w:eastAsia="Times New Roman" w:cs="Times New Roman"/>
          </w:rPr>
          <w:t>”</w:t>
        </w:r>
      </w:ins>
      <w:del w:author="Josh Browning" w:date="2015-09-01T07:53:00Z" w:id="2758">
        <w:r w:rsidRPr="009616CB" w:rsidDel="00BF4697">
          <w:rPr>
            <w:rFonts w:ascii="Times New Roman" w:hAnsi="Times New Roman"/>
          </w:rPr>
          <w:delText>“</w:delText>
        </w:r>
      </w:del>
      <w:r w:rsidRPr="60226960">
        <w:rPr>
          <w:rFonts w:ascii="Times New Roman" w:hAnsi="Times New Roman" w:eastAsia="Times New Roman" w:cs="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759">
        <w:r w:rsidRPr="009616CB" w:rsidDel="00BF4697">
          <w:rPr>
            <w:rFonts w:ascii="Times New Roman" w:hAnsi="Times New Roman"/>
          </w:rPr>
          <w:delText xml:space="preserve">that </w:delText>
        </w:r>
      </w:del>
      <w:r w:rsidRPr="60226960">
        <w:rPr>
          <w:rFonts w:ascii="Times New Roman" w:hAnsi="Times New Roman" w:eastAsia="Times New Roman" w:cs="Times New Roman"/>
        </w:rPr>
        <w:t>they are specific to a specific commodity and year.</w:t>
      </w:r>
    </w:p>
    <w:p xmlns:wp14="http://schemas.microsoft.com/office/word/2010/wordml" w:rsidRPr="009616CB" w:rsidR="006E32A4" w:rsidP="006E32A4" w:rsidRDefault="006E32A4" w14:paraId="695121E5" wp14:textId="77777777">
      <w:pPr>
        <w:pStyle w:val="ListParagraph"/>
        <w:jc w:val="both"/>
        <w:rPr>
          <w:rFonts w:ascii="Times New Roman" w:hAnsi="Times New Roman"/>
        </w:rPr>
      </w:pPr>
    </w:p>
    <w:p xmlns:wp14="http://schemas.microsoft.com/office/word/2010/wordml" w:rsidRPr="00E93C3B" w:rsidR="006E32A4" w:rsidP="006E32A4" w:rsidRDefault="006E32A4" w14:paraId="65A48A62" wp14:textId="77777777" wp14:noSpellErr="1">
      <w:pPr>
        <w:pStyle w:val="ListParagraph"/>
        <w:ind w:left="0"/>
        <w:jc w:val="both"/>
        <w:rPr>
          <w:rFonts w:ascii="Times New Roman" w:hAnsi="Times New Roman"/>
          <w:sz w:val="24"/>
        </w:rPr>
      </w:pPr>
      <w:r w:rsidRPr="60226960">
        <w:rPr>
          <w:rFonts w:ascii="Times New Roman" w:hAnsi="Times New Roman" w:eastAsia="Times New Roman" w:cs="Times New Roman"/>
          <w:sz w:val="24"/>
          <w:szCs w:val="24"/>
        </w:rPr>
        <w:lastRenderedPageBreak/>
        <w:t xml:space="preserve">The above 4 steps warrant a more detailed description so that they can be repeated or modified by national FBS compilers. Obviously, also the more detailed description will </w:t>
      </w:r>
      <w:del w:author="Josh Browning" w:date="2015-09-01T07:54:00Z" w:id="2760">
        <w:r w:rsidRPr="00E93C3B" w:rsidDel="00BF4697">
          <w:rPr>
            <w:rFonts w:ascii="Times New Roman" w:hAnsi="Times New Roman"/>
            <w:sz w:val="24"/>
          </w:rPr>
          <w:delText xml:space="preserve">off </w:delText>
        </w:r>
      </w:del>
      <w:ins w:author="Josh Browning" w:date="2015-09-01T07:54:00Z" w:id="2761">
        <w:r w:rsidRPr="60226960" w:rsidR="00BF4697">
          <w:rPr>
            <w:rFonts w:ascii="Times New Roman" w:hAnsi="Times New Roman" w:eastAsia="Times New Roman" w:cs="Times New Roman"/>
            <w:sz w:val="24"/>
            <w:szCs w:val="24"/>
          </w:rPr>
          <w:t>aid</w:t>
        </w:r>
        <w:r w:rsidRPr="60226960" w:rsidR="00BF4697">
          <w:rPr>
            <w:rFonts w:ascii="Times New Roman" w:hAnsi="Times New Roman" w:eastAsia="Times New Roman" w:cs="Times New Roman"/>
            <w:sz w:val="24"/>
            <w:szCs w:val="24"/>
          </w:rPr>
          <w:t xml:space="preserve"> </w:t>
        </w:r>
      </w:ins>
      <w:r w:rsidRPr="60226960">
        <w:rPr>
          <w:rFonts w:ascii="Times New Roman" w:hAnsi="Times New Roman" w:eastAsia="Times New Roman" w:cs="Times New Roman"/>
          <w:sz w:val="24"/>
          <w:szCs w:val="24"/>
        </w:rPr>
        <w:t>with the outlier detection process.</w:t>
      </w:r>
    </w:p>
    <w:p xmlns:wp14="http://schemas.microsoft.com/office/word/2010/wordml" w:rsidRPr="009616CB" w:rsidR="006E32A4" w:rsidP="006E32A4" w:rsidRDefault="006E32A4" w14:paraId="673E03DD"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4344C28A" wp14:textId="77777777">
      <w:pPr>
        <w:jc w:val="both"/>
        <w:rPr>
          <w:rFonts w:ascii="Times New Roman" w:hAnsi="Times New Roman" w:cs="Times New Roman"/>
          <w:sz w:val="24"/>
          <w:lang w:val="en-GB"/>
        </w:rPr>
      </w:pPr>
      <w:bookmarkStart w:name="detection-of-outliers" w:id="2762"/>
      <w:bookmarkEnd w:id="2762"/>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657C93" w14:paraId="796FA67E"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4596538F" wp14:textId="77777777" wp14:noSpellErr="1">
      <w:pPr>
        <w:jc w:val="both"/>
        <w:rPr>
          <w:rFonts w:ascii="Times New Roman" w:hAnsi="Times New Roman" w:cs="Times New Roman"/>
          <w:sz w:val="24"/>
          <w:lang w:val="en-GB"/>
        </w:rPr>
      </w:pPr>
      <w:proofErr w:type="gramStart"/>
      <w:r w:rsidRPr="60226960">
        <w:rPr>
          <w:rFonts w:ascii="Times New Roman" w:hAnsi="Times New Roman" w:eastAsia="Times New Roman" w:cs="Times New Roman"/>
          <w:sz w:val="24"/>
          <w:szCs w:val="24"/>
          <w:lang w:val="en-GB"/>
        </w:rPr>
        <w:t>where</w:t>
      </w:r>
      <w:proofErr w:type="gramEnd"/>
      <w:r w:rsidRPr="60226960">
        <w:rPr>
          <w:rFonts w:ascii="Times New Roman" w:hAnsi="Times New Roman" w:eastAsia="Times New Roman" w:cs="Times New Roman"/>
          <w:sz w:val="24"/>
          <w:szCs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hAnsi="Times New Roman" w:eastAsia="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hAnsi="Times New Roman" w:eastAsia="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 1.5, as was suggested by John Tukey</w:t>
      </w:r>
      <w:r w:rsidRPr="60226960">
        <w:rPr>
          <w:rStyle w:val="FootnoteAnchor"/>
          <w:rFonts w:ascii="Times New Roman" w:hAnsi="Times New Roman" w:eastAsia="Times New Roman" w:cs="Times New Roman"/>
          <w:sz w:val="24"/>
          <w:szCs w:val="24"/>
          <w:lang w:val="en-GB"/>
        </w:rPr>
        <w:footnoteReference w:id="58"/>
      </w:r>
      <w:r w:rsidRPr="60226960">
        <w:rPr>
          <w:rFonts w:ascii="Times New Roman" w:hAnsi="Times New Roman" w:eastAsia="Times New Roman" w:cs="Times New Roman"/>
          <w:sz w:val="24"/>
          <w:szCs w:val="24"/>
          <w:lang w:val="en-GB"/>
        </w:rPr>
        <w:t xml:space="preserve"> in his basic approach for detection of potential outliers. Such an approach is more outlier-robust</w:t>
      </w:r>
      <w:del w:author="Josh Browning" w:date="2015-09-01T07:55:00Z" w:id="2763">
        <w:r w:rsidRPr="00E93C3B" w:rsidDel="00BF4697">
          <w:rPr>
            <w:rFonts w:ascii="Times New Roman" w:hAnsi="Times New Roman" w:cs="Times New Roman"/>
            <w:sz w:val="24"/>
            <w:lang w:val="en-GB"/>
          </w:rPr>
          <w:delText>,</w:delText>
        </w:r>
      </w:del>
      <w:r w:rsidRPr="60226960">
        <w:rPr>
          <w:rFonts w:ascii="Times New Roman" w:hAnsi="Times New Roman" w:eastAsia="Times New Roman" w:cs="Times New Roman"/>
          <w:sz w:val="24"/>
          <w:szCs w:val="24"/>
          <w:lang w:val="en-GB"/>
        </w:rPr>
        <w:t xml:space="preserve"> than the arithmetic mean. The chart below (</w:t>
      </w:r>
      <w:r w:rsidR="009D4D5F">
        <w:fldChar w:fldCharType="begin"/>
      </w:r>
      <w:r w:rsidR="009D4D5F">
        <w:instrText xml:space="preserve"> REF _Ref428347378 \h  \* MERGEFORMAT </w:instrText>
      </w:r>
      <w:r w:rsidR="009D4D5F">
        <w:fldChar w:fldCharType="separate"/>
      </w:r>
      <w:ins w:author="Onno Hoffmeister (ESS)" w:date="2015-09-08T14:05:00Z" w:id="2764">
        <w:r w:rsidRPr="60226960" w:rsidR="000B360D">
          <w:rPr>
            <w:rFonts w:ascii="Times New Roman" w:hAnsi="Times New Roman" w:eastAsia="Times New Roman" w:cs="Times New Roman"/>
            <w:sz w:val="24"/>
            <w:szCs w:val="24"/>
            <w:lang w:val="en-GB"/>
            <w:rPrChange w:author="Onno Hoffmeister (ESS)" w:date="2015-09-08T14:05:00Z" w:id="2765">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sz w:val="24"/>
            <w:szCs w:val="24"/>
            <w:lang w:val="en-GB"/>
            <w:rPrChange w:author="Onno Hoffmeister (ESS)" w:date="2015-09-08T14:05:00Z" w:id="2766">
              <w:rPr>
                <w:rFonts w:ascii="Times New Roman" w:hAnsi="Times New Roman" w:cs="Times New Roman"/>
                <w:noProof/>
                <w:lang w:val="en-GB"/>
              </w:rPr>
            </w:rPrChange>
          </w:rPr>
          <w:t>26</w:t>
        </w:r>
      </w:ins>
      <w:del w:author="Onno Hoffmeister (ESS)" w:date="2015-09-08T14:05:00Z" w:id="2767">
        <w:r w:rsidRPr="00E93C3B" w:rsidDel="000B360D" w:rsidR="000854D5">
          <w:rPr>
            <w:rFonts w:ascii="Times New Roman" w:hAnsi="Times New Roman" w:cs="Times New Roman"/>
            <w:sz w:val="24"/>
            <w:lang w:val="en-GB"/>
          </w:rPr>
          <w:delText xml:space="preserve">Figure </w:delText>
        </w:r>
        <w:r w:rsidRPr="00E93C3B" w:rsidDel="000B360D" w:rsidR="000854D5">
          <w:rPr>
            <w:rFonts w:ascii="Times New Roman" w:hAnsi="Times New Roman" w:cs="Times New Roman"/>
            <w:noProof/>
            <w:sz w:val="24"/>
            <w:lang w:val="en-GB"/>
          </w:rPr>
          <w:delText>22</w:delText>
        </w:r>
      </w:del>
      <w:r w:rsidR="009D4D5F">
        <w:fldChar w:fldCharType="end"/>
      </w:r>
      <w:r w:rsidRPr="60226960">
        <w:rPr>
          <w:rFonts w:ascii="Times New Roman" w:hAnsi="Times New Roman" w:eastAsia="Times New Roman" w:cs="Times New Roman"/>
          <w:sz w:val="24"/>
          <w:szCs w:val="24"/>
          <w:lang w:val="en-GB"/>
        </w:rPr>
        <w:t>) shows the combination of missing quantities and unit-value outliers for reporting countries in a given year:</w:t>
      </w:r>
    </w:p>
    <w:p xmlns:wp14="http://schemas.microsoft.com/office/word/2010/wordml" w:rsidRPr="009616CB" w:rsidR="006E32A4" w:rsidP="006E32A4" w:rsidRDefault="006E32A4" w14:paraId="581BD5A0" wp14:textId="77777777">
      <w:pPr>
        <w:jc w:val="both"/>
        <w:rPr>
          <w:rFonts w:ascii="Times New Roman" w:hAnsi="Times New Roman" w:cs="Times New Roman"/>
          <w:lang w:val="en-GB"/>
        </w:rPr>
      </w:pPr>
    </w:p>
    <w:p xmlns:wp14="http://schemas.microsoft.com/office/word/2010/wordml" w:rsidRPr="009616CB" w:rsidR="006E32A4" w:rsidP="006E32A4" w:rsidRDefault="006E32A4" w14:paraId="72B5F3B3"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699D3167"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19C34F6C" wp14:textId="77777777" wp14:noSpellErr="1">
      <w:pPr>
        <w:pStyle w:val="Caption"/>
        <w:jc w:val="both"/>
        <w:rPr>
          <w:rFonts w:ascii="Times New Roman" w:hAnsi="Times New Roman" w:cs="Times New Roman"/>
          <w:lang w:val="en-GB"/>
        </w:rPr>
      </w:pPr>
      <w:bookmarkStart w:name="_Toc428383874" w:id="2768"/>
      <w:bookmarkStart w:name="_Toc428436806" w:id="2769"/>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70">
        <w:r w:rsidRPr="60226960" w:rsidR="000B360D">
          <w:rPr>
            <w:rFonts w:ascii="Times New Roman" w:hAnsi="Times New Roman" w:eastAsia="Times New Roman" w:cs="Times New Roman"/>
            <w:noProof/>
            <w:lang w:val="en-GB"/>
          </w:rPr>
          <w:t>27</w:t>
        </w:r>
      </w:ins>
      <w:del w:author="Onno Hoffmeister (ESS)" w:date="2015-09-08T14:05:00Z" w:id="2771">
        <w:r w:rsidRPr="009616CB" w:rsidDel="000B360D" w:rsidR="000854D5">
          <w:rPr>
            <w:rFonts w:ascii="Times New Roman" w:hAnsi="Times New Roman" w:cs="Times New Roman"/>
            <w:noProof/>
            <w:lang w:val="en-GB"/>
          </w:rPr>
          <w:delText>23</w:delText>
        </w:r>
      </w:del>
      <w:r w:rsidRPr="60226960" w:rsidR="001562E7">
        <w:fldChar w:fldCharType="end"/>
      </w:r>
      <w:r w:rsidRPr="60226960" w:rsidR="005630C6">
        <w:rPr>
          <w:rFonts w:ascii="Times New Roman" w:hAnsi="Times New Roman" w:eastAsia="Times New Roman" w:cs="Times New Roman"/>
          <w:lang w:val="en-GB"/>
        </w:rPr>
        <w:t>: R</w:t>
      </w:r>
      <w:r w:rsidRPr="60226960">
        <w:rPr>
          <w:rFonts w:ascii="Times New Roman" w:hAnsi="Times New Roman" w:eastAsia="Times New Roman" w:cs="Times New Roman"/>
          <w:lang w:val="en-GB"/>
        </w:rPr>
        <w:t>esults of outlier tests</w:t>
      </w:r>
      <w:bookmarkEnd w:id="2768"/>
      <w:bookmarkEnd w:id="2769"/>
    </w:p>
    <w:p xmlns:wp14="http://schemas.microsoft.com/office/word/2010/wordml" w:rsidRPr="009616CB" w:rsidR="006E32A4" w:rsidP="006E32A4" w:rsidRDefault="006E32A4" w14:paraId="44D063DE" wp14:textId="77777777">
      <w:pPr>
        <w:pStyle w:val="Heading4"/>
        <w:jc w:val="both"/>
        <w:rPr>
          <w:rFonts w:ascii="Times New Roman" w:hAnsi="Times New Roman"/>
          <w:lang w:val="en-GB"/>
        </w:rPr>
      </w:pPr>
      <w:bookmarkStart w:name="imputing-of-missing-quantities-and-repla" w:id="2772"/>
      <w:bookmarkEnd w:id="2772"/>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748B9FC7"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582D0ED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an example (</w:t>
      </w:r>
      <w:r w:rsidR="009D4D5F">
        <w:fldChar w:fldCharType="begin"/>
      </w:r>
      <w:r w:rsidR="009D4D5F">
        <w:instrText xml:space="preserve"> REF _Ref428349140 \h  \* MERGEFORMAT </w:instrText>
      </w:r>
      <w:r w:rsidR="009D4D5F">
        <w:fldChar w:fldCharType="separate"/>
      </w:r>
      <w:ins w:author="Onno Hoffmeister (ESS)" w:date="2015-09-08T14:05:00Z" w:id="277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76</w:t>
        </w:r>
      </w:ins>
      <w:del w:author="Onno Hoffmeister (ESS)" w:date="2015-09-08T14:05:00Z" w:id="277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76</w:delText>
        </w:r>
      </w:del>
      <w:r w:rsidR="009D4D5F">
        <w:fldChar w:fldCharType="end"/>
      </w:r>
      <w:r w:rsidRPr="60226960">
        <w:rPr>
          <w:rFonts w:ascii="Times New Roman" w:hAnsi="Times New Roman" w:eastAsia="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70176C48" wp14:textId="77777777">
      <w:pPr>
        <w:pStyle w:val="Caption"/>
        <w:keepNext/>
        <w:jc w:val="both"/>
        <w:rPr>
          <w:rFonts w:ascii="Times New Roman" w:hAnsi="Times New Roman" w:cs="Times New Roman"/>
          <w:sz w:val="22"/>
          <w:szCs w:val="22"/>
          <w:lang w:val="en-GB"/>
        </w:rPr>
      </w:pPr>
      <w:bookmarkStart w:name="_Ref428349140" w:id="2775"/>
      <w:bookmarkStart w:name="_Toc428423615" w:id="2776"/>
      <w:r w:rsidRPr="009616CB">
        <w:rPr>
          <w:rFonts w:ascii="Times New Roman" w:hAnsi="Times New Roman" w:cs="Times New Roman"/>
          <w:sz w:val="22"/>
          <w:szCs w:val="22"/>
          <w:lang w:val="en-GB"/>
        </w:rPr>
        <w:t xml:space="preserve">Table </w:t>
      </w:r>
      <w:r w:rsidRPr="009616CB" w:rsidR="001562E7">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Pr="009616CB" w:rsidR="001562E7">
        <w:rPr>
          <w:rFonts w:ascii="Times New Roman" w:hAnsi="Times New Roman" w:cs="Times New Roman"/>
          <w:sz w:val="22"/>
          <w:szCs w:val="22"/>
          <w:lang w:val="en-GB"/>
        </w:rPr>
        <w:fldChar w:fldCharType="end"/>
      </w:r>
      <w:bookmarkEnd w:id="2775"/>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777">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776"/>
    </w:p>
    <w:tbl>
      <w:tblPr>
        <w:tblStyle w:val="TableClassic1"/>
        <w:tblW w:w="5000" w:type="pct"/>
        <w:tblLook w:val="04A0" w:firstRow="1" w:lastRow="0" w:firstColumn="1" w:lastColumn="0" w:noHBand="0" w:noVBand="1"/>
      </w:tblPr>
      <w:tblGrid>
        <w:gridCol w:w="1447"/>
        <w:gridCol w:w="1553"/>
        <w:gridCol w:w="815"/>
        <w:gridCol w:w="1248"/>
        <w:gridCol w:w="986"/>
        <w:gridCol w:w="1591"/>
        <w:gridCol w:w="711"/>
        <w:gridCol w:w="891"/>
      </w:tblGrid>
      <w:tr xmlns:wp14="http://schemas.microsoft.com/office/word/2010/wordml" w:rsidRPr="009616CB" w:rsidR="006E32A4" w:rsidTr="00B44757" w14:paraId="7B276D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9962525"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64E74AC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00C4080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4CC15E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5974387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name="__DdeLink__2811_269521773" w:id="2778"/>
            <w:bookmarkEnd w:id="2778"/>
            <w:r w:rsidRPr="009616CB">
              <w:rPr>
                <w:rFonts w:cs="Times New Roman"/>
                <w:sz w:val="22"/>
                <w:szCs w:val="22"/>
                <w:lang w:val="en-GB"/>
              </w:rPr>
              <w:t>(FCL code)</w:t>
            </w:r>
          </w:p>
        </w:tc>
        <w:tc>
          <w:tcPr>
            <w:tcW w:w="579" w:type="pct"/>
          </w:tcPr>
          <w:p w:rsidRPr="009616CB" w:rsidR="006E32A4" w:rsidP="006E32A4" w:rsidRDefault="006E32A4" w14:paraId="2AD4AFBB" wp14:textId="77777777">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2DC7DC39"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1FCD50B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4428556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2779"/>
            <w:r w:rsidRPr="009616CB">
              <w:rPr>
                <w:rFonts w:cs="Times New Roman"/>
                <w:sz w:val="22"/>
                <w:szCs w:val="22"/>
                <w:lang w:val="en-GB"/>
              </w:rPr>
              <w:t>UV-me</w:t>
            </w:r>
            <w:commentRangeEnd w:id="2779"/>
            <w:r w:rsidR="00BF4697">
              <w:rPr>
                <w:rStyle w:val="CommentReference"/>
                <w:rFonts w:ascii="Book Antiqua" w:hAnsi="Book Antiqua" w:eastAsia="Arial" w:cs="Arial"/>
                <w:i w:val="0"/>
                <w:iCs w:val="0"/>
                <w:lang w:eastAsia="ar-SA"/>
              </w:rPr>
              <w:commentReference w:id="2779"/>
            </w:r>
          </w:p>
        </w:tc>
      </w:tr>
      <w:tr xmlns:wp14="http://schemas.microsoft.com/office/word/2010/wordml" w:rsidRPr="009616CB" w:rsidR="006E32A4" w:rsidTr="00B44757" w14:paraId="78FC4ECA"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072D2F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E21F8B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48D4216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3A5320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7309BA4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BAAE9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0">
              <w:r w:rsidRPr="009616CB">
                <w:rPr>
                  <w:rFonts w:ascii="Times New Roman" w:hAnsi="Times New Roman" w:cs="Times New Roman"/>
                  <w:lang w:val="en-GB"/>
                </w:rPr>
                <w:delText>9193</w:delText>
              </w:r>
            </w:del>
            <w:ins w:author="Josh Browning" w:date="2015-09-03T12:40:00Z" w:id="2781">
              <w:r w:rsidRPr="009616CB">
                <w:rPr>
                  <w:rFonts w:ascii="Times New Roman" w:hAnsi="Times New Roman" w:cs="Times New Roman"/>
                  <w:lang w:val="en-GB"/>
                </w:rPr>
                <w:t>9</w:t>
              </w:r>
            </w:ins>
            <w:ins w:author="Josh Browning" w:date="2015-09-01T07:56:00Z" w:id="2782">
              <w:r w:rsidR="00BF4697">
                <w:rPr>
                  <w:rFonts w:ascii="Times New Roman" w:hAnsi="Times New Roman" w:cs="Times New Roman"/>
                  <w:lang w:val="en-GB"/>
                </w:rPr>
                <w:t>,</w:t>
              </w:r>
            </w:ins>
            <w:ins w:author="Josh Browning" w:date="2015-09-03T12:40:00Z" w:id="2783">
              <w:r w:rsidRPr="009616CB">
                <w:rPr>
                  <w:rFonts w:ascii="Times New Roman" w:hAnsi="Times New Roman" w:cs="Times New Roman"/>
                  <w:lang w:val="en-GB"/>
                </w:rPr>
                <w:t>193</w:t>
              </w:r>
            </w:ins>
          </w:p>
        </w:tc>
        <w:tc>
          <w:tcPr>
            <w:tcW w:w="421" w:type="pct"/>
          </w:tcPr>
          <w:p w:rsidRPr="009616CB" w:rsidR="006E32A4" w:rsidP="006E32A4" w:rsidRDefault="006E32A4" w14:paraId="4E26A80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75277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1D32152F"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7EC47A7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08FD7D5"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13FCBD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D1B9E0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65ED63F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B24C72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4">
              <w:r w:rsidRPr="009616CB">
                <w:rPr>
                  <w:rFonts w:ascii="Times New Roman" w:hAnsi="Times New Roman" w:cs="Times New Roman"/>
                  <w:lang w:val="en-GB"/>
                </w:rPr>
                <w:delText>3267</w:delText>
              </w:r>
            </w:del>
            <w:ins w:author="Josh Browning" w:date="2015-09-03T12:40:00Z" w:id="2785">
              <w:r w:rsidRPr="009616CB">
                <w:rPr>
                  <w:rFonts w:ascii="Times New Roman" w:hAnsi="Times New Roman" w:cs="Times New Roman"/>
                  <w:lang w:val="en-GB"/>
                </w:rPr>
                <w:t>3</w:t>
              </w:r>
            </w:ins>
            <w:ins w:author="Josh Browning" w:date="2015-09-01T07:56:00Z" w:id="2786">
              <w:r w:rsidR="00BF4697">
                <w:rPr>
                  <w:rFonts w:ascii="Times New Roman" w:hAnsi="Times New Roman" w:cs="Times New Roman"/>
                  <w:lang w:val="en-GB"/>
                </w:rPr>
                <w:t>,</w:t>
              </w:r>
            </w:ins>
            <w:ins w:author="Josh Browning" w:date="2015-09-03T12:40:00Z" w:id="2787">
              <w:r w:rsidRPr="009616CB">
                <w:rPr>
                  <w:rFonts w:ascii="Times New Roman" w:hAnsi="Times New Roman" w:cs="Times New Roman"/>
                  <w:lang w:val="en-GB"/>
                </w:rPr>
                <w:t>267</w:t>
              </w:r>
            </w:ins>
          </w:p>
        </w:tc>
        <w:tc>
          <w:tcPr>
            <w:tcW w:w="421" w:type="pct"/>
          </w:tcPr>
          <w:p w:rsidRPr="009616CB" w:rsidR="006E32A4" w:rsidP="006E32A4" w:rsidRDefault="006E32A4" w14:paraId="50147A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6FA64C8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1C7B94A6"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20F6F5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24BD8799"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62D9124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D1480D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1FFCC79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E462E8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8">
              <w:r w:rsidRPr="009616CB">
                <w:rPr>
                  <w:rFonts w:ascii="Times New Roman" w:hAnsi="Times New Roman" w:cs="Times New Roman"/>
                  <w:lang w:val="en-GB"/>
                </w:rPr>
                <w:delText>194271</w:delText>
              </w:r>
            </w:del>
            <w:ins w:author="Josh Browning" w:date="2015-09-03T12:40:00Z" w:id="2789">
              <w:r w:rsidRPr="009616CB">
                <w:rPr>
                  <w:rFonts w:ascii="Times New Roman" w:hAnsi="Times New Roman" w:cs="Times New Roman"/>
                  <w:lang w:val="en-GB"/>
                </w:rPr>
                <w:t>194</w:t>
              </w:r>
            </w:ins>
            <w:ins w:author="Josh Browning" w:date="2015-09-01T07:56:00Z" w:id="2790">
              <w:r w:rsidR="00BF4697">
                <w:rPr>
                  <w:rFonts w:ascii="Times New Roman" w:hAnsi="Times New Roman" w:cs="Times New Roman"/>
                  <w:lang w:val="en-GB"/>
                </w:rPr>
                <w:t>,</w:t>
              </w:r>
            </w:ins>
            <w:ins w:author="Josh Browning" w:date="2015-09-03T12:40:00Z" w:id="2791">
              <w:r w:rsidRPr="009616CB">
                <w:rPr>
                  <w:rFonts w:ascii="Times New Roman" w:hAnsi="Times New Roman" w:cs="Times New Roman"/>
                  <w:lang w:val="en-GB"/>
                </w:rPr>
                <w:t>271</w:t>
              </w:r>
            </w:ins>
          </w:p>
        </w:tc>
        <w:tc>
          <w:tcPr>
            <w:tcW w:w="421" w:type="pct"/>
          </w:tcPr>
          <w:p w:rsidRPr="009616CB" w:rsidR="006E32A4" w:rsidP="006E32A4" w:rsidRDefault="006E32A4" w14:paraId="14FFA3B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3FC9E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395FA5B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B1FAF0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1207432" wp14:textId="77777777">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322FC6E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B8945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45D739A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2315AE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2">
              <w:r w:rsidRPr="009616CB">
                <w:rPr>
                  <w:rFonts w:ascii="Times New Roman" w:hAnsi="Times New Roman" w:cs="Times New Roman"/>
                  <w:lang w:val="en-GB"/>
                </w:rPr>
                <w:delText>2937</w:delText>
              </w:r>
            </w:del>
            <w:ins w:author="Josh Browning" w:date="2015-09-03T12:40:00Z" w:id="2793">
              <w:r w:rsidRPr="009616CB">
                <w:rPr>
                  <w:rFonts w:ascii="Times New Roman" w:hAnsi="Times New Roman" w:cs="Times New Roman"/>
                  <w:lang w:val="en-GB"/>
                </w:rPr>
                <w:t>2</w:t>
              </w:r>
            </w:ins>
            <w:ins w:author="Josh Browning" w:date="2015-09-01T07:56:00Z" w:id="2794">
              <w:r w:rsidR="00BF4697">
                <w:rPr>
                  <w:rFonts w:ascii="Times New Roman" w:hAnsi="Times New Roman" w:cs="Times New Roman"/>
                  <w:lang w:val="en-GB"/>
                </w:rPr>
                <w:t>,</w:t>
              </w:r>
            </w:ins>
            <w:ins w:author="Josh Browning" w:date="2015-09-03T12:40:00Z" w:id="2795">
              <w:r w:rsidRPr="009616CB">
                <w:rPr>
                  <w:rFonts w:ascii="Times New Roman" w:hAnsi="Times New Roman" w:cs="Times New Roman"/>
                  <w:lang w:val="en-GB"/>
                </w:rPr>
                <w:t>937</w:t>
              </w:r>
            </w:ins>
          </w:p>
        </w:tc>
        <w:tc>
          <w:tcPr>
            <w:tcW w:w="421" w:type="pct"/>
          </w:tcPr>
          <w:p w:rsidRPr="009616CB" w:rsidR="006E32A4" w:rsidP="006E32A4" w:rsidRDefault="006E32A4" w14:paraId="4A4873B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18FCD38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67745ADB"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0F47B43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F10C1A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769377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E18660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76A9BBD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D3928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6">
              <w:r w:rsidRPr="009616CB">
                <w:rPr>
                  <w:rFonts w:ascii="Times New Roman" w:hAnsi="Times New Roman" w:cs="Times New Roman"/>
                  <w:lang w:val="en-GB"/>
                </w:rPr>
                <w:delText>112727</w:delText>
              </w:r>
            </w:del>
            <w:ins w:author="Josh Browning" w:date="2015-09-03T12:40:00Z" w:id="2797">
              <w:r w:rsidRPr="009616CB">
                <w:rPr>
                  <w:rFonts w:ascii="Times New Roman" w:hAnsi="Times New Roman" w:cs="Times New Roman"/>
                  <w:lang w:val="en-GB"/>
                </w:rPr>
                <w:t>112</w:t>
              </w:r>
            </w:ins>
            <w:ins w:author="Josh Browning" w:date="2015-09-01T07:56:00Z" w:id="2798">
              <w:r w:rsidR="00BF4697">
                <w:rPr>
                  <w:rFonts w:ascii="Times New Roman" w:hAnsi="Times New Roman" w:cs="Times New Roman"/>
                  <w:lang w:val="en-GB"/>
                </w:rPr>
                <w:t>,</w:t>
              </w:r>
            </w:ins>
            <w:ins w:author="Josh Browning" w:date="2015-09-03T12:40:00Z" w:id="2799">
              <w:r w:rsidRPr="009616CB">
                <w:rPr>
                  <w:rFonts w:ascii="Times New Roman" w:hAnsi="Times New Roman" w:cs="Times New Roman"/>
                  <w:lang w:val="en-GB"/>
                </w:rPr>
                <w:t>727</w:t>
              </w:r>
            </w:ins>
          </w:p>
        </w:tc>
        <w:tc>
          <w:tcPr>
            <w:tcW w:w="421" w:type="pct"/>
          </w:tcPr>
          <w:p w:rsidRPr="009616CB" w:rsidR="006E32A4" w:rsidP="006E32A4" w:rsidRDefault="006E32A4" w14:paraId="3AFAF9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52F1C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4A9795D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856594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7CBACC0"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AD6A41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19C97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095FBD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B2E632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0">
              <w:r w:rsidRPr="009616CB">
                <w:rPr>
                  <w:rFonts w:ascii="Times New Roman" w:hAnsi="Times New Roman" w:cs="Times New Roman"/>
                  <w:lang w:val="en-GB"/>
                </w:rPr>
                <w:delText>2479</w:delText>
              </w:r>
            </w:del>
            <w:ins w:author="Josh Browning" w:date="2015-09-03T12:40:00Z" w:id="2801">
              <w:r w:rsidRPr="009616CB">
                <w:rPr>
                  <w:rFonts w:ascii="Times New Roman" w:hAnsi="Times New Roman" w:cs="Times New Roman"/>
                  <w:lang w:val="en-GB"/>
                </w:rPr>
                <w:t>2</w:t>
              </w:r>
            </w:ins>
            <w:ins w:author="Josh Browning" w:date="2015-09-01T07:56:00Z" w:id="2802">
              <w:r w:rsidR="00BF4697">
                <w:rPr>
                  <w:rFonts w:ascii="Times New Roman" w:hAnsi="Times New Roman" w:cs="Times New Roman"/>
                  <w:lang w:val="en-GB"/>
                </w:rPr>
                <w:t>,</w:t>
              </w:r>
            </w:ins>
            <w:ins w:author="Josh Browning" w:date="2015-09-03T12:40:00Z" w:id="2803">
              <w:r w:rsidRPr="009616CB">
                <w:rPr>
                  <w:rFonts w:ascii="Times New Roman" w:hAnsi="Times New Roman" w:cs="Times New Roman"/>
                  <w:lang w:val="en-GB"/>
                </w:rPr>
                <w:t>479</w:t>
              </w:r>
            </w:ins>
          </w:p>
        </w:tc>
        <w:tc>
          <w:tcPr>
            <w:tcW w:w="421" w:type="pct"/>
          </w:tcPr>
          <w:p w:rsidRPr="009616CB" w:rsidR="006E32A4" w:rsidP="006E32A4" w:rsidRDefault="006E32A4" w14:paraId="114C47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5DBDE1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1F6ACDCE"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6233C7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35E5224"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3E2531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A8DF2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3EA58E4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7F0D1B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4">
              <w:r w:rsidRPr="009616CB">
                <w:rPr>
                  <w:rFonts w:ascii="Times New Roman" w:hAnsi="Times New Roman" w:cs="Times New Roman"/>
                  <w:lang w:val="en-GB"/>
                </w:rPr>
                <w:delText>4382</w:delText>
              </w:r>
            </w:del>
            <w:ins w:author="Josh Browning" w:date="2015-09-03T12:40:00Z" w:id="2805">
              <w:r w:rsidRPr="009616CB">
                <w:rPr>
                  <w:rFonts w:ascii="Times New Roman" w:hAnsi="Times New Roman" w:cs="Times New Roman"/>
                  <w:lang w:val="en-GB"/>
                </w:rPr>
                <w:t>4</w:t>
              </w:r>
            </w:ins>
            <w:ins w:author="Josh Browning" w:date="2015-09-01T07:56:00Z" w:id="2806">
              <w:r w:rsidR="00BF4697">
                <w:rPr>
                  <w:rFonts w:ascii="Times New Roman" w:hAnsi="Times New Roman" w:cs="Times New Roman"/>
                  <w:lang w:val="en-GB"/>
                </w:rPr>
                <w:t>,</w:t>
              </w:r>
            </w:ins>
            <w:ins w:author="Josh Browning" w:date="2015-09-03T12:40:00Z" w:id="2807">
              <w:r w:rsidRPr="009616CB">
                <w:rPr>
                  <w:rFonts w:ascii="Times New Roman" w:hAnsi="Times New Roman" w:cs="Times New Roman"/>
                  <w:lang w:val="en-GB"/>
                </w:rPr>
                <w:t>382</w:t>
              </w:r>
            </w:ins>
          </w:p>
        </w:tc>
        <w:tc>
          <w:tcPr>
            <w:tcW w:w="421" w:type="pct"/>
          </w:tcPr>
          <w:p w:rsidRPr="009616CB" w:rsidR="006E32A4" w:rsidP="006E32A4" w:rsidRDefault="006E32A4" w14:paraId="124B43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2306F90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06320378"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B024E4C"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33B34D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AB89E3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E2A1D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2D32A4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4CF0906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8">
              <w:r w:rsidRPr="009616CB">
                <w:rPr>
                  <w:rFonts w:ascii="Times New Roman" w:hAnsi="Times New Roman" w:cs="Times New Roman"/>
                  <w:lang w:val="en-GB"/>
                </w:rPr>
                <w:delText>24030</w:delText>
              </w:r>
            </w:del>
            <w:ins w:author="Josh Browning" w:date="2015-09-03T12:40:00Z" w:id="2809">
              <w:r w:rsidRPr="009616CB">
                <w:rPr>
                  <w:rFonts w:ascii="Times New Roman" w:hAnsi="Times New Roman" w:cs="Times New Roman"/>
                  <w:lang w:val="en-GB"/>
                </w:rPr>
                <w:t>24</w:t>
              </w:r>
            </w:ins>
            <w:ins w:author="Josh Browning" w:date="2015-09-01T07:56:00Z" w:id="2810">
              <w:r w:rsidR="00BF4697">
                <w:rPr>
                  <w:rFonts w:ascii="Times New Roman" w:hAnsi="Times New Roman" w:cs="Times New Roman"/>
                  <w:lang w:val="en-GB"/>
                </w:rPr>
                <w:t>,</w:t>
              </w:r>
            </w:ins>
            <w:ins w:author="Josh Browning" w:date="2015-09-03T12:40:00Z" w:id="2811">
              <w:r w:rsidRPr="009616CB">
                <w:rPr>
                  <w:rFonts w:ascii="Times New Roman" w:hAnsi="Times New Roman" w:cs="Times New Roman"/>
                  <w:lang w:val="en-GB"/>
                </w:rPr>
                <w:t>030</w:t>
              </w:r>
            </w:ins>
          </w:p>
        </w:tc>
        <w:tc>
          <w:tcPr>
            <w:tcW w:w="421" w:type="pct"/>
          </w:tcPr>
          <w:p w:rsidRPr="009616CB" w:rsidR="006E32A4" w:rsidP="006E32A4" w:rsidRDefault="006E32A4" w14:paraId="13B06C4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40CCC67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50958AE4"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5E81D8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3F70952"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E13CB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9FEA3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521987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EA9D5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2">
              <w:r w:rsidRPr="009616CB">
                <w:rPr>
                  <w:rFonts w:ascii="Times New Roman" w:hAnsi="Times New Roman" w:cs="Times New Roman"/>
                  <w:lang w:val="en-GB"/>
                </w:rPr>
                <w:delText>7833</w:delText>
              </w:r>
            </w:del>
            <w:ins w:author="Josh Browning" w:date="2015-09-03T12:40:00Z" w:id="2813">
              <w:r w:rsidRPr="009616CB">
                <w:rPr>
                  <w:rFonts w:ascii="Times New Roman" w:hAnsi="Times New Roman" w:cs="Times New Roman"/>
                  <w:lang w:val="en-GB"/>
                </w:rPr>
                <w:t>7</w:t>
              </w:r>
            </w:ins>
            <w:ins w:author="Josh Browning" w:date="2015-09-01T07:56:00Z" w:id="2814">
              <w:r w:rsidR="00BF4697">
                <w:rPr>
                  <w:rFonts w:ascii="Times New Roman" w:hAnsi="Times New Roman" w:cs="Times New Roman"/>
                  <w:lang w:val="en-GB"/>
                </w:rPr>
                <w:t>,</w:t>
              </w:r>
            </w:ins>
            <w:ins w:author="Josh Browning" w:date="2015-09-03T12:40:00Z" w:id="2815">
              <w:r w:rsidRPr="009616CB">
                <w:rPr>
                  <w:rFonts w:ascii="Times New Roman" w:hAnsi="Times New Roman" w:cs="Times New Roman"/>
                  <w:lang w:val="en-GB"/>
                </w:rPr>
                <w:t>833</w:t>
              </w:r>
            </w:ins>
          </w:p>
        </w:tc>
        <w:tc>
          <w:tcPr>
            <w:tcW w:w="421" w:type="pct"/>
          </w:tcPr>
          <w:p w:rsidRPr="009616CB" w:rsidR="006E32A4" w:rsidP="006E32A4" w:rsidRDefault="006E32A4" w14:paraId="43AE98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4CA94A7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5C30F23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E89019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983175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7C0B6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770163B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2A3CFE1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6819583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6">
              <w:r w:rsidRPr="009616CB">
                <w:rPr>
                  <w:rFonts w:ascii="Times New Roman" w:hAnsi="Times New Roman" w:cs="Times New Roman"/>
                  <w:lang w:val="en-GB"/>
                </w:rPr>
                <w:delText>22842</w:delText>
              </w:r>
            </w:del>
            <w:ins w:author="Josh Browning" w:date="2015-09-03T12:40:00Z" w:id="2817">
              <w:r w:rsidRPr="009616CB">
                <w:rPr>
                  <w:rFonts w:ascii="Times New Roman" w:hAnsi="Times New Roman" w:cs="Times New Roman"/>
                  <w:lang w:val="en-GB"/>
                </w:rPr>
                <w:t>22</w:t>
              </w:r>
            </w:ins>
            <w:ins w:author="Josh Browning" w:date="2015-09-01T07:56:00Z" w:id="2818">
              <w:r w:rsidR="00BF4697">
                <w:rPr>
                  <w:rFonts w:ascii="Times New Roman" w:hAnsi="Times New Roman" w:cs="Times New Roman"/>
                  <w:lang w:val="en-GB"/>
                </w:rPr>
                <w:t>,</w:t>
              </w:r>
            </w:ins>
            <w:ins w:author="Josh Browning" w:date="2015-09-03T12:40:00Z" w:id="2819">
              <w:r w:rsidRPr="009616CB">
                <w:rPr>
                  <w:rFonts w:ascii="Times New Roman" w:hAnsi="Times New Roman" w:cs="Times New Roman"/>
                  <w:lang w:val="en-GB"/>
                </w:rPr>
                <w:t>842</w:t>
              </w:r>
            </w:ins>
          </w:p>
        </w:tc>
        <w:tc>
          <w:tcPr>
            <w:tcW w:w="421" w:type="pct"/>
          </w:tcPr>
          <w:p w:rsidRPr="009616CB" w:rsidR="006E32A4" w:rsidP="006E32A4" w:rsidRDefault="006E32A4" w14:paraId="03AAE0A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425374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459E8165"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xmlns:wp14="http://schemas.microsoft.com/office/word/2010/wordml" w:rsidRPr="009616CB" w:rsidR="006E32A4" w:rsidP="006E32A4" w:rsidRDefault="00BA5A82" w14:paraId="294F29BA" wp14:textId="77777777" wp14:noSpellErr="1">
      <w:pPr>
        <w:jc w:val="both"/>
        <w:rPr>
          <w:rFonts w:ascii="Times New Roman" w:hAnsi="Times New Roman" w:cs="Times New Roman"/>
          <w:lang w:val="en-GB"/>
        </w:rPr>
      </w:pPr>
      <w:bookmarkStart w:name="imputing-using-reporter-median-unit-valu" w:id="2820"/>
      <w:bookmarkEnd w:id="2820"/>
      <w:ins w:author="Josh Browning" w:date="2015-09-01T08:20:00Z" w:id="2821">
        <w:r w:rsidRPr="60226960">
          <w:rPr>
            <w:rFonts w:ascii="Times New Roman" w:hAnsi="Times New Roman" w:eastAsia="Times New Roman" w:cs="Times New Roman"/>
            <w:lang w:val="en-GB"/>
          </w:rPr>
          <w:t xml:space="preserve">Note that the UV-me column represents the median unit value for that specific commodity.  </w:t>
        </w:r>
      </w:ins>
      <w:r w:rsidRPr="60226960" w:rsidR="006E32A4">
        <w:rPr>
          <w:rFonts w:ascii="Times New Roman" w:hAnsi="Times New Roman" w:eastAsia="Times New Roman" w:cs="Times New Roman"/>
          <w:lang w:val="en-GB"/>
        </w:rPr>
        <w:t xml:space="preserve">We can now impute a missing quantity, or adjust an outlier, using the </w:t>
      </w:r>
      <w:del w:author="Josh Browning" w:date="2015-09-01T08:20:00Z" w:id="2822">
        <w:r w:rsidRPr="009616CB" w:rsidDel="00BA5A82" w:rsidR="006E32A4">
          <w:rPr>
            <w:rFonts w:ascii="Times New Roman" w:hAnsi="Times New Roman" w:cs="Times New Roman"/>
            <w:lang w:val="en-GB"/>
          </w:rPr>
          <w:delText xml:space="preserve">reporter </w:delText>
        </w:r>
      </w:del>
      <w:r w:rsidRPr="60226960" w:rsidR="006E32A4">
        <w:rPr>
          <w:rFonts w:ascii="Times New Roman" w:hAnsi="Times New Roman" w:eastAsia="Times New Roman" w:cs="Times New Roman"/>
          <w:lang w:val="en-GB"/>
        </w:rPr>
        <w:t>median unit value for the respective commodity.</w:t>
      </w:r>
    </w:p>
    <w:p xmlns:wp14="http://schemas.microsoft.com/office/word/2010/wordml" w:rsidRPr="009616CB" w:rsidR="006E32A4" w:rsidP="006E32A4" w:rsidRDefault="006E32A4" w14:paraId="54B9C14F" wp14:textId="77777777">
      <w:pPr>
        <w:jc w:val="both"/>
        <w:rPr>
          <w:ins w:author="Salar Tayyib" w:date="2015-09-03T12:40:00Z" w:id="2823"/>
          <w:rFonts w:ascii="Times New Roman" w:hAnsi="Times New Roman" w:cs="Times New Roman"/>
          <w:lang w:val="en-GB"/>
        </w:rPr>
      </w:pPr>
      <m:oMathPara>
        <m:oMath>
          <m:r>
            <w:ins w:id="2824" w:author="Salar Tayyib" w:date="2015-09-03T12:40:00Z">
              <w:rPr>
                <w:rFonts w:ascii="Cambria Math" w:hAnsi="Cambria Math" w:cs="Times New Roman"/>
                <w:lang w:val="en-GB"/>
              </w:rPr>
              <m:t>AdjustedQuantity=</m:t>
            </w:ins>
          </m:r>
          <m:f>
            <m:fPr>
              <m:ctrlPr>
                <w:ins w:author="Salar Tayyib" w:date="2015-09-03T12:40:00Z" w:id="2825">
                  <w:rPr>
                    <w:rFonts w:ascii="Cambria Math" w:hAnsi="Cambria Math" w:cs="Times New Roman"/>
                    <w:lang w:val="en-GB"/>
                  </w:rPr>
                </w:ins>
              </m:ctrlPr>
            </m:fPr>
            <m:num>
              <m:eqArr>
                <m:eqArrPr>
                  <m:ctrlPr>
                    <w:ins w:author="Salar Tayyib" w:date="2015-09-03T12:40:00Z" w:id="2826">
                      <w:rPr>
                        <w:rFonts w:ascii="Cambria Math" w:hAnsi="Cambria Math" w:cs="Times New Roman"/>
                        <w:lang w:val="en-GB"/>
                      </w:rPr>
                    </w:ins>
                  </m:ctrlPr>
                </m:eqArrPr>
                <m:e>
                  <m:r>
                    <w:ins w:id="2827" w:author="Salar Tayyib" w:date="2015-09-03T12:40:00Z">
                      <w:rPr>
                        <w:rFonts w:ascii="Cambria Math" w:hAnsi="Cambria Math" w:cs="Times New Roman"/>
                        <w:lang w:val="en-GB"/>
                      </w:rPr>
                      <m:t>ReportedValue</m:t>
                    </w:ins>
                  </m:r>
                </m:e>
              </m:eqArr>
            </m:num>
            <m:den>
              <m:r>
                <w:ins w:id="2828" w:author="Salar Tayyib" w:date="2015-09-03T12:40:00Z">
                  <w:rPr>
                    <w:rFonts w:ascii="Cambria Math" w:hAnsi="Cambria Math" w:cs="Times New Roman"/>
                    <w:lang w:val="en-GB"/>
                  </w:rPr>
                  <m:t>Median</m:t>
                </w:ins>
              </m:r>
              <m:sSub>
                <m:sSubPr>
                  <m:ctrlPr>
                    <w:ins w:author="Salar Tayyib" w:date="2015-09-03T12:40:00Z" w:id="2829">
                      <w:rPr>
                        <w:rFonts w:ascii="Cambria Math" w:hAnsi="Cambria Math" w:cs="Times New Roman"/>
                        <w:lang w:val="en-GB"/>
                      </w:rPr>
                    </w:ins>
                  </m:ctrlPr>
                </m:sSubPr>
                <m:e>
                  <m:r>
                    <w:ins w:id="2830" w:author="Salar Tayyib" w:date="2015-09-03T12:40:00Z">
                      <w:rPr>
                        <w:rFonts w:ascii="Cambria Math" w:hAnsi="Cambria Math" w:cs="Times New Roman"/>
                        <w:lang w:val="en-GB"/>
                      </w:rPr>
                      <m:t>UV</m:t>
                    </w:ins>
                  </m:r>
                </m:e>
                <m:sub>
                  <m:r>
                    <w:ins w:id="2831" w:author="Salar Tayyib" w:date="2015-09-03T12:40:00Z">
                      <w:rPr>
                        <w:rFonts w:ascii="Cambria Math" w:hAnsi="Cambria Math" w:cs="Times New Roman"/>
                        <w:lang w:val="en-GB"/>
                      </w:rPr>
                      <m:t>reporter</m:t>
                    </w:ins>
                  </m:r>
                </m:sub>
              </m:sSub>
            </m:den>
          </m:f>
        </m:oMath>
      </m:oMathPara>
    </w:p>
    <w:p xmlns:wp14="http://schemas.microsoft.com/office/word/2010/wordml" w:rsidRPr="00BA5A82" w:rsidR="006E32A4" w:rsidP="006E32A4" w:rsidRDefault="006E32A4" w14:paraId="606B335E" wp14:textId="77777777">
      <w:pPr>
        <w:jc w:val="both"/>
        <w:rPr>
          <w:ins w:author="Josh Browning" w:date="2015-09-01T08:21:00Z" w:id="2832"/>
          <w:rFonts w:ascii="Times New Roman" w:hAnsi="Times New Roman" w:cs="Times New Roman"/>
          <w:lang w:val="en-GB"/>
        </w:rPr>
      </w:pPr>
      <m:oMathPara>
        <m:oMath>
          <m:r>
            <w:ins w:id="2833" w:author="Josh Browning" w:date="2015-09-03T12:40:00Z">
              <w:rPr>
                <w:rFonts w:ascii="Cambria Math" w:hAnsi="Cambria Math" w:cs="Times New Roman"/>
                <w:lang w:val="en-GB"/>
              </w:rPr>
              <m:t>Adjusted</m:t>
            </w:ins>
          </m:r>
          <m:r>
            <w:ins w:id="2834" w:author="Josh Browning" w:date="2015-09-01T07:57:00Z">
              <w:rPr>
                <w:rFonts w:ascii="Cambria Math" w:hAnsi="Cambria Math" w:cs="Times New Roman"/>
                <w:lang w:val="en-GB"/>
              </w:rPr>
              <m:t xml:space="preserve"> </m:t>
            </w:ins>
          </m:r>
          <m:r>
            <w:ins w:id="2835" w:author="Josh Browning" w:date="2015-09-03T12:40:00Z">
              <w:rPr>
                <w:rFonts w:ascii="Cambria Math" w:hAnsi="Cambria Math" w:cs="Times New Roman"/>
                <w:lang w:val="en-GB"/>
              </w:rPr>
              <m:t>Quantity=</m:t>
            </w:ins>
          </m:r>
          <m:f>
            <m:fPr>
              <m:ctrlPr>
                <w:ins w:author="Josh Browning" w:date="2015-09-03T12:40:00Z" w:id="2836">
                  <w:rPr>
                    <w:rFonts w:ascii="Cambria Math" w:hAnsi="Cambria Math" w:cs="Times New Roman"/>
                    <w:lang w:val="en-GB"/>
                  </w:rPr>
                </w:ins>
              </m:ctrlPr>
            </m:fPr>
            <m:num>
              <m:eqArr>
                <m:eqArrPr>
                  <m:ctrlPr>
                    <w:ins w:author="Josh Browning" w:date="2015-09-03T12:40:00Z" w:id="2837">
                      <w:rPr>
                        <w:rFonts w:ascii="Cambria Math" w:hAnsi="Cambria Math" w:cs="Times New Roman"/>
                        <w:lang w:val="en-GB"/>
                      </w:rPr>
                    </w:ins>
                  </m:ctrlPr>
                </m:eqArrPr>
                <m:e>
                  <m:r>
                    <w:ins w:id="2838" w:author="Josh Browning" w:date="2015-09-03T12:40:00Z">
                      <w:rPr>
                        <w:rFonts w:ascii="Cambria Math" w:hAnsi="Cambria Math" w:cs="Times New Roman"/>
                        <w:lang w:val="en-GB"/>
                      </w:rPr>
                      <m:t>Reported Value</m:t>
                    </w:ins>
                  </m:r>
                </m:e>
              </m:eqArr>
            </m:num>
            <m:den>
              <m:r>
                <w:ins w:id="2839" w:author="Josh Browning" w:date="2015-09-03T12:40:00Z">
                  <w:rPr>
                    <w:rFonts w:ascii="Cambria Math" w:hAnsi="Cambria Math" w:cs="Times New Roman"/>
                    <w:lang w:val="en-GB"/>
                  </w:rPr>
                  <m:t xml:space="preserve">Median </m:t>
                </w:ins>
              </m:r>
              <m:sSub>
                <m:sSubPr>
                  <m:ctrlPr>
                    <w:ins w:author="Josh Browning" w:date="2015-09-03T12:40:00Z" w:id="2840">
                      <w:rPr>
                        <w:rFonts w:ascii="Cambria Math" w:hAnsi="Cambria Math" w:cs="Times New Roman"/>
                        <w:lang w:val="en-GB"/>
                      </w:rPr>
                    </w:ins>
                  </m:ctrlPr>
                </m:sSubPr>
                <m:e>
                  <m:r>
                    <w:ins w:id="2841" w:author="Josh Browning" w:date="2015-09-03T12:40:00Z">
                      <w:rPr>
                        <w:rFonts w:ascii="Cambria Math" w:hAnsi="Cambria Math" w:cs="Times New Roman"/>
                        <w:lang w:val="en-GB"/>
                      </w:rPr>
                      <m:t>UV</m:t>
                    </w:ins>
                  </m:r>
                </m:e>
                <m:sub>
                  <m:r>
                    <w:ins w:id="2842" w:author="Josh Browning" w:date="2015-09-03T12:40:00Z">
                      <w:rPr>
                        <w:rFonts w:ascii="Cambria Math" w:hAnsi="Cambria Math" w:cs="Times New Roman"/>
                        <w:lang w:val="en-GB"/>
                      </w:rPr>
                      <m:t>reporter</m:t>
                    </w:ins>
                  </m:r>
                </m:sub>
              </m:sSub>
            </m:den>
          </m:f>
        </m:oMath>
      </m:oMathPara>
    </w:p>
    <w:p xmlns:wp14="http://schemas.microsoft.com/office/word/2010/wordml" w:rsidRPr="009616CB" w:rsidR="00BA5A82" w:rsidP="006E32A4" w:rsidRDefault="00BA5A82" w14:paraId="77865BC7" wp14:textId="77777777" wp14:noSpellErr="1">
      <w:pPr>
        <w:jc w:val="both"/>
        <w:rPr>
          <w:ins w:author="Josh Browning" w:date="2015-09-03T12:40:00Z" w:id="2843"/>
          <w:rFonts w:ascii="Times New Roman" w:hAnsi="Times New Roman" w:cs="Times New Roman"/>
          <w:lang w:val="en-GB"/>
        </w:rPr>
      </w:pPr>
      <w:ins w:author="Josh Browning" w:date="2015-09-01T08:21:00Z" w:id="2844">
        <w:r w:rsidRPr="60226960">
          <w:rPr>
            <w:rFonts w:ascii="Times New Roman" w:hAnsi="Times New Roman" w:eastAsia="Times New Roman" w:cs="Times New Roman"/>
            <w:lang w:val="en-GB"/>
          </w:rPr>
          <w:t xml:space="preserve">The first calculation, then, is 9,193/3.71 = </w:t>
        </w:r>
      </w:ins>
      <w:ins w:author="Josh Browning" w:date="2015-09-01T08:23:00Z" w:id="2845">
        <w:r w:rsidRPr="60226960">
          <w:rPr>
            <w:rFonts w:ascii="Times New Roman" w:hAnsi="Times New Roman" w:eastAsia="Times New Roman" w:cs="Times New Roman"/>
            <w:lang w:val="en-GB"/>
          </w:rPr>
          <w:t xml:space="preserve">2478, and this value is shown in the table below.  The other calculations follow the same </w:t>
        </w:r>
      </w:ins>
      <w:ins w:author="Josh Browning" w:date="2015-09-01T08:24:00Z" w:id="2846">
        <w:r w:rsidRPr="60226960">
          <w:rPr>
            <w:rFonts w:ascii="Times New Roman" w:hAnsi="Times New Roman" w:eastAsia="Times New Roman" w:cs="Times New Roman"/>
            <w:lang w:val="en-GB"/>
          </w:rPr>
          <w:t>procedure.</w:t>
        </w:r>
      </w:ins>
    </w:p>
    <w:p xmlns:wp14="http://schemas.microsoft.com/office/word/2010/wordml" w:rsidRPr="009616CB" w:rsidR="006E32A4" w:rsidP="006E32A4" w:rsidRDefault="006E32A4" w14:paraId="3BCD2258" wp14:textId="77777777">
      <w:pPr>
        <w:pStyle w:val="Caption"/>
        <w:keepNext/>
        <w:jc w:val="both"/>
        <w:rPr>
          <w:rFonts w:ascii="Times New Roman" w:hAnsi="Times New Roman" w:cs="Times New Roman"/>
          <w:lang w:val="en-GB"/>
        </w:rPr>
      </w:pPr>
      <w:bookmarkStart w:name="_Toc428423616" w:id="284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847"/>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xmlns:wp14="http://schemas.microsoft.com/office/word/2010/wordml" w:rsidRPr="009616CB" w:rsidR="006E32A4" w:rsidTr="006E32A4" w14:paraId="53A2C2D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70724A5"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4FF8AB6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2E17BCF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FDEF7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0A2C3B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4F8827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4DE613B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Pr="009616CB" w:rsidR="006E32A4" w:rsidP="006E32A4" w:rsidRDefault="006E32A4" w14:paraId="3DEC2B6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4892F74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6A98D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B642A0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9C6D81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157020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083524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0144CB0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F7B5B5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48">
              <w:r w:rsidRPr="009616CB">
                <w:rPr>
                  <w:rFonts w:ascii="Times New Roman" w:hAnsi="Times New Roman" w:cs="Times New Roman"/>
                  <w:lang w:val="en-GB"/>
                </w:rPr>
                <w:delText>2478</w:delText>
              </w:r>
            </w:del>
            <w:ins w:author="Josh Browning" w:date="2015-09-03T12:40:00Z" w:id="2849">
              <w:r w:rsidRPr="009616CB">
                <w:rPr>
                  <w:rFonts w:ascii="Times New Roman" w:hAnsi="Times New Roman" w:cs="Times New Roman"/>
                  <w:lang w:val="en-GB"/>
                </w:rPr>
                <w:t>2</w:t>
              </w:r>
            </w:ins>
            <w:ins w:author="Josh Browning" w:date="2015-09-01T07:58:00Z" w:id="2850">
              <w:r w:rsidR="00BF4697">
                <w:rPr>
                  <w:rFonts w:ascii="Times New Roman" w:hAnsi="Times New Roman" w:cs="Times New Roman"/>
                  <w:lang w:val="en-GB"/>
                </w:rPr>
                <w:t>,</w:t>
              </w:r>
            </w:ins>
            <w:ins w:author="Josh Browning" w:date="2015-09-03T12:40:00Z" w:id="2851">
              <w:r w:rsidRPr="009616CB">
                <w:rPr>
                  <w:rFonts w:ascii="Times New Roman" w:hAnsi="Times New Roman" w:cs="Times New Roman"/>
                  <w:lang w:val="en-GB"/>
                </w:rPr>
                <w:t>478</w:t>
              </w:r>
            </w:ins>
          </w:p>
        </w:tc>
        <w:tc>
          <w:tcPr>
            <w:tcW w:w="856" w:type="pct"/>
          </w:tcPr>
          <w:p w:rsidRPr="009616CB" w:rsidR="006E32A4" w:rsidP="006E32A4" w:rsidRDefault="006E32A4" w14:paraId="76DF5A3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1FC43D9"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2DC291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73C2421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983E1A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5E714D0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7400EA9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18FE36B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29F45F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3A7F3CBD"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EADF30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7520F0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6A61428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C1305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702A578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2E61C1C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2">
              <w:r w:rsidRPr="009616CB">
                <w:rPr>
                  <w:rFonts w:ascii="Times New Roman" w:hAnsi="Times New Roman" w:cs="Times New Roman"/>
                  <w:sz w:val="22"/>
                  <w:szCs w:val="22"/>
                  <w:lang w:val="en-GB"/>
                </w:rPr>
                <w:delText>40813</w:delText>
              </w:r>
            </w:del>
            <w:ins w:author="Josh Browning" w:date="2015-09-03T12:40:00Z" w:id="2853">
              <w:r w:rsidRPr="009616CB">
                <w:rPr>
                  <w:rFonts w:ascii="Times New Roman" w:hAnsi="Times New Roman" w:cs="Times New Roman"/>
                  <w:sz w:val="22"/>
                  <w:szCs w:val="22"/>
                  <w:lang w:val="en-GB"/>
                </w:rPr>
                <w:t>40</w:t>
              </w:r>
            </w:ins>
            <w:ins w:author="Josh Browning" w:date="2015-09-01T07:58:00Z" w:id="2854">
              <w:r w:rsidR="00BF4697">
                <w:rPr>
                  <w:rFonts w:ascii="Times New Roman" w:hAnsi="Times New Roman" w:cs="Times New Roman"/>
                  <w:sz w:val="22"/>
                  <w:szCs w:val="22"/>
                  <w:lang w:val="en-GB"/>
                </w:rPr>
                <w:t>,</w:t>
              </w:r>
            </w:ins>
            <w:ins w:author="Josh Browning" w:date="2015-09-03T12:40:00Z" w:id="2855">
              <w:r w:rsidRPr="009616CB">
                <w:rPr>
                  <w:rFonts w:ascii="Times New Roman" w:hAnsi="Times New Roman" w:cs="Times New Roman"/>
                  <w:sz w:val="22"/>
                  <w:szCs w:val="22"/>
                  <w:lang w:val="en-GB"/>
                </w:rPr>
                <w:t>813</w:t>
              </w:r>
            </w:ins>
          </w:p>
        </w:tc>
        <w:tc>
          <w:tcPr>
            <w:tcW w:w="856" w:type="pct"/>
          </w:tcPr>
          <w:p w:rsidRPr="009616CB" w:rsidR="006E32A4" w:rsidP="006E32A4" w:rsidRDefault="006E32A4" w14:paraId="3829E6FA"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5A7108F4"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E98C58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220DB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00921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3CFA10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427D0E8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47386FB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50A2EDE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1B96EBF7"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F2DBF1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C688B7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3ED8D41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52802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253DEA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43A1E4FB"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6">
              <w:r w:rsidRPr="009616CB">
                <w:rPr>
                  <w:rFonts w:ascii="Times New Roman" w:hAnsi="Times New Roman" w:cs="Times New Roman"/>
                  <w:sz w:val="22"/>
                  <w:szCs w:val="22"/>
                  <w:lang w:val="en-GB"/>
                </w:rPr>
                <w:delText>25106</w:delText>
              </w:r>
            </w:del>
            <w:ins w:author="Josh Browning" w:date="2015-09-03T12:40:00Z" w:id="2857">
              <w:r w:rsidRPr="009616CB">
                <w:rPr>
                  <w:rFonts w:ascii="Times New Roman" w:hAnsi="Times New Roman" w:cs="Times New Roman"/>
                  <w:sz w:val="22"/>
                  <w:szCs w:val="22"/>
                  <w:lang w:val="en-GB"/>
                </w:rPr>
                <w:t>25</w:t>
              </w:r>
            </w:ins>
            <w:ins w:author="Josh Browning" w:date="2015-09-01T07:58:00Z" w:id="2858">
              <w:r w:rsidR="00BF4697">
                <w:rPr>
                  <w:rFonts w:ascii="Times New Roman" w:hAnsi="Times New Roman" w:cs="Times New Roman"/>
                  <w:sz w:val="22"/>
                  <w:szCs w:val="22"/>
                  <w:lang w:val="en-GB"/>
                </w:rPr>
                <w:t>,</w:t>
              </w:r>
            </w:ins>
            <w:ins w:author="Josh Browning" w:date="2015-09-03T12:40:00Z" w:id="2859">
              <w:r w:rsidRPr="009616CB">
                <w:rPr>
                  <w:rFonts w:ascii="Times New Roman" w:hAnsi="Times New Roman" w:cs="Times New Roman"/>
                  <w:sz w:val="22"/>
                  <w:szCs w:val="22"/>
                  <w:lang w:val="en-GB"/>
                </w:rPr>
                <w:t>106</w:t>
              </w:r>
            </w:ins>
          </w:p>
        </w:tc>
        <w:tc>
          <w:tcPr>
            <w:tcW w:w="856" w:type="pct"/>
          </w:tcPr>
          <w:p w:rsidRPr="009616CB" w:rsidR="006E32A4" w:rsidP="006E32A4" w:rsidRDefault="006E32A4" w14:paraId="4459B66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19D3CE62"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DA6712"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E6EEF84"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4AA32A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80AE04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0A1EE12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895D79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0">
              <w:r w:rsidRPr="009616CB">
                <w:rPr>
                  <w:rFonts w:ascii="Times New Roman" w:hAnsi="Times New Roman" w:cs="Times New Roman"/>
                  <w:lang w:val="en-GB"/>
                </w:rPr>
                <w:delText>1319</w:delText>
              </w:r>
            </w:del>
            <w:ins w:author="Josh Browning" w:date="2015-09-03T12:40:00Z" w:id="2861">
              <w:r w:rsidRPr="009616CB">
                <w:rPr>
                  <w:rFonts w:ascii="Times New Roman" w:hAnsi="Times New Roman" w:cs="Times New Roman"/>
                  <w:lang w:val="en-GB"/>
                </w:rPr>
                <w:t>1</w:t>
              </w:r>
            </w:ins>
            <w:ins w:author="Josh Browning" w:date="2015-09-01T07:58:00Z" w:id="2862">
              <w:r w:rsidR="00BF4697">
                <w:rPr>
                  <w:rFonts w:ascii="Times New Roman" w:hAnsi="Times New Roman" w:cs="Times New Roman"/>
                  <w:lang w:val="en-GB"/>
                </w:rPr>
                <w:t>,</w:t>
              </w:r>
            </w:ins>
            <w:ins w:author="Josh Browning" w:date="2015-09-03T12:40:00Z" w:id="2863">
              <w:r w:rsidRPr="009616CB">
                <w:rPr>
                  <w:rFonts w:ascii="Times New Roman" w:hAnsi="Times New Roman" w:cs="Times New Roman"/>
                  <w:lang w:val="en-GB"/>
                </w:rPr>
                <w:t>319</w:t>
              </w:r>
            </w:ins>
          </w:p>
        </w:tc>
        <w:tc>
          <w:tcPr>
            <w:tcW w:w="856" w:type="pct"/>
          </w:tcPr>
          <w:p w:rsidRPr="009616CB" w:rsidR="006E32A4" w:rsidP="006E32A4" w:rsidRDefault="006E32A4" w14:paraId="5BF7C0C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1519863B"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3FB1B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FACFF2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64A8F7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69404A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538AE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5C7FF22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4">
              <w:r w:rsidRPr="009616CB">
                <w:rPr>
                  <w:rFonts w:ascii="Times New Roman" w:hAnsi="Times New Roman" w:cs="Times New Roman"/>
                  <w:lang w:val="en-GB"/>
                </w:rPr>
                <w:delText>2593</w:delText>
              </w:r>
            </w:del>
            <w:ins w:author="Josh Browning" w:date="2015-09-03T12:40:00Z" w:id="2865">
              <w:r w:rsidRPr="009616CB">
                <w:rPr>
                  <w:rFonts w:ascii="Times New Roman" w:hAnsi="Times New Roman" w:cs="Times New Roman"/>
                  <w:lang w:val="en-GB"/>
                </w:rPr>
                <w:t>2</w:t>
              </w:r>
            </w:ins>
            <w:ins w:author="Josh Browning" w:date="2015-09-01T07:58:00Z" w:id="2866">
              <w:r w:rsidR="00BF4697">
                <w:rPr>
                  <w:rFonts w:ascii="Times New Roman" w:hAnsi="Times New Roman" w:cs="Times New Roman"/>
                  <w:lang w:val="en-GB"/>
                </w:rPr>
                <w:t>,</w:t>
              </w:r>
            </w:ins>
            <w:ins w:author="Josh Browning" w:date="2015-09-03T12:40:00Z" w:id="2867">
              <w:r w:rsidRPr="009616CB">
                <w:rPr>
                  <w:rFonts w:ascii="Times New Roman" w:hAnsi="Times New Roman" w:cs="Times New Roman"/>
                  <w:lang w:val="en-GB"/>
                </w:rPr>
                <w:t>593</w:t>
              </w:r>
            </w:ins>
          </w:p>
        </w:tc>
        <w:tc>
          <w:tcPr>
            <w:tcW w:w="856" w:type="pct"/>
          </w:tcPr>
          <w:p w:rsidRPr="009616CB" w:rsidR="006E32A4" w:rsidP="006E32A4" w:rsidRDefault="006E32A4" w14:paraId="7A6E80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8">
              <w:r w:rsidRPr="009616CB">
                <w:rPr>
                  <w:rFonts w:ascii="Times New Roman" w:hAnsi="Times New Roman" w:cs="Times New Roman"/>
                  <w:lang w:val="en-GB"/>
                </w:rPr>
                <w:delText>2401</w:delText>
              </w:r>
            </w:del>
            <w:ins w:author="Josh Browning" w:date="2015-09-03T12:40:00Z" w:id="2869">
              <w:r w:rsidRPr="009616CB">
                <w:rPr>
                  <w:rFonts w:ascii="Times New Roman" w:hAnsi="Times New Roman" w:cs="Times New Roman"/>
                  <w:lang w:val="en-GB"/>
                </w:rPr>
                <w:t>2</w:t>
              </w:r>
            </w:ins>
            <w:ins w:author="Josh Browning" w:date="2015-09-01T07:58:00Z" w:id="2870">
              <w:r w:rsidR="00BF4697">
                <w:rPr>
                  <w:rFonts w:ascii="Times New Roman" w:hAnsi="Times New Roman" w:cs="Times New Roman"/>
                  <w:lang w:val="en-GB"/>
                </w:rPr>
                <w:t>,</w:t>
              </w:r>
            </w:ins>
            <w:ins w:author="Josh Browning" w:date="2015-09-03T12:40:00Z" w:id="2871">
              <w:r w:rsidRPr="009616CB">
                <w:rPr>
                  <w:rFonts w:ascii="Times New Roman" w:hAnsi="Times New Roman" w:cs="Times New Roman"/>
                  <w:lang w:val="en-GB"/>
                </w:rPr>
                <w:t>401</w:t>
              </w:r>
            </w:ins>
          </w:p>
        </w:tc>
      </w:tr>
      <w:tr xmlns:wp14="http://schemas.microsoft.com/office/word/2010/wordml" w:rsidRPr="009616CB" w:rsidR="006E32A4" w:rsidTr="006E32A4" w14:paraId="3D026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19CF11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16E5F91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1EA8CB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F23EF4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0EE9428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72">
              <w:r w:rsidRPr="009616CB">
                <w:rPr>
                  <w:rFonts w:ascii="Times New Roman" w:hAnsi="Times New Roman" w:cs="Times New Roman"/>
                  <w:lang w:val="en-GB"/>
                </w:rPr>
                <w:delText>2853</w:delText>
              </w:r>
            </w:del>
            <w:ins w:author="Josh Browning" w:date="2015-09-03T12:40:00Z" w:id="2873">
              <w:r w:rsidRPr="009616CB">
                <w:rPr>
                  <w:rFonts w:ascii="Times New Roman" w:hAnsi="Times New Roman" w:cs="Times New Roman"/>
                  <w:lang w:val="en-GB"/>
                </w:rPr>
                <w:t>2</w:t>
              </w:r>
            </w:ins>
            <w:ins w:author="Josh Browning" w:date="2015-09-01T07:58:00Z" w:id="2874">
              <w:r w:rsidR="00BF4697">
                <w:rPr>
                  <w:rFonts w:ascii="Times New Roman" w:hAnsi="Times New Roman" w:cs="Times New Roman"/>
                  <w:lang w:val="en-GB"/>
                </w:rPr>
                <w:t>,</w:t>
              </w:r>
            </w:ins>
            <w:ins w:author="Josh Browning" w:date="2015-09-03T12:40:00Z" w:id="2875">
              <w:r w:rsidRPr="009616CB">
                <w:rPr>
                  <w:rFonts w:ascii="Times New Roman" w:hAnsi="Times New Roman" w:cs="Times New Roman"/>
                  <w:lang w:val="en-GB"/>
                </w:rPr>
                <w:t>853</w:t>
              </w:r>
            </w:ins>
          </w:p>
        </w:tc>
        <w:tc>
          <w:tcPr>
            <w:tcW w:w="810" w:type="pct"/>
          </w:tcPr>
          <w:p w:rsidRPr="009616CB" w:rsidR="006E32A4" w:rsidP="006E32A4" w:rsidRDefault="006E32A4" w14:paraId="130FB93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76">
              <w:r w:rsidRPr="009616CB">
                <w:rPr>
                  <w:rFonts w:ascii="Times New Roman" w:hAnsi="Times New Roman" w:cs="Times New Roman"/>
                  <w:lang w:val="en-GB"/>
                </w:rPr>
                <w:delText>6209</w:delText>
              </w:r>
            </w:del>
            <w:ins w:author="Josh Browning" w:date="2015-09-03T12:40:00Z" w:id="2877">
              <w:r w:rsidRPr="009616CB">
                <w:rPr>
                  <w:rFonts w:ascii="Times New Roman" w:hAnsi="Times New Roman" w:cs="Times New Roman"/>
                  <w:lang w:val="en-GB"/>
                </w:rPr>
                <w:t>6</w:t>
              </w:r>
            </w:ins>
            <w:ins w:author="Josh Browning" w:date="2015-09-01T07:58:00Z" w:id="2878">
              <w:r w:rsidR="00BF4697">
                <w:rPr>
                  <w:rFonts w:ascii="Times New Roman" w:hAnsi="Times New Roman" w:cs="Times New Roman"/>
                  <w:lang w:val="en-GB"/>
                </w:rPr>
                <w:t>,</w:t>
              </w:r>
            </w:ins>
            <w:ins w:author="Josh Browning" w:date="2015-09-03T12:40:00Z" w:id="2879">
              <w:r w:rsidRPr="009616CB">
                <w:rPr>
                  <w:rFonts w:ascii="Times New Roman" w:hAnsi="Times New Roman" w:cs="Times New Roman"/>
                  <w:lang w:val="en-GB"/>
                </w:rPr>
                <w:t>209</w:t>
              </w:r>
            </w:ins>
          </w:p>
        </w:tc>
        <w:tc>
          <w:tcPr>
            <w:tcW w:w="856" w:type="pct"/>
          </w:tcPr>
          <w:p w:rsidRPr="009616CB" w:rsidR="006E32A4" w:rsidP="006E32A4" w:rsidRDefault="006E32A4" w14:paraId="2F7F354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0">
              <w:r w:rsidRPr="009616CB">
                <w:rPr>
                  <w:rFonts w:ascii="Times New Roman" w:hAnsi="Times New Roman" w:cs="Times New Roman"/>
                  <w:lang w:val="en-GB"/>
                </w:rPr>
                <w:delText>3356</w:delText>
              </w:r>
            </w:del>
            <w:ins w:author="Josh Browning" w:date="2015-09-03T12:40:00Z" w:id="2881">
              <w:r w:rsidRPr="009616CB">
                <w:rPr>
                  <w:rFonts w:ascii="Times New Roman" w:hAnsi="Times New Roman" w:cs="Times New Roman"/>
                  <w:lang w:val="en-GB"/>
                </w:rPr>
                <w:t>3</w:t>
              </w:r>
            </w:ins>
            <w:ins w:author="Josh Browning" w:date="2015-09-01T07:58:00Z" w:id="2882">
              <w:r w:rsidR="00BF4697">
                <w:rPr>
                  <w:rFonts w:ascii="Times New Roman" w:hAnsi="Times New Roman" w:cs="Times New Roman"/>
                  <w:lang w:val="en-GB"/>
                </w:rPr>
                <w:t>,</w:t>
              </w:r>
            </w:ins>
            <w:ins w:author="Josh Browning" w:date="2015-09-03T12:40:00Z" w:id="2883">
              <w:r w:rsidRPr="009616CB">
                <w:rPr>
                  <w:rFonts w:ascii="Times New Roman" w:hAnsi="Times New Roman" w:cs="Times New Roman"/>
                  <w:lang w:val="en-GB"/>
                </w:rPr>
                <w:t>356</w:t>
              </w:r>
            </w:ins>
          </w:p>
        </w:tc>
      </w:tr>
      <w:tr xmlns:wp14="http://schemas.microsoft.com/office/word/2010/wordml" w:rsidRPr="009616CB" w:rsidR="006E32A4" w:rsidTr="006E32A4" w14:paraId="5BA3B95E"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31F542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DECF5AE"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F438DE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7985F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5A2562A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44CC5C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4">
              <w:r w:rsidRPr="009616CB">
                <w:rPr>
                  <w:rFonts w:ascii="Times New Roman" w:hAnsi="Times New Roman" w:cs="Times New Roman"/>
                  <w:lang w:val="en-GB"/>
                </w:rPr>
                <w:delText>6317</w:delText>
              </w:r>
            </w:del>
            <w:ins w:author="Josh Browning" w:date="2015-09-03T12:40:00Z" w:id="2885">
              <w:r w:rsidRPr="009616CB">
                <w:rPr>
                  <w:rFonts w:ascii="Times New Roman" w:hAnsi="Times New Roman" w:cs="Times New Roman"/>
                  <w:lang w:val="en-GB"/>
                </w:rPr>
                <w:t>6</w:t>
              </w:r>
            </w:ins>
            <w:ins w:author="Josh Browning" w:date="2015-09-01T07:58:00Z" w:id="2886">
              <w:r w:rsidR="00BF4697">
                <w:rPr>
                  <w:rFonts w:ascii="Times New Roman" w:hAnsi="Times New Roman" w:cs="Times New Roman"/>
                  <w:lang w:val="en-GB"/>
                </w:rPr>
                <w:t>,</w:t>
              </w:r>
            </w:ins>
            <w:ins w:author="Josh Browning" w:date="2015-09-03T12:40:00Z" w:id="2887">
              <w:r w:rsidRPr="009616CB">
                <w:rPr>
                  <w:rFonts w:ascii="Times New Roman" w:hAnsi="Times New Roman" w:cs="Times New Roman"/>
                  <w:lang w:val="en-GB"/>
                </w:rPr>
                <w:t>317</w:t>
              </w:r>
            </w:ins>
          </w:p>
        </w:tc>
        <w:tc>
          <w:tcPr>
            <w:tcW w:w="856" w:type="pct"/>
          </w:tcPr>
          <w:p w:rsidRPr="009616CB" w:rsidR="006E32A4" w:rsidP="006E32A4" w:rsidRDefault="006E32A4" w14:paraId="282B5E1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B0C0E0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2F858A0"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08D742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E389E1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1BB6801"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59B78F1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701F06B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8">
              <w:r w:rsidRPr="009616CB">
                <w:rPr>
                  <w:rFonts w:ascii="Times New Roman" w:hAnsi="Times New Roman" w:cs="Times New Roman"/>
                  <w:lang w:val="en-GB"/>
                </w:rPr>
                <w:delText>6241</w:delText>
              </w:r>
            </w:del>
            <w:ins w:author="Josh Browning" w:date="2015-09-03T12:40:00Z" w:id="2889">
              <w:r w:rsidRPr="009616CB">
                <w:rPr>
                  <w:rFonts w:ascii="Times New Roman" w:hAnsi="Times New Roman" w:cs="Times New Roman"/>
                  <w:lang w:val="en-GB"/>
                </w:rPr>
                <w:t>6</w:t>
              </w:r>
            </w:ins>
            <w:ins w:author="Josh Browning" w:date="2015-09-01T07:58:00Z" w:id="2890">
              <w:r w:rsidR="00BF4697">
                <w:rPr>
                  <w:rFonts w:ascii="Times New Roman" w:hAnsi="Times New Roman" w:cs="Times New Roman"/>
                  <w:lang w:val="en-GB"/>
                </w:rPr>
                <w:t>,</w:t>
              </w:r>
            </w:ins>
            <w:ins w:author="Josh Browning" w:date="2015-09-03T12:40:00Z" w:id="2891">
              <w:r w:rsidRPr="009616CB">
                <w:rPr>
                  <w:rFonts w:ascii="Times New Roman" w:hAnsi="Times New Roman" w:cs="Times New Roman"/>
                  <w:lang w:val="en-GB"/>
                </w:rPr>
                <w:t>241</w:t>
              </w:r>
            </w:ins>
          </w:p>
        </w:tc>
        <w:tc>
          <w:tcPr>
            <w:tcW w:w="856" w:type="pct"/>
          </w:tcPr>
          <w:p w:rsidRPr="009616CB" w:rsidR="006E32A4" w:rsidP="006E32A4" w:rsidRDefault="006E32A4" w14:paraId="505227C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92">
              <w:r w:rsidRPr="009616CB">
                <w:rPr>
                  <w:rFonts w:ascii="Times New Roman" w:hAnsi="Times New Roman" w:cs="Times New Roman"/>
                  <w:lang w:val="en-GB"/>
                </w:rPr>
                <w:delText>5472</w:delText>
              </w:r>
            </w:del>
            <w:ins w:author="Josh Browning" w:date="2015-09-03T12:40:00Z" w:id="2893">
              <w:r w:rsidRPr="009616CB">
                <w:rPr>
                  <w:rFonts w:ascii="Times New Roman" w:hAnsi="Times New Roman" w:cs="Times New Roman"/>
                  <w:lang w:val="en-GB"/>
                </w:rPr>
                <w:t>5</w:t>
              </w:r>
            </w:ins>
            <w:ins w:author="Josh Browning" w:date="2015-09-01T07:58:00Z" w:id="2894">
              <w:r w:rsidR="00BF4697">
                <w:rPr>
                  <w:rFonts w:ascii="Times New Roman" w:hAnsi="Times New Roman" w:cs="Times New Roman"/>
                  <w:lang w:val="en-GB"/>
                </w:rPr>
                <w:t>,</w:t>
              </w:r>
            </w:ins>
            <w:ins w:author="Josh Browning" w:date="2015-09-03T12:40:00Z" w:id="2895">
              <w:r w:rsidRPr="009616CB">
                <w:rPr>
                  <w:rFonts w:ascii="Times New Roman" w:hAnsi="Times New Roman" w:cs="Times New Roman"/>
                  <w:lang w:val="en-GB"/>
                </w:rPr>
                <w:t>472</w:t>
              </w:r>
            </w:ins>
          </w:p>
        </w:tc>
      </w:tr>
    </w:tbl>
    <w:p xmlns:wp14="http://schemas.microsoft.com/office/word/2010/wordml" w:rsidRPr="009616CB" w:rsidR="006E32A4" w:rsidP="00E93C3B" w:rsidRDefault="006E32A4" w14:paraId="1602EDF2" wp14:textId="77777777">
      <w:pPr>
        <w:pStyle w:val="Heading2"/>
      </w:pPr>
      <w:bookmarkStart w:name="imputing-using-data-from-trade-partner-m" w:id="2896"/>
      <w:bookmarkEnd w:id="2896"/>
    </w:p>
    <w:p xmlns:wp14="http://schemas.microsoft.com/office/word/2010/wordml" w:rsidRPr="009616CB" w:rsidR="006E32A4" w:rsidP="006E32A4" w:rsidRDefault="006E32A4" w14:paraId="26291AF4"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6E32A4" w14:paraId="6B78929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897">
        <w:r w:rsidRPr="009616CB" w:rsidDel="00EA5966">
          <w:rPr>
            <w:rFonts w:ascii="Times New Roman" w:hAnsi="Times New Roman" w:cs="Times New Roman"/>
            <w:lang w:val="en-GB"/>
          </w:rPr>
          <w:delText xml:space="preserve">outlier </w:delText>
        </w:r>
      </w:del>
      <w:ins w:author="Josh Browning" w:date="2015-09-01T08:34:00Z" w:id="2898">
        <w:r w:rsidRPr="60226960" w:rsidR="00EA5966">
          <w:rPr>
            <w:rFonts w:ascii="Times New Roman" w:hAnsi="Times New Roman" w:eastAsia="Times New Roman" w:cs="Times New Roman"/>
            <w:lang w:val="en-GB"/>
          </w:rPr>
          <w:t>outl</w:t>
        </w:r>
        <w:r w:rsidRPr="60226960" w:rsidR="00EA5966">
          <w:rPr>
            <w:rFonts w:ascii="Times New Roman" w:hAnsi="Times New Roman" w:eastAsia="Times New Roman" w:cs="Times New Roman"/>
            <w:lang w:val="en-GB"/>
          </w:rPr>
          <w:t>ying</w:t>
        </w:r>
        <w:r w:rsidRPr="60226960" w:rsidR="00EA5966">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unit values:</w:t>
      </w:r>
    </w:p>
    <w:p xmlns:wp14="http://schemas.microsoft.com/office/word/2010/wordml" w:rsidRPr="009616CB" w:rsidR="006E32A4" w:rsidP="006E32A4" w:rsidRDefault="006E32A4" w14:paraId="068FEF53" wp14:textId="77777777">
      <w:pPr>
        <w:jc w:val="both"/>
        <w:rPr>
          <w:rFonts w:ascii="Times New Roman" w:hAnsi="Times New Roman" w:cs="Times New Roman"/>
          <w:lang w:val="en-GB"/>
        </w:rPr>
      </w:pPr>
    </w:p>
    <w:p xmlns:wp14="http://schemas.microsoft.com/office/word/2010/wordml" w:rsidRPr="009616CB" w:rsidR="006E32A4" w:rsidP="006E32A4" w:rsidRDefault="006E32A4" w14:paraId="72D00F67" wp14:textId="77777777">
      <w:pPr>
        <w:pStyle w:val="Caption"/>
        <w:keepNext/>
        <w:jc w:val="both"/>
        <w:rPr>
          <w:rFonts w:ascii="Times New Roman" w:hAnsi="Times New Roman" w:cs="Times New Roman"/>
          <w:lang w:val="en-GB"/>
        </w:rPr>
      </w:pPr>
      <w:bookmarkStart w:name="_Toc428423617" w:id="28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899"/>
    </w:p>
    <w:tbl>
      <w:tblPr>
        <w:tblStyle w:val="TableClassic1"/>
        <w:tblW w:w="4950" w:type="pct"/>
        <w:tblLook w:val="04A0" w:firstRow="1" w:lastRow="0" w:firstColumn="1" w:lastColumn="0" w:noHBand="0" w:noVBand="1"/>
        <w:tblPrChange w:author="Josh Browning" w:date="2015-09-03T12:40:00Z" w:id="2900">
          <w:tblPr>
            <w:tblStyle w:val="TableClassic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2901">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xmlns:wp14="http://schemas.microsoft.com/office/word/2010/wordml" w:rsidRPr="009616CB" w:rsidR="006E32A4" w:rsidTr="006E32A4" w14:paraId="00EDE045"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02">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author="Josh Browning" w:date="2015-09-03T12:40:00Z" w:id="2903">
              <w:tcPr>
                <w:tcW w:w="748" w:type="dxa"/>
                <w:gridSpan w:val="2"/>
              </w:tcPr>
            </w:tcPrChange>
          </w:tcPr>
          <w:p w:rsidRPr="009616CB" w:rsidR="006E32A4" w:rsidP="006E32A4" w:rsidRDefault="006E32A4" w14:paraId="0A0EE93D"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author="Josh Browning" w:date="2015-09-03T12:40:00Z" w:id="2904">
              <w:tcPr>
                <w:tcW w:w="1104" w:type="dxa"/>
                <w:gridSpan w:val="2"/>
              </w:tcPr>
            </w:tcPrChange>
          </w:tcPr>
          <w:p w:rsidRPr="009616CB" w:rsidR="006E32A4" w:rsidP="006E32A4" w:rsidRDefault="006E32A4" w14:paraId="480C032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author="Josh Browning" w:date="2015-09-03T12:40:00Z" w:id="2905">
              <w:tcPr>
                <w:tcW w:w="1285" w:type="dxa"/>
                <w:gridSpan w:val="2"/>
              </w:tcPr>
            </w:tcPrChange>
          </w:tcPr>
          <w:p w:rsidRPr="009616CB" w:rsidR="006E32A4" w:rsidP="006E32A4" w:rsidRDefault="006E32A4" w14:paraId="02ADCCF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author="Josh Browning" w:date="2015-09-03T12:40:00Z" w:id="2906">
              <w:tcPr>
                <w:tcW w:w="1325" w:type="dxa"/>
                <w:gridSpan w:val="2"/>
              </w:tcPr>
            </w:tcPrChange>
          </w:tcPr>
          <w:p w:rsidRPr="009616CB" w:rsidR="006E32A4" w:rsidP="006E32A4" w:rsidRDefault="006E32A4" w14:paraId="11FA0AA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author="Josh Browning" w:date="2015-09-03T12:40:00Z" w:id="2907">
              <w:tcPr>
                <w:tcW w:w="1357" w:type="dxa"/>
                <w:gridSpan w:val="2"/>
              </w:tcPr>
            </w:tcPrChange>
          </w:tcPr>
          <w:p w:rsidRPr="009616CB" w:rsidR="006E32A4" w:rsidP="006E32A4" w:rsidRDefault="006E32A4" w14:paraId="01D66BC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B58F1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author="Josh Browning" w:date="2015-09-03T12:40:00Z" w:id="2908">
              <w:tcPr>
                <w:tcW w:w="1170" w:type="dxa"/>
                <w:gridSpan w:val="2"/>
              </w:tcPr>
            </w:tcPrChange>
          </w:tcPr>
          <w:p w:rsidRPr="009616CB" w:rsidR="006E32A4" w:rsidP="006E32A4" w:rsidRDefault="006E32A4" w14:paraId="7B6DE58C"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author="Josh Browning" w:date="2015-09-03T12:40:00Z" w:id="2909">
              <w:tcPr>
                <w:tcW w:w="1147" w:type="dxa"/>
              </w:tcPr>
            </w:tcPrChange>
          </w:tcPr>
          <w:p w:rsidRPr="009616CB" w:rsidR="006E32A4" w:rsidP="006E32A4" w:rsidRDefault="006E32A4" w14:paraId="41B7583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author="Josh Browning" w:date="2015-09-03T12:40:00Z" w:id="2910">
              <w:tcPr>
                <w:tcW w:w="1123" w:type="dxa"/>
                <w:gridSpan w:val="2"/>
              </w:tcPr>
            </w:tcPrChange>
          </w:tcPr>
          <w:p w:rsidRPr="009616CB" w:rsidR="006E32A4" w:rsidP="006E32A4" w:rsidRDefault="006E32A4" w14:paraId="4535C71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11">
              <w:tcPr>
                <w:tcW w:w="1201" w:type="dxa"/>
                <w:gridSpan w:val="2"/>
              </w:tcPr>
            </w:tcPrChange>
          </w:tcPr>
          <w:p w:rsidRPr="009616CB" w:rsidR="006E32A4" w:rsidP="006E32A4" w:rsidRDefault="006E32A4" w14:paraId="0AEA8BD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ACAADDA"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3EEFBA39"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906794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24EB8C2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5C31EB7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595249AD"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745F61A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author="Josh Browning" w:date="2015-09-03T12:40:00Z" w:id="2912">
              <w:r w:rsidRPr="009616CB">
                <w:rPr>
                  <w:rFonts w:ascii="Times New Roman" w:hAnsi="Times New Roman" w:cs="Times New Roman"/>
                  <w:b/>
                  <w:sz w:val="22"/>
                  <w:lang w:val="en-GB"/>
                </w:rPr>
                <w:delText>160571</w:delText>
              </w:r>
            </w:del>
            <w:ins w:author="Josh Browning" w:date="2015-09-03T12:40:00Z" w:id="2913">
              <w:r w:rsidRPr="009616CB">
                <w:rPr>
                  <w:rFonts w:ascii="Times New Roman" w:hAnsi="Times New Roman" w:cs="Times New Roman"/>
                  <w:b/>
                  <w:sz w:val="22"/>
                  <w:lang w:val="en-GB"/>
                </w:rPr>
                <w:t>160</w:t>
              </w:r>
            </w:ins>
            <w:ins w:author="Josh Browning" w:date="2015-09-01T08:37:00Z" w:id="2914">
              <w:r w:rsidR="00EA5966">
                <w:rPr>
                  <w:rFonts w:ascii="Times New Roman" w:hAnsi="Times New Roman" w:cs="Times New Roman"/>
                  <w:b/>
                  <w:sz w:val="22"/>
                  <w:lang w:val="en-GB"/>
                </w:rPr>
                <w:t>,</w:t>
              </w:r>
            </w:ins>
            <w:ins w:author="Josh Browning" w:date="2015-09-03T12:40:00Z" w:id="2915">
              <w:r w:rsidRPr="009616CB">
                <w:rPr>
                  <w:rFonts w:ascii="Times New Roman" w:hAnsi="Times New Roman" w:cs="Times New Roman"/>
                  <w:b/>
                  <w:sz w:val="22"/>
                  <w:lang w:val="en-GB"/>
                </w:rPr>
                <w:t>571</w:t>
              </w:r>
            </w:ins>
          </w:p>
        </w:tc>
        <w:tc>
          <w:tcPr>
            <w:tcW w:w="1147" w:type="dxa"/>
          </w:tcPr>
          <w:p w:rsidRPr="009616CB" w:rsidR="006E32A4" w:rsidP="006E32A4" w:rsidRDefault="006E32A4" w14:paraId="3AF4239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3" w:id="2916"/>
            <w:bookmarkEnd w:id="2916"/>
            <w:del w:author="Josh Browning" w:date="2015-09-03T12:40:00Z" w:id="2917">
              <w:r w:rsidRPr="009616CB">
                <w:rPr>
                  <w:rFonts w:ascii="Times New Roman" w:hAnsi="Times New Roman" w:cs="Times New Roman"/>
                  <w:sz w:val="22"/>
                  <w:lang w:val="en-GB"/>
                </w:rPr>
                <w:delText>4932146</w:delText>
              </w:r>
            </w:del>
            <w:ins w:author="Josh Browning" w:date="2015-09-03T12:40:00Z" w:id="2918">
              <w:r w:rsidRPr="009616CB">
                <w:rPr>
                  <w:rFonts w:ascii="Times New Roman" w:hAnsi="Times New Roman" w:cs="Times New Roman"/>
                  <w:sz w:val="22"/>
                  <w:lang w:val="en-GB"/>
                </w:rPr>
                <w:t>4</w:t>
              </w:r>
            </w:ins>
            <w:ins w:author="Josh Browning" w:date="2015-09-01T08:37:00Z" w:id="2919">
              <w:r w:rsidR="00EA5966">
                <w:rPr>
                  <w:rFonts w:ascii="Times New Roman" w:hAnsi="Times New Roman" w:cs="Times New Roman"/>
                  <w:sz w:val="22"/>
                  <w:lang w:val="en-GB"/>
                </w:rPr>
                <w:t>,</w:t>
              </w:r>
            </w:ins>
            <w:ins w:author="Josh Browning" w:date="2015-09-03T12:40:00Z" w:id="2920">
              <w:r w:rsidRPr="009616CB">
                <w:rPr>
                  <w:rFonts w:ascii="Times New Roman" w:hAnsi="Times New Roman" w:cs="Times New Roman"/>
                  <w:sz w:val="22"/>
                  <w:lang w:val="en-GB"/>
                </w:rPr>
                <w:t>932</w:t>
              </w:r>
            </w:ins>
            <w:ins w:author="Josh Browning" w:date="2015-09-01T08:37:00Z" w:id="2921">
              <w:r w:rsidR="00EA5966">
                <w:rPr>
                  <w:rFonts w:ascii="Times New Roman" w:hAnsi="Times New Roman" w:cs="Times New Roman"/>
                  <w:sz w:val="22"/>
                  <w:lang w:val="en-GB"/>
                </w:rPr>
                <w:t>,</w:t>
              </w:r>
            </w:ins>
            <w:ins w:author="Josh Browning" w:date="2015-09-03T12:40:00Z" w:id="2922">
              <w:r w:rsidRPr="009616CB">
                <w:rPr>
                  <w:rFonts w:ascii="Times New Roman" w:hAnsi="Times New Roman" w:cs="Times New Roman"/>
                  <w:sz w:val="22"/>
                  <w:lang w:val="en-GB"/>
                </w:rPr>
                <w:t>146</w:t>
              </w:r>
            </w:ins>
          </w:p>
        </w:tc>
        <w:tc>
          <w:tcPr>
            <w:tcW w:w="1123" w:type="dxa"/>
          </w:tcPr>
          <w:p w:rsidRPr="009616CB" w:rsidR="006E32A4" w:rsidP="006E32A4" w:rsidRDefault="006E32A4" w14:paraId="58F2EBE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2781A109"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3B3E8172"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39BAC0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02FD74A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4E47541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78B318B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634AD92F"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417DEA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0" w:id="2923"/>
            <w:bookmarkEnd w:id="2923"/>
            <w:del w:author="Josh Browning" w:date="2015-09-03T12:40:00Z" w:id="2924">
              <w:r w:rsidRPr="009616CB">
                <w:rPr>
                  <w:rFonts w:ascii="Times New Roman" w:hAnsi="Times New Roman" w:cs="Times New Roman"/>
                  <w:sz w:val="22"/>
                  <w:lang w:val="en-GB"/>
                </w:rPr>
                <w:delText>105784</w:delText>
              </w:r>
            </w:del>
            <w:ins w:author="Josh Browning" w:date="2015-09-03T12:40:00Z" w:id="2925">
              <w:r w:rsidRPr="009616CB">
                <w:rPr>
                  <w:rFonts w:ascii="Times New Roman" w:hAnsi="Times New Roman" w:cs="Times New Roman"/>
                  <w:sz w:val="22"/>
                  <w:lang w:val="en-GB"/>
                </w:rPr>
                <w:t>105</w:t>
              </w:r>
            </w:ins>
            <w:ins w:author="Josh Browning" w:date="2015-09-01T08:37:00Z" w:id="2926">
              <w:r w:rsidR="00EA5966">
                <w:rPr>
                  <w:rFonts w:ascii="Times New Roman" w:hAnsi="Times New Roman" w:cs="Times New Roman"/>
                  <w:sz w:val="22"/>
                  <w:lang w:val="en-GB"/>
                </w:rPr>
                <w:t>,</w:t>
              </w:r>
            </w:ins>
            <w:ins w:author="Josh Browning" w:date="2015-09-03T12:40:00Z" w:id="2927">
              <w:r w:rsidRPr="009616CB">
                <w:rPr>
                  <w:rFonts w:ascii="Times New Roman" w:hAnsi="Times New Roman" w:cs="Times New Roman"/>
                  <w:sz w:val="22"/>
                  <w:lang w:val="en-GB"/>
                </w:rPr>
                <w:t>784</w:t>
              </w:r>
            </w:ins>
          </w:p>
        </w:tc>
        <w:tc>
          <w:tcPr>
            <w:tcW w:w="1147" w:type="dxa"/>
          </w:tcPr>
          <w:p w:rsidRPr="009616CB" w:rsidR="006E32A4" w:rsidP="006E32A4" w:rsidRDefault="006E32A4" w14:paraId="4693D14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3" w:id="2928"/>
            <w:bookmarkEnd w:id="2928"/>
            <w:del w:author="Josh Browning" w:date="2015-09-03T12:40:00Z" w:id="2929">
              <w:r w:rsidRPr="009616CB">
                <w:rPr>
                  <w:rFonts w:ascii="Times New Roman" w:hAnsi="Times New Roman" w:cs="Times New Roman"/>
                  <w:sz w:val="22"/>
                  <w:lang w:val="en-GB"/>
                </w:rPr>
                <w:delText>2191650</w:delText>
              </w:r>
            </w:del>
            <w:ins w:author="Josh Browning" w:date="2015-09-03T12:40:00Z" w:id="2930">
              <w:r w:rsidRPr="009616CB">
                <w:rPr>
                  <w:rFonts w:ascii="Times New Roman" w:hAnsi="Times New Roman" w:cs="Times New Roman"/>
                  <w:sz w:val="22"/>
                  <w:lang w:val="en-GB"/>
                </w:rPr>
                <w:t>2</w:t>
              </w:r>
            </w:ins>
            <w:ins w:author="Josh Browning" w:date="2015-09-01T08:37:00Z" w:id="2931">
              <w:r w:rsidR="00EA5966">
                <w:rPr>
                  <w:rFonts w:ascii="Times New Roman" w:hAnsi="Times New Roman" w:cs="Times New Roman"/>
                  <w:sz w:val="22"/>
                  <w:lang w:val="en-GB"/>
                </w:rPr>
                <w:t>,</w:t>
              </w:r>
            </w:ins>
            <w:ins w:author="Josh Browning" w:date="2015-09-03T12:40:00Z" w:id="2932">
              <w:r w:rsidRPr="009616CB">
                <w:rPr>
                  <w:rFonts w:ascii="Times New Roman" w:hAnsi="Times New Roman" w:cs="Times New Roman"/>
                  <w:sz w:val="22"/>
                  <w:lang w:val="en-GB"/>
                </w:rPr>
                <w:t>191</w:t>
              </w:r>
            </w:ins>
            <w:ins w:author="Josh Browning" w:date="2015-09-01T08:37:00Z" w:id="2933">
              <w:r w:rsidR="00EA5966">
                <w:rPr>
                  <w:rFonts w:ascii="Times New Roman" w:hAnsi="Times New Roman" w:cs="Times New Roman"/>
                  <w:sz w:val="22"/>
                  <w:lang w:val="en-GB"/>
                </w:rPr>
                <w:t>,</w:t>
              </w:r>
            </w:ins>
            <w:ins w:author="Josh Browning" w:date="2015-09-03T12:40:00Z" w:id="2934">
              <w:r w:rsidRPr="009616CB">
                <w:rPr>
                  <w:rFonts w:ascii="Times New Roman" w:hAnsi="Times New Roman" w:cs="Times New Roman"/>
                  <w:sz w:val="22"/>
                  <w:lang w:val="en-GB"/>
                </w:rPr>
                <w:t>650</w:t>
              </w:r>
            </w:ins>
          </w:p>
        </w:tc>
        <w:tc>
          <w:tcPr>
            <w:tcW w:w="1123" w:type="dxa"/>
          </w:tcPr>
          <w:p w:rsidRPr="009616CB" w:rsidR="006E32A4" w:rsidP="006E32A4" w:rsidRDefault="006E32A4" w14:paraId="6BE79EC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58FAD44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2370AFEB"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C7FC9E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3CAF25E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5AB5D91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19106AE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65E0F28B"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7C95C0F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1" w:id="2935"/>
            <w:bookmarkEnd w:id="2935"/>
            <w:r w:rsidRPr="009616CB">
              <w:rPr>
                <w:rFonts w:ascii="Times New Roman" w:hAnsi="Times New Roman" w:cs="Times New Roman"/>
                <w:sz w:val="22"/>
                <w:lang w:val="en-GB"/>
              </w:rPr>
              <w:t>726</w:t>
            </w:r>
          </w:p>
        </w:tc>
        <w:tc>
          <w:tcPr>
            <w:tcW w:w="1147" w:type="dxa"/>
          </w:tcPr>
          <w:p w:rsidRPr="009616CB" w:rsidR="006E32A4" w:rsidP="006E32A4" w:rsidRDefault="006E32A4" w14:paraId="559E5476"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2" w:id="2936"/>
            <w:bookmarkEnd w:id="2936"/>
            <w:del w:author="Josh Browning" w:date="2015-09-03T12:40:00Z" w:id="2937">
              <w:r w:rsidRPr="009616CB">
                <w:rPr>
                  <w:rFonts w:ascii="Times New Roman" w:hAnsi="Times New Roman" w:cs="Times New Roman"/>
                  <w:sz w:val="22"/>
                  <w:lang w:val="en-GB"/>
                </w:rPr>
                <w:delText>11780</w:delText>
              </w:r>
            </w:del>
            <w:ins w:author="Josh Browning" w:date="2015-09-03T12:40:00Z" w:id="2938">
              <w:r w:rsidRPr="009616CB">
                <w:rPr>
                  <w:rFonts w:ascii="Times New Roman" w:hAnsi="Times New Roman" w:cs="Times New Roman"/>
                  <w:sz w:val="22"/>
                  <w:lang w:val="en-GB"/>
                </w:rPr>
                <w:t>11</w:t>
              </w:r>
            </w:ins>
            <w:ins w:author="Josh Browning" w:date="2015-09-01T08:37:00Z" w:id="2939">
              <w:r w:rsidR="00EA5966">
                <w:rPr>
                  <w:rFonts w:ascii="Times New Roman" w:hAnsi="Times New Roman" w:cs="Times New Roman"/>
                  <w:sz w:val="22"/>
                  <w:lang w:val="en-GB"/>
                </w:rPr>
                <w:t>,</w:t>
              </w:r>
            </w:ins>
            <w:ins w:author="Josh Browning" w:date="2015-09-03T12:40:00Z" w:id="2940">
              <w:r w:rsidRPr="009616CB">
                <w:rPr>
                  <w:rFonts w:ascii="Times New Roman" w:hAnsi="Times New Roman" w:cs="Times New Roman"/>
                  <w:sz w:val="22"/>
                  <w:lang w:val="en-GB"/>
                </w:rPr>
                <w:t>780</w:t>
              </w:r>
            </w:ins>
          </w:p>
        </w:tc>
        <w:tc>
          <w:tcPr>
            <w:tcW w:w="1123" w:type="dxa"/>
          </w:tcPr>
          <w:p w:rsidRPr="009616CB" w:rsidR="006E32A4" w:rsidP="006E32A4" w:rsidRDefault="006E32A4" w14:paraId="584EF6DF"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379736B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6E32A4" w14:paraId="2CBD7890"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this case, the </w:t>
      </w:r>
      <w:r w:rsidRPr="60226960">
        <w:rPr>
          <w:rFonts w:ascii="Times New Roman" w:hAnsi="Times New Roman" w:eastAsia="Times New Roman" w:cs="Times New Roman"/>
          <w:i w:val="1"/>
          <w:iCs w:val="1"/>
          <w:lang w:val="en-GB"/>
        </w:rPr>
        <w:t>import</w:t>
      </w:r>
      <w:r w:rsidRPr="60226960">
        <w:rPr>
          <w:rFonts w:ascii="Times New Roman" w:hAnsi="Times New Roman" w:eastAsia="Times New Roman" w:cs="Times New Roman"/>
          <w:lang w:val="en-GB"/>
        </w:rPr>
        <w:t xml:space="preserve"> quantity outlier will be adjusted using the </w:t>
      </w:r>
      <w:r w:rsidRPr="60226960">
        <w:rPr>
          <w:rFonts w:ascii="Times New Roman" w:hAnsi="Times New Roman" w:eastAsia="Times New Roman" w:cs="Times New Roman"/>
          <w:i w:val="1"/>
          <w:iCs w:val="1"/>
          <w:lang w:val="en-GB"/>
        </w:rPr>
        <w:t>export</w:t>
      </w:r>
      <w:r w:rsidRPr="60226960">
        <w:rPr>
          <w:rFonts w:ascii="Times New Roman" w:hAnsi="Times New Roman" w:eastAsia="Times New Roman" w:cs="Times New Roman"/>
          <w:lang w:val="en-GB"/>
        </w:rPr>
        <w:t xml:space="preserve"> “mirrored” trading partner data. </w:t>
      </w:r>
      <w:del w:author="Josh Browning" w:date="2015-09-01T08:37:00Z" w:id="2941">
        <w:r w:rsidRPr="009616CB" w:rsidDel="00EA5966">
          <w:rPr>
            <w:rFonts w:ascii="Times New Roman" w:hAnsi="Times New Roman" w:cs="Times New Roman"/>
            <w:lang w:val="en-GB"/>
          </w:rPr>
          <w:delText xml:space="preserve">Let's describe in more detail, how this “mirroring” is done with first row from table above. </w:delText>
        </w:r>
      </w:del>
      <w:ins w:author="Josh Browning" w:date="2015-09-01T08:37:00Z" w:id="2942">
        <w:r w:rsidRPr="60226960" w:rsidR="00EA5966">
          <w:rPr>
            <w:rFonts w:ascii="Times New Roman" w:hAnsi="Times New Roman" w:eastAsia="Times New Roman" w:cs="Times New Roman"/>
            <w:lang w:val="en-GB"/>
          </w:rPr>
          <w:t>Therefore, we must find the corresponding records in the partner data</w:t>
        </w:r>
      </w:ins>
      <w:ins w:author="Josh Browning" w:date="2015-09-01T08:38:00Z" w:id="2943">
        <w:r w:rsidRPr="60226960" w:rsidR="00EA5966">
          <w:rPr>
            <w:rFonts w:ascii="Times New Roman" w:hAnsi="Times New Roman" w:eastAsia="Times New Roman" w:cs="Times New Roman"/>
            <w:lang w:val="en-GB"/>
          </w:rPr>
          <w:t xml:space="preserve">, as shown in </w:t>
        </w:r>
        <w:r w:rsidRPr="60226960" w:rsidR="001562E7">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29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79</w:t>
        </w:r>
      </w:ins>
      <w:ins w:author="Josh Browning" w:date="2015-09-01T08:38:00Z" w:id="2945">
        <w:del w:author="Onno Hoffmeister (ESS)" w:date="2015-09-08T14:05:00Z" w:id="2946">
          <w:r w:rsidRPr="009616CB" w:rsidDel="000B360D" w:rsidR="00EA5966">
            <w:rPr>
              <w:rFonts w:ascii="Times New Roman" w:hAnsi="Times New Roman" w:cs="Times New Roman"/>
              <w:lang w:val="en-GB"/>
            </w:rPr>
            <w:delText xml:space="preserve">Table </w:delText>
          </w:r>
          <w:r w:rsidRPr="009616CB" w:rsidDel="000B360D" w:rsidR="00EA5966">
            <w:rPr>
              <w:rFonts w:ascii="Times New Roman" w:hAnsi="Times New Roman" w:cs="Times New Roman"/>
              <w:noProof/>
              <w:lang w:val="en-GB"/>
            </w:rPr>
            <w:delText>79</w:delText>
          </w:r>
        </w:del>
        <w:r w:rsidRPr="60226960" w:rsidR="001562E7">
          <w:fldChar w:fldCharType="end"/>
        </w:r>
        <w:r w:rsidRPr="60226960" w:rsidR="00EA5966">
          <w:rPr>
            <w:rFonts w:ascii="Times New Roman" w:hAnsi="Times New Roman" w:eastAsia="Times New Roman" w:cs="Times New Roman"/>
            <w:lang w:val="en-GB"/>
          </w:rPr>
          <w:t>.</w:t>
        </w:r>
      </w:ins>
    </w:p>
    <w:p xmlns:wp14="http://schemas.microsoft.com/office/word/2010/wordml" w:rsidRPr="009616CB" w:rsidR="006E32A4" w:rsidP="006E32A4" w:rsidRDefault="006E32A4" w14:paraId="4954B5C6" wp14:textId="77777777">
      <w:pPr>
        <w:jc w:val="both"/>
        <w:rPr>
          <w:rFonts w:ascii="Times New Roman" w:hAnsi="Times New Roman" w:cs="Times New Roman"/>
          <w:lang w:val="en-GB"/>
        </w:rPr>
      </w:pPr>
      <w:del w:author="Josh Browning" w:date="2015-09-01T08:38:00Z" w:id="2947">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7DC29180" wp14:textId="77777777">
      <w:pPr>
        <w:pStyle w:val="Caption"/>
        <w:jc w:val="both"/>
        <w:rPr>
          <w:rFonts w:ascii="Times New Roman" w:hAnsi="Times New Roman" w:cs="Times New Roman"/>
          <w:lang w:val="en-GB"/>
        </w:rPr>
      </w:pPr>
      <w:bookmarkStart w:name="_Ref428860059" w:id="2948"/>
      <w:bookmarkStart w:name="_Toc428423618" w:id="294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79</w:t>
      </w:r>
      <w:r w:rsidRPr="009616CB" w:rsidR="001562E7">
        <w:rPr>
          <w:rFonts w:ascii="Times New Roman" w:hAnsi="Times New Roman" w:cs="Times New Roman"/>
          <w:lang w:val="en-GB"/>
        </w:rPr>
        <w:fldChar w:fldCharType="end"/>
      </w:r>
      <w:bookmarkEnd w:id="2948"/>
      <w:r w:rsidRPr="009616CB">
        <w:rPr>
          <w:rFonts w:ascii="Times New Roman" w:hAnsi="Times New Roman" w:cs="Times New Roman"/>
          <w:lang w:val="en-GB"/>
        </w:rPr>
        <w:t>: Step-by-step introduction into the “mirroring” process</w:t>
      </w:r>
      <w:bookmarkEnd w:id="2949"/>
    </w:p>
    <w:tbl>
      <w:tblPr>
        <w:tblStyle w:val="TableClassic1"/>
        <w:tblW w:w="4950" w:type="pct"/>
        <w:tblLook w:val="04A0" w:firstRow="1" w:lastRow="0" w:firstColumn="1" w:lastColumn="0" w:noHBand="0" w:noVBand="1"/>
        <w:tblPrChange w:author="Josh Browning" w:date="2015-09-03T12:40:00Z" w:id="2950">
          <w:tblPr>
            <w:tblStyle w:val="TableClassic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2951">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xmlns:wp14="http://schemas.microsoft.com/office/word/2010/wordml" w:rsidRPr="009616CB" w:rsidR="006E32A4" w:rsidTr="006E32A4" w14:paraId="45A2E84F"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52">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author="Josh Browning" w:date="2015-09-03T12:40:00Z" w:id="2953">
              <w:tcPr>
                <w:tcW w:w="731" w:type="dxa"/>
                <w:gridSpan w:val="2"/>
              </w:tcPr>
            </w:tcPrChange>
          </w:tcPr>
          <w:p w:rsidRPr="009616CB" w:rsidR="006E32A4" w:rsidP="006E32A4" w:rsidRDefault="006E32A4" w14:paraId="436DF038"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author="Josh Browning" w:date="2015-09-03T12:40:00Z" w:id="2954">
              <w:tcPr>
                <w:tcW w:w="1249" w:type="dxa"/>
                <w:gridSpan w:val="2"/>
              </w:tcPr>
            </w:tcPrChange>
          </w:tcPr>
          <w:p w:rsidRPr="009616CB" w:rsidR="006E32A4" w:rsidP="006E32A4" w:rsidRDefault="006E32A4" w14:paraId="42CBADC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author="Josh Browning" w:date="2015-09-03T12:40:00Z" w:id="2955">
              <w:tcPr>
                <w:tcW w:w="989" w:type="dxa"/>
                <w:gridSpan w:val="2"/>
              </w:tcPr>
            </w:tcPrChange>
          </w:tcPr>
          <w:p w:rsidRPr="009616CB" w:rsidR="006E32A4" w:rsidP="006E32A4" w:rsidRDefault="006E32A4" w14:paraId="60B115C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author="Josh Browning" w:date="2015-09-03T12:40:00Z" w:id="2956">
              <w:tcPr>
                <w:tcW w:w="912" w:type="dxa"/>
                <w:gridSpan w:val="2"/>
              </w:tcPr>
            </w:tcPrChange>
          </w:tcPr>
          <w:p w:rsidRPr="009616CB" w:rsidR="006E32A4" w:rsidP="006E32A4" w:rsidRDefault="006E32A4" w14:paraId="4B337A90"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author="Josh Browning" w:date="2015-09-03T12:40:00Z" w:id="2957">
              <w:tcPr>
                <w:tcW w:w="1403" w:type="dxa"/>
                <w:gridSpan w:val="2"/>
              </w:tcPr>
            </w:tcPrChange>
          </w:tcPr>
          <w:p w:rsidRPr="009616CB" w:rsidR="006E32A4" w:rsidP="006E32A4" w:rsidRDefault="006E32A4" w14:paraId="74203C4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3CB0A44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author="Josh Browning" w:date="2015-09-03T12:40:00Z" w:id="2958">
              <w:tcPr>
                <w:tcW w:w="1233" w:type="dxa"/>
                <w:gridSpan w:val="2"/>
              </w:tcPr>
            </w:tcPrChange>
          </w:tcPr>
          <w:p w:rsidRPr="009616CB" w:rsidR="006E32A4" w:rsidP="006E32A4" w:rsidRDefault="006E32A4" w14:paraId="31C9B94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author="Josh Browning" w:date="2015-09-03T12:40:00Z" w:id="2959">
              <w:tcPr>
                <w:tcW w:w="1280" w:type="dxa"/>
              </w:tcPr>
            </w:tcPrChange>
          </w:tcPr>
          <w:p w:rsidRPr="009616CB" w:rsidR="006E32A4" w:rsidP="006E32A4" w:rsidRDefault="006E32A4" w14:paraId="30846F0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author="Josh Browning" w:date="2015-09-03T12:40:00Z" w:id="2960">
              <w:tcPr>
                <w:tcW w:w="1247" w:type="dxa"/>
                <w:gridSpan w:val="2"/>
              </w:tcPr>
            </w:tcPrChange>
          </w:tcPr>
          <w:p w:rsidRPr="009616CB" w:rsidR="006E32A4" w:rsidP="006E32A4" w:rsidRDefault="006E32A4" w14:paraId="2D9D036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61">
              <w:tcPr>
                <w:tcW w:w="1201" w:type="dxa"/>
                <w:gridSpan w:val="2"/>
              </w:tcPr>
            </w:tcPrChange>
          </w:tcPr>
          <w:p w:rsidRPr="009616CB" w:rsidR="006E32A4" w:rsidP="006E32A4" w:rsidRDefault="006E32A4" w14:paraId="4B4E6E5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5AF5ED2" wp14:textId="77777777">
        <w:tc>
          <w:tcPr>
            <w:cnfStyle w:val="001000000000" w:firstRow="0" w:lastRow="0" w:firstColumn="1" w:lastColumn="0" w:oddVBand="0" w:evenVBand="0" w:oddHBand="0" w:evenHBand="0" w:firstRowFirstColumn="0" w:firstRowLastColumn="0" w:lastRowFirstColumn="0" w:lastRowLastColumn="0"/>
            <w:tcW w:w="731" w:type="dxa"/>
          </w:tcPr>
          <w:p w:rsidRPr="009616CB" w:rsidR="006E32A4" w:rsidP="006E32A4" w:rsidRDefault="006E32A4" w14:paraId="06733D2F"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450E8E7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346678D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1946F1E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E8B929A"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0B37A4AD"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5" w:id="2962"/>
            <w:bookmarkEnd w:id="2962"/>
            <w:del w:author="Josh Browning" w:date="2015-09-03T12:40:00Z" w:id="2963">
              <w:r w:rsidRPr="009616CB">
                <w:rPr>
                  <w:rFonts w:ascii="Times New Roman" w:hAnsi="Times New Roman" w:cs="Times New Roman"/>
                  <w:sz w:val="22"/>
                  <w:lang w:val="en-GB"/>
                </w:rPr>
                <w:delText>131206</w:delText>
              </w:r>
            </w:del>
            <w:ins w:author="Josh Browning" w:date="2015-09-03T12:40:00Z" w:id="2964">
              <w:r w:rsidRPr="009616CB">
                <w:rPr>
                  <w:rFonts w:ascii="Times New Roman" w:hAnsi="Times New Roman" w:cs="Times New Roman"/>
                  <w:sz w:val="22"/>
                  <w:lang w:val="en-GB"/>
                </w:rPr>
                <w:t>131</w:t>
              </w:r>
            </w:ins>
            <w:ins w:author="Josh Browning" w:date="2015-09-01T08:40:00Z" w:id="2965">
              <w:r w:rsidR="00EA5966">
                <w:rPr>
                  <w:rFonts w:ascii="Times New Roman" w:hAnsi="Times New Roman" w:cs="Times New Roman"/>
                  <w:sz w:val="22"/>
                  <w:lang w:val="en-GB"/>
                </w:rPr>
                <w:t>,</w:t>
              </w:r>
            </w:ins>
            <w:ins w:author="Josh Browning" w:date="2015-09-03T12:40:00Z" w:id="2966">
              <w:r w:rsidRPr="009616CB">
                <w:rPr>
                  <w:rFonts w:ascii="Times New Roman" w:hAnsi="Times New Roman" w:cs="Times New Roman"/>
                  <w:sz w:val="22"/>
                  <w:lang w:val="en-GB"/>
                </w:rPr>
                <w:t>206</w:t>
              </w:r>
            </w:ins>
          </w:p>
        </w:tc>
        <w:tc>
          <w:tcPr>
            <w:tcW w:w="1280" w:type="dxa"/>
          </w:tcPr>
          <w:p w:rsidRPr="009616CB" w:rsidR="006E32A4" w:rsidP="006E32A4" w:rsidRDefault="006E32A4" w14:paraId="34DA14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6" w:id="2967"/>
            <w:bookmarkEnd w:id="2967"/>
            <w:del w:author="Josh Browning" w:date="2015-09-03T12:40:00Z" w:id="2968">
              <w:r w:rsidRPr="009616CB">
                <w:rPr>
                  <w:rFonts w:ascii="Times New Roman" w:hAnsi="Times New Roman" w:cs="Times New Roman"/>
                  <w:sz w:val="22"/>
                  <w:lang w:val="en-GB"/>
                </w:rPr>
                <w:delText>2665550</w:delText>
              </w:r>
            </w:del>
            <w:ins w:author="Josh Browning" w:date="2015-09-03T12:40:00Z" w:id="2969">
              <w:r w:rsidRPr="009616CB">
                <w:rPr>
                  <w:rFonts w:ascii="Times New Roman" w:hAnsi="Times New Roman" w:cs="Times New Roman"/>
                  <w:sz w:val="22"/>
                  <w:lang w:val="en-GB"/>
                </w:rPr>
                <w:t>2</w:t>
              </w:r>
            </w:ins>
            <w:ins w:author="Josh Browning" w:date="2015-09-01T08:40:00Z" w:id="2970">
              <w:r w:rsidR="00EA5966">
                <w:rPr>
                  <w:rFonts w:ascii="Times New Roman" w:hAnsi="Times New Roman" w:cs="Times New Roman"/>
                  <w:sz w:val="22"/>
                  <w:lang w:val="en-GB"/>
                </w:rPr>
                <w:t>,</w:t>
              </w:r>
            </w:ins>
            <w:ins w:author="Josh Browning" w:date="2015-09-03T12:40:00Z" w:id="2971">
              <w:r w:rsidRPr="009616CB">
                <w:rPr>
                  <w:rFonts w:ascii="Times New Roman" w:hAnsi="Times New Roman" w:cs="Times New Roman"/>
                  <w:sz w:val="22"/>
                  <w:lang w:val="en-GB"/>
                </w:rPr>
                <w:t>665</w:t>
              </w:r>
            </w:ins>
            <w:ins w:author="Josh Browning" w:date="2015-09-01T08:40:00Z" w:id="2972">
              <w:r w:rsidR="00EA5966">
                <w:rPr>
                  <w:rFonts w:ascii="Times New Roman" w:hAnsi="Times New Roman" w:cs="Times New Roman"/>
                  <w:sz w:val="22"/>
                  <w:lang w:val="en-GB"/>
                </w:rPr>
                <w:t>,</w:t>
              </w:r>
            </w:ins>
            <w:ins w:author="Josh Browning" w:date="2015-09-03T12:40:00Z" w:id="2973">
              <w:r w:rsidRPr="009616CB">
                <w:rPr>
                  <w:rFonts w:ascii="Times New Roman" w:hAnsi="Times New Roman" w:cs="Times New Roman"/>
                  <w:sz w:val="22"/>
                  <w:lang w:val="en-GB"/>
                </w:rPr>
                <w:t>550</w:t>
              </w:r>
            </w:ins>
          </w:p>
        </w:tc>
        <w:tc>
          <w:tcPr>
            <w:tcW w:w="1247" w:type="dxa"/>
          </w:tcPr>
          <w:p w:rsidRPr="009616CB" w:rsidR="006E32A4" w:rsidP="006E32A4" w:rsidRDefault="006E32A4" w14:paraId="55CFB97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6C3AF2D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6E32A4" w14:paraId="6779DBF2"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corresponding export unit value is calculated based on </w:t>
      </w:r>
      <w:proofErr w:type="gramStart"/>
      <w:r w:rsidRPr="60226960">
        <w:rPr>
          <w:rFonts w:ascii="Times New Roman" w:hAnsi="Times New Roman" w:eastAsia="Times New Roman" w:cs="Times New Roman"/>
          <w:lang w:val="en-GB"/>
        </w:rPr>
        <w:t>th</w:t>
      </w:r>
      <w:proofErr w:type="gramEnd"/>
      <w:del w:author="Josh Browning" w:date="2015-09-01T08:39:00Z" w:id="2974">
        <w:r w:rsidRPr="009616CB" w:rsidDel="00EA5966">
          <w:rPr>
            <w:rFonts w:ascii="Times New Roman" w:hAnsi="Times New Roman" w:cs="Times New Roman"/>
            <w:lang w:val="en-GB"/>
          </w:rPr>
          <w:delText>e corresponding</w:delText>
        </w:r>
      </w:del>
      <w:ins w:author="Josh Browning" w:date="2015-09-01T08:39:00Z" w:id="2975">
        <w:r w:rsidRPr="60226960" w:rsidR="00EA5966">
          <w:rPr>
            <w:rFonts w:ascii="Times New Roman" w:hAnsi="Times New Roman" w:eastAsia="Times New Roman" w:cs="Times New Roman"/>
            <w:lang w:val="en-GB"/>
          </w:rPr>
          <w:t>is</w:t>
        </w:r>
      </w:ins>
      <w:r w:rsidRPr="60226960">
        <w:rPr>
          <w:rFonts w:ascii="Times New Roman" w:hAnsi="Times New Roman" w:eastAsia="Times New Roman" w:cs="Times New Roman"/>
          <w:lang w:val="en-GB"/>
        </w:rPr>
        <w:t xml:space="preserve"> quantity and value data</w:t>
      </w:r>
      <w:ins w:author="Josh Browning" w:date="2015-09-01T08:39:00Z" w:id="2976">
        <w:r w:rsidRPr="60226960" w:rsidR="00EA5966">
          <w:rPr>
            <w:rFonts w:ascii="Times New Roman" w:hAnsi="Times New Roman" w:eastAsia="Times New Roman" w:cs="Times New Roman"/>
            <w:lang w:val="en-GB"/>
          </w:rPr>
          <w:t xml:space="preserve"> of the partner</w:t>
        </w:r>
      </w:ins>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3E4AE3F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xmlns:wp14="http://schemas.microsoft.com/office/word/2010/wordml" w:rsidRPr="009616CB" w:rsidR="006E32A4" w:rsidP="006E32A4" w:rsidRDefault="006E32A4" w14:paraId="02409456" wp14:textId="77777777" wp14:noSpellErr="1">
      <w:pPr>
        <w:pStyle w:val="TextBody"/>
        <w:spacing w:line="276" w:lineRule="auto"/>
        <w:jc w:val="both"/>
        <w:rPr>
          <w:rFonts w:ascii="Times New Roman" w:hAnsi="Times New Roman" w:cs="Times New Roman"/>
          <w:lang w:val="en-GB"/>
        </w:rPr>
      </w:pPr>
      <w:del w:author="Josh Browning" w:date="2015-09-03T12:40:00Z" w:id="2977">
        <w:r w:rsidRPr="009616CB">
          <w:rPr>
            <w:rFonts w:ascii="Times New Roman" w:hAnsi="Times New Roman" w:cs="Times New Roman"/>
            <w:lang w:val="en-GB"/>
          </w:rPr>
          <w:delText>266550/131206</w:delText>
        </w:r>
      </w:del>
      <w:ins w:author="Josh Browning" w:date="2015-09-03T12:40:00Z" w:id="2978">
        <w:r w:rsidRPr="60226960">
          <w:rPr>
            <w:rFonts w:ascii="Times New Roman" w:hAnsi="Times New Roman" w:eastAsia="Times New Roman" w:cs="Times New Roman"/>
            <w:lang w:val="en-GB"/>
          </w:rPr>
          <w:t>266</w:t>
        </w:r>
      </w:ins>
      <w:ins w:author="Josh Browning" w:date="2015-09-01T08:39:00Z" w:id="2979">
        <w:r w:rsidRPr="60226960" w:rsidR="00EA5966">
          <w:rPr>
            <w:rFonts w:ascii="Times New Roman" w:hAnsi="Times New Roman" w:eastAsia="Times New Roman" w:cs="Times New Roman"/>
            <w:lang w:val="en-GB"/>
          </w:rPr>
          <w:t>,</w:t>
        </w:r>
      </w:ins>
      <w:ins w:author="Josh Browning" w:date="2015-09-03T12:40:00Z" w:id="2980">
        <w:r w:rsidRPr="60226960">
          <w:rPr>
            <w:rFonts w:ascii="Times New Roman" w:hAnsi="Times New Roman" w:eastAsia="Times New Roman" w:cs="Times New Roman"/>
            <w:lang w:val="en-GB"/>
          </w:rPr>
          <w:t>550/131</w:t>
        </w:r>
      </w:ins>
      <w:ins w:author="Josh Browning" w:date="2015-09-01T08:39:00Z" w:id="2981">
        <w:r w:rsidRPr="60226960" w:rsidR="00EA5966">
          <w:rPr>
            <w:rFonts w:ascii="Times New Roman" w:hAnsi="Times New Roman" w:eastAsia="Times New Roman" w:cs="Times New Roman"/>
            <w:lang w:val="en-GB"/>
          </w:rPr>
          <w:t>,</w:t>
        </w:r>
      </w:ins>
      <w:ins w:author="Josh Browning" w:date="2015-09-03T12:40:00Z" w:id="2982">
        <w:r w:rsidRPr="60226960">
          <w:rPr>
            <w:rFonts w:ascii="Times New Roman" w:hAnsi="Times New Roman" w:eastAsia="Times New Roman" w:cs="Times New Roman"/>
            <w:lang w:val="en-GB"/>
          </w:rPr>
          <w:t>206</w:t>
        </w:r>
      </w:ins>
      <w:r w:rsidRPr="60226960">
        <w:rPr>
          <w:rFonts w:ascii="Times New Roman" w:hAnsi="Times New Roman" w:eastAsia="Times New Roman" w:cs="Times New Roman"/>
          <w:lang w:val="en-GB"/>
        </w:rPr>
        <w:t xml:space="preserve"> = 20.32</w:t>
      </w:r>
    </w:p>
    <w:p xmlns:wp14="http://schemas.microsoft.com/office/word/2010/wordml" w:rsidRPr="009616CB" w:rsidR="006E32A4" w:rsidP="006E32A4" w:rsidRDefault="006E32A4" w14:paraId="1E50A033"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However, since usually exports are reported on a “free-on-board</w:t>
      </w:r>
      <w:del w:author="Josh Browning" w:date="2015-09-03T12:40:00Z" w:id="2983">
        <w:r w:rsidRPr="009616CB">
          <w:rPr>
            <w:rFonts w:ascii="Times New Roman" w:hAnsi="Times New Roman" w:cs="Times New Roman"/>
            <w:lang w:val="en-GB"/>
          </w:rPr>
          <w:delText>”(</w:delText>
        </w:r>
      </w:del>
      <w:ins w:author="Josh Browning" w:date="2015-09-03T12:40:00Z" w:id="2984">
        <w:r w:rsidRPr="60226960">
          <w:rPr>
            <w:rFonts w:ascii="Times New Roman" w:hAnsi="Times New Roman" w:eastAsia="Times New Roman" w:cs="Times New Roman"/>
            <w:lang w:val="en-GB"/>
          </w:rPr>
          <w:t>”</w:t>
        </w:r>
      </w:ins>
      <w:ins w:author="Josh Browning" w:date="2015-09-01T08:39:00Z" w:id="2985">
        <w:r w:rsidRPr="60226960" w:rsidR="00EA5966">
          <w:rPr>
            <w:rFonts w:ascii="Times New Roman" w:hAnsi="Times New Roman" w:eastAsia="Times New Roman" w:cs="Times New Roman"/>
            <w:lang w:val="en-GB"/>
          </w:rPr>
          <w:t xml:space="preserve"> </w:t>
        </w:r>
      </w:ins>
      <w:ins w:author="Josh Browning" w:date="2015-09-03T12:40:00Z" w:id="2986">
        <w:r w:rsidRPr="60226960">
          <w:rPr>
            <w:rFonts w:ascii="Times New Roman" w:hAnsi="Times New Roman" w:eastAsia="Times New Roman" w:cs="Times New Roman"/>
            <w:lang w:val="en-GB"/>
          </w:rPr>
          <w:t>(</w:t>
        </w:r>
      </w:ins>
      <w:r w:rsidRPr="60226960">
        <w:rPr>
          <w:rFonts w:ascii="Times New Roman" w:hAnsi="Times New Roman" w:eastAsia="Times New Roman" w:cs="Times New Roman"/>
          <w:lang w:val="en-GB"/>
        </w:rPr>
        <w:t>FOB) basis (which excludes additional costs such as transport, insurance, etc.), while imports are on a “cost-insurance-freight</w:t>
      </w:r>
      <w:ins w:author="Josh Browning" w:date="2015-09-01T08:39:00Z" w:id="2987">
        <w:r w:rsidRPr="60226960" w:rsidR="00EA5966">
          <w:rPr>
            <w:rFonts w:ascii="Times New Roman" w:hAnsi="Times New Roman" w:eastAsia="Times New Roman" w:cs="Times New Roman"/>
            <w:lang w:val="en-GB"/>
          </w:rPr>
          <w:t>”</w:t>
        </w:r>
      </w:ins>
      <w:del w:author="Josh Browning" w:date="2015-09-01T08:39:00Z" w:id="2988">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(CIF) basis, the export UV is </w:t>
      </w:r>
      <w:del w:author="Josh Browning" w:date="2015-09-01T08:39:00Z" w:id="2989">
        <w:r w:rsidRPr="009616CB" w:rsidDel="00EA5966">
          <w:rPr>
            <w:rFonts w:ascii="Times New Roman" w:hAnsi="Times New Roman" w:cs="Times New Roman"/>
            <w:lang w:val="en-GB"/>
          </w:rPr>
          <w:delText xml:space="preserve">thus </w:delText>
        </w:r>
      </w:del>
      <w:r w:rsidRPr="60226960">
        <w:rPr>
          <w:rFonts w:ascii="Times New Roman" w:hAnsi="Times New Roman" w:eastAsia="Times New Roman" w:cs="Times New Roman"/>
          <w:lang w:val="en-GB"/>
        </w:rPr>
        <w:t xml:space="preserve">expected to be lower than the import UV. To adjust for this, an FOB/CIF adjustment factor is </w:t>
      </w:r>
      <w:del w:author="Josh Browning" w:date="2015-09-01T08:39:00Z" w:id="2990">
        <w:r w:rsidRPr="009616CB" w:rsidDel="00EA5966">
          <w:rPr>
            <w:rFonts w:ascii="Times New Roman" w:hAnsi="Times New Roman" w:cs="Times New Roman"/>
            <w:lang w:val="en-GB"/>
          </w:rPr>
          <w:delText xml:space="preserve">being </w:delText>
        </w:r>
      </w:del>
      <w:r w:rsidRPr="60226960">
        <w:rPr>
          <w:rFonts w:ascii="Times New Roman" w:hAnsi="Times New Roman" w:eastAsia="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991">
        <w:r w:rsidRPr="009616CB" w:rsidDel="00EA5966">
          <w:rPr>
            <w:rFonts w:ascii="Times New Roman" w:hAnsi="Times New Roman" w:cs="Times New Roman"/>
            <w:lang w:val="en-GB"/>
          </w:rPr>
          <w:delText xml:space="preserve">is </w:delText>
        </w:r>
      </w:del>
      <w:ins w:author="Josh Browning" w:date="2015-09-01T08:40:00Z" w:id="2992">
        <w:r w:rsidRPr="60226960" w:rsidR="00EA5966">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also a number of studies that provide standard factors for adjustment,</w:t>
      </w:r>
      <w:del w:author="Josh Browning" w:date="2015-09-01T08:40:00Z" w:id="2993">
        <w:r w:rsidRPr="009616CB" w:rsidDel="00EA5966">
          <w:rPr>
            <w:rFonts w:ascii="Times New Roman" w:hAnsi="Times New Roman" w:cs="Times New Roman"/>
            <w:lang w:val="en-GB"/>
          </w:rPr>
          <w:delText xml:space="preserve"> </w:delText>
        </w:r>
      </w:del>
      <w:r w:rsidRPr="60226960">
        <w:rPr>
          <w:rFonts w:ascii="Times New Roman" w:hAnsi="Times New Roman" w:eastAsia="Times New Roman" w:cs="Times New Roman"/>
          <w:lang w:val="en-GB"/>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0BDB213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7650F8F1"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994"/>
      <w:r w:rsidRPr="009616CB">
        <w:rPr>
          <w:rFonts w:ascii="Times New Roman" w:hAnsi="Times New Roman" w:cs="Times New Roman"/>
          <w:lang w:val="en-GB"/>
        </w:rPr>
        <w:t>34</w:t>
      </w:r>
      <w:commentRangeEnd w:id="2994"/>
      <w:r w:rsidR="00EA5966">
        <w:rPr>
          <w:rStyle w:val="CommentReference"/>
          <w:rFonts w:ascii="Book Antiqua" w:hAnsi="Book Antiqua" w:eastAsia="Arial" w:cs="Arial"/>
          <w:color w:val="auto"/>
          <w:lang w:eastAsia="ar-SA"/>
        </w:rPr>
        <w:commentReference w:id="2994"/>
      </w:r>
    </w:p>
    <w:p xmlns:wp14="http://schemas.microsoft.com/office/word/2010/wordml" w:rsidRPr="009616CB" w:rsidR="006E32A4" w:rsidP="006E32A4" w:rsidRDefault="006E32A4" w14:paraId="5CBC88B4"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1EC10D2F"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6E32A4" w14:paraId="62A52CB1" wp14:textId="77777777" wp14:noSpellErr="1">
      <w:pPr>
        <w:pStyle w:val="TextBody"/>
        <w:spacing w:line="276" w:lineRule="auto"/>
        <w:jc w:val="both"/>
        <w:rPr>
          <w:rFonts w:ascii="Times New Roman" w:hAnsi="Times New Roman" w:cs="Times New Roman"/>
          <w:lang w:val="en-GB"/>
        </w:rPr>
      </w:pPr>
      <w:del w:author="Josh Browning" w:date="2015-09-03T12:40:00Z" w:id="2995">
        <w:r w:rsidRPr="009616CB">
          <w:rPr>
            <w:rFonts w:ascii="Times New Roman" w:hAnsi="Times New Roman" w:cs="Times New Roman"/>
            <w:lang w:val="en-GB"/>
          </w:rPr>
          <w:delText>4932146</w:delText>
        </w:r>
      </w:del>
      <w:ins w:author="Josh Browning" w:date="2015-09-03T12:40:00Z" w:id="2996">
        <w:r w:rsidRPr="60226960">
          <w:rPr>
            <w:rFonts w:ascii="Times New Roman" w:hAnsi="Times New Roman" w:eastAsia="Times New Roman" w:cs="Times New Roman"/>
            <w:lang w:val="en-GB"/>
          </w:rPr>
          <w:t>4</w:t>
        </w:r>
      </w:ins>
      <w:ins w:author="Josh Browning" w:date="2015-09-01T08:40:00Z" w:id="2997">
        <w:r w:rsidRPr="60226960" w:rsidR="00EA5966">
          <w:rPr>
            <w:rFonts w:ascii="Times New Roman" w:hAnsi="Times New Roman" w:eastAsia="Times New Roman" w:cs="Times New Roman"/>
            <w:lang w:val="en-GB"/>
          </w:rPr>
          <w:t>,</w:t>
        </w:r>
      </w:ins>
      <w:ins w:author="Josh Browning" w:date="2015-09-03T12:40:00Z" w:id="2998">
        <w:r w:rsidRPr="60226960">
          <w:rPr>
            <w:rFonts w:ascii="Times New Roman" w:hAnsi="Times New Roman" w:eastAsia="Times New Roman" w:cs="Times New Roman"/>
            <w:lang w:val="en-GB"/>
          </w:rPr>
          <w:t>932</w:t>
        </w:r>
      </w:ins>
      <w:ins w:author="Josh Browning" w:date="2015-09-01T08:40:00Z" w:id="2999">
        <w:r w:rsidRPr="60226960" w:rsidR="00EA5966">
          <w:rPr>
            <w:rFonts w:ascii="Times New Roman" w:hAnsi="Times New Roman" w:eastAsia="Times New Roman" w:cs="Times New Roman"/>
            <w:lang w:val="en-GB"/>
          </w:rPr>
          <w:t>,</w:t>
        </w:r>
      </w:ins>
      <w:ins w:author="Josh Browning" w:date="2015-09-03T12:40:00Z" w:id="3000">
        <w:r w:rsidRPr="60226960">
          <w:rPr>
            <w:rFonts w:ascii="Times New Roman" w:hAnsi="Times New Roman" w:eastAsia="Times New Roman" w:cs="Times New Roman"/>
            <w:lang w:val="en-GB"/>
          </w:rPr>
          <w:t>146</w:t>
        </w:r>
      </w:ins>
      <w:r w:rsidRPr="60226960">
        <w:rPr>
          <w:rFonts w:ascii="Times New Roman" w:hAnsi="Times New Roman" w:eastAsia="Times New Roman" w:cs="Times New Roman"/>
          <w:lang w:val="en-GB"/>
        </w:rPr>
        <w:t xml:space="preserve"> / 23.34 = </w:t>
      </w:r>
      <w:del w:author="Josh Browning" w:date="2015-09-03T12:40:00Z" w:id="3001">
        <w:r w:rsidRPr="009616CB">
          <w:rPr>
            <w:rFonts w:ascii="Times New Roman" w:hAnsi="Times New Roman" w:cs="Times New Roman"/>
            <w:lang w:val="en-GB"/>
          </w:rPr>
          <w:delText>279132</w:delText>
        </w:r>
      </w:del>
      <w:ins w:author="Josh Browning" w:date="2015-09-03T12:40:00Z" w:id="3002">
        <w:r w:rsidRPr="60226960">
          <w:rPr>
            <w:rFonts w:ascii="Times New Roman" w:hAnsi="Times New Roman" w:eastAsia="Times New Roman" w:cs="Times New Roman"/>
            <w:lang w:val="en-GB"/>
          </w:rPr>
          <w:t>279</w:t>
        </w:r>
      </w:ins>
      <w:ins w:author="Josh Browning" w:date="2015-09-01T08:40:00Z" w:id="3003">
        <w:r w:rsidRPr="60226960" w:rsidR="00EA5966">
          <w:rPr>
            <w:rFonts w:ascii="Times New Roman" w:hAnsi="Times New Roman" w:eastAsia="Times New Roman" w:cs="Times New Roman"/>
            <w:lang w:val="en-GB"/>
          </w:rPr>
          <w:t>,</w:t>
        </w:r>
      </w:ins>
      <w:ins w:author="Josh Browning" w:date="2015-09-03T12:40:00Z" w:id="3004">
        <w:r w:rsidRPr="60226960">
          <w:rPr>
            <w:rFonts w:ascii="Times New Roman" w:hAnsi="Times New Roman" w:eastAsia="Times New Roman" w:cs="Times New Roman"/>
            <w:lang w:val="en-GB"/>
          </w:rPr>
          <w:t>132</w:t>
        </w:r>
      </w:ins>
      <w:r w:rsidRPr="60226960">
        <w:rPr>
          <w:rFonts w:ascii="Times New Roman" w:hAnsi="Times New Roman" w:eastAsia="Times New Roman" w:cs="Times New Roman"/>
          <w:lang w:val="en-GB"/>
        </w:rPr>
        <w:t>.3</w:t>
      </w:r>
    </w:p>
    <w:p xmlns:wp14="http://schemas.microsoft.com/office/word/2010/wordml" w:rsidRPr="009616CB" w:rsidR="006E32A4" w:rsidP="006E32A4" w:rsidRDefault="006E32A4" w14:paraId="215BB532" wp14:textId="77777777">
      <w:pPr>
        <w:pStyle w:val="Caption"/>
        <w:keepNext/>
        <w:jc w:val="both"/>
        <w:rPr>
          <w:rFonts w:ascii="Times New Roman" w:hAnsi="Times New Roman" w:cs="Times New Roman"/>
          <w:lang w:val="en-GB"/>
        </w:rPr>
      </w:pPr>
      <w:bookmarkStart w:name="_Toc428423619" w:id="30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80</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005"/>
    </w:p>
    <w:tbl>
      <w:tblPr>
        <w:tblStyle w:val="TableClassic1"/>
        <w:tblW w:w="5000" w:type="pct"/>
        <w:tblLook w:val="04A0" w:firstRow="1" w:lastRow="0" w:firstColumn="1" w:lastColumn="0" w:noHBand="0" w:noVBand="1"/>
      </w:tblPr>
      <w:tblGrid>
        <w:gridCol w:w="656"/>
        <w:gridCol w:w="999"/>
        <w:gridCol w:w="876"/>
        <w:gridCol w:w="815"/>
        <w:gridCol w:w="1231"/>
        <w:gridCol w:w="1043"/>
        <w:gridCol w:w="1866"/>
        <w:gridCol w:w="1756"/>
      </w:tblGrid>
      <w:tr xmlns:wp14="http://schemas.microsoft.com/office/word/2010/wordml" w:rsidRPr="009616CB" w:rsidR="006E32A4" w:rsidTr="006E32A4" w14:paraId="7AC4287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1E9CBAB"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05D91A8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3D5A8C5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0AD963DE"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35E76AF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0299C366"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764A6F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527394F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2F36FA8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27311B00" wp14:textId="77777777">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2EC40E3"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5EE2C67A"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7160B784"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15067A4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129D2DB9"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20D264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482F48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3006">
              <w:r w:rsidRPr="009616CB">
                <w:rPr>
                  <w:rFonts w:ascii="Times New Roman" w:hAnsi="Times New Roman" w:cs="Times New Roman"/>
                  <w:lang w:val="en-GB"/>
                </w:rPr>
                <w:delText>4932146</w:delText>
              </w:r>
            </w:del>
            <w:ins w:author="Josh Browning" w:date="2015-09-03T12:40:00Z" w:id="3007">
              <w:r w:rsidRPr="009616CB">
                <w:rPr>
                  <w:rFonts w:ascii="Times New Roman" w:hAnsi="Times New Roman" w:cs="Times New Roman"/>
                  <w:lang w:val="en-GB"/>
                </w:rPr>
                <w:t>4</w:t>
              </w:r>
            </w:ins>
            <w:ins w:author="Josh Browning" w:date="2015-09-01T08:40:00Z" w:id="3008">
              <w:r w:rsidR="00EA5966">
                <w:rPr>
                  <w:rFonts w:ascii="Times New Roman" w:hAnsi="Times New Roman" w:cs="Times New Roman"/>
                  <w:lang w:val="en-GB"/>
                </w:rPr>
                <w:t>,</w:t>
              </w:r>
            </w:ins>
            <w:ins w:author="Josh Browning" w:date="2015-09-03T12:40:00Z" w:id="3009">
              <w:r w:rsidRPr="009616CB">
                <w:rPr>
                  <w:rFonts w:ascii="Times New Roman" w:hAnsi="Times New Roman" w:cs="Times New Roman"/>
                  <w:lang w:val="en-GB"/>
                </w:rPr>
                <w:t>932</w:t>
              </w:r>
            </w:ins>
            <w:ins w:author="Josh Browning" w:date="2015-09-01T08:40:00Z" w:id="3010">
              <w:r w:rsidR="00EA5966">
                <w:rPr>
                  <w:rFonts w:ascii="Times New Roman" w:hAnsi="Times New Roman" w:cs="Times New Roman"/>
                  <w:lang w:val="en-GB"/>
                </w:rPr>
                <w:t>,</w:t>
              </w:r>
            </w:ins>
            <w:ins w:author="Josh Browning" w:date="2015-09-03T12:40:00Z" w:id="3011">
              <w:r w:rsidRPr="009616CB">
                <w:rPr>
                  <w:rFonts w:ascii="Times New Roman" w:hAnsi="Times New Roman" w:cs="Times New Roman"/>
                  <w:lang w:val="en-GB"/>
                </w:rPr>
                <w:t>146</w:t>
              </w:r>
            </w:ins>
          </w:p>
        </w:tc>
        <w:tc>
          <w:tcPr>
            <w:tcW w:w="676" w:type="pct"/>
          </w:tcPr>
          <w:p w:rsidRPr="009616CB" w:rsidR="006E32A4" w:rsidP="006E32A4" w:rsidRDefault="006E32A4" w14:paraId="3C57628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author="Josh Browning" w:date="2015-09-03T12:40:00Z" w:id="3012">
              <w:r w:rsidRPr="009616CB">
                <w:rPr>
                  <w:rFonts w:ascii="Times New Roman" w:hAnsi="Times New Roman" w:cs="Times New Roman"/>
                  <w:b/>
                  <w:sz w:val="22"/>
                  <w:lang w:val="en-GB"/>
                </w:rPr>
                <w:delText>279132</w:delText>
              </w:r>
            </w:del>
            <w:ins w:author="Josh Browning" w:date="2015-09-03T12:40:00Z" w:id="3013">
              <w:r w:rsidRPr="009616CB">
                <w:rPr>
                  <w:rFonts w:ascii="Times New Roman" w:hAnsi="Times New Roman" w:cs="Times New Roman"/>
                  <w:b/>
                  <w:sz w:val="22"/>
                  <w:lang w:val="en-GB"/>
                </w:rPr>
                <w:t>279</w:t>
              </w:r>
            </w:ins>
            <w:ins w:author="Josh Browning" w:date="2015-09-01T08:40:00Z" w:id="3014">
              <w:r w:rsidR="00EA5966">
                <w:rPr>
                  <w:rFonts w:ascii="Times New Roman" w:hAnsi="Times New Roman" w:cs="Times New Roman"/>
                  <w:b/>
                  <w:sz w:val="22"/>
                  <w:lang w:val="en-GB"/>
                </w:rPr>
                <w:t>,</w:t>
              </w:r>
            </w:ins>
            <w:ins w:author="Josh Browning" w:date="2015-09-03T12:40:00Z" w:id="3015">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xmlns:wp14="http://schemas.microsoft.com/office/word/2010/wordml" w:rsidRPr="009616CB" w:rsidR="006E32A4" w:rsidP="006E32A4" w:rsidRDefault="006E32A4" w14:paraId="39C36445"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6E32A4" w14:paraId="2C5F920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Not all the countries of the world provide their trade data to the United Nations Statistical Department</w:t>
      </w:r>
      <w:del w:author="Josh Browning" w:date="2015-09-01T08:42:00Z" w:id="3016">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(UNSD). Thus, </w:t>
      </w:r>
      <w:del w:author="Josh Browning" w:date="2015-09-01T08:43:00Z" w:id="3017">
        <w:r w:rsidRPr="009616CB" w:rsidDel="00EA5966">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the trade dataset obtained by FAO from the UNSD </w:t>
      </w:r>
      <w:ins w:author="Josh Browning" w:date="2015-09-01T08:43:00Z" w:id="3018">
        <w:r w:rsidRPr="60226960" w:rsidR="00EA5966">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does not have </w:t>
      </w:r>
      <w:del w:author="Josh Browning" w:date="2015-09-01T08:43:00Z" w:id="3019">
        <w:r w:rsidRPr="009616CB" w:rsidDel="00EA5966">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77E3644D"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EA5966" w14:paraId="7384FC50" wp14:textId="77777777" wp14:noSpellErr="1">
      <w:pPr>
        <w:jc w:val="both"/>
        <w:rPr>
          <w:rFonts w:ascii="Times New Roman" w:hAnsi="Times New Roman" w:cs="Times New Roman"/>
          <w:lang w:val="en-GB"/>
        </w:rPr>
      </w:pPr>
      <w:ins w:author="Josh Browning" w:date="2015-09-01T08:43:00Z" w:id="3020">
        <w:r w:rsidRPr="60226960">
          <w:rPr>
            <w:rFonts w:ascii="Times New Roman" w:hAnsi="Times New Roman" w:eastAsia="Times New Roman" w:cs="Times New Roman"/>
            <w:lang w:val="en-GB"/>
          </w:rPr>
          <w:t xml:space="preserve">1. </w:t>
        </w:r>
      </w:ins>
      <w:del w:author="Josh Browning" w:date="2015-09-01T08:44:00Z" w:id="3021">
        <w:r w:rsidRPr="009616CB" w:rsidDel="00EA5966" w:rsidR="006E32A4">
          <w:rPr>
            <w:rFonts w:ascii="Times New Roman" w:hAnsi="Times New Roman" w:cs="Times New Roman"/>
            <w:lang w:val="en-GB"/>
          </w:rPr>
          <w:delText xml:space="preserve">In a first step, </w:delText>
        </w:r>
      </w:del>
      <w:del w:author="Josh Browning" w:date="2015-09-03T12:40:00Z" w:id="3022">
        <w:r w:rsidRPr="009616CB" w:rsidR="006E32A4">
          <w:rPr>
            <w:rFonts w:ascii="Times New Roman" w:hAnsi="Times New Roman" w:cs="Times New Roman"/>
            <w:lang w:val="en-GB"/>
          </w:rPr>
          <w:delText>we</w:delText>
        </w:r>
      </w:del>
      <w:del w:author="Josh Browning" w:date="2015-09-01T08:44:00Z" w:id="3023">
        <w:r w:rsidRPr="009616CB" w:rsidDel="00EA5966" w:rsidR="006E32A4">
          <w:rPr>
            <w:rFonts w:ascii="Times New Roman" w:hAnsi="Times New Roman" w:cs="Times New Roman"/>
            <w:lang w:val="en-GB"/>
          </w:rPr>
          <w:delText>w</w:delText>
        </w:r>
      </w:del>
      <w:ins w:author="Josh Browning" w:date="2015-09-01T08:44:00Z" w:id="3024">
        <w:r w:rsidRPr="60226960">
          <w:rPr>
            <w:rFonts w:ascii="Times New Roman" w:hAnsi="Times New Roman" w:eastAsia="Times New Roman" w:cs="Times New Roman"/>
            <w:lang w:val="en-GB"/>
          </w:rPr>
          <w:t>W</w:t>
        </w:r>
      </w:ins>
      <w:ins w:author="Josh Browning" w:date="2015-09-03T12:40:00Z" w:id="3025">
        <w:r w:rsidRPr="60226960" w:rsidR="006E32A4">
          <w:rPr>
            <w:rFonts w:ascii="Times New Roman" w:hAnsi="Times New Roman" w:eastAsia="Times New Roman" w:cs="Times New Roman"/>
            <w:lang w:val="en-GB"/>
          </w:rPr>
          <w:t>e</w:t>
        </w:r>
      </w:ins>
      <w:r w:rsidRPr="60226960" w:rsidR="006E32A4">
        <w:rPr>
          <w:rFonts w:ascii="Times New Roman" w:hAnsi="Times New Roman" w:eastAsia="Times New Roman" w:cs="Times New Roman"/>
          <w:lang w:val="en-GB"/>
        </w:rPr>
        <w:t xml:space="preserve"> identify</w:t>
      </w:r>
      <w:ins w:author="Josh Browning" w:date="2015-09-01T08:44:00Z" w:id="3026">
        <w:r w:rsidRPr="60226960" w:rsidR="00F228AD">
          <w:rPr>
            <w:rFonts w:ascii="Times New Roman" w:hAnsi="Times New Roman" w:eastAsia="Times New Roman" w:cs="Times New Roman"/>
            <w:lang w:val="en-GB"/>
          </w:rPr>
          <w:t>,</w:t>
        </w:r>
      </w:ins>
      <w:del w:author="Josh Browning" w:date="2015-09-01T08:44:00Z" w:id="3027">
        <w:r w:rsidRPr="009616CB" w:rsidDel="00F228AD" w:rsidR="006E32A4">
          <w:rPr>
            <w:rFonts w:ascii="Times New Roman" w:hAnsi="Times New Roman" w:cs="Times New Roman"/>
            <w:lang w:val="en-GB"/>
          </w:rPr>
          <w:delText>/filter</w:delText>
        </w:r>
      </w:del>
      <w:r w:rsidRPr="60226960" w:rsidR="006E32A4">
        <w:rPr>
          <w:rFonts w:ascii="Times New Roman" w:hAnsi="Times New Roman" w:eastAsia="Times New Roman" w:cs="Times New Roman"/>
          <w:lang w:val="en-GB"/>
        </w:rPr>
        <w:t xml:space="preserve"> for each non-reporting country</w:t>
      </w:r>
      <w:ins w:author="Josh Browning" w:date="2015-09-01T08:44:00Z" w:id="3028">
        <w:r w:rsidRPr="60226960" w:rsidR="00F228AD">
          <w:rPr>
            <w:rFonts w:ascii="Times New Roman" w:hAnsi="Times New Roman" w:eastAsia="Times New Roman" w:cs="Times New Roman"/>
            <w:lang w:val="en-GB"/>
          </w:rPr>
          <w:t>,</w:t>
        </w:r>
      </w:ins>
      <w:r w:rsidRPr="60226960" w:rsidR="006E32A4">
        <w:rPr>
          <w:rFonts w:ascii="Times New Roman" w:hAnsi="Times New Roman" w:eastAsia="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9D4D5F">
        <w:fldChar w:fldCharType="begin"/>
      </w:r>
      <w:r w:rsidR="009D4D5F">
        <w:instrText xml:space="preserve"> REF _Ref428351744 \h  \* MERGEFORMAT </w:instrText>
      </w:r>
      <w:r w:rsidR="009D4D5F">
        <w:fldChar w:fldCharType="separate"/>
      </w:r>
      <w:ins w:author="Onno Hoffmeister (ESS)" w:date="2015-09-08T14:05:00Z" w:id="302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81</w:t>
        </w:r>
      </w:ins>
      <w:del w:author="Onno Hoffmeister (ESS)" w:date="2015-09-08T14:05:00Z" w:id="303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81</w:delText>
        </w:r>
      </w:del>
      <w:r w:rsidR="009D4D5F">
        <w:fldChar w:fldCharType="end"/>
      </w:r>
      <w:r w:rsidRPr="60226960" w:rsidR="006E32A4">
        <w:rPr>
          <w:rFonts w:ascii="Times New Roman" w:hAnsi="Times New Roman" w:eastAsia="Times New Roman" w:cs="Times New Roman"/>
          <w:lang w:val="en-GB"/>
        </w:rPr>
        <w:t>).</w:t>
      </w:r>
    </w:p>
    <w:p xmlns:wp14="http://schemas.microsoft.com/office/word/2010/wordml" w:rsidRPr="009616CB" w:rsidR="006E32A4" w:rsidP="006E32A4" w:rsidRDefault="006E32A4" w14:paraId="11879EB0" wp14:textId="77777777">
      <w:pPr>
        <w:pStyle w:val="Caption"/>
        <w:jc w:val="both"/>
        <w:rPr>
          <w:rFonts w:ascii="Times New Roman" w:hAnsi="Times New Roman" w:cs="Times New Roman"/>
          <w:lang w:val="en-GB"/>
        </w:rPr>
      </w:pPr>
      <w:bookmarkStart w:name="_Ref428351744" w:id="3031"/>
      <w:bookmarkStart w:name="_Toc428423620" w:id="303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81</w:t>
      </w:r>
      <w:r w:rsidRPr="009616CB" w:rsidR="001562E7">
        <w:rPr>
          <w:rFonts w:ascii="Times New Roman" w:hAnsi="Times New Roman" w:cs="Times New Roman"/>
          <w:lang w:val="en-GB"/>
        </w:rPr>
        <w:fldChar w:fldCharType="end"/>
      </w:r>
      <w:bookmarkEnd w:id="3031"/>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032"/>
    </w:p>
    <w:tbl>
      <w:tblPr>
        <w:tblStyle w:val="TableClassic1"/>
        <w:tblW w:w="5000" w:type="pct"/>
        <w:tblLook w:val="04A0" w:firstRow="1" w:lastRow="0" w:firstColumn="1" w:lastColumn="0" w:noHBand="0" w:noVBand="1"/>
      </w:tblPr>
      <w:tblGrid>
        <w:gridCol w:w="718"/>
        <w:gridCol w:w="1240"/>
        <w:gridCol w:w="1321"/>
        <w:gridCol w:w="936"/>
        <w:gridCol w:w="1570"/>
        <w:gridCol w:w="1591"/>
        <w:gridCol w:w="1866"/>
      </w:tblGrid>
      <w:tr xmlns:wp14="http://schemas.microsoft.com/office/word/2010/wordml" w:rsidRPr="009616CB" w:rsidR="006E32A4" w:rsidTr="006E32A4" w14:paraId="5E290C5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5230C43"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408B1971"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Pr="009616CB" w:rsidR="006E32A4" w:rsidP="006E32A4" w:rsidRDefault="006E32A4" w14:paraId="4260759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3F58595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Pr="009616CB" w:rsidR="006E32A4" w:rsidP="006E32A4" w:rsidRDefault="006E32A4" w14:paraId="7DCF435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5FF41B8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1308AC1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DDF425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0C414E3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508A45E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53C59326"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09A22A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Pr="009616CB" w:rsidR="006E32A4" w:rsidP="006E32A4" w:rsidRDefault="006E32A4" w14:paraId="07B40224"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298D14FF"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635F86F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1BF1CF34"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14ED34D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3">
                  <w:rPr>
                    <w:rFonts w:ascii="Times New Roman" w:hAnsi="Times New Roman"/>
                    <w:sz w:val="22"/>
                    <w:lang w:val="en-GB"/>
                  </w:rPr>
                </w:rPrChange>
              </w:rPr>
              <w:pPrChange w:author="Josh Browning" w:date="2015-09-03T12:40:00Z" w:id="303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35">
              <w:r w:rsidRPr="009616CB">
                <w:rPr>
                  <w:rFonts w:ascii="Times New Roman" w:hAnsi="Times New Roman" w:cs="Times New Roman"/>
                  <w:sz w:val="22"/>
                  <w:lang w:val="en-GB"/>
                </w:rPr>
                <w:delText>160571</w:delText>
              </w:r>
            </w:del>
            <w:ins w:author="Josh Browning" w:date="2015-09-03T12:40:00Z" w:id="3036">
              <w:r w:rsidRPr="009616CB">
                <w:rPr>
                  <w:rFonts w:ascii="Times New Roman" w:hAnsi="Times New Roman" w:cs="Times New Roman"/>
                  <w:sz w:val="22"/>
                  <w:lang w:val="en-GB"/>
                </w:rPr>
                <w:t>160</w:t>
              </w:r>
            </w:ins>
            <w:ins w:author="Josh Browning" w:date="2015-09-01T08:45:00Z" w:id="3037">
              <w:r w:rsidR="00F228AD">
                <w:rPr>
                  <w:rFonts w:ascii="Times New Roman" w:hAnsi="Times New Roman" w:cs="Times New Roman"/>
                  <w:sz w:val="22"/>
                  <w:lang w:val="en-GB"/>
                </w:rPr>
                <w:t>,</w:t>
              </w:r>
            </w:ins>
            <w:ins w:author="Josh Browning" w:date="2015-09-03T12:40:00Z" w:id="3038">
              <w:r w:rsidRPr="009616CB">
                <w:rPr>
                  <w:rFonts w:ascii="Times New Roman" w:hAnsi="Times New Roman" w:cs="Times New Roman"/>
                  <w:sz w:val="22"/>
                  <w:lang w:val="en-GB"/>
                </w:rPr>
                <w:t>571</w:t>
              </w:r>
            </w:ins>
          </w:p>
        </w:tc>
        <w:tc>
          <w:tcPr>
            <w:tcW w:w="763" w:type="pct"/>
          </w:tcPr>
          <w:p w:rsidRPr="001562E7" w:rsidR="001562E7" w:rsidRDefault="006E32A4" w14:paraId="62667F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9">
                  <w:rPr>
                    <w:rFonts w:ascii="Times New Roman" w:hAnsi="Times New Roman"/>
                    <w:sz w:val="22"/>
                    <w:lang w:val="en-GB"/>
                  </w:rPr>
                </w:rPrChange>
              </w:rPr>
              <w:pPrChange w:author="Josh Browning" w:date="2015-09-03T12:40:00Z" w:id="3040">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1">
              <w:r w:rsidRPr="009616CB">
                <w:rPr>
                  <w:rFonts w:ascii="Times New Roman" w:hAnsi="Times New Roman" w:cs="Times New Roman"/>
                  <w:sz w:val="22"/>
                  <w:lang w:val="en-GB"/>
                </w:rPr>
                <w:delText>4932146</w:delText>
              </w:r>
            </w:del>
            <w:ins w:author="Josh Browning" w:date="2015-09-03T12:40:00Z" w:id="3042">
              <w:r w:rsidRPr="009616CB">
                <w:rPr>
                  <w:rFonts w:ascii="Times New Roman" w:hAnsi="Times New Roman" w:cs="Times New Roman"/>
                  <w:sz w:val="22"/>
                  <w:lang w:val="en-GB"/>
                </w:rPr>
                <w:t>4</w:t>
              </w:r>
            </w:ins>
            <w:ins w:author="Josh Browning" w:date="2015-09-01T08:45:00Z" w:id="3043">
              <w:r w:rsidR="00F228AD">
                <w:rPr>
                  <w:rFonts w:ascii="Times New Roman" w:hAnsi="Times New Roman" w:cs="Times New Roman"/>
                  <w:sz w:val="22"/>
                  <w:lang w:val="en-GB"/>
                </w:rPr>
                <w:t>,</w:t>
              </w:r>
            </w:ins>
            <w:ins w:author="Josh Browning" w:date="2015-09-03T12:40:00Z" w:id="3044">
              <w:r w:rsidRPr="009616CB">
                <w:rPr>
                  <w:rFonts w:ascii="Times New Roman" w:hAnsi="Times New Roman" w:cs="Times New Roman"/>
                  <w:sz w:val="22"/>
                  <w:lang w:val="en-GB"/>
                </w:rPr>
                <w:t>932</w:t>
              </w:r>
            </w:ins>
            <w:ins w:author="Josh Browning" w:date="2015-09-01T08:45:00Z" w:id="3045">
              <w:r w:rsidR="00F228AD">
                <w:rPr>
                  <w:rFonts w:ascii="Times New Roman" w:hAnsi="Times New Roman" w:cs="Times New Roman"/>
                  <w:sz w:val="22"/>
                  <w:lang w:val="en-GB"/>
                </w:rPr>
                <w:t>,</w:t>
              </w:r>
            </w:ins>
            <w:ins w:author="Josh Browning" w:date="2015-09-03T12:40:00Z" w:id="3046">
              <w:r w:rsidRPr="009616CB">
                <w:rPr>
                  <w:rFonts w:ascii="Times New Roman" w:hAnsi="Times New Roman" w:cs="Times New Roman"/>
                  <w:sz w:val="22"/>
                  <w:lang w:val="en-GB"/>
                </w:rPr>
                <w:t>146</w:t>
              </w:r>
            </w:ins>
          </w:p>
        </w:tc>
      </w:tr>
      <w:tr xmlns:wp14="http://schemas.microsoft.com/office/word/2010/wordml" w:rsidRPr="009616CB" w:rsidR="006E32A4" w:rsidTr="006E32A4" w14:paraId="2698BEF0"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4509D7D0"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748D9B0E"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5F681D7A"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10DFDCD1"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94A25EC"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793DF380"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47">
                  <w:rPr>
                    <w:rFonts w:ascii="Times New Roman" w:hAnsi="Times New Roman"/>
                    <w:sz w:val="22"/>
                    <w:lang w:val="en-GB"/>
                  </w:rPr>
                </w:rPrChange>
              </w:rPr>
              <w:pPrChange w:author="Josh Browning" w:date="2015-09-03T12:40:00Z" w:id="3048">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9">
              <w:r w:rsidRPr="009616CB">
                <w:rPr>
                  <w:rFonts w:ascii="Times New Roman" w:hAnsi="Times New Roman" w:cs="Times New Roman"/>
                  <w:sz w:val="22"/>
                  <w:lang w:val="en-GB"/>
                </w:rPr>
                <w:delText>80120</w:delText>
              </w:r>
            </w:del>
            <w:ins w:author="Josh Browning" w:date="2015-09-03T12:40:00Z" w:id="3050">
              <w:r w:rsidRPr="009616CB">
                <w:rPr>
                  <w:rFonts w:ascii="Times New Roman" w:hAnsi="Times New Roman" w:cs="Times New Roman"/>
                  <w:sz w:val="22"/>
                  <w:lang w:val="en-GB"/>
                </w:rPr>
                <w:t>80</w:t>
              </w:r>
            </w:ins>
            <w:ins w:author="Josh Browning" w:date="2015-09-01T08:45:00Z" w:id="3051">
              <w:r w:rsidR="00F228AD">
                <w:rPr>
                  <w:rFonts w:ascii="Times New Roman" w:hAnsi="Times New Roman" w:cs="Times New Roman"/>
                  <w:sz w:val="22"/>
                  <w:lang w:val="en-GB"/>
                </w:rPr>
                <w:t>,</w:t>
              </w:r>
            </w:ins>
            <w:ins w:author="Josh Browning" w:date="2015-09-03T12:40:00Z" w:id="3052">
              <w:r w:rsidRPr="009616CB">
                <w:rPr>
                  <w:rFonts w:ascii="Times New Roman" w:hAnsi="Times New Roman" w:cs="Times New Roman"/>
                  <w:sz w:val="22"/>
                  <w:lang w:val="en-GB"/>
                </w:rPr>
                <w:t>120</w:t>
              </w:r>
            </w:ins>
          </w:p>
        </w:tc>
        <w:tc>
          <w:tcPr>
            <w:tcW w:w="763" w:type="pct"/>
          </w:tcPr>
          <w:p w:rsidRPr="001562E7" w:rsidR="001562E7" w:rsidRDefault="006E32A4" w14:paraId="557E94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53">
                  <w:rPr>
                    <w:rFonts w:ascii="Times New Roman" w:hAnsi="Times New Roman"/>
                    <w:sz w:val="22"/>
                    <w:lang w:val="en-GB"/>
                  </w:rPr>
                </w:rPrChange>
              </w:rPr>
              <w:pPrChange w:author="Josh Browning" w:date="2015-09-03T12:40:00Z" w:id="305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55">
              <w:r w:rsidRPr="009616CB">
                <w:rPr>
                  <w:rFonts w:ascii="Times New Roman" w:hAnsi="Times New Roman" w:cs="Times New Roman"/>
                  <w:sz w:val="22"/>
                  <w:lang w:val="en-GB"/>
                </w:rPr>
                <w:delText>2301650</w:delText>
              </w:r>
            </w:del>
            <w:ins w:author="Josh Browning" w:date="2015-09-03T12:40:00Z" w:id="3056">
              <w:r w:rsidRPr="009616CB">
                <w:rPr>
                  <w:rFonts w:ascii="Times New Roman" w:hAnsi="Times New Roman" w:cs="Times New Roman"/>
                  <w:sz w:val="22"/>
                  <w:lang w:val="en-GB"/>
                </w:rPr>
                <w:t>2</w:t>
              </w:r>
            </w:ins>
            <w:ins w:author="Josh Browning" w:date="2015-09-01T08:45:00Z" w:id="3057">
              <w:r w:rsidR="00F228AD">
                <w:rPr>
                  <w:rFonts w:ascii="Times New Roman" w:hAnsi="Times New Roman" w:cs="Times New Roman"/>
                  <w:sz w:val="22"/>
                  <w:lang w:val="en-GB"/>
                </w:rPr>
                <w:t>,</w:t>
              </w:r>
            </w:ins>
            <w:ins w:author="Josh Browning" w:date="2015-09-03T12:40:00Z" w:id="3058">
              <w:r w:rsidRPr="009616CB">
                <w:rPr>
                  <w:rFonts w:ascii="Times New Roman" w:hAnsi="Times New Roman" w:cs="Times New Roman"/>
                  <w:sz w:val="22"/>
                  <w:lang w:val="en-GB"/>
                </w:rPr>
                <w:t>301</w:t>
              </w:r>
            </w:ins>
            <w:ins w:author="Josh Browning" w:date="2015-09-01T08:45:00Z" w:id="3059">
              <w:r w:rsidR="00F228AD">
                <w:rPr>
                  <w:rFonts w:ascii="Times New Roman" w:hAnsi="Times New Roman" w:cs="Times New Roman"/>
                  <w:sz w:val="22"/>
                  <w:lang w:val="en-GB"/>
                </w:rPr>
                <w:t>,</w:t>
              </w:r>
            </w:ins>
            <w:ins w:author="Josh Browning" w:date="2015-09-03T12:40:00Z" w:id="3060">
              <w:r w:rsidRPr="009616CB">
                <w:rPr>
                  <w:rFonts w:ascii="Times New Roman" w:hAnsi="Times New Roman" w:cs="Times New Roman"/>
                  <w:sz w:val="22"/>
                  <w:lang w:val="en-GB"/>
                </w:rPr>
                <w:t>650</w:t>
              </w:r>
            </w:ins>
          </w:p>
        </w:tc>
      </w:tr>
      <w:tr xmlns:wp14="http://schemas.microsoft.com/office/word/2010/wordml" w:rsidRPr="009616CB" w:rsidR="006E32A4" w:rsidTr="006E32A4" w14:paraId="148D4099"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6269AAA7"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8E1C86C"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74FC2328"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2E0C42B"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7E64CF5A"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74517BDC"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1">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1562E7" w:rsidRDefault="006E32A4" w14:paraId="5F317FF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3">
              <w:r w:rsidRPr="009616CB">
                <w:rPr>
                  <w:rFonts w:ascii="Times New Roman" w:hAnsi="Times New Roman" w:cs="Times New Roman"/>
                  <w:sz w:val="22"/>
                  <w:lang w:val="en-GB"/>
                </w:rPr>
                <w:delText>11780</w:delText>
              </w:r>
            </w:del>
            <w:ins w:author="Josh Browning" w:date="2015-09-03T12:40:00Z" w:id="3064">
              <w:r w:rsidRPr="009616CB">
                <w:rPr>
                  <w:rFonts w:ascii="Times New Roman" w:hAnsi="Times New Roman" w:cs="Times New Roman"/>
                  <w:sz w:val="22"/>
                  <w:lang w:val="en-GB"/>
                </w:rPr>
                <w:t>11</w:t>
              </w:r>
            </w:ins>
            <w:ins w:author="Josh Browning" w:date="2015-09-01T08:45:00Z" w:id="3065">
              <w:r w:rsidR="00F228AD">
                <w:rPr>
                  <w:rFonts w:ascii="Times New Roman" w:hAnsi="Times New Roman" w:cs="Times New Roman"/>
                  <w:sz w:val="22"/>
                  <w:lang w:val="en-GB"/>
                </w:rPr>
                <w:t>,</w:t>
              </w:r>
            </w:ins>
            <w:ins w:author="Josh Browning" w:date="2015-09-03T12:40:00Z" w:id="3066">
              <w:r w:rsidRPr="009616CB">
                <w:rPr>
                  <w:rFonts w:ascii="Times New Roman" w:hAnsi="Times New Roman" w:cs="Times New Roman"/>
                  <w:sz w:val="22"/>
                  <w:lang w:val="en-GB"/>
                </w:rPr>
                <w:t>780</w:t>
              </w:r>
            </w:ins>
          </w:p>
        </w:tc>
      </w:tr>
      <w:tr xmlns:wp14="http://schemas.microsoft.com/office/word/2010/wordml" w:rsidRPr="009616CB" w:rsidR="006E32A4" w:rsidTr="006E32A4" w14:paraId="05B6579B"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755C5186"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40394DCF"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36F2167E"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4A451A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4F42DEF5"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14286E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7">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8">
              <w:r w:rsidRPr="009616CB">
                <w:rPr>
                  <w:rFonts w:ascii="Times New Roman" w:hAnsi="Times New Roman" w:cs="Times New Roman"/>
                  <w:sz w:val="22"/>
                  <w:lang w:val="en-GB"/>
                </w:rPr>
                <w:delText>2000</w:delText>
              </w:r>
            </w:del>
            <w:ins w:author="Josh Browning" w:date="2015-09-03T12:40:00Z" w:id="3069">
              <w:r w:rsidRPr="009616CB">
                <w:rPr>
                  <w:rFonts w:ascii="Times New Roman" w:hAnsi="Times New Roman" w:cs="Times New Roman"/>
                  <w:sz w:val="22"/>
                  <w:lang w:val="en-GB"/>
                </w:rPr>
                <w:t>2</w:t>
              </w:r>
            </w:ins>
            <w:ins w:author="Josh Browning" w:date="2015-09-01T08:45:00Z" w:id="3070">
              <w:r w:rsidR="00F228AD">
                <w:rPr>
                  <w:rFonts w:ascii="Times New Roman" w:hAnsi="Times New Roman" w:cs="Times New Roman"/>
                  <w:sz w:val="22"/>
                  <w:lang w:val="en-GB"/>
                </w:rPr>
                <w:t>,</w:t>
              </w:r>
            </w:ins>
            <w:ins w:author="Josh Browning" w:date="2015-09-03T12:40:00Z" w:id="3071">
              <w:r w:rsidRPr="009616CB">
                <w:rPr>
                  <w:rFonts w:ascii="Times New Roman" w:hAnsi="Times New Roman" w:cs="Times New Roman"/>
                  <w:sz w:val="22"/>
                  <w:lang w:val="en-GB"/>
                </w:rPr>
                <w:t>000</w:t>
              </w:r>
            </w:ins>
          </w:p>
        </w:tc>
        <w:tc>
          <w:tcPr>
            <w:tcW w:w="763" w:type="pct"/>
          </w:tcPr>
          <w:p w:rsidR="001562E7" w:rsidRDefault="006E32A4" w14:paraId="250CFE8E"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7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73">
              <w:r w:rsidRPr="009616CB">
                <w:rPr>
                  <w:rFonts w:ascii="Times New Roman" w:hAnsi="Times New Roman" w:cs="Times New Roman"/>
                  <w:sz w:val="22"/>
                  <w:lang w:val="en-GB"/>
                </w:rPr>
                <w:delText>35780</w:delText>
              </w:r>
            </w:del>
            <w:ins w:author="Josh Browning" w:date="2015-09-03T12:40:00Z" w:id="3074">
              <w:r w:rsidRPr="009616CB">
                <w:rPr>
                  <w:rFonts w:ascii="Times New Roman" w:hAnsi="Times New Roman" w:cs="Times New Roman"/>
                  <w:sz w:val="22"/>
                  <w:lang w:val="en-GB"/>
                </w:rPr>
                <w:t>35</w:t>
              </w:r>
            </w:ins>
            <w:ins w:author="Josh Browning" w:date="2015-09-01T08:45:00Z" w:id="3075">
              <w:r w:rsidR="00F228AD">
                <w:rPr>
                  <w:rFonts w:ascii="Times New Roman" w:hAnsi="Times New Roman" w:cs="Times New Roman"/>
                  <w:sz w:val="22"/>
                  <w:lang w:val="en-GB"/>
                </w:rPr>
                <w:t>,</w:t>
              </w:r>
            </w:ins>
            <w:ins w:author="Josh Browning" w:date="2015-09-03T12:40:00Z" w:id="3076">
              <w:r w:rsidRPr="009616CB">
                <w:rPr>
                  <w:rFonts w:ascii="Times New Roman" w:hAnsi="Times New Roman" w:cs="Times New Roman"/>
                  <w:sz w:val="22"/>
                  <w:lang w:val="en-GB"/>
                </w:rPr>
                <w:t>780</w:t>
              </w:r>
            </w:ins>
          </w:p>
        </w:tc>
      </w:tr>
    </w:tbl>
    <w:p xmlns:wp14="http://schemas.microsoft.com/office/word/2010/wordml" w:rsidRPr="009616CB" w:rsidR="006E32A4" w:rsidP="006E32A4" w:rsidRDefault="006E32A4" w14:paraId="52A17842" wp14:textId="77777777" wp14:noSpellErr="1">
      <w:pPr>
        <w:jc w:val="both"/>
        <w:rPr>
          <w:rFonts w:ascii="Times New Roman" w:hAnsi="Times New Roman" w:cs="Times New Roman"/>
          <w:lang w:val="en-GB"/>
        </w:rPr>
      </w:pPr>
      <w:del w:author="Josh Browning" w:date="2015-09-01T08:46:00Z" w:id="3077">
        <w:r w:rsidRPr="009616CB" w:rsidDel="00F228AD">
          <w:rPr>
            <w:rFonts w:ascii="Times New Roman" w:hAnsi="Times New Roman" w:cs="Times New Roman"/>
            <w:lang w:val="en-GB"/>
          </w:rPr>
          <w:delText xml:space="preserve">In a second step, </w:delText>
        </w:r>
      </w:del>
      <w:ins w:author="Josh Browning" w:date="2015-09-01T08:46:00Z" w:id="3078">
        <w:r w:rsidRPr="60226960" w:rsidR="00F228AD">
          <w:rPr>
            <w:rFonts w:ascii="Times New Roman" w:hAnsi="Times New Roman" w:eastAsia="Times New Roman" w:cs="Times New Roman"/>
            <w:lang w:val="en-GB"/>
          </w:rPr>
          <w:t xml:space="preserve">2. </w:t>
        </w:r>
      </w:ins>
      <w:del w:author="Josh Browning" w:date="2015-09-01T08:46:00Z" w:id="3079">
        <w:r w:rsidRPr="009616CB" w:rsidDel="00F228AD">
          <w:rPr>
            <w:rFonts w:ascii="Times New Roman" w:hAnsi="Times New Roman" w:cs="Times New Roman"/>
            <w:lang w:val="en-GB"/>
          </w:rPr>
          <w:delText xml:space="preserve">we </w:delText>
        </w:r>
      </w:del>
      <w:ins w:author="Josh Browning" w:date="2015-09-01T08:46:00Z" w:id="3080">
        <w:r w:rsidRPr="60226960" w:rsidR="00F228AD">
          <w:rPr>
            <w:rFonts w:ascii="Times New Roman" w:hAnsi="Times New Roman" w:eastAsia="Times New Roman" w:cs="Times New Roman"/>
            <w:lang w:val="en-GB"/>
          </w:rPr>
          <w:t>W</w:t>
        </w:r>
        <w:r w:rsidRPr="60226960" w:rsidR="00F228AD">
          <w:rPr>
            <w:rFonts w:ascii="Times New Roman" w:hAnsi="Times New Roman" w:eastAsia="Times New Roman" w:cs="Times New Roman"/>
            <w:lang w:val="en-GB"/>
          </w:rPr>
          <w:t xml:space="preserve">e </w:t>
        </w:r>
      </w:ins>
      <w:r w:rsidRPr="60226960">
        <w:rPr>
          <w:rFonts w:ascii="Times New Roman" w:hAnsi="Times New Roman" w:eastAsia="Times New Roman" w:cs="Times New Roman"/>
          <w:lang w:val="en-GB"/>
        </w:rPr>
        <w:t xml:space="preserve">undertake 3 distinct operations: </w:t>
      </w:r>
    </w:p>
    <w:p xmlns:wp14="http://schemas.microsoft.com/office/word/2010/wordml" w:rsidRPr="009616CB" w:rsidR="006E32A4" w:rsidP="006E32A4" w:rsidRDefault="006E32A4" w14:paraId="20D6719F"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4140E720"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Pr="009616CB" w:rsidR="006E32A4" w:rsidP="60226960" w:rsidRDefault="006E32A4" w14:paraId="12030B17"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60226960">
        <w:rPr>
          <w:rFonts w:ascii="Times New Roman" w:hAnsi="Times New Roman" w:eastAsia="Times New Roman" w:cs="Times New Roman"/>
        </w:rPr>
        <w:t xml:space="preserve">The non-reporting country is now listed as a “reporter”, and the reporters become </w:t>
      </w:r>
      <w:ins w:author="Josh Browning" w:date="2015-09-01T08:46:00Z" w:id="3081">
        <w:r w:rsidRPr="60226960" w:rsidR="00F228AD">
          <w:rPr>
            <w:rFonts w:ascii="Times New Roman" w:hAnsi="Times New Roman" w:eastAsia="Times New Roman" w:cs="Times New Roman"/>
          </w:rPr>
          <w:t>“</w:t>
        </w:r>
      </w:ins>
      <w:r w:rsidRPr="60226960">
        <w:rPr>
          <w:rFonts w:ascii="Times New Roman" w:hAnsi="Times New Roman" w:eastAsia="Times New Roman" w:cs="Times New Roman"/>
        </w:rPr>
        <w:t xml:space="preserve">partners”. </w:t>
      </w:r>
    </w:p>
    <w:p xmlns:wp14="http://schemas.microsoft.com/office/word/2010/wordml" w:rsidRPr="009616CB" w:rsidR="006E32A4" w:rsidP="006E32A4" w:rsidRDefault="006E32A4" w14:paraId="191E61EC" wp14:textId="77777777">
      <w:pPr>
        <w:pStyle w:val="Caption"/>
        <w:keepNext/>
        <w:jc w:val="both"/>
        <w:rPr>
          <w:rFonts w:ascii="Times New Roman" w:hAnsi="Times New Roman" w:cs="Times New Roman"/>
          <w:lang w:val="en-GB"/>
        </w:rPr>
      </w:pPr>
      <w:bookmarkStart w:name="_Ref428863300" w:id="3082"/>
      <w:bookmarkStart w:name="_Toc428423621" w:id="30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82</w:t>
      </w:r>
      <w:r w:rsidRPr="009616CB" w:rsidR="001562E7">
        <w:rPr>
          <w:rFonts w:ascii="Times New Roman" w:hAnsi="Times New Roman" w:cs="Times New Roman"/>
          <w:lang w:val="en-GB"/>
        </w:rPr>
        <w:fldChar w:fldCharType="end"/>
      </w:r>
      <w:bookmarkEnd w:id="3082"/>
      <w:r w:rsidRPr="009616CB">
        <w:rPr>
          <w:rFonts w:ascii="Times New Roman" w:hAnsi="Times New Roman" w:cs="Times New Roman"/>
          <w:lang w:val="en-GB"/>
        </w:rPr>
        <w:t>: Final trade matrix after mirroring</w:t>
      </w:r>
      <w:bookmarkEnd w:id="3083"/>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xmlns:wp14="http://schemas.microsoft.com/office/word/2010/wordml" w:rsidRPr="009616CB" w:rsidR="006E32A4" w:rsidTr="006E32A4" w14:paraId="1EA2331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8F7DB90"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1DD1951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17725D3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157CE50B"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4CEC3D60"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7DC6DF"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699B714D"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BAEEC8"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FAB3CA0"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39164FA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61A65D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50AE77"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4B66DAF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309F0177"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24FD79E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17452B0F"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4DA981BA"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560C3CB"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C48A6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828229"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23D6BD6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6E03356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5BB88164"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5DFB1E5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0DC22D9C"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755DFF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30E168E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4F809C80"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0CC6A53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70096B31"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48093ECB"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673AE86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3C6032F5"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75EB0D7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971CF1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0B10335B"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D89C5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D63DF1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317891FA"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27D3B4FD"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75960EAC" wp14:textId="77777777">
      <w:pPr>
        <w:pStyle w:val="ListParagraph"/>
        <w:jc w:val="both"/>
        <w:rPr>
          <w:rFonts w:ascii="Times New Roman" w:hAnsi="Times New Roman"/>
        </w:rPr>
      </w:pPr>
    </w:p>
    <w:p xmlns:wp14="http://schemas.microsoft.com/office/word/2010/wordml" w:rsidRPr="009616CB" w:rsidR="006E32A4" w:rsidP="006E32A4" w:rsidRDefault="006E32A4" w14:paraId="5FFB68D2" wp14:textId="77777777" wp14:noSpellErr="1">
      <w:pPr>
        <w:pStyle w:val="ListParagraph"/>
        <w:ind w:left="0"/>
        <w:jc w:val="both"/>
        <w:rPr>
          <w:rFonts w:ascii="Times New Roman" w:hAnsi="Times New Roman"/>
        </w:rPr>
      </w:pPr>
      <w:r w:rsidRPr="60226960">
        <w:rPr>
          <w:rFonts w:ascii="Times New Roman" w:hAnsi="Times New Roman" w:eastAsia="Times New Roman" w:cs="Times New Roman"/>
        </w:rPr>
        <w:t xml:space="preserve">With this we now have the </w:t>
      </w:r>
      <w:r w:rsidRPr="60226960">
        <w:rPr>
          <w:rFonts w:ascii="Times New Roman" w:hAnsi="Times New Roman" w:eastAsia="Times New Roman" w:cs="Times New Roman"/>
          <w:b w:val="1"/>
          <w:bCs w:val="1"/>
        </w:rPr>
        <w:t>complete global trade flow dataset</w:t>
      </w:r>
      <w:r w:rsidRPr="60226960">
        <w:rPr>
          <w:rFonts w:ascii="Times New Roman" w:hAnsi="Times New Roman" w:eastAsia="Times New Roman" w:cs="Times New Roman"/>
        </w:rPr>
        <w:t xml:space="preserve"> (also see </w:t>
      </w:r>
      <w:r w:rsidR="009D4D5F">
        <w:fldChar w:fldCharType="begin"/>
      </w:r>
      <w:r w:rsidR="009D4D5F">
        <w:instrText xml:space="preserve"> REF _Ref428347378 \h  \* MERGEFORMAT </w:instrText>
      </w:r>
      <w:r w:rsidR="009D4D5F">
        <w:fldChar w:fldCharType="separate"/>
      </w:r>
      <w:ins w:author="Onno Hoffmeister (ESS)" w:date="2015-09-08T14:05:00Z" w:id="3084">
        <w:r w:rsidRPr="60226960" w:rsidR="000B360D">
          <w:rPr>
            <w:rFonts w:ascii="Times New Roman" w:hAnsi="Times New Roman" w:eastAsia="Times New Roman" w:cs="Times New Roman"/>
          </w:rPr>
          <w:t xml:space="preserve">Figure </w:t>
        </w:r>
        <w:r w:rsidRPr="60226960" w:rsidR="000B360D">
          <w:rPr>
            <w:rFonts w:ascii="Times New Roman" w:hAnsi="Times New Roman" w:eastAsia="Times New Roman" w:cs="Times New Roman"/>
            <w:noProof/>
          </w:rPr>
          <w:t>26</w:t>
        </w:r>
      </w:ins>
      <w:del w:author="Onno Hoffmeister (ESS)" w:date="2015-09-08T14:05:00Z" w:id="3085">
        <w:r w:rsidRPr="009616CB" w:rsidDel="000B360D" w:rsidR="000854D5">
          <w:rPr>
            <w:rFonts w:ascii="Times New Roman" w:hAnsi="Times New Roman"/>
          </w:rPr>
          <w:delText xml:space="preserve">Figure </w:delText>
        </w:r>
        <w:r w:rsidRPr="009616CB" w:rsidDel="000B360D" w:rsidR="000854D5">
          <w:rPr>
            <w:rFonts w:ascii="Times New Roman" w:hAnsi="Times New Roman"/>
            <w:noProof/>
          </w:rPr>
          <w:delText>22</w:delText>
        </w:r>
      </w:del>
      <w:r w:rsidR="009D4D5F">
        <w:fldChar w:fldCharType="end"/>
      </w:r>
      <w:r w:rsidRPr="60226960">
        <w:rPr>
          <w:rFonts w:ascii="Times New Roman" w:hAnsi="Times New Roman" w:eastAsia="Times New Roman" w:cs="Times New Roman"/>
        </w:rPr>
        <w:t>) which will be disseminated through the FAOSTAT website.</w:t>
      </w:r>
    </w:p>
    <w:p xmlns:wp14="http://schemas.microsoft.com/office/word/2010/wordml" w:rsidRPr="009616CB" w:rsidR="006E32A4" w:rsidP="00E93C3B" w:rsidRDefault="006E32A4" w14:paraId="45B114E6" wp14:textId="77777777">
      <w:pPr>
        <w:pStyle w:val="Heading2"/>
      </w:pPr>
      <w:bookmarkStart w:name="_Toc428383851" w:id="3086"/>
      <w:bookmarkStart w:name="_Toc428436073" w:id="3087"/>
      <w:bookmarkStart w:name="_Toc428436374" w:id="3088"/>
      <w:bookmarkStart w:name="_Toc428436500" w:id="3089"/>
      <w:r w:rsidRPr="009616CB">
        <w:t>Trade flow aggregation and commodity balances</w:t>
      </w:r>
      <w:bookmarkEnd w:id="3086"/>
      <w:bookmarkEnd w:id="3087"/>
      <w:bookmarkEnd w:id="3088"/>
      <w:bookmarkEnd w:id="3089"/>
    </w:p>
    <w:p xmlns:wp14="http://schemas.microsoft.com/office/word/2010/wordml" w:rsidRPr="009616CB" w:rsidR="006E32A4" w:rsidP="006E32A4" w:rsidRDefault="006E32A4" w14:paraId="0722FE2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All the trade flows are now aggregated by reporter, commodity and flow (import/export) for that year. So, the trade flows in </w:t>
      </w:r>
      <w:ins w:author="Josh Browning" w:date="2015-09-01T09:32:00Z" w:id="3090">
        <w:r w:rsidRPr="60226960" w:rsidR="001562E7">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309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82</w:t>
        </w:r>
      </w:ins>
      <w:ins w:author="Josh Browning" w:date="2015-09-01T09:32:00Z" w:id="3092">
        <w:del w:author="Onno Hoffmeister (ESS)" w:date="2015-09-08T14:05:00Z" w:id="3093">
          <w:r w:rsidRPr="009616CB" w:rsidDel="000B360D" w:rsidR="003804F3">
            <w:rPr>
              <w:rFonts w:ascii="Times New Roman" w:hAnsi="Times New Roman" w:cs="Times New Roman"/>
              <w:lang w:val="en-GB"/>
            </w:rPr>
            <w:delText xml:space="preserve">Table </w:delText>
          </w:r>
          <w:r w:rsidRPr="009616CB" w:rsidDel="000B360D" w:rsidR="003804F3">
            <w:rPr>
              <w:rFonts w:ascii="Times New Roman" w:hAnsi="Times New Roman" w:cs="Times New Roman"/>
              <w:noProof/>
              <w:lang w:val="en-GB"/>
            </w:rPr>
            <w:delText>82</w:delText>
          </w:r>
        </w:del>
        <w:r w:rsidRPr="60226960" w:rsidR="001562E7">
          <w:fldChar w:fldCharType="end"/>
        </w:r>
      </w:ins>
      <w:del w:author="Josh Browning" w:date="2015-09-01T09:31:00Z" w:id="3094">
        <w:r w:rsidRPr="009616CB" w:rsidDel="003804F3">
          <w:rPr>
            <w:rFonts w:ascii="Times New Roman" w:hAnsi="Times New Roman" w:cs="Times New Roman"/>
            <w:lang w:val="en-GB"/>
          </w:rPr>
          <w:delText xml:space="preserve">the table above </w:delText>
        </w:r>
      </w:del>
      <w:r w:rsidRPr="60226960">
        <w:rPr>
          <w:rFonts w:ascii="Times New Roman" w:hAnsi="Times New Roman" w:eastAsia="Times New Roman" w:cs="Times New Roman"/>
          <w:lang w:val="en-GB"/>
        </w:rPr>
        <w:t xml:space="preserve">would be aggregated as </w:t>
      </w:r>
      <w:del w:author="Josh Browning" w:date="2015-09-01T09:33:00Z" w:id="3095">
        <w:r w:rsidRPr="009616CB" w:rsidDel="003804F3">
          <w:rPr>
            <w:rFonts w:ascii="Times New Roman" w:hAnsi="Times New Roman" w:cs="Times New Roman"/>
            <w:lang w:val="en-GB"/>
          </w:rPr>
          <w:delText xml:space="preserve">below </w:delText>
        </w:r>
      </w:del>
      <w:ins w:author="Josh Browning" w:date="2015-09-01T09:33:00Z" w:id="3096">
        <w:r w:rsidRPr="60226960" w:rsidR="003804F3">
          <w:rPr>
            <w:rFonts w:ascii="Times New Roman" w:hAnsi="Times New Roman" w:eastAsia="Times New Roman" w:cs="Times New Roman"/>
            <w:lang w:val="en-GB"/>
          </w:rPr>
          <w:t>in</w:t>
        </w:r>
        <w:r w:rsidRPr="60226960" w:rsidR="003804F3">
          <w:rPr>
            <w:rFonts w:ascii="Times New Roman" w:hAnsi="Times New Roman" w:eastAsia="Times New Roman" w:cs="Times New Roman"/>
            <w:lang w:val="en-GB"/>
          </w:rPr>
          <w:t xml:space="preserve"> </w:t>
        </w:r>
      </w:ins>
      <w:del w:author="Josh Browning" w:date="2015-09-01T09:33:00Z" w:id="3097">
        <w:r w:rsidRPr="009616CB" w:rsidDel="003804F3">
          <w:rPr>
            <w:rFonts w:ascii="Times New Roman" w:hAnsi="Times New Roman" w:cs="Times New Roman"/>
            <w:lang w:val="en-GB"/>
          </w:rPr>
          <w:delText>(</w:delText>
        </w:r>
      </w:del>
      <w:r w:rsidR="009D4D5F">
        <w:fldChar w:fldCharType="begin"/>
      </w:r>
      <w:r w:rsidR="009D4D5F">
        <w:instrText xml:space="preserve"> REF _Ref428351929 \h  \* MERGEFORMAT </w:instrText>
      </w:r>
      <w:r w:rsidR="009D4D5F">
        <w:fldChar w:fldCharType="separate"/>
      </w:r>
      <w:ins w:author="Onno Hoffmeister (ESS)" w:date="2015-09-08T14:05:00Z" w:id="30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83</w:t>
        </w:r>
      </w:ins>
      <w:del w:author="Onno Hoffmeister (ESS)" w:date="2015-09-08T14:05:00Z" w:id="30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83</w:delText>
        </w:r>
      </w:del>
      <w:r w:rsidR="009D4D5F">
        <w:fldChar w:fldCharType="end"/>
      </w:r>
      <w:del w:author="Josh Browning" w:date="2015-09-01T09:33:00Z" w:id="3100">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0D7B0A8" wp14:textId="77777777">
      <w:pPr>
        <w:pStyle w:val="Caption"/>
        <w:keepNext/>
        <w:jc w:val="both"/>
        <w:rPr>
          <w:rFonts w:ascii="Times New Roman" w:hAnsi="Times New Roman" w:cs="Times New Roman"/>
          <w:lang w:val="en-GB"/>
        </w:rPr>
      </w:pPr>
      <w:bookmarkStart w:name="_Ref428351929" w:id="3101"/>
      <w:bookmarkStart w:name="_Toc428423622" w:id="31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83</w:t>
      </w:r>
      <w:r w:rsidRPr="009616CB" w:rsidR="001562E7">
        <w:rPr>
          <w:rFonts w:ascii="Times New Roman" w:hAnsi="Times New Roman" w:cs="Times New Roman"/>
          <w:lang w:val="en-GB"/>
        </w:rPr>
        <w:fldChar w:fldCharType="end"/>
      </w:r>
      <w:bookmarkEnd w:id="3101"/>
      <w:r w:rsidRPr="009616CB">
        <w:rPr>
          <w:rFonts w:ascii="Times New Roman" w:hAnsi="Times New Roman" w:cs="Times New Roman"/>
          <w:lang w:val="en-GB"/>
        </w:rPr>
        <w:t>: Aggregated, total flows for dissemination</w:t>
      </w:r>
      <w:bookmarkEnd w:id="3102"/>
    </w:p>
    <w:tbl>
      <w:tblPr>
        <w:tblStyle w:val="TableClassic1"/>
        <w:tblW w:w="5000" w:type="pct"/>
        <w:tblLook w:val="04A0" w:firstRow="1" w:lastRow="0" w:firstColumn="1" w:lastColumn="0" w:noHBand="0" w:noVBand="1"/>
      </w:tblPr>
      <w:tblGrid>
        <w:gridCol w:w="998"/>
        <w:gridCol w:w="1710"/>
        <w:gridCol w:w="1503"/>
        <w:gridCol w:w="1863"/>
        <w:gridCol w:w="1427"/>
        <w:gridCol w:w="1741"/>
      </w:tblGrid>
      <w:tr xmlns:wp14="http://schemas.microsoft.com/office/word/2010/wordml" w:rsidRPr="009616CB" w:rsidR="006E32A4" w:rsidTr="006E32A4" w14:paraId="2C53A32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03DC03FF"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63896D6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000F84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B5C4D33"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532CEF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6BE0235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5BA645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09BDFC2"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7ACB75B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6AF4A62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21913A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39773ED7"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07BAB76F"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5965D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1B9C5DF0"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1A1AD4C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18F4499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3FA1D16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710D10DE"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5EDF7D6B"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6BF07B8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6E32A4" w14:paraId="557BCD7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This “totals” dataset by commodity, by country, by region and world, exists alongside the original validated trade flow dataset, </w:t>
      </w:r>
      <w:del w:author="Josh Browning" w:date="2015-09-01T09:33:00Z" w:id="3103">
        <w:r w:rsidRPr="009616CB" w:rsidDel="003804F3">
          <w:rPr>
            <w:rFonts w:ascii="Times New Roman" w:hAnsi="Times New Roman" w:cs="Times New Roman"/>
            <w:lang w:val="en-GB"/>
          </w:rPr>
          <w:delText xml:space="preserve">and </w:delText>
        </w:r>
      </w:del>
      <w:ins w:author="Josh Browning" w:date="2015-09-01T09:33:00Z" w:id="3104">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allows for the manual input of commodity/country data from other sources</w:t>
      </w:r>
      <w:ins w:author="Josh Browning" w:date="2015-09-01T09:33:00Z" w:id="3105">
        <w:r w:rsidRPr="60226960" w:rsidR="003804F3">
          <w:rPr>
            <w:rFonts w:ascii="Times New Roman" w:hAnsi="Times New Roman" w:eastAsia="Times New Roman" w:cs="Times New Roman"/>
            <w:lang w:val="en-GB"/>
          </w:rPr>
          <w:t>,</w:t>
        </w:r>
      </w:ins>
      <w:del w:author="Josh Browning" w:date="2015-09-01T09:33:00Z" w:id="3106">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w:t>
      </w:r>
      <w:ins w:author="Josh Browning" w:date="2015-09-03T12:40:00Z" w:id="3107">
        <w:r w:rsidRPr="60226960">
          <w:rPr>
            <w:rFonts w:ascii="Times New Roman" w:hAnsi="Times New Roman" w:eastAsia="Times New Roman" w:cs="Times New Roman"/>
            <w:lang w:val="en-GB"/>
          </w:rPr>
          <w:t xml:space="preserve"> </w:t>
        </w:r>
      </w:ins>
      <w:ins w:author="Josh Browning" w:date="2015-09-01T09:34:00Z" w:id="3108">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 xml:space="preserve">shows the global totals by commodity per year (to check the import vs. export commodity balances).   </w:t>
      </w:r>
    </w:p>
    <w:p xmlns:wp14="http://schemas.microsoft.com/office/word/2010/wordml" w:rsidRPr="009616CB" w:rsidR="006E32A4" w:rsidP="006E32A4" w:rsidRDefault="006E32A4" w14:paraId="272D3260"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3109">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xmlns:wp14="http://schemas.microsoft.com/office/word/2010/wordml" w:rsidRPr="009616CB" w:rsidR="008A5D12" w:rsidP="001F5200" w:rsidRDefault="006E32A4" w14:paraId="19ED468E"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39BB651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6045A29A"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23E831D1" wp14:textId="77777777">
      <w:pPr>
        <w:pStyle w:val="Heading1"/>
      </w:pPr>
      <w:bookmarkStart w:name="_Toc428436074" w:id="3110"/>
      <w:bookmarkStart w:name="_Toc428436375" w:id="3111"/>
      <w:bookmarkStart w:name="_Toc428436501" w:id="3112"/>
      <w:r w:rsidRPr="009616CB">
        <w:lastRenderedPageBreak/>
        <w:t>Commodity Classifications</w:t>
      </w:r>
      <w:bookmarkEnd w:id="3110"/>
      <w:bookmarkEnd w:id="3111"/>
      <w:bookmarkEnd w:id="3112"/>
    </w:p>
    <w:p xmlns:wp14="http://schemas.microsoft.com/office/word/2010/wordml" w:rsidRPr="009616CB" w:rsidR="00A33A15" w:rsidP="00E93C3B" w:rsidRDefault="00A33A15" w14:paraId="6474F1C7" wp14:textId="77777777">
      <w:pPr>
        <w:pStyle w:val="Heading2"/>
        <w:rPr/>
      </w:pPr>
      <w:bookmarkStart w:name="_Toc428436075" w:id="3113"/>
      <w:bookmarkStart w:name="_Toc428436376" w:id="3114"/>
      <w:bookmarkStart w:name="_Toc428436502" w:id="3115"/>
      <w:bookmarkStart w:name="_Ref428817515" w:id="3116"/>
      <w:r w:rsidRPr="009616CB">
        <w:rPr/>
        <w:t>Overview of classification systems</w:t>
      </w:r>
      <w:bookmarkEnd w:id="3113"/>
      <w:bookmarkEnd w:id="3114"/>
      <w:bookmarkEnd w:id="3115"/>
      <w:bookmarkEnd w:id="3116"/>
    </w:p>
    <w:p xmlns:wp14="http://schemas.microsoft.com/office/word/2010/wordml" w:rsidRPr="009616CB" w:rsidR="00EB7AF1" w:rsidP="60226960" w:rsidRDefault="000B360D" wp14:noSpellErr="1" w14:paraId="6032E417" wp14:textId="6C5E652D">
      <w:pPr>
        <w:tabs>
          <w:tab w:val="left" w:pos="703"/>
        </w:tabs>
      </w:pPr>
      <w:ins w:author="Josh Browning" w:date="2015-08-31T19:33:00Z" w:id="3130">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7936" behindDoc="0" locked="0" layoutInCell="1" allowOverlap="1" wp14:anchorId="5379DBFB" wp14:editId="7777777">
                  <wp:simplePos x="0" y="0"/>
                  <wp:positionH relativeFrom="column">
                    <wp:posOffset>-5715</wp:posOffset>
                  </wp:positionH>
                  <wp:positionV relativeFrom="paragraph">
                    <wp:posOffset>3496310</wp:posOffset>
                  </wp:positionV>
                  <wp:extent cx="5774690" cy="337185"/>
                  <wp:effectExtent l="0" t="0" r="0" b="5715"/>
                  <wp:wrapSquare wrapText="bothSides"/>
                  <wp:docPr id="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4D57FB85"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1">
                                <w:r>
                                  <w:rPr>
                                    <w:rFonts w:ascii="Times New Roman" w:hAnsi="Times New Roman" w:cs="Times New Roman"/>
                                    <w:i w:val="0"/>
                                    <w:noProof/>
                                    <w:sz w:val="22"/>
                                    <w:szCs w:val="22"/>
                                  </w:rPr>
                                  <w:t>28</w:t>
                                </w:r>
                              </w:ins>
                              <w:del w:author="Onno Hoffmeister (ESS)" w:date="2015-09-08T14:05:00Z" w:id="3132">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4F7117DB">
                <v:shape id="Text Box 19" style="position:absolute;left:0;text-align:left;margin-left:-.45pt;margin-top:275.3pt;width:454.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QC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">
                  <v:textbox style="mso-fit-shape-to-text:t" inset="0,0,0,0">
                    <w:txbxContent>
                      <w:p w:rsidRPr="005852F8" w:rsidR="00657C93" w:rsidP="005852F8" w:rsidRDefault="00657C93" w14:paraId="516A5804"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3">
                          <w:r>
                            <w:rPr>
                              <w:rFonts w:ascii="Times New Roman" w:hAnsi="Times New Roman" w:cs="Times New Roman"/>
                              <w:i w:val="0"/>
                              <w:noProof/>
                              <w:sz w:val="22"/>
                              <w:szCs w:val="22"/>
                            </w:rPr>
                            <w:t>28</w:t>
                          </w:r>
                        </w:ins>
                        <w:del w:author="Onno Hoffmeister (ESS)" w:date="2015-09-08T14:05:00Z" w:id="3134">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mc:Fallback>
          </mc:AlternateContent>
        </w:r>
      </w:ins>
      <w:del w:author="Josh Browning" w:date="2015-08-31T19:33:00Z" w:id="3135">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0768" behindDoc="0" locked="0" layoutInCell="1" allowOverlap="1" wp14:anchorId="1CDC7B4D" wp14:editId="7777777">
                  <wp:simplePos x="0" y="0"/>
                  <wp:positionH relativeFrom="column">
                    <wp:posOffset>-5715</wp:posOffset>
                  </wp:positionH>
                  <wp:positionV relativeFrom="paragraph">
                    <wp:posOffset>3496310</wp:posOffset>
                  </wp:positionV>
                  <wp:extent cx="5774690" cy="337185"/>
                  <wp:effectExtent l="3810" t="635" r="3175" b="0"/>
                  <wp:wrapSquare wrapText="bothSides"/>
                  <wp:docPr id="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5C291B76" wp14:textId="77777777">
                              <w:pPr>
                                <w:pStyle w:val="Caption"/>
                                <w:jc w:val="both"/>
                                <w:rPr>
                                  <w:rFonts w:ascii="Times New Roman" w:hAnsi="Times New Roman" w:cs="Times New Roman"/>
                                  <w:sz w:val="22"/>
                                  <w:szCs w:val="22"/>
                                  <w:lang w:val="en-GB"/>
                                </w:rPr>
                              </w:pPr>
                              <w:bookmarkStart w:name="_Ref428430164" w:id="3136"/>
                              <w:bookmarkStart w:name="_Toc428436807" w:id="313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8">
                                <w:r>
                                  <w:rPr>
                                    <w:rFonts w:ascii="Times New Roman" w:hAnsi="Times New Roman" w:cs="Times New Roman"/>
                                    <w:i w:val="0"/>
                                    <w:noProof/>
                                    <w:sz w:val="22"/>
                                    <w:szCs w:val="22"/>
                                  </w:rPr>
                                  <w:t>29</w:t>
                                </w:r>
                              </w:ins>
                              <w:del w:author="Onno Hoffmeister (ESS)" w:date="2015-09-08T14:05:00Z" w:id="3139">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36"/>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61808417">
                <v:shape id="Text Box 10" style="position:absolute;left:0;text-align:left;margin-left:-.45pt;margin-top:275.3pt;width:454.7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v:textbox style="mso-fit-shape-to-text:t" inset="0,0,0,0">
                    <w:txbxContent>
                      <w:p w:rsidRPr="005852F8" w:rsidR="00657C93" w:rsidP="005852F8" w:rsidRDefault="00657C93" w14:paraId="4BC45332" wp14:textId="77777777">
                        <w:pPr>
                          <w:pStyle w:val="Caption"/>
                          <w:jc w:val="both"/>
                          <w:rPr>
                            <w:rFonts w:ascii="Times New Roman" w:hAnsi="Times New Roman" w:cs="Times New Roman"/>
                            <w:sz w:val="22"/>
                            <w:szCs w:val="22"/>
                            <w:lang w:val="en-GB"/>
                          </w:rPr>
                        </w:pPr>
                        <w:bookmarkStart w:name="_Ref428430164" w:id="3140"/>
                        <w:bookmarkStart w:name="_Toc428436807" w:id="3141"/>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42">
                          <w:r>
                            <w:rPr>
                              <w:rFonts w:ascii="Times New Roman" w:hAnsi="Times New Roman" w:cs="Times New Roman"/>
                              <w:i w:val="0"/>
                              <w:noProof/>
                              <w:sz w:val="22"/>
                              <w:szCs w:val="22"/>
                            </w:rPr>
                            <w:t>29</w:t>
                          </w:r>
                        </w:ins>
                        <w:del w:author="Onno Hoffmeister (ESS)" w:date="2015-09-08T14:05:00Z" w:id="3143">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40"/>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41"/>
                      </w:p>
                    </w:txbxContent>
                  </v:textbox>
                  <w10:wrap type="square"/>
                </v:shape>
              </w:pict>
            </mc:Fallback>
          </mc:AlternateContent>
        </w:r>
      </w:del>
      <w:del w:author="Josh Browning" w:date="2015-09-03T12:40:00Z" w:id="3144">
        <w:r>
          <w:rPr>
            <w:rFonts w:ascii="Times New Roman" w:hAnsi="Times New Roman" w:cs="Times New Roman"/>
            <w:noProof/>
            <w:sz w:val="24"/>
            <w:szCs w:val="24"/>
            <w:lang w:eastAsia="zh-CN"/>
            <w:rPrChange w:author="Unknown" w:id="3145">
              <w:rPr>
                <w:rFonts w:ascii="Times New Roman" w:hAnsi="Times New Roman" w:eastAsia="SimSun"/>
                <w:noProof/>
                <w:color w:val="4F81BD" w:themeColor="accent1"/>
                <w:szCs w:val="24"/>
                <w:lang w:eastAsia="zh-CN"/>
              </w:rPr>
            </w:rPrChange>
          </w:rPr>
          <w:drawing>
            <wp:inline xmlns:wp14="http://schemas.microsoft.com/office/word/2010/wordprocessingDrawing" distT="0" distB="0" distL="0" distR="0" wp14:anchorId="1E7D28F6" wp14:editId="7777777">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r w:rsidRPr="60226960" w:rsidR="60226960">
        <w:rPr>
          <w:rFonts w:ascii="Times New Roman" w:hAnsi="Times New Roman" w:eastAsia="Times New Roman" w:cs="Times New Roman"/>
          <w:sz w:val="24"/>
          <w:szCs w:val="24"/>
          <w:u w:val="none"/>
        </w:rPr>
        <w:t xml:space="preserve">The FAO Statistics Division (ESS) is revising the classification </w:t>
      </w:r>
      <w:r w:rsidRPr="483DA69D" w:rsidR="483DA69D">
        <w:rPr>
          <w:rFonts w:ascii="Times New Roman" w:hAnsi="Times New Roman" w:eastAsia="Times New Roman" w:cs="Times New Roman"/>
          <w:sz w:val="24"/>
          <w:szCs w:val="24"/>
          <w:u w:val="single"/>
        </w:rPr>
        <w:t>use in FAOSTAT and replacing the FAOSTAT Commodity List (FCL)</w:t>
      </w:r>
      <w:ins w:author="Josh Browning" w:date="2015-09-03T12:40:00Z" w:id="3146">
        <w:r w:rsidRPr="483DA69D">
          <w:rPr>
            <w:rStyle w:val="FootnoteReference"/>
            <w:rFonts w:ascii="Times New Roman" w:hAnsi="Times New Roman" w:eastAsia="Times New Roman" w:cs="Times New Roman"/>
            <w:sz w:val="24"/>
            <w:szCs w:val="24"/>
            <w:u w:val="single"/>
          </w:rPr>
          <w:footnoteReference w:id="18493"/>
        </w:r>
      </w:ins>
      <w:hyperlink r:id="Rf130966145a348f1">
        <w:r w:rsidRPr="483DA69D" w:rsidR="483DA69D">
          <w:rPr>
            <w:rStyle w:val="Hyperlink"/>
            <w:rFonts w:ascii="Times New Roman" w:hAnsi="Times New Roman" w:eastAsia="Times New Roman" w:cs="Times New Roman"/>
            <w:sz w:val="24"/>
            <w:szCs w:val="24"/>
            <w:u w:val="single"/>
          </w:rPr>
          <w:t>[1]</w:t>
        </w:r>
      </w:hyperlink>
      <w:r w:rsidRPr="483DA69D" w:rsidR="483DA69D">
        <w:rPr>
          <w:rFonts w:ascii="Times New Roman" w:hAnsi="Times New Roman" w:eastAsia="Times New Roman" w:cs="Times New Roman"/>
          <w:sz w:val="24"/>
          <w:szCs w:val="24"/>
          <w:u w:val="single"/>
        </w:rPr>
        <w:t xml:space="preserve"> with</w:t>
      </w:r>
      <w:r w:rsidRPr="483DA69D" w:rsidR="483DA69D">
        <w:rPr>
          <w:rFonts w:ascii="Times New Roman" w:hAnsi="Times New Roman" w:eastAsia="Times New Roman" w:cs="Times New Roman"/>
          <w:sz w:val="24"/>
          <w:szCs w:val="24"/>
          <w:u w:val="single"/>
        </w:rPr>
        <w:t xml:space="preserve"> the H</w:t>
      </w:r>
      <w:r w:rsidRPr="483DA69D" w:rsidR="483DA69D">
        <w:rPr>
          <w:rFonts w:ascii="Times New Roman" w:hAnsi="Times New Roman" w:eastAsia="Times New Roman" w:cs="Times New Roman"/>
          <w:color w:val="000000" w:themeColor="text1" w:themeTint="FF" w:themeShade="FF"/>
          <w:sz w:val="24"/>
          <w:szCs w:val="24"/>
          <w:u w:val="single"/>
        </w:rPr>
        <w:t>armonized System</w:t>
      </w:r>
      <w:r w:rsidRPr="483DA69D" w:rsidR="483DA69D">
        <w:rPr>
          <w:rFonts w:ascii="Times New Roman" w:hAnsi="Times New Roman" w:eastAsia="Times New Roman" w:cs="Times New Roman"/>
          <w:color w:val="000000" w:themeColor="text1" w:themeTint="FF" w:themeShade="FF"/>
          <w:sz w:val="24"/>
          <w:szCs w:val="24"/>
          <w:u w:val="single"/>
        </w:rPr>
        <w:t xml:space="preserve"> (HS)</w:t>
      </w:r>
      <w:r w:rsidRPr="483DA69D" w:rsidR="483DA69D">
        <w:rPr>
          <w:rFonts w:ascii="Times New Roman" w:hAnsi="Times New Roman" w:eastAsia="Times New Roman" w:cs="Times New Roman"/>
          <w:color w:val="000000" w:themeColor="text1" w:themeTint="FF" w:themeShade="FF"/>
          <w:sz w:val="24"/>
          <w:szCs w:val="24"/>
          <w:u w:val="single"/>
        </w:rPr>
        <w:t xml:space="preserve"> for trade variables</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 and </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with </w:t>
      </w:r>
      <w:r w:rsidRPr="483DA69D" w:rsidR="483DA69D">
        <w:rPr>
          <w:rFonts w:ascii="Times New Roman" w:hAnsi="Times New Roman" w:eastAsia="Times New Roman" w:cs="Times New Roman"/>
          <w:color w:val="000000" w:themeColor="text1" w:themeTint="FF" w:themeShade="FF"/>
          <w:sz w:val="24"/>
          <w:szCs w:val="24"/>
          <w:u w:val="single"/>
          <w:lang w:val="en-US"/>
        </w:rPr>
        <w:t>the U</w:t>
      </w:r>
      <w:r w:rsidRPr="483DA69D" w:rsidR="483DA69D">
        <w:rPr>
          <w:rFonts w:ascii="Times New Roman" w:hAnsi="Times New Roman" w:eastAsia="Times New Roman" w:cs="Times New Roman"/>
          <w:color w:val="000000" w:themeColor="text1" w:themeTint="FF" w:themeShade="FF"/>
          <w:sz w:val="24"/>
          <w:szCs w:val="24"/>
          <w:u w:val="single"/>
        </w:rPr>
        <w:t>N Central Product Classification</w:t>
      </w:r>
      <w:r w:rsidRPr="483DA69D" w:rsidR="483DA69D">
        <w:rPr>
          <w:rFonts w:ascii="Times New Roman" w:hAnsi="Times New Roman" w:eastAsia="Times New Roman" w:cs="Times New Roman"/>
          <w:color w:val="000000" w:themeColor="text1" w:themeTint="FF" w:themeShade="FF"/>
          <w:sz w:val="24"/>
          <w:szCs w:val="24"/>
          <w:u w:val="single"/>
        </w:rPr>
        <w:t xml:space="preserve"> </w:t>
      </w:r>
      <w:r w:rsidRPr="483DA69D" w:rsidR="483DA69D">
        <w:rPr>
          <w:rFonts w:ascii="Times New Roman" w:hAnsi="Times New Roman" w:eastAsia="Times New Roman" w:cs="Times New Roman"/>
          <w:color w:val="000000" w:themeColor="text1" w:themeTint="FF" w:themeShade="FF"/>
          <w:sz w:val="24"/>
          <w:szCs w:val="24"/>
          <w:u w:val="single"/>
        </w:rPr>
        <w:t>expanded for FAO purpose for all other variables in the balance.</w:t>
      </w:r>
      <w:r w:rsidRPr="483DA69D" w:rsidR="483DA69D">
        <w:rPr>
          <w:rFonts w:ascii="Times New Roman" w:hAnsi="Times New Roman" w:eastAsia="Times New Roman" w:cs="Times New Roman"/>
          <w:sz w:val="24"/>
          <w:szCs w:val="24"/>
          <w:u w:val="single"/>
        </w:rPr>
        <w:t xml:space="preserve"> </w:t>
      </w:r>
      <w:r w:rsidRPr="483DA69D" w:rsidR="483DA69D">
        <w:rPr>
          <w:rFonts w:ascii="Times New Roman" w:hAnsi="Times New Roman" w:eastAsia="Times New Roman" w:cs="Times New Roman"/>
          <w:sz w:val="24"/>
          <w:szCs w:val="24"/>
          <w:u w:val="single"/>
        </w:rPr>
        <w:t>Commodities in Food Balance Sheets (FBS) are defined in terms of primar</w:t>
      </w:r>
      <w:r w:rsidRPr="483DA69D" w:rsidR="483DA69D">
        <w:rPr>
          <w:rFonts w:ascii="Times New Roman" w:hAnsi="Times New Roman" w:eastAsia="Times New Roman" w:cs="Times New Roman"/>
          <w:sz w:val="24"/>
          <w:szCs w:val="24"/>
          <w:u w:val="single"/>
        </w:rPr>
        <w:t xml:space="preserve">y equivalents and follow an </w:t>
      </w:r>
      <w:r w:rsidRPr="3D03C2F7" w:rsidR="483DA69D">
        <w:rPr>
          <w:rFonts w:ascii="Times New Roman" w:hAnsi="Times New Roman" w:eastAsia="Times New Roman" w:cs="Times New Roman"/>
          <w:i w:val="1"/>
          <w:iCs w:val="1"/>
          <w:sz w:val="24"/>
          <w:szCs w:val="24"/>
          <w:u w:val="single"/>
        </w:rPr>
        <w:t>ad hoc</w:t>
      </w:r>
      <w:r w:rsidRPr="483DA69D" w:rsidR="483DA69D">
        <w:rPr>
          <w:rFonts w:ascii="Times New Roman" w:hAnsi="Times New Roman" w:eastAsia="Times New Roman" w:cs="Times New Roman"/>
          <w:sz w:val="24"/>
          <w:szCs w:val="24"/>
          <w:u w:val="single"/>
        </w:rPr>
        <w:t xml:space="preserve"> codification</w:t>
      </w:r>
      <w:r w:rsidRPr="483DA69D" w:rsidR="483DA69D">
        <w:rPr>
          <w:rFonts w:ascii="Times New Roman" w:hAnsi="Times New Roman" w:eastAsia="Times New Roman" w:cs="Times New Roman"/>
          <w:sz w:val="24"/>
          <w:szCs w:val="24"/>
          <w:u w:val="single"/>
        </w:rPr>
        <w:t xml:space="preserve"> as in the old system.</w:t>
      </w:r>
    </w:p>
    <w:p xmlns:wp14="http://schemas.microsoft.com/office/word/2010/wordml" w:rsidRPr="009616CB" w:rsidR="00EB7AF1" w:rsidP="60226960" w:rsidRDefault="000B360D" wp14:noSpellErr="1" w14:paraId="7451E776" wp14:textId="5FAFC64C">
      <w:pPr>
        <w:tabs>
          <w:tab w:val="left" w:pos="703"/>
        </w:tabs>
      </w:pPr>
      <w:r>
        <w:br/>
      </w:r>
      <w:r>
        <w:br/>
      </w:r>
    </w:p>
    <w:p xmlns:wp14="http://schemas.microsoft.com/office/word/2010/wordml" w:rsidRPr="009616CB" w:rsidR="00EB7AF1" w:rsidP="60226960" w:rsidRDefault="000B360D" wp14:noSpellErr="1" w14:paraId="66A87663" wp14:textId="291557FA">
      <w:pPr>
        <w:tabs>
          <w:tab w:val="left" w:pos="703"/>
        </w:tabs>
      </w:pPr>
      <w:hyperlink r:id="R9fd4cd5adb804973">
        <w:r w:rsidRPr="483DA69D" w:rsidR="483DA69D">
          <w:rPr>
            <w:rStyle w:val="Hyperlink"/>
            <w:rFonts w:ascii="Book Antiqua" w:hAnsi="Book Antiqua" w:eastAsia="Book Antiqua" w:cs="Book Antiqua"/>
            <w:sz w:val="24"/>
            <w:szCs w:val="24"/>
            <w:u w:val="single"/>
            <w:lang w:val="en-US"/>
          </w:rPr>
          <w:t>[1]</w:t>
        </w:r>
      </w:hyperlink>
      <w:r w:rsidRPr="483DA69D" w:rsidR="483DA69D">
        <w:rPr>
          <w:rFonts w:ascii="Times New Roman" w:hAnsi="Times New Roman" w:eastAsia="Times New Roman" w:cs="Times New Roman"/>
          <w:sz w:val="24"/>
          <w:szCs w:val="24"/>
          <w:u w:val="single"/>
          <w:lang w:val="en-US"/>
        </w:rPr>
        <w:t xml:space="preserve"> The FAOSTAT commodity list (FCL)</w:t>
      </w:r>
      <w:r w:rsidRPr="483DA69D" w:rsidR="483DA69D">
        <w:rPr>
          <w:rFonts w:ascii="Times New Roman" w:hAnsi="Times New Roman" w:eastAsia="Times New Roman" w:cs="Times New Roman"/>
          <w:sz w:val="24"/>
          <w:szCs w:val="24"/>
          <w:u w:val="single"/>
          <w:lang w:val="en-US"/>
        </w:rPr>
        <w:t xml:space="preserve">  </w:t>
      </w:r>
      <w:r w:rsidRPr="483DA69D" w:rsidR="483DA69D">
        <w:rPr>
          <w:rFonts w:ascii="Times New Roman" w:hAnsi="Times New Roman" w:eastAsia="Times New Roman" w:cs="Times New Roman"/>
          <w:sz w:val="24"/>
          <w:szCs w:val="24"/>
          <w:u w:val="singl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xmlns:wp14="http://schemas.microsoft.com/office/word/2010/wordml" w:rsidRPr="009616CB" w:rsidR="00EB7AF1" w:rsidP="60226960" w:rsidRDefault="000B360D" w14:paraId="526CBB25" wp14:textId="5E18236B">
      <w:pPr>
        <w:tabs>
          <w:tab w:val="left" w:pos="703"/>
        </w:tabs>
      </w:pPr>
      <w:r w:rsidRPr="60226960" w:rsidR="60226960">
        <w:rPr>
          <w:rFonts w:ascii="Times New Roman" w:hAnsi="Times New Roman" w:eastAsia="Times New Roman" w:cs="Times New Roman"/>
          <w:sz w:val="24"/>
          <w:szCs w:val="24"/>
          <w:u w:val="none"/>
        </w:rPr>
        <w:t xml:space="preserve">.</w:t>
      </w:r>
      <w:r w:rsidRPr="60226960" w:rsidR="60226960">
        <w:rPr>
          <w:rFonts w:ascii="Times New Roman" w:hAnsi="Times New Roman" w:eastAsia="Times New Roman" w:cs="Times New Roman"/>
          <w:sz w:val="24"/>
          <w:szCs w:val="24"/>
        </w:rPr>
        <w:t xml:space="preserve"> </w:t>
      </w:r>
    </w:p>
    <w:p xmlns:wp14="http://schemas.microsoft.com/office/word/2010/wordml" w:rsidRPr="009616CB" w:rsidR="00EB7AF1" w:rsidP="00EB7AF1" w:rsidRDefault="000B360D" wp14:noSpellErr="1" w14:paraId="77358D7F" wp14:textId="65D4D4A1">
      <w:pPr>
        <w:tabs>
          <w:tab w:val="left" w:pos="703"/>
        </w:tabs>
        <w:jc w:val="both"/>
      </w:pPr>
      <w:r w:rsidRPr="60226960" w:rsidR="60226960">
        <w:rPr>
          <w:rFonts w:ascii="Times New Roman" w:hAnsi="Times New Roman" w:eastAsia="Times New Roman" w:cs="Times New Roman"/>
          <w:i w:val="0"/>
          <w:iCs w:val="0"/>
          <w:sz w:val="22"/>
          <w:szCs w:val="22"/>
          <w:u w:val="none"/>
        </w:rPr>
        <w:t xml:space="preserve">The change in the classification </w:t>
      </w:r>
      <w:r w:rsidRPr="60226960" w:rsidR="60226960">
        <w:rPr>
          <w:rFonts w:ascii="Times New Roman" w:hAnsi="Times New Roman" w:eastAsia="Times New Roman" w:cs="Times New Roman"/>
          <w:i w:val="0"/>
          <w:iCs w:val="0"/>
          <w:sz w:val="22"/>
          <w:szCs w:val="22"/>
          <w:u w:val="none"/>
        </w:rPr>
        <w:t>system</w:t>
      </w:r>
      <w:r w:rsidRPr="60226960" w:rsidR="60226960">
        <w:rPr>
          <w:rFonts w:ascii="Times New Roman" w:hAnsi="Times New Roman" w:eastAsia="Times New Roman" w:cs="Times New Roman"/>
          <w:i w:val="0"/>
          <w:iCs w:val="0"/>
          <w:sz w:val="22"/>
          <w:szCs w:val="22"/>
          <w:u w:val="none"/>
        </w:rPr>
        <w:t xml:space="preserve"> </w:t>
      </w:r>
      <w:r w:rsidRPr="60226960" w:rsidR="60226960">
        <w:rPr>
          <w:rFonts w:ascii="Times New Roman" w:hAnsi="Times New Roman" w:eastAsia="Times New Roman" w:cs="Times New Roman"/>
          <w:i w:val="0"/>
          <w:iCs w:val="0"/>
          <w:sz w:val="22"/>
          <w:szCs w:val="22"/>
          <w:u w:val="none"/>
        </w:rPr>
        <w:t>was</w:t>
      </w:r>
      <w:r w:rsidRPr="60226960" w:rsidR="60226960">
        <w:rPr>
          <w:rFonts w:ascii="Times New Roman" w:hAnsi="Times New Roman" w:eastAsia="Times New Roman" w:cs="Times New Roman"/>
          <w:i w:val="0"/>
          <w:iCs w:val="0"/>
          <w:sz w:val="22"/>
          <w:szCs w:val="22"/>
          <w:u w:val="none"/>
        </w:rPr>
        <w:t xml:space="preserve"> a challenging process </w:t>
      </w:r>
      <w:r w:rsidRPr="60226960" w:rsidR="60226960">
        <w:rPr>
          <w:rFonts w:ascii="Times New Roman" w:hAnsi="Times New Roman" w:eastAsia="Times New Roman" w:cs="Times New Roman"/>
          <w:i w:val="0"/>
          <w:iCs w:val="0"/>
          <w:sz w:val="22"/>
          <w:szCs w:val="22"/>
          <w:u w:val="none"/>
        </w:rPr>
        <w:t>that</w:t>
      </w:r>
      <w:r w:rsidRPr="60226960" w:rsidR="60226960">
        <w:rPr>
          <w:rFonts w:ascii="Times New Roman" w:hAnsi="Times New Roman" w:eastAsia="Times New Roman" w:cs="Times New Roman"/>
          <w:i w:val="0"/>
          <w:iCs w:val="0"/>
          <w:sz w:val="22"/>
          <w:szCs w:val="22"/>
          <w:u w:val="none"/>
        </w:rPr>
        <w:t xml:space="preserve"> require</w:t>
      </w:r>
      <w:r w:rsidRPr="60226960" w:rsidR="60226960">
        <w:rPr>
          <w:rFonts w:ascii="Times New Roman" w:hAnsi="Times New Roman" w:eastAsia="Times New Roman" w:cs="Times New Roman"/>
          <w:i w:val="0"/>
          <w:iCs w:val="0"/>
          <w:sz w:val="22"/>
          <w:szCs w:val="22"/>
          <w:u w:val="none"/>
        </w:rPr>
        <w:t>d</w:t>
      </w:r>
      <w:r w:rsidRPr="60226960" w:rsidR="60226960">
        <w:rPr>
          <w:rFonts w:ascii="Times New Roman" w:hAnsi="Times New Roman" w:eastAsia="Times New Roman" w:cs="Times New Roman"/>
          <w:i w:val="0"/>
          <w:iCs w:val="0"/>
          <w:sz w:val="22"/>
          <w:szCs w:val="22"/>
          <w:u w:val="none"/>
        </w:rPr>
        <w:t xml:space="preserve"> significant resources and a major collaboration effort amongst Divisions in FAO and with other International Organizations. However, efficiency gains are expected in the long run.</w:t>
      </w:r>
    </w:p>
    <w:p xmlns:wp14="http://schemas.microsoft.com/office/word/2010/wordml" w:rsidRPr="009616CB" w:rsidR="00EB7AF1" w:rsidP="00EB7AF1" w:rsidRDefault="000B360D" wp14:noSpellErr="1" w14:paraId="2872654B" wp14:textId="1BD5010D">
      <w:pPr>
        <w:tabs>
          <w:tab w:val="left" w:pos="703"/>
        </w:tabs>
        <w:jc w:val="both"/>
      </w:pPr>
      <w:r w:rsidRPr="60226960" w:rsidR="60226960">
        <w:rPr>
          <w:rFonts w:ascii="Times New Roman" w:hAnsi="Times New Roman" w:eastAsia="Times New Roman" w:cs="Times New Roman"/>
          <w:sz w:val="22"/>
          <w:szCs w:val="22"/>
          <w:u w:val="none"/>
        </w:rPr>
        <w:t>The Harmonized S</w:t>
      </w:r>
      <w:r w:rsidRPr="60226960" w:rsidR="60226960">
        <w:rPr>
          <w:rFonts w:ascii="Times New Roman" w:hAnsi="Times New Roman" w:eastAsia="Times New Roman" w:cs="Times New Roman"/>
          <w:sz w:val="22"/>
          <w:szCs w:val="22"/>
          <w:u w:val="none"/>
        </w:rPr>
        <w:t>ystem</w:t>
      </w:r>
      <w:ins w:author="Josh Browning" w:date="2015-09-03T12:40:00Z" w:id="1023744944">
        <w:r w:rsidRPr="60226960">
          <w:rPr>
            <w:rStyle w:val="FootnoteReference"/>
            <w:rFonts w:ascii="Times New Roman" w:hAnsi="Times New Roman" w:eastAsia="Times New Roman" w:cs="Times New Roman"/>
            <w:sz w:val="22"/>
            <w:szCs w:val="22"/>
            <w:u w:val="none"/>
          </w:rPr>
          <w:footnoteReference w:id="15621"/>
        </w:r>
      </w:ins>
      <w:r w:rsidRPr="60226960" w:rsidR="60226960">
        <w:rPr>
          <w:rFonts w:ascii="Times New Roman" w:hAnsi="Times New Roman" w:eastAsia="Times New Roman" w:cs="Times New Roman"/>
          <w:sz w:val="22"/>
          <w:szCs w:val="22"/>
          <w:u w:val="none"/>
        </w:rPr>
        <w:t xml:space="preserve"> is</w:t>
      </w:r>
      <w:r w:rsidRPr="60226960" w:rsidR="60226960">
        <w:rPr>
          <w:rFonts w:ascii="Times New Roman" w:hAnsi="Times New Roman" w:eastAsia="Times New Roman" w:cs="Times New Roman"/>
          <w:sz w:val="22"/>
          <w:szCs w:val="22"/>
          <w:u w:val="none"/>
        </w:rPr>
        <w:t xml:space="preserve"> developed and maintained by the World Customs Organization (WCO), </w:t>
      </w: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is the trade nomenclature most widely used in the world</w:t>
      </w:r>
      <w:r w:rsidRPr="60226960" w:rsidR="60226960">
        <w:rPr>
          <w:rFonts w:ascii="Times New Roman" w:hAnsi="Times New Roman" w:eastAsia="Times New Roman" w:cs="Times New Roman"/>
          <w:sz w:val="22"/>
          <w:szCs w:val="22"/>
          <w:u w:val="none"/>
        </w:rPr>
        <w:t>: more than 200</w:t>
      </w:r>
      <w:r w:rsidRPr="60226960" w:rsidR="60226960">
        <w:rPr>
          <w:rFonts w:ascii="Times New Roman" w:hAnsi="Times New Roman" w:eastAsia="Times New Roman" w:cs="Times New Roman"/>
          <w:sz w:val="22"/>
          <w:szCs w:val="22"/>
          <w:u w:val="none"/>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It comprises about 5,000 commodity groups identified by a 6-digit code</w:t>
      </w:r>
      <w:r w:rsidRPr="60226960" w:rsidR="60226960">
        <w:rPr>
          <w:rFonts w:ascii="Times New Roman" w:hAnsi="Times New Roman" w:eastAsia="Times New Roman" w:cs="Times New Roman"/>
          <w:sz w:val="22"/>
          <w:szCs w:val="22"/>
          <w:u w:val="none"/>
        </w:rPr>
        <w:t>, binding for contracting parties. Countries can also expand their national HS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creating additional sub-headings at the lower level (generally 8, 10, 12 digits)</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Lower levels are country-specific. The</w:t>
      </w:r>
      <w:r w:rsidRPr="60226960" w:rsidR="60226960">
        <w:rPr>
          <w:rFonts w:ascii="Times New Roman" w:hAnsi="Times New Roman" w:eastAsia="Times New Roman" w:cs="Times New Roman"/>
          <w:sz w:val="22"/>
          <w:szCs w:val="22"/>
          <w:u w:val="none"/>
        </w:rPr>
        <w:t xml:space="preserve"> maintenance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of the HS includes measures to secure uniform interpretation of the HS and its periodic updating in light of developments in technology and changes in trade patterns. </w:t>
      </w:r>
      <w:r w:rsidRPr="60226960" w:rsidR="60226960">
        <w:rPr>
          <w:rFonts w:ascii="Times New Roman" w:hAnsi="Times New Roman" w:eastAsia="Times New Roman" w:cs="Times New Roman"/>
          <w:sz w:val="22"/>
          <w:szCs w:val="22"/>
          <w:u w:val="none"/>
        </w:rPr>
        <w:t xml:space="preserve">The WCO manages this </w:t>
      </w:r>
      <w:r w:rsidRPr="60226960" w:rsidR="60226960">
        <w:rPr>
          <w:rFonts w:ascii="Times New Roman" w:hAnsi="Times New Roman" w:eastAsia="Times New Roman" w:cs="Times New Roman"/>
          <w:sz w:val="22"/>
          <w:szCs w:val="22"/>
          <w:u w:val="none"/>
        </w:rPr>
        <w:t>process through the Harmonized System Committee and</w:t>
      </w:r>
      <w:r w:rsidRPr="60226960" w:rsidR="60226960">
        <w:rPr>
          <w:rFonts w:ascii="Times New Roman" w:hAnsi="Times New Roman" w:eastAsia="Times New Roman" w:cs="Times New Roman"/>
          <w:sz w:val="22"/>
          <w:szCs w:val="22"/>
          <w:u w:val="none"/>
        </w:rPr>
        <w:t xml:space="preserve"> the</w:t>
      </w:r>
      <w:r w:rsidRPr="60226960" w:rsidR="60226960">
        <w:rPr>
          <w:rFonts w:ascii="Times New Roman" w:hAnsi="Times New Roman" w:eastAsia="Times New Roman" w:cs="Times New Roman"/>
          <w:sz w:val="22"/>
          <w:szCs w:val="22"/>
          <w:u w:val="none"/>
        </w:rPr>
        <w:t xml:space="preserve"> HS Review Sub-Committee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Each review cycle typically lasts five years</w:t>
      </w:r>
    </w:p>
    <w:p xmlns:wp14="http://schemas.microsoft.com/office/word/2010/wordml" w:rsidRPr="009616CB" w:rsidR="00EB7AF1" w:rsidP="60226960" w:rsidRDefault="000B360D" wp14:noSpellErr="1" w14:paraId="5117FCE3" wp14:textId="247CA730">
      <w:pPr>
        <w:tabs>
          <w:tab w:val="left" w:pos="703"/>
        </w:tabs>
      </w:pPr>
      <w:r w:rsidRPr="60226960" w:rsidR="60226960">
        <w:rPr>
          <w:rFonts w:ascii="Times New Roman" w:hAnsi="Times New Roman" w:eastAsia="Times New Roman" w:cs="Times New Roman"/>
          <w:sz w:val="22"/>
          <w:szCs w:val="22"/>
          <w:u w:val="none"/>
        </w:rPr>
        <w:t xml:space="preserve">The Central Product Classification is developed and maintained by the United Nations Statistics Division (UNSD). </w:t>
      </w:r>
      <w:r w:rsidRPr="60226960" w:rsidR="60226960">
        <w:rPr>
          <w:rFonts w:ascii="Times New Roman" w:hAnsi="Times New Roman" w:eastAsia="Times New Roman" w:cs="Times New Roman"/>
          <w:sz w:val="22"/>
          <w:szCs w:val="22"/>
          <w:u w:val="none"/>
        </w:rPr>
        <w:t>It</w:t>
      </w:r>
      <w:r w:rsidRPr="60226960" w:rsidR="60226960">
        <w:rPr>
          <w:rFonts w:ascii="Times New Roman" w:hAnsi="Times New Roman" w:eastAsia="Times New Roman" w:cs="Times New Roman"/>
          <w:sz w:val="22"/>
          <w:szCs w:val="22"/>
        </w:rPr>
        <w:t xml:space="preserve"> is a comprehensive classification of products</w:t>
      </w:r>
      <w:ins w:author="Josh Browning" w:date="2015-09-03T12:40:00Z" w:id="1342715772">
        <w:r w:rsidRPr="60226960">
          <w:rPr>
            <w:rStyle w:val="FootnoteReference"/>
            <w:rFonts w:ascii="Times New Roman" w:hAnsi="Times New Roman" w:eastAsia="Times New Roman" w:cs="Times New Roman"/>
            <w:b w:val="0"/>
            <w:bCs w:val="0"/>
            <w:i w:val="0"/>
            <w:iCs w:val="0"/>
            <w:sz w:val="22"/>
            <w:szCs w:val="22"/>
          </w:rPr>
          <w:footnoteReference w:id="20487"/>
        </w:r>
      </w:ins>
      <w:r w:rsidRPr="60226960" w:rsidR="60226960">
        <w:rPr>
          <w:rFonts w:ascii="Times New Roman" w:hAnsi="Times New Roman" w:eastAsia="Times New Roman" w:cs="Times New Roman"/>
          <w:b w:val="0"/>
          <w:bCs w:val="0"/>
          <w:i w:val="0"/>
          <w:iCs w:val="0"/>
          <w:sz w:val="22"/>
          <w:szCs w:val="22"/>
        </w:rPr>
        <w:t>,</w:t>
      </w:r>
      <w:r w:rsidRPr="60226960" w:rsidR="60226960">
        <w:rPr>
          <w:rFonts w:ascii="Times New Roman" w:hAnsi="Times New Roman" w:eastAsia="Times New Roman" w:cs="Times New Roman"/>
          <w:sz w:val="22"/>
          <w:szCs w:val="22"/>
        </w:rPr>
        <w:t xml:space="preserve"> in a system of categories that are both exhaustive and mutually exclusive and based on a set of internationally agreed concepts, definitions, principles and classification rules. CPC has a five-level hierarc</w:t>
      </w:r>
      <w:r w:rsidRPr="60226960" w:rsidR="60226960">
        <w:rPr>
          <w:rFonts w:ascii="Times New Roman" w:hAnsi="Times New Roman" w:eastAsia="Times New Roman" w:cs="Times New Roman"/>
          <w:sz w:val="22"/>
          <w:szCs w:val="22"/>
        </w:rPr>
        <w:t>hical structure where each digit provides information on product grouping.</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6067E09B" wp14:textId="2A662491">
      <w:pPr>
        <w:tabs>
          <w:tab w:val="left" w:pos="703"/>
        </w:tabs>
        <w:jc w:val="both"/>
      </w:pPr>
      <w:r w:rsidRPr="60226960" w:rsidR="60226960">
        <w:rPr>
          <w:rFonts w:ascii="Times New Roman" w:hAnsi="Times New Roman" w:eastAsia="Times New Roman" w:cs="Times New Roman"/>
          <w:sz w:val="22"/>
          <w:szCs w:val="22"/>
        </w:rPr>
        <w:t>CPC is a general-scope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i.e. </w:t>
      </w:r>
      <w:r w:rsidRPr="60226960" w:rsidR="60226960">
        <w:rPr>
          <w:rFonts w:ascii="Times New Roman" w:hAnsi="Times New Roman" w:eastAsia="Times New Roman" w:cs="Times New Roman"/>
          <w:sz w:val="22"/>
          <w:szCs w:val="22"/>
          <w:u w:val="single"/>
        </w:rPr>
        <w:t xml:space="preserve">it </w:t>
      </w:r>
      <w:r w:rsidRPr="60226960" w:rsidR="60226960">
        <w:rPr>
          <w:rFonts w:ascii="Times New Roman" w:hAnsi="Times New Roman" w:eastAsia="Times New Roman" w:cs="Times New Roman"/>
          <w:sz w:val="22"/>
          <w:szCs w:val="22"/>
        </w:rPr>
        <w:t xml:space="preserve">covers products of all economic activities (not sector specific) but it can be customized for sector-specific </w:t>
      </w:r>
      <w:r w:rsidRPr="60226960" w:rsidR="60226960">
        <w:rPr>
          <w:rFonts w:ascii="Times New Roman" w:hAnsi="Times New Roman" w:eastAsia="Times New Roman" w:cs="Times New Roman"/>
          <w:sz w:val="22"/>
          <w:szCs w:val="22"/>
        </w:rPr>
        <w:t>applications. It is also a general-purpose classification, so that potential applications range from production, to trade, prices and consumption.</w:t>
      </w:r>
    </w:p>
    <w:p xmlns:wp14="http://schemas.microsoft.com/office/word/2010/wordml" w:rsidRPr="009616CB" w:rsidR="00EB7AF1" w:rsidP="00EB7AF1" w:rsidRDefault="000B360D" wp14:noSpellErr="1" w14:paraId="41A5FF9B" wp14:textId="4DF56C98">
      <w:pPr>
        <w:tabs>
          <w:tab w:val="left" w:pos="703"/>
        </w:tabs>
        <w:jc w:val="both"/>
      </w:pPr>
      <w:r w:rsidRPr="60226960" w:rsidR="60226960">
        <w:rPr>
          <w:rFonts w:ascii="Times New Roman" w:hAnsi="Times New Roman" w:eastAsia="Times New Roman" w:cs="Times New Roman"/>
          <w:sz w:val="22"/>
          <w:szCs w:val="22"/>
          <w:u w:val="none"/>
        </w:rPr>
        <w:t xml:space="preserve">Here are some of the </w:t>
      </w:r>
      <w:r w:rsidRPr="60226960" w:rsidR="60226960">
        <w:rPr>
          <w:rFonts w:ascii="Times New Roman" w:hAnsi="Times New Roman" w:eastAsia="Times New Roman" w:cs="Times New Roman"/>
          <w:sz w:val="22"/>
          <w:szCs w:val="22"/>
          <w:u w:val="none"/>
        </w:rPr>
        <w:t xml:space="preserve">benefits </w:t>
      </w:r>
      <w:r w:rsidRPr="60226960" w:rsidR="60226960">
        <w:rPr>
          <w:rFonts w:ascii="Times New Roman" w:hAnsi="Times New Roman" w:eastAsia="Times New Roman" w:cs="Times New Roman"/>
          <w:sz w:val="22"/>
          <w:szCs w:val="22"/>
          <w:u w:val="none"/>
        </w:rPr>
        <w:t>from using CPC:</w:t>
      </w:r>
    </w:p>
    <w:p xmlns:wp14="http://schemas.microsoft.com/office/word/2010/wordml" w:rsidRPr="009616CB" w:rsidR="00EB7AF1" w:rsidP="60226960" w:rsidRDefault="000B360D" wp14:noSpellErr="1" w14:paraId="1D5F4546" wp14:textId="1A10BDB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an international classification, constantly </w:t>
      </w:r>
      <w:r w:rsidRPr="60226960" w:rsidR="60226960">
        <w:rPr>
          <w:rFonts w:ascii="Times New Roman" w:hAnsi="Times New Roman" w:eastAsia="Times New Roman" w:cs="Times New Roman"/>
          <w:sz w:val="22"/>
          <w:szCs w:val="22"/>
          <w:u w:val="none"/>
        </w:rPr>
        <w:t>updated and reviewed by the Expert Group on International Classification (chaired by UNSD, participants are countries and international organizations)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034A22F2" wp14:textId="1453CEE8">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other organizations and statistical domains: allows data comparability across statistical </w:t>
      </w:r>
      <w:r w:rsidRPr="60226960" w:rsidR="60226960">
        <w:rPr>
          <w:rFonts w:ascii="Times New Roman" w:hAnsi="Times New Roman" w:eastAsia="Times New Roman" w:cs="Times New Roman"/>
          <w:sz w:val="22"/>
          <w:szCs w:val="22"/>
          <w:u w:val="none"/>
        </w:rPr>
        <w:t>domains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3E45ACDE" wp14:textId="006FC0D0">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countries: </w:t>
      </w:r>
      <w:r w:rsidRPr="60226960" w:rsidR="60226960">
        <w:rPr>
          <w:rFonts w:ascii="Times New Roman" w:hAnsi="Times New Roman" w:eastAsia="Times New Roman" w:cs="Times New Roman"/>
          <w:sz w:val="22"/>
          <w:szCs w:val="22"/>
          <w:u w:val="none"/>
        </w:rPr>
        <w:t xml:space="preserve">thus, its use at FAO will </w:t>
      </w:r>
      <w:r w:rsidRPr="60226960" w:rsidR="60226960">
        <w:rPr>
          <w:rFonts w:ascii="Times New Roman" w:hAnsi="Times New Roman" w:eastAsia="Times New Roman" w:cs="Times New Roman"/>
          <w:sz w:val="22"/>
          <w:szCs w:val="22"/>
          <w:u w:val="none"/>
        </w:rPr>
        <w:t>reduce reporting burden</w:t>
      </w:r>
      <w:r w:rsidRPr="60226960" w:rsidR="60226960">
        <w:rPr>
          <w:rFonts w:ascii="Times New Roman" w:hAnsi="Times New Roman" w:eastAsia="Times New Roman" w:cs="Times New Roman"/>
          <w:sz w:val="22"/>
          <w:szCs w:val="22"/>
          <w:u w:val="none"/>
        </w:rPr>
        <w: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In </w:t>
      </w:r>
      <w:r w:rsidRPr="60226960" w:rsidR="60226960">
        <w:rPr>
          <w:rFonts w:ascii="Times New Roman" w:hAnsi="Times New Roman" w:eastAsia="Times New Roman" w:cs="Times New Roman"/>
          <w:sz w:val="22"/>
          <w:szCs w:val="22"/>
          <w:u w:val="none"/>
        </w:rPr>
        <w:t xml:space="preserve">addition CPC expanded is designed not only for FAO but also for countries engaged in the collection and dissemination of data on agriculture and food products: </w:t>
      </w:r>
      <w:r w:rsidRPr="60226960" w:rsidR="60226960">
        <w:rPr>
          <w:rFonts w:ascii="Times New Roman" w:hAnsi="Times New Roman" w:eastAsia="Times New Roman" w:cs="Times New Roman"/>
          <w:sz w:val="22"/>
          <w:szCs w:val="22"/>
          <w:u w:val="none"/>
        </w:rPr>
        <w:t>it provides a flexible tool that allows increase</w:t>
      </w:r>
      <w:r w:rsidRPr="60226960" w:rsidR="60226960">
        <w:rPr>
          <w:rFonts w:ascii="Times New Roman" w:hAnsi="Times New Roman" w:eastAsia="Times New Roman" w:cs="Times New Roman"/>
          <w:sz w:val="22"/>
          <w:szCs w:val="22"/>
          <w:u w:val="none"/>
        </w:rPr>
        <w:t>d</w:t>
      </w:r>
      <w:r w:rsidRPr="60226960" w:rsidR="60226960">
        <w:rPr>
          <w:rFonts w:ascii="Times New Roman" w:hAnsi="Times New Roman" w:eastAsia="Times New Roman" w:cs="Times New Roman"/>
          <w:sz w:val="22"/>
          <w:szCs w:val="22"/>
          <w:u w:val="none"/>
        </w:rPr>
        <w:t xml:space="preserve"> granularity at the lower level, i</w:t>
      </w:r>
      <w:r w:rsidRPr="60226960" w:rsidR="60226960">
        <w:rPr>
          <w:rFonts w:ascii="Times New Roman" w:hAnsi="Times New Roman" w:eastAsia="Times New Roman" w:cs="Times New Roman"/>
          <w:sz w:val="22"/>
          <w:szCs w:val="22"/>
        </w:rPr>
        <w:t>ncluding local species and varieties, while maintaining comparability across countries at the higher level</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1E611B7C" wp14:textId="069273D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 xml:space="preserve">aligns </w:t>
      </w:r>
      <w:r w:rsidRPr="60226960" w:rsidR="60226960">
        <w:rPr>
          <w:rFonts w:ascii="Times New Roman" w:hAnsi="Times New Roman" w:eastAsia="Times New Roman" w:cs="Times New Roman"/>
          <w:sz w:val="22"/>
          <w:szCs w:val="22"/>
          <w:u w:val="none"/>
        </w:rPr>
        <w:t xml:space="preserve">with ISIC and HS: when these classifications </w:t>
      </w:r>
      <w:r w:rsidRPr="60226960" w:rsidR="60226960">
        <w:rPr>
          <w:rFonts w:ascii="Times New Roman" w:hAnsi="Times New Roman" w:eastAsia="Times New Roman" w:cs="Times New Roman"/>
          <w:sz w:val="22"/>
          <w:szCs w:val="22"/>
          <w:u w:val="none"/>
        </w:rPr>
        <w:t>are updated, the CPC is also updated</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14:paraId="0571AF1E" wp14:textId="45BC8508">
      <w:pPr>
        <w:pStyle w:val="Normal"/>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u w:val="none"/>
        </w:rPr>
        <w:t xml:space="preserve">As </w:t>
      </w:r>
      <w:r w:rsidRPr="60226960" w:rsidR="60226960">
        <w:rPr>
          <w:rFonts w:ascii="Times New Roman" w:hAnsi="Times New Roman" w:eastAsia="Times New Roman" w:cs="Times New Roman"/>
          <w:u w:val="none"/>
        </w:rPr>
        <w:t>it is highly aligned with HS, data conversion for SUA/FBS is improved compared to FCL (65% of the HS</w:t>
      </w:r>
      <w:r w:rsidRPr="60226960" w:rsidR="60226960">
        <w:rPr>
          <w:rFonts w:ascii="Times New Roman" w:hAnsi="Times New Roman" w:eastAsia="Times New Roman" w:cs="Times New Roman"/>
          <w:u w:val="none"/>
        </w:rPr>
        <w:t xml:space="preserve"> 20</w:t>
      </w:r>
      <w:r w:rsidRPr="60226960" w:rsidR="60226960">
        <w:rPr>
          <w:rFonts w:ascii="Times New Roman" w:hAnsi="Times New Roman" w:eastAsia="Times New Roman" w:cs="Times New Roman"/>
          <w:u w:val="none"/>
        </w:rPr>
        <w:t>07-CPC</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V</w:t>
      </w:r>
      <w:r w:rsidRPr="60226960" w:rsidR="60226960">
        <w:rPr>
          <w:rFonts w:ascii="Times New Roman" w:hAnsi="Times New Roman" w:eastAsia="Times New Roman" w:cs="Times New Roman"/>
          <w:u w:val="none"/>
        </w:rPr>
        <w:t>er.2 correspondences are one-to-one or many-to-one vs. 35% in the case of HS-FCL</w:t>
      </w:r>
      <w:r w:rsidRPr="60226960" w:rsidR="60226960">
        <w:rPr>
          <w:rFonts w:ascii="Times New Roman" w:hAnsi="Times New Roman" w:eastAsia="Times New Roman" w:cs="Times New Roman"/>
          <w:u w:val="none"/>
        </w:rPr>
        <w:t>, even higher alignement is between HS 2012 and CPC Ver.2.1</w:t>
      </w:r>
      <w:r w:rsidRPr="60226960" w:rsidR="60226960">
        <w:rPr>
          <w:rFonts w:ascii="Times New Roman" w:hAnsi="Times New Roman" w:eastAsia="Times New Roman" w:cs="Times New Roman"/>
          <w:u w:val="none"/>
        </w:rPr>
        <w:t>)</w:t>
      </w:r>
      <w:r w:rsidRPr="60226960" w:rsidR="60226960">
        <w:rPr>
          <w:rFonts w:ascii="Times New Roman" w:hAnsi="Times New Roman" w:eastAsia="Times New Roman" w:cs="Times New Roman"/>
          <w:u w:val="none"/>
        </w:rPr>
        <w:t>, see</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 xml:space="preserve">Figure </w:t>
      </w:r>
      <w:r w:rsidRPr="60226960" w:rsidR="60226960">
        <w:rPr>
          <w:rFonts w:ascii="Times New Roman" w:hAnsi="Times New Roman" w:eastAsia="Times New Roman" w:cs="Times New Roman"/>
          <w:u w:val="none"/>
        </w:rPr>
        <w:t>28</w:t>
      </w:r>
      <w:r w:rsidRPr="60226960" w:rsidR="60226960">
        <w:rPr>
          <w:rFonts w:ascii="Times New Roman" w:hAnsi="Times New Roman" w:eastAsia="Times New Roman" w:cs="Times New Roman"/>
          <w:u w:val="none"/>
          <w:lang w:val="en-US"/>
        </w:rPr>
        <w:t>).</w:t>
      </w:r>
    </w:p>
    <w:p xmlns:wp14="http://schemas.microsoft.com/office/word/2010/wordml" w:rsidRPr="009616CB" w:rsidR="00EB7AF1" w:rsidP="60226960" w:rsidRDefault="000B360D" w14:paraId="556A770F" wp14:textId="52FD03FA">
      <w:pPr>
        <w:pStyle w:val="Normal"/>
        <w:tabs>
          <w:tab w:val="left" w:pos="703"/>
        </w:tabs>
      </w:pPr>
    </w:p>
    <w:tbl>
      <w:tblPr>
        <w:tblStyle w:val="GridTable1Light-Accent1"/>
        <w:tblW w:w="0" w:type="auto"/>
        <w:tblLook w:val="04A0" w:firstRow="1" w:lastRow="0" w:firstColumn="1" w:lastColumn="0" w:noHBand="0" w:noVBand="1"/>
      </w:tblPr>
      <w:tblGrid>
        <w:gridCol w:w="9026"/>
      </w:tblGrid>
      <w:tr w:rsidR="60226960" w:rsidTr="60226960" w14:paraId="67029424">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049999E" w14:textId="161FD649">
            <w:r w:rsidRPr="60226960" w:rsidR="60226960">
              <w:rPr>
                <w:b w:val="1"/>
                <w:bCs w:val="1"/>
                <w:i w:val="1"/>
                <w:iCs w:val="1"/>
              </w:rPr>
              <w:t xml:space="preserve">Figure </w:t>
            </w:r>
            <w:r w:rsidRPr="60226960" w:rsidR="60226960">
              <w:rPr>
                <w:b w:val="1"/>
                <w:bCs w:val="1"/>
                <w:i w:val="1"/>
                <w:iCs w:val="1"/>
              </w:rPr>
              <w:t>28</w:t>
            </w:r>
            <w:r w:rsidRPr="60226960" w:rsidR="60226960">
              <w:rPr>
                <w:b w:val="1"/>
                <w:bCs w:val="1"/>
                <w:i w:val="1"/>
                <w:iCs w:val="1"/>
              </w:rPr>
              <w:t xml:space="preserve">: </w:t>
            </w:r>
            <w:r w:rsidRPr="60226960" w:rsidR="60226960">
              <w:rPr>
                <w:b w:val="1"/>
                <w:bCs w:val="1"/>
                <w:i w:val="1"/>
                <w:iCs w:val="1"/>
                <w:u w:val="none"/>
              </w:rPr>
              <w:t xml:space="preserve">Quality of links between </w:t>
            </w:r>
            <w:r w:rsidRPr="60226960" w:rsidR="60226960">
              <w:rPr>
                <w:b w:val="1"/>
                <w:bCs w:val="1"/>
                <w:i w:val="1"/>
                <w:iCs w:val="1"/>
                <w:u w:val="none"/>
              </w:rPr>
              <w:t>HS – FCL</w:t>
            </w:r>
            <w:r w:rsidRPr="60226960" w:rsidR="60226960">
              <w:rPr>
                <w:b w:val="1"/>
                <w:bCs w:val="1"/>
                <w:i w:val="1"/>
                <w:iCs w:val="1"/>
                <w:u w:val="none"/>
              </w:rPr>
              <w:t xml:space="preserve">(shaded) </w:t>
            </w:r>
            <w:r w:rsidRPr="60226960" w:rsidR="60226960">
              <w:rPr>
                <w:b w:val="1"/>
                <w:bCs w:val="1"/>
                <w:i w:val="1"/>
                <w:iCs w:val="1"/>
                <w:u w:val="none"/>
              </w:rPr>
              <w:t xml:space="preserve"> </w:t>
            </w:r>
            <w:r w:rsidRPr="60226960" w:rsidR="60226960">
              <w:rPr>
                <w:b w:val="1"/>
                <w:bCs w:val="1"/>
                <w:i w:val="1"/>
                <w:iCs w:val="1"/>
                <w:u w:val="none"/>
              </w:rPr>
              <w:t>and HS - CPC</w:t>
            </w:r>
          </w:p>
        </w:tc>
      </w:tr>
    </w:tbl>
    <w:p xmlns:wp14="http://schemas.microsoft.com/office/word/2010/wordml" w:rsidRPr="009616CB" w:rsidR="00EB7AF1" w:rsidP="60226960" w:rsidRDefault="000B360D" wp14:noSpellErr="1" w14:paraId="144B88F6" wp14:textId="718B0CAF">
      <w:pPr>
        <w:tabs>
          <w:tab w:val="left" w:pos="703"/>
        </w:tabs>
      </w:pPr>
      <w:r>
        <w:drawing>
          <wp:inline xmlns:wp14="http://schemas.microsoft.com/office/word/2010/wordprocessingDrawing" wp14:editId="6431D894" wp14:anchorId="47E0F699">
            <wp:extent cx="3819525" cy="2886075"/>
            <wp:effectExtent l="0" t="0" r="0" b="0"/>
            <wp:docPr id="97611012" name="picture" title=""/>
            <wp:cNvGraphicFramePr>
              <a:graphicFrameLocks noChangeAspect="1"/>
            </wp:cNvGraphicFramePr>
            <a:graphic>
              <a:graphicData uri="http://schemas.openxmlformats.org/drawingml/2006/picture">
                <pic:pic>
                  <pic:nvPicPr>
                    <pic:cNvPr id="0" name="picture"/>
                    <pic:cNvPicPr/>
                  </pic:nvPicPr>
                  <pic:blipFill>
                    <a:blip r:embed="Rdd48c044ef854885">
                      <a:extLst>
                        <a:ext xmlns:a="http://schemas.openxmlformats.org/drawingml/2006/main" uri="{28A0092B-C50C-407E-A947-70E740481C1C}">
                          <a14:useLocalDpi val="0"/>
                        </a:ext>
                      </a:extLst>
                    </a:blip>
                    <a:stretch>
                      <a:fillRect/>
                    </a:stretch>
                  </pic:blipFill>
                  <pic:spPr>
                    <a:xfrm>
                      <a:off x="0" y="0"/>
                      <a:ext cx="3819525" cy="2886075"/>
                    </a:xfrm>
                    <a:prstGeom prst="rect">
                      <a:avLst/>
                    </a:prstGeom>
                  </pic:spPr>
                </pic:pic>
              </a:graphicData>
            </a:graphic>
          </wp:inline>
        </w:drawing>
      </w:r>
    </w:p>
    <w:p xmlns:wp14="http://schemas.microsoft.com/office/word/2010/wordml" w:rsidRPr="009616CB" w:rsidR="00EB7AF1" w:rsidP="60226960" w:rsidRDefault="000B360D" wp14:noSpellErr="1" w14:paraId="4217CA30" wp14:textId="00B25B79">
      <w:pPr>
        <w:tabs>
          <w:tab w:val="left" w:pos="703"/>
        </w:tabs>
      </w:pPr>
      <w:r w:rsidRPr="60226960" w:rsidR="60226960">
        <w:rPr>
          <w:rFonts w:ascii="Times New Roman" w:hAnsi="Times New Roman" w:eastAsia="Times New Roman" w:cs="Times New Roman"/>
          <w:sz w:val="22"/>
          <w:szCs w:val="22"/>
          <w:u w:val="none"/>
        </w:rPr>
        <w:t xml:space="preserve">The latest CPC </w:t>
      </w:r>
      <w:r w:rsidRPr="60226960" w:rsidR="60226960">
        <w:rPr>
          <w:rFonts w:ascii="Times New Roman" w:hAnsi="Times New Roman" w:eastAsia="Times New Roman" w:cs="Times New Roman"/>
          <w:sz w:val="22"/>
          <w:szCs w:val="22"/>
          <w:u w:val="none"/>
        </w:rPr>
        <w:t xml:space="preserve">Ver. </w:t>
      </w:r>
      <w:r w:rsidRPr="60226960" w:rsidR="60226960">
        <w:rPr>
          <w:rFonts w:ascii="Times New Roman" w:hAnsi="Times New Roman" w:eastAsia="Times New Roman" w:cs="Times New Roman"/>
          <w:sz w:val="22"/>
          <w:szCs w:val="22"/>
          <w:u w:val="none"/>
        </w:rPr>
        <w:t>2.1</w:t>
      </w:r>
      <w:ins w:author="Josh Browning" w:date="2015-09-03T12:40:00Z" w:id="261770722">
        <w:r w:rsidRPr="60226960">
          <w:rPr>
            <w:rStyle w:val="FootnoteReference"/>
            <w:rFonts w:ascii="Times New Roman" w:hAnsi="Times New Roman" w:eastAsia="Times New Roman" w:cs="Times New Roman"/>
            <w:sz w:val="22"/>
            <w:szCs w:val="22"/>
            <w:u w:val="none"/>
          </w:rPr>
          <w:footnoteReference w:id="3995"/>
        </w:r>
      </w:ins>
      <w:r w:rsidRPr="60226960" w:rsidR="60226960">
        <w:rPr>
          <w:rFonts w:ascii="Times New Roman" w:hAnsi="Times New Roman" w:eastAsia="Times New Roman" w:cs="Times New Roman"/>
          <w:sz w:val="22"/>
          <w:szCs w:val="22"/>
          <w:u w:val="none"/>
        </w:rPr>
        <w:t>is complemented with an official annex developed by FAO to meet the needs of agricultural statistics; such structure is called “</w:t>
      </w:r>
      <w:r w:rsidRPr="60226960" w:rsidR="60226960">
        <w:rPr>
          <w:rFonts w:ascii="Times New Roman" w:hAnsi="Times New Roman" w:eastAsia="Times New Roman" w:cs="Times New Roman"/>
          <w:i w:val="1"/>
          <w:iCs w:val="1"/>
          <w:sz w:val="22"/>
          <w:szCs w:val="22"/>
          <w:u w:val="none"/>
        </w:rPr>
        <w:t>CPC expanded for agricultural statistics</w:t>
      </w:r>
      <w:r w:rsidRPr="60226960" w:rsidR="60226960">
        <w:rPr>
          <w:rFonts w:ascii="Times New Roman" w:hAnsi="Times New Roman" w:eastAsia="Times New Roman" w:cs="Times New Roman"/>
          <w:sz w:val="22"/>
          <w:szCs w:val="22"/>
          <w:u w:val="none"/>
        </w:rPr>
        <w:t>”. CPC expanded provides additional detail on agricultural commodities (primary products) and is obtained adding one level (two digits) at the lower of the standard CPC</w:t>
      </w:r>
      <w:ins w:author="Josh Browning" w:date="2015-09-03T12:40:00Z" w:id="1022820595">
        <w:r w:rsidRPr="60226960">
          <w:rPr>
            <w:rStyle w:val="FootnoteReference"/>
            <w:rFonts w:ascii="Times New Roman" w:hAnsi="Times New Roman" w:eastAsia="Times New Roman" w:cs="Times New Roman"/>
            <w:sz w:val="22"/>
            <w:szCs w:val="22"/>
            <w:u w:val="none"/>
          </w:rPr>
          <w:footnoteReference w:id="1490"/>
        </w:r>
      </w:ins>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lang w:val="en-US"/>
        </w:rPr>
        <w:t xml:space="preserve">Figure </w:t>
      </w:r>
      <w:r w:rsidRPr="60226960" w:rsidR="60226960">
        <w:rPr>
          <w:rFonts w:ascii="Times New Roman" w:hAnsi="Times New Roman" w:eastAsia="Times New Roman" w:cs="Times New Roman"/>
          <w:sz w:val="22"/>
          <w:szCs w:val="22"/>
          <w:u w:val="none"/>
          <w:lang w:val="en-US"/>
        </w:rPr>
        <w:t>29</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483DA69D" w14:paraId="775E0C7E">
        <w:tc>
          <w:tcPr>
            <w:cnfStyle w:val="001000000000" w:firstRow="0" w:lastRow="0" w:firstColumn="1" w:lastColumn="0" w:oddVBand="0" w:evenVBand="0" w:oddHBand="0" w:evenHBand="0" w:firstRowFirstColumn="0" w:firstRowLastColumn="0" w:lastRowFirstColumn="0" w:lastRowLastColumn="0"/>
            <w:tcW w:w="9026" w:type="dxa"/>
            <w:tcMar/>
          </w:tcPr>
          <w:p w:rsidR="60226960" w:rsidP="60226960" w:rsidRDefault="60226960" w14:noSpellErr="1" w14:paraId="019B5004" w14:textId="1CDAA5F1">
            <w:pPr>
              <w:jc w:val="both"/>
            </w:pPr>
            <w:r w:rsidRPr="60226960" w:rsidR="60226960">
              <w:rPr>
                <w:rFonts w:ascii="Times New Roman" w:hAnsi="Times New Roman" w:eastAsia="Times New Roman" w:cs="Times New Roman"/>
                <w:b w:val="1"/>
                <w:bCs w:val="1"/>
                <w:i w:val="1"/>
                <w:iCs w:val="1"/>
                <w:lang w:val="en-US"/>
              </w:rPr>
              <w:t>Figure 29</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w:t>
            </w:r>
            <w:r w:rsidRPr="60226960" w:rsidR="60226960">
              <w:rPr>
                <w:rFonts w:ascii="Times New Roman" w:hAnsi="Times New Roman" w:eastAsia="Times New Roman" w:cs="Times New Roman"/>
                <w:b w:val="1"/>
                <w:bCs w:val="1"/>
                <w:i w:val="1"/>
                <w:iCs w:val="1"/>
              </w:rPr>
              <w:t>CPC ex</w:t>
            </w:r>
            <w:r w:rsidRPr="60226960" w:rsidR="60226960">
              <w:rPr>
                <w:rFonts w:ascii="Times New Roman" w:hAnsi="Times New Roman" w:eastAsia="Times New Roman" w:cs="Times New Roman"/>
                <w:b w:val="1"/>
                <w:bCs w:val="1"/>
                <w:i w:val="1"/>
                <w:iCs w:val="1"/>
              </w:rPr>
              <w:t xml:space="preserve">panded code for “Mixed grain” </w:t>
            </w:r>
            <w:r w:rsidRPr="60226960" w:rsidR="60226960">
              <w:rPr>
                <w:rFonts w:ascii="Times New Roman" w:hAnsi="Times New Roman" w:eastAsia="Times New Roman" w:cs="Times New Roman"/>
                <w:b w:val="1"/>
                <w:bCs w:val="1"/>
                <w:i w:val="1"/>
                <w:iCs w:val="1"/>
              </w:rPr>
              <w:t>(0103 in FCL)</w:t>
            </w:r>
          </w:p>
        </w:tc>
      </w:tr>
    </w:tbl>
    <w:p w:rsidR="483DA69D" w:rsidRDefault="483DA69D" w14:noSpellErr="1" w14:paraId="57FFD8E4" w14:textId="57A3C5E2">
      <w:r>
        <w:drawing>
          <wp:inline wp14:editId="695333E8" wp14:anchorId="5FC38946">
            <wp:extent cx="4486275" cy="1866900"/>
            <wp:effectExtent l="0" t="0" r="0" b="0"/>
            <wp:docPr id="2106890763" name="picture" title=""/>
            <wp:cNvGraphicFramePr>
              <a:graphicFrameLocks noChangeAspect="1"/>
            </wp:cNvGraphicFramePr>
            <a:graphic>
              <a:graphicData uri="http://schemas.openxmlformats.org/drawingml/2006/picture">
                <pic:pic>
                  <pic:nvPicPr>
                    <pic:cNvPr id="0" name="picture"/>
                    <pic:cNvPicPr/>
                  </pic:nvPicPr>
                  <pic:blipFill>
                    <a:blip r:embed="R1af07ff7c2094b91">
                      <a:extLst>
                        <a:ext xmlns:a="http://schemas.openxmlformats.org/drawingml/2006/main" uri="{28A0092B-C50C-407E-A947-70E740481C1C}">
                          <a14:useLocalDpi val="0"/>
                        </a:ext>
                      </a:extLst>
                    </a:blip>
                    <a:stretch>
                      <a:fillRect/>
                    </a:stretch>
                  </pic:blipFill>
                  <pic:spPr>
                    <a:xfrm>
                      <a:off x="0" y="0"/>
                      <a:ext cx="4486275" cy="1866900"/>
                    </a:xfrm>
                    <a:prstGeom prst="rect">
                      <a:avLst/>
                    </a:prstGeom>
                  </pic:spPr>
                </pic:pic>
              </a:graphicData>
            </a:graphic>
          </wp:inline>
        </w:drawing>
      </w:r>
    </w:p>
    <w:p xmlns:wp14="http://schemas.microsoft.com/office/word/2010/wordml" w:rsidRPr="009616CB" w:rsidR="00EB7AF1" w:rsidP="60226960" w:rsidRDefault="000B360D" wp14:noSpellErr="1" w14:paraId="608B1C77" wp14:textId="63BC9D90">
      <w:pPr>
        <w:pStyle w:val="Heading2"/>
        <w:rPr/>
      </w:pPr>
      <w:r w:rsidR="60226960">
        <w:rPr/>
        <w:t>CPC implementation in the production</w:t>
      </w:r>
      <w:r w:rsidR="60226960">
        <w:rPr>
          <w:u w:val="none"/>
        </w:rPr>
        <w:t xml:space="preserve"> </w:t>
      </w:r>
      <w:r w:rsidR="60226960">
        <w:rPr>
          <w:u w:val="none"/>
        </w:rPr>
        <w:t>and trade</w:t>
      </w:r>
      <w:r w:rsidR="60226960">
        <w:rPr/>
        <w:t xml:space="preserve"> domain</w:t>
      </w:r>
      <w:r w:rsidR="60226960">
        <w:rPr>
          <w:u w:val="none"/>
        </w:rPr>
        <w:t>s</w:t>
      </w:r>
    </w:p>
    <w:p xmlns:wp14="http://schemas.microsoft.com/office/word/2010/wordml" w:rsidRPr="009616CB" w:rsidR="00EB7AF1" w:rsidP="00EB7AF1" w:rsidRDefault="000B360D" wp14:noSpellErr="1" w14:paraId="675B3934" wp14:textId="0FB25F4E">
      <w:pPr>
        <w:tabs>
          <w:tab w:val="left" w:pos="703"/>
        </w:tabs>
        <w:jc w:val="both"/>
      </w:pPr>
      <w:r w:rsidRPr="60226960" w:rsidR="60226960">
        <w:rPr>
          <w:rFonts w:ascii="Times New Roman" w:hAnsi="Times New Roman" w:eastAsia="Times New Roman" w:cs="Times New Roman"/>
          <w:sz w:val="22"/>
          <w:szCs w:val="22"/>
          <w:u w:val="none"/>
        </w:rPr>
        <w:t xml:space="preserve">The FAO Statistics Division (ESS) collects </w:t>
      </w:r>
      <w:r w:rsidRPr="60226960" w:rsidR="60226960">
        <w:rPr>
          <w:rFonts w:ascii="Times New Roman" w:hAnsi="Times New Roman" w:eastAsia="Times New Roman" w:cs="Times New Roman"/>
          <w:sz w:val="22"/>
          <w:szCs w:val="22"/>
          <w:u w:val="none"/>
        </w:rPr>
        <w:t>production data</w:t>
      </w:r>
      <w:r w:rsidRPr="60226960" w:rsidR="60226960">
        <w:rPr>
          <w:rFonts w:ascii="Times New Roman" w:hAnsi="Times New Roman" w:eastAsia="Times New Roman" w:cs="Times New Roman"/>
          <w:sz w:val="22"/>
          <w:szCs w:val="22"/>
          <w:u w:val="none"/>
        </w:rPr>
        <w:t xml:space="preserve">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(34 vegetable oils and cakes, 4 dried fruits, 6 alcoholic beverages, and 3 sugar products). The classification currently used is the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expanded for agricultural statistics, in place of the </w:t>
      </w:r>
      <w:r w:rsidRPr="60226960" w:rsidR="60226960">
        <w:rPr>
          <w:rFonts w:ascii="Times New Roman" w:hAnsi="Times New Roman" w:eastAsia="Times New Roman" w:cs="Times New Roman"/>
          <w:sz w:val="22"/>
          <w:szCs w:val="22"/>
          <w:u w:val="none"/>
        </w:rPr>
        <w:t>FCL.</w:t>
      </w:r>
    </w:p>
    <w:p xmlns:wp14="http://schemas.microsoft.com/office/word/2010/wordml" w:rsidRPr="009616CB" w:rsidR="00EB7AF1" w:rsidP="00EB7AF1" w:rsidRDefault="000B360D" w14:paraId="7E2B605E" wp14:textId="2BDADD66">
      <w:pPr>
        <w:tabs>
          <w:tab w:val="left" w:pos="703"/>
        </w:tabs>
        <w:jc w:val="both"/>
      </w:pPr>
      <w:ins w:author="Josh Browning" w:date="2015-09-03T12:40:00Z" w:id="387165122">
        <w:commentRangeStart w:id="36288132"/>
      </w:ins>
      <w:r w:rsidRPr="60226960" w:rsidR="60226960">
        <w:rPr>
          <w:rFonts w:ascii="Times New Roman" w:hAnsi="Times New Roman" w:eastAsia="Times New Roman" w:cs="Times New Roman"/>
          <w:sz w:val="22"/>
          <w:szCs w:val="22"/>
          <w:u w:val="none"/>
        </w:rPr>
        <w:t>Trade data</w:t>
      </w:r>
      <w:r w:rsidRPr="60226960" w:rsidR="60226960">
        <w:rPr>
          <w:rFonts w:ascii="Times New Roman" w:hAnsi="Times New Roman" w:eastAsia="Times New Roman" w:cs="Times New Roman"/>
          <w:sz w:val="22"/>
          <w:szCs w:val="22"/>
          <w:u w:val="none"/>
        </w:rPr>
        <w:t xml:space="preserve"> in ESS are not collected through a questionnaire: countries </w:t>
      </w:r>
      <w:r w:rsidRPr="60226960" w:rsidR="60226960">
        <w:rPr>
          <w:rFonts w:ascii="Times New Roman" w:hAnsi="Times New Roman" w:eastAsia="Times New Roman" w:cs="Times New Roman"/>
          <w:sz w:val="22"/>
          <w:szCs w:val="22"/>
          <w:u w:val="none"/>
        </w:rPr>
        <w:t xml:space="preserve">used to </w:t>
      </w:r>
      <w:r w:rsidRPr="60226960" w:rsidR="60226960">
        <w:rPr>
          <w:rFonts w:ascii="Times New Roman" w:hAnsi="Times New Roman" w:eastAsia="Times New Roman" w:cs="Times New Roman"/>
          <w:sz w:val="22"/>
          <w:szCs w:val="22"/>
          <w:u w:val="none"/>
        </w:rPr>
        <w:t xml:space="preserve">send to ESS their full trade files </w:t>
      </w:r>
      <w:r w:rsidRPr="60226960" w:rsidR="60226960">
        <w:rPr>
          <w:rFonts w:ascii="Times New Roman" w:hAnsi="Times New Roman" w:eastAsia="Times New Roman" w:cs="Times New Roman"/>
          <w:sz w:val="22"/>
          <w:szCs w:val="22"/>
          <w:u w:val="none"/>
        </w:rPr>
        <w:t xml:space="preserve">while now </w:t>
      </w:r>
      <w:r w:rsidRPr="60226960" w:rsidR="60226960">
        <w:rPr>
          <w:rFonts w:ascii="Times New Roman" w:hAnsi="Times New Roman" w:eastAsia="Times New Roman" w:cs="Times New Roman"/>
          <w:sz w:val="22"/>
          <w:szCs w:val="22"/>
          <w:u w:val="none"/>
        </w:rPr>
        <w:t xml:space="preserve">data </w:t>
      </w:r>
      <w:r w:rsidRPr="60226960" w:rsidR="60226960">
        <w:rPr>
          <w:rFonts w:ascii="Times New Roman" w:hAnsi="Times New Roman" w:eastAsia="Times New Roman" w:cs="Times New Roman"/>
          <w:sz w:val="22"/>
          <w:szCs w:val="22"/>
          <w:u w:val="none"/>
        </w:rPr>
        <w:t xml:space="preserve">are </w:t>
      </w:r>
      <w:r w:rsidRPr="60226960" w:rsidR="60226960">
        <w:rPr>
          <w:rFonts w:ascii="Times New Roman" w:hAnsi="Times New Roman" w:eastAsia="Times New Roman" w:cs="Times New Roman"/>
          <w:sz w:val="22"/>
          <w:szCs w:val="22"/>
          <w:u w:val="none"/>
        </w:rPr>
        <w:t>received from the UN Statistics Division (</w:t>
      </w:r>
      <w:r w:rsidRPr="60226960" w:rsidR="60226960">
        <w:rPr>
          <w:rFonts w:ascii="Times New Roman" w:hAnsi="Times New Roman" w:eastAsia="Times New Roman" w:cs="Times New Roman"/>
          <w:sz w:val="22"/>
          <w:szCs w:val="22"/>
          <w:u w:val="none"/>
        </w:rPr>
        <w:t xml:space="preserve">through </w:t>
      </w:r>
      <w:r w:rsidRPr="60226960" w:rsidR="60226960">
        <w:rPr>
          <w:rFonts w:ascii="Times New Roman" w:hAnsi="Times New Roman" w:eastAsia="Times New Roman" w:cs="Times New Roman"/>
          <w:sz w:val="22"/>
          <w:szCs w:val="22"/>
          <w:u w:val="none"/>
        </w:rPr>
        <w:t>Comtrade</w:t>
      </w:r>
      <w:r w:rsidRPr="60226960" w:rsidR="60226960">
        <w:rPr>
          <w:rFonts w:ascii="Times New Roman" w:hAnsi="Times New Roman" w:eastAsia="Times New Roman" w:cs="Times New Roman"/>
          <w:sz w:val="22"/>
          <w:szCs w:val="22"/>
          <w:u w:val="none"/>
        </w:rPr>
        <w:t xml:space="preserve"> database</w:t>
      </w:r>
      <w:r w:rsidRPr="60226960" w:rsidR="60226960">
        <w:rPr>
          <w:rFonts w:ascii="Times New Roman" w:hAnsi="Times New Roman" w:eastAsia="Times New Roman" w:cs="Times New Roman"/>
          <w:sz w:val="22"/>
          <w:szCs w:val="22"/>
          <w:u w:val="none"/>
        </w:rPr>
        <w:t xml:space="preserve">). In the past, trade data were eventually converted from HS to FCL format. </w:t>
      </w:r>
      <w:r w:rsidRPr="60226960" w:rsidR="60226960">
        <w:rPr>
          <w:rFonts w:ascii="Times New Roman" w:hAnsi="Times New Roman" w:eastAsia="Times New Roman" w:cs="Times New Roman"/>
          <w:sz w:val="22"/>
          <w:szCs w:val="22"/>
          <w:u w:val="none"/>
        </w:rPr>
        <w:t>From now</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trade ser</w:t>
      </w:r>
      <w:r w:rsidRPr="60226960" w:rsidR="60226960">
        <w:rPr>
          <w:rFonts w:ascii="Times New Roman" w:hAnsi="Times New Roman" w:eastAsia="Times New Roman" w:cs="Times New Roman"/>
          <w:sz w:val="22"/>
          <w:szCs w:val="22"/>
          <w:u w:val="none"/>
        </w:rPr>
        <w:t>i</w:t>
      </w:r>
      <w:r w:rsidRPr="60226960" w:rsidR="60226960">
        <w:rPr>
          <w:rFonts w:ascii="Times New Roman" w:hAnsi="Times New Roman" w:eastAsia="Times New Roman" w:cs="Times New Roman"/>
          <w:sz w:val="22"/>
          <w:szCs w:val="22"/>
          <w:u w:val="none"/>
        </w:rPr>
        <w:t>es</w:t>
      </w:r>
      <w:r w:rsidRPr="60226960" w:rsidR="60226960">
        <w:rPr>
          <w:rFonts w:ascii="Times New Roman" w:hAnsi="Times New Roman" w:eastAsia="Times New Roman" w:cs="Times New Roman"/>
          <w:sz w:val="22"/>
          <w:szCs w:val="22"/>
          <w:u w:val="none"/>
        </w:rPr>
        <w:t xml:space="preserve"> will be </w:t>
      </w:r>
      <w:r w:rsidRPr="60226960" w:rsidR="60226960">
        <w:rPr>
          <w:rFonts w:ascii="Times New Roman" w:hAnsi="Times New Roman" w:eastAsia="Times New Roman" w:cs="Times New Roman"/>
          <w:sz w:val="22"/>
          <w:szCs w:val="22"/>
          <w:u w:val="none"/>
        </w:rPr>
        <w:t xml:space="preserve">published in HS format </w:t>
      </w:r>
      <w:r w:rsidRPr="60226960" w:rsidR="60226960">
        <w:rPr>
          <w:rFonts w:ascii="Times New Roman" w:hAnsi="Times New Roman" w:eastAsia="Times New Roman" w:cs="Times New Roman"/>
          <w:sz w:val="22"/>
          <w:szCs w:val="22"/>
          <w:u w:val="none"/>
        </w:rPr>
        <w:t>while</w:t>
      </w:r>
      <w:r w:rsidRPr="60226960" w:rsidR="60226960">
        <w:rPr>
          <w:rFonts w:ascii="Times New Roman" w:hAnsi="Times New Roman" w:eastAsia="Times New Roman" w:cs="Times New Roman"/>
          <w:sz w:val="22"/>
          <w:szCs w:val="22"/>
          <w:u w:val="none"/>
        </w:rPr>
        <w:t xml:space="preserve"> they will be </w:t>
      </w:r>
      <w:r w:rsidRPr="60226960" w:rsidR="60226960">
        <w:rPr>
          <w:rFonts w:ascii="Times New Roman" w:hAnsi="Times New Roman" w:eastAsia="Times New Roman" w:cs="Times New Roman"/>
          <w:sz w:val="22"/>
          <w:szCs w:val="22"/>
          <w:u w:val="none"/>
        </w:rPr>
        <w:t>converted to CPC to compile Supply and Utilization Accounts (SUA).</w:t>
      </w:r>
      <w:commentRangeEnd w:id="36288132"/>
      <w:r>
        <w:rPr>
          <w:rStyle w:val="CommentReference"/>
        </w:rPr>
        <w:commentReference w:id="36288132"/>
      </w:r>
    </w:p>
    <w:p xmlns:wp14="http://schemas.microsoft.com/office/word/2010/wordml" w:rsidRPr="009616CB" w:rsidR="00EB7AF1" w:rsidP="00EB7AF1" w:rsidRDefault="000B360D" wp14:noSpellErr="1" w14:paraId="5A4EE4F2" wp14:textId="25D741F9">
      <w:pPr>
        <w:tabs>
          <w:tab w:val="left" w:pos="703"/>
        </w:tabs>
        <w:jc w:val="both"/>
      </w:pPr>
      <w:r w:rsidRPr="60226960" w:rsidR="60226960">
        <w:rPr>
          <w:rFonts w:ascii="Times New Roman" w:hAnsi="Times New Roman" w:eastAsia="Times New Roman" w:cs="Times New Roman"/>
          <w:sz w:val="22"/>
          <w:szCs w:val="22"/>
        </w:rPr>
        <w:t>A prerequisite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 xml:space="preserve">for </w:t>
      </w:r>
      <w:r w:rsidRPr="60226960" w:rsidR="60226960">
        <w:rPr>
          <w:rFonts w:ascii="Times New Roman" w:hAnsi="Times New Roman" w:eastAsia="Times New Roman" w:cs="Times New Roman"/>
          <w:sz w:val="22"/>
          <w:szCs w:val="22"/>
        </w:rPr>
        <w:t>the implementation of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in the new system</w:t>
      </w:r>
      <w:r w:rsidRPr="60226960" w:rsidR="60226960">
        <w:rPr>
          <w:rFonts w:ascii="Times New Roman" w:hAnsi="Times New Roman" w:eastAsia="Times New Roman" w:cs="Times New Roman"/>
          <w:sz w:val="22"/>
          <w:szCs w:val="22"/>
          <w:u w:val="none"/>
        </w:rPr>
        <w:t xml:space="preserve"> was to increase detail on agriculture, forest and fishery products in CPC. To this end, </w:t>
      </w:r>
      <w:r w:rsidRPr="60226960" w:rsidR="60226960">
        <w:rPr>
          <w:rFonts w:ascii="Times New Roman" w:hAnsi="Times New Roman" w:eastAsia="Times New Roman" w:cs="Times New Roman"/>
          <w:sz w:val="22"/>
          <w:szCs w:val="22"/>
          <w:u w:val="none"/>
        </w:rPr>
        <w:t>over the past ten years</w:t>
      </w:r>
      <w:r w:rsidRPr="60226960" w:rsidR="60226960">
        <w:rPr>
          <w:rFonts w:ascii="Times New Roman" w:hAnsi="Times New Roman" w:eastAsia="Times New Roman" w:cs="Times New Roman"/>
          <w:sz w:val="22"/>
          <w:szCs w:val="22"/>
          <w:u w:val="single"/>
        </w:rPr>
        <w:t xml:space="preserve"> </w:t>
      </w:r>
      <w:r w:rsidRPr="60226960" w:rsidR="60226960">
        <w:rPr>
          <w:rFonts w:ascii="Times New Roman" w:hAnsi="Times New Roman" w:eastAsia="Times New Roman" w:cs="Times New Roman"/>
          <w:sz w:val="22"/>
          <w:szCs w:val="22"/>
        </w:rPr>
        <w:t>FAO contributed significantly to CPC ver.2 and ver.2.1</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together with UNSD and the Expert Group on International Classifications. </w:t>
      </w:r>
    </w:p>
    <w:p xmlns:wp14="http://schemas.microsoft.com/office/word/2010/wordml" w:rsidRPr="009616CB" w:rsidR="00EB7AF1" w:rsidP="00EB7AF1" w:rsidRDefault="000B360D" w14:paraId="45CD716B" w14:noSpellErr="1" wp14:textId="79F67508">
      <w:pPr>
        <w:tabs>
          <w:tab w:val="left" w:pos="703"/>
        </w:tabs>
        <w:jc w:val="both"/>
      </w:pPr>
      <w:r w:rsidRPr="483DA69D" w:rsidR="483DA69D">
        <w:rPr>
          <w:rFonts w:ascii="Times New Roman" w:hAnsi="Times New Roman" w:eastAsia="Times New Roman" w:cs="Times New Roman"/>
          <w:sz w:val="22"/>
          <w:szCs w:val="22"/>
        </w:rPr>
        <w:t>In addition, a CPC expanded for agricultural statistics was developed and added as an official annex t</w:t>
      </w:r>
      <w:r w:rsidRPr="483DA69D" w:rsidR="483DA69D">
        <w:rPr>
          <w:rFonts w:ascii="Times New Roman" w:hAnsi="Times New Roman" w:eastAsia="Times New Roman" w:cs="Times New Roman"/>
          <w:sz w:val="22"/>
          <w:szCs w:val="22"/>
        </w:rPr>
        <w:t xml:space="preserve">o CPC </w:t>
      </w:r>
      <w:r w:rsidRPr="483DA69D" w:rsidR="483DA69D">
        <w:rPr>
          <w:rFonts w:ascii="Times New Roman" w:hAnsi="Times New Roman" w:eastAsia="Times New Roman" w:cs="Times New Roman"/>
          <w:sz w:val="22"/>
          <w:szCs w:val="22"/>
          <w:u w:val="none"/>
        </w:rPr>
        <w:t>Ver.</w:t>
      </w:r>
      <w:r w:rsidRPr="483DA69D" w:rsidR="483DA69D">
        <w:rPr>
          <w:rFonts w:ascii="Times New Roman" w:hAnsi="Times New Roman" w:eastAsia="Times New Roman" w:cs="Times New Roman"/>
          <w:sz w:val="22"/>
          <w:szCs w:val="22"/>
        </w:rPr>
        <w:t>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0B360D" wp14:noSpellErr="1" w14:paraId="644FC962" wp14:textId="1C3A222E">
      <w:pPr>
        <w:tabs>
          <w:tab w:val="left" w:pos="703"/>
        </w:tabs>
        <w:jc w:val="both"/>
      </w:pPr>
      <w:r w:rsidRPr="60226960" w:rsidR="60226960">
        <w:rPr>
          <w:rFonts w:ascii="Times New Roman" w:hAnsi="Times New Roman" w:eastAsia="Times New Roman" w:cs="Times New Roman"/>
          <w:sz w:val="22"/>
          <w:szCs w:val="22"/>
        </w:rPr>
        <w:t>CPC is planned to be used</w:t>
      </w:r>
      <w:r w:rsidRPr="60226960" w:rsidR="60226960">
        <w:rPr>
          <w:rFonts w:ascii="Times New Roman" w:hAnsi="Times New Roman" w:eastAsia="Times New Roman" w:cs="Times New Roman"/>
          <w:sz w:val="22"/>
          <w:szCs w:val="22"/>
        </w:rPr>
        <w:t xml:space="preserve"> for future data collection and to be applied to old time-series</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in order to allow data comparability over time and avoid breaks in the series.</w:t>
      </w:r>
    </w:p>
    <w:p xmlns:wp14="http://schemas.microsoft.com/office/word/2010/wordml" w:rsidRPr="009616CB" w:rsidR="00EB7AF1" w:rsidP="00EB7AF1" w:rsidRDefault="000B360D" wp14:noSpellErr="1" w14:paraId="398A72D5" wp14:textId="4703E7E3">
      <w:pPr>
        <w:tabs>
          <w:tab w:val="left" w:pos="703"/>
        </w:tabs>
        <w:jc w:val="both"/>
      </w:pPr>
      <w:r w:rsidRPr="60226960" w:rsidR="60226960">
        <w:rPr>
          <w:rFonts w:ascii="Times New Roman" w:hAnsi="Times New Roman" w:eastAsia="Times New Roman" w:cs="Times New Roman"/>
          <w:sz w:val="22"/>
          <w:szCs w:val="22"/>
        </w:rPr>
        <w:t>Although the basic condition for data back cast is to have double coded data for at least one year, it seemed d</w:t>
      </w:r>
      <w:r w:rsidRPr="60226960" w:rsidR="60226960">
        <w:rPr>
          <w:rFonts w:ascii="Times New Roman" w:hAnsi="Times New Roman" w:eastAsia="Times New Roman" w:cs="Times New Roman"/>
          <w:sz w:val="22"/>
          <w:szCs w:val="22"/>
        </w:rPr>
        <w:t xml:space="preserve">ifficult for FAO to increase its data request to countries: additional burden on national offices might have lowered the response rate and hampered the data collection process. Therefore ESS identified alternative solutions to allow progress in the change </w:t>
      </w:r>
      <w:r w:rsidRPr="60226960" w:rsidR="60226960">
        <w:rPr>
          <w:rFonts w:ascii="Times New Roman" w:hAnsi="Times New Roman" w:eastAsia="Times New Roman" w:cs="Times New Roman"/>
          <w:sz w:val="22"/>
          <w:szCs w:val="22"/>
        </w:rPr>
        <w:t xml:space="preserve">of the classification and data back cast, while reducing the cost </w:t>
      </w:r>
      <w:r w:rsidRPr="60226960" w:rsidR="60226960">
        <w:rPr>
          <w:rFonts w:ascii="Times New Roman" w:hAnsi="Times New Roman" w:eastAsia="Times New Roman" w:cs="Times New Roman"/>
          <w:sz w:val="22"/>
          <w:szCs w:val="22"/>
        </w:rPr>
        <w:t>of this operation. The solution adopted depended on the type of link encountered and allowed full alignment between FCL and CPC:</w:t>
      </w:r>
    </w:p>
    <w:p xmlns:wp14="http://schemas.microsoft.com/office/word/2010/wordml" w:rsidRPr="009616CB" w:rsidR="00EB7AF1" w:rsidP="60226960" w:rsidRDefault="000B360D" wp14:noSpellErr="1" w14:paraId="10F1750D" wp14:textId="4D8319B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One-to-one</w:t>
      </w:r>
      <w:r w:rsidRPr="60226960" w:rsidR="60226960">
        <w:rPr>
          <w:rFonts w:ascii="Times New Roman" w:hAnsi="Times New Roman" w:eastAsia="Times New Roman" w:cs="Times New Roman"/>
          <w:sz w:val="22"/>
          <w:szCs w:val="22"/>
        </w:rPr>
        <w:t xml:space="preserve"> cases are resolved quite easily as old data are tr</w:t>
      </w:r>
      <w:r w:rsidRPr="60226960" w:rsidR="60226960">
        <w:rPr>
          <w:rFonts w:ascii="Times New Roman" w:hAnsi="Times New Roman" w:eastAsia="Times New Roman" w:cs="Times New Roman"/>
          <w:sz w:val="22"/>
          <w:szCs w:val="22"/>
        </w:rPr>
        <w:t>ansferred to the new classification assigning codes and definitions according to the new classification while data remain the same (“key method”</w:t>
      </w:r>
      <w:ins w:author="Josh Browning" w:date="2015-09-03T12:40:00Z" w:id="1323223375">
        <w:r w:rsidRPr="60226960">
          <w:rPr>
            <w:rStyle w:val="FootnoteReference"/>
            <w:rFonts w:ascii="Times New Roman" w:hAnsi="Times New Roman" w:eastAsia="Times New Roman" w:cs="Times New Roman"/>
            <w:sz w:val="22"/>
            <w:szCs w:val="22"/>
          </w:rPr>
          <w:footnoteReference w:id="15607"/>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60226960" w:rsidRDefault="000B360D" wp14:noSpellErr="1" w14:paraId="1C245B11" wp14:textId="1E7DA14A">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Also for </w:t>
      </w:r>
      <w:r w:rsidRPr="60226960" w:rsidR="60226960">
        <w:rPr>
          <w:rFonts w:ascii="Times New Roman" w:hAnsi="Times New Roman" w:eastAsia="Times New Roman" w:cs="Times New Roman"/>
          <w:b w:val="1"/>
          <w:bCs w:val="1"/>
          <w:sz w:val="22"/>
          <w:szCs w:val="22"/>
        </w:rPr>
        <w:t>many-to-one</w:t>
      </w:r>
      <w:r w:rsidRPr="60226960" w:rsidR="60226960">
        <w:rPr>
          <w:rFonts w:ascii="Times New Roman" w:hAnsi="Times New Roman" w:eastAsia="Times New Roman" w:cs="Times New Roman"/>
          <w:sz w:val="22"/>
          <w:szCs w:val="22"/>
        </w:rPr>
        <w:t xml:space="preserve"> cases data conversion is straightforward as data in FCL are aggregated into the targe</w:t>
      </w:r>
      <w:r w:rsidRPr="60226960" w:rsidR="60226960">
        <w:rPr>
          <w:rFonts w:ascii="Times New Roman" w:hAnsi="Times New Roman" w:eastAsia="Times New Roman" w:cs="Times New Roman"/>
          <w:sz w:val="22"/>
          <w:szCs w:val="22"/>
        </w:rPr>
        <w:t>t classification (CPC). Such an aggregation entails a loss of information, as CPC is less detailed than FCL. Not to lose information in FAOSTAT, many-to-one cases have been turned into one-to-one correlations: first the target classification is expanded fu</w:t>
      </w:r>
      <w:r w:rsidRPr="60226960" w:rsidR="60226960">
        <w:rPr>
          <w:rFonts w:ascii="Times New Roman" w:hAnsi="Times New Roman" w:eastAsia="Times New Roman" w:cs="Times New Roman"/>
          <w:sz w:val="22"/>
          <w:szCs w:val="22"/>
        </w:rPr>
        <w:t>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60226960" w:rsidRDefault="000B360D" wp14:noSpellErr="1" w14:paraId="15DAD754" wp14:textId="14C0C19A">
      <w:pPr>
        <w:tabs>
          <w:tab w:val="left" w:pos="703"/>
        </w:tabs>
        <w:ind w:left="357"/>
        <w:jc w:val="both"/>
      </w:pPr>
      <w:r w:rsidRPr="60226960" w:rsidR="60226960">
        <w:rPr>
          <w:rFonts w:ascii="Times New Roman" w:hAnsi="Times New Roman" w:eastAsia="Times New Roman" w:cs="Times New Roman"/>
          <w:sz w:val="22"/>
          <w:szCs w:val="22"/>
        </w:rPr>
        <w:t>More difficulties are faced for one-to-many and many-to-many</w:t>
      </w:r>
      <w:r w:rsidRPr="60226960" w:rsidR="60226960">
        <w:rPr>
          <w:rFonts w:ascii="Times New Roman" w:hAnsi="Times New Roman" w:eastAsia="Times New Roman" w:cs="Times New Roman"/>
          <w:sz w:val="22"/>
          <w:szCs w:val="22"/>
        </w:rPr>
        <w:t xml:space="preserve"> types of links. In these cases data are converted based on statisticians’ best judgment according to the </w:t>
      </w:r>
      <w:r w:rsidRPr="60226960" w:rsidR="60226960">
        <w:rPr>
          <w:rFonts w:ascii="Times New Roman" w:hAnsi="Times New Roman" w:eastAsia="Times New Roman" w:cs="Times New Roman"/>
          <w:i w:val="1"/>
          <w:iCs w:val="1"/>
          <w:sz w:val="22"/>
          <w:szCs w:val="22"/>
        </w:rPr>
        <w:t>dominant</w:t>
      </w:r>
      <w:r w:rsidRPr="60226960" w:rsidR="60226960">
        <w:rPr>
          <w:rFonts w:ascii="Times New Roman" w:hAnsi="Times New Roman" w:eastAsia="Times New Roman" w:cs="Times New Roman"/>
          <w:sz w:val="22"/>
          <w:szCs w:val="22"/>
        </w:rPr>
        <w:t xml:space="preserve"> correspondence. Coefficients of conversion have not been calculated, given the lack of information in both formats for at least one year, therefore the</w:t>
      </w:r>
      <w:r w:rsidRPr="60226960" w:rsidR="60226960">
        <w:rPr>
          <w:rFonts w:ascii="Times New Roman" w:hAnsi="Times New Roman" w:eastAsia="Times New Roman" w:cs="Times New Roman"/>
          <w:sz w:val="22"/>
          <w:szCs w:val="22"/>
          <w:u w:val="single"/>
        </w:rPr>
        <w:t>re is a</w:t>
      </w:r>
      <w:r w:rsidRPr="60226960" w:rsidR="60226960">
        <w:rPr>
          <w:rFonts w:ascii="Times New Roman" w:hAnsi="Times New Roman" w:eastAsia="Times New Roman" w:cs="Times New Roman"/>
          <w:sz w:val="22"/>
          <w:szCs w:val="22"/>
        </w:rPr>
        <w:t xml:space="preserve"> risk to threaten data quality in the conversion. Conversion keys used are 1 and 0 exclusively:</w:t>
      </w:r>
    </w:p>
    <w:p xmlns:wp14="http://schemas.microsoft.com/office/word/2010/wordml" w:rsidRPr="009616CB" w:rsidR="00EB7AF1" w:rsidP="60226960" w:rsidRDefault="000B360D" wp14:noSpellErr="1" w14:paraId="227BC16A" wp14:textId="692D1E61">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w:t>
      </w:r>
      <w:r w:rsidRPr="60226960" w:rsidR="60226960">
        <w:rPr>
          <w:rFonts w:ascii="Times New Roman" w:hAnsi="Times New Roman" w:eastAsia="Times New Roman" w:cs="Times New Roman"/>
          <w:b w:val="1"/>
          <w:bCs w:val="1"/>
          <w:sz w:val="22"/>
          <w:szCs w:val="22"/>
        </w:rPr>
        <w:t>ne-to-many</w:t>
      </w:r>
      <w:r w:rsidRPr="60226960" w:rsidR="60226960">
        <w:rPr>
          <w:rFonts w:ascii="Times New Roman" w:hAnsi="Times New Roman" w:eastAsia="Times New Roman" w:cs="Times New Roman"/>
          <w:sz w:val="22"/>
          <w:szCs w:val="22"/>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60226960" w:rsidRDefault="000B360D" wp14:noSpellErr="1" w14:paraId="313462B3" wp14:textId="7B794B9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In </w:t>
      </w:r>
      <w:r w:rsidRPr="60226960" w:rsidR="60226960">
        <w:rPr>
          <w:rFonts w:ascii="Times New Roman" w:hAnsi="Times New Roman" w:eastAsia="Times New Roman" w:cs="Times New Roman"/>
          <w:b w:val="1"/>
          <w:bCs w:val="1"/>
          <w:sz w:val="22"/>
          <w:szCs w:val="22"/>
        </w:rPr>
        <w:t>many-to-many</w:t>
      </w:r>
      <w:r w:rsidRPr="60226960" w:rsidR="60226960">
        <w:rPr>
          <w:rFonts w:ascii="Times New Roman" w:hAnsi="Times New Roman" w:eastAsia="Times New Roman" w:cs="Times New Roman"/>
          <w:sz w:val="22"/>
          <w:szCs w:val="22"/>
        </w:rPr>
        <w:t xml:space="preserve"> cases, which represent a minority in the FCL-CPC correlation</w:t>
      </w:r>
      <w:r w:rsidRPr="60226960" w:rsidR="60226960">
        <w:rPr>
          <w:rFonts w:ascii="Times New Roman" w:hAnsi="Times New Roman" w:eastAsia="Times New Roman" w:cs="Times New Roman"/>
          <w:sz w:val="22"/>
          <w:szCs w:val="22"/>
        </w:rPr>
        <w:t>s, the target classification is modified and aligned to the source one.</w:t>
      </w:r>
    </w:p>
    <w:p xmlns:wp14="http://schemas.microsoft.com/office/word/2010/wordml" w:rsidRPr="009616CB" w:rsidR="00EB7AF1" w:rsidP="00EB7AF1" w:rsidRDefault="000B360D" wp14:noSpellErr="1" w14:paraId="4E4216F1" wp14:textId="1202B212">
      <w:pPr>
        <w:tabs>
          <w:tab w:val="left" w:pos="703"/>
        </w:tabs>
        <w:jc w:val="both"/>
      </w:pPr>
      <w:r w:rsidRPr="60226960" w:rsidR="60226960">
        <w:rPr>
          <w:rFonts w:ascii="Times New Roman" w:hAnsi="Times New Roman" w:eastAsia="Times New Roman" w:cs="Times New Roman"/>
          <w:sz w:val="22"/>
          <w:szCs w:val="22"/>
        </w:rPr>
        <w:t>Details and examples are provided in Appendix 1.</w:t>
      </w:r>
    </w:p>
    <w:p xmlns:wp14="http://schemas.microsoft.com/office/word/2010/wordml" w:rsidRPr="009616CB" w:rsidR="00EB7AF1" w:rsidP="60226960" w:rsidRDefault="000B360D" wp14:noSpellErr="1" w14:paraId="6AD7300C" wp14:textId="44ED6B05">
      <w:pPr>
        <w:pStyle w:val="Heading2"/>
        <w:rPr/>
      </w:pPr>
      <w:r w:rsidR="60226960">
        <w:rPr/>
        <w:t>CPC implementation for SUA and FBS</w:t>
      </w:r>
    </w:p>
    <w:p xmlns:wp14="http://schemas.microsoft.com/office/word/2010/wordml" w:rsidRPr="009616CB" w:rsidR="00EB7AF1" w:rsidP="60226960" w:rsidRDefault="000B360D" wp14:noSpellErr="1" w14:paraId="006281CF" wp14:textId="5220BBF4">
      <w:pPr>
        <w:tabs>
          <w:tab w:val="left" w:pos="703"/>
        </w:tabs>
      </w:pPr>
      <w:r w:rsidRPr="60226960" w:rsidR="60226960">
        <w:rPr>
          <w:rFonts w:ascii="Times New Roman" w:hAnsi="Times New Roman" w:eastAsia="Times New Roman" w:cs="Times New Roman"/>
          <w:sz w:val="22"/>
          <w:szCs w:val="22"/>
        </w:rPr>
        <w:t>The compilation of SUA and FBS is based on commodity trees.</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What is called a “commodity tree” in FAO should not be confused with a classification tree or “hierarchy”.</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00810E40" wp14:textId="65EF85A6">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commodity tree</w:t>
      </w:r>
      <w:r w:rsidRPr="60226960" w:rsidR="60226960">
        <w:rPr>
          <w:rFonts w:ascii="Times New Roman" w:hAnsi="Times New Roman" w:eastAsia="Times New Roman" w:cs="Times New Roman"/>
          <w:sz w:val="22"/>
          <w:szCs w:val="22"/>
        </w:rPr>
        <w:t xml:space="preserve"> (CT) is a “</w:t>
      </w:r>
      <w:r w:rsidRPr="60226960" w:rsidR="60226960">
        <w:rPr>
          <w:rFonts w:ascii="Times New Roman" w:hAnsi="Times New Roman" w:eastAsia="Times New Roman" w:cs="Times New Roman"/>
          <w:i w:val="1"/>
          <w:iCs w:val="1"/>
          <w:sz w:val="22"/>
          <w:szCs w:val="22"/>
        </w:rPr>
        <w:t>symbolic representation of the flow from a primary commodi</w:t>
      </w:r>
      <w:r w:rsidRPr="60226960" w:rsidR="60226960">
        <w:rPr>
          <w:rFonts w:ascii="Times New Roman" w:hAnsi="Times New Roman" w:eastAsia="Times New Roman" w:cs="Times New Roman"/>
          <w:i w:val="1"/>
          <w:iCs w:val="1"/>
          <w:sz w:val="22"/>
          <w:szCs w:val="22"/>
        </w:rPr>
        <w:t>ty to various processed products derived from it, together with the conversion factors from one commodity to another</w:t>
      </w:r>
      <w:r w:rsidRPr="60226960" w:rsidR="60226960">
        <w:rPr>
          <w:rFonts w:ascii="Times New Roman" w:hAnsi="Times New Roman" w:eastAsia="Times New Roman" w:cs="Times New Roman"/>
          <w:sz w:val="22"/>
          <w:szCs w:val="22"/>
        </w:rPr>
        <w:t>”</w:t>
      </w:r>
      <w:ins w:author="Josh Browning" w:date="2015-09-03T12:40:00Z" w:id="516892349">
        <w:r w:rsidRPr="60226960">
          <w:rPr>
            <w:rStyle w:val="FootnoteReference"/>
            <w:rFonts w:ascii="Times New Roman" w:hAnsi="Times New Roman" w:eastAsia="Times New Roman" w:cs="Times New Roman"/>
            <w:sz w:val="22"/>
            <w:szCs w:val="22"/>
          </w:rPr>
          <w:footnoteReference w:id="5908"/>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3ED407CE" wp14:textId="78955A1E">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statistical classification</w:t>
      </w:r>
      <w:r w:rsidRPr="60226960" w:rsidR="60226960">
        <w:rPr>
          <w:rFonts w:ascii="Times New Roman" w:hAnsi="Times New Roman" w:eastAsia="Times New Roman" w:cs="Times New Roman"/>
          <w:sz w:val="22"/>
          <w:szCs w:val="22"/>
        </w:rPr>
        <w:t xml:space="preserve"> is </w:t>
      </w:r>
      <w:r w:rsidRPr="60226960" w:rsidR="60226960">
        <w:rPr>
          <w:rFonts w:ascii="Times New Roman" w:hAnsi="Times New Roman" w:eastAsia="Times New Roman" w:cs="Times New Roman"/>
          <w:strike w:val="1"/>
          <w:sz w:val="22"/>
          <w:szCs w:val="22"/>
        </w:rPr>
        <w:t xml:space="preserve"> </w:t>
      </w:r>
      <w:r w:rsidRPr="60226960" w:rsidR="60226960">
        <w:rPr>
          <w:rFonts w:ascii="Times New Roman" w:hAnsi="Times New Roman" w:eastAsia="Times New Roman" w:cs="Times New Roman"/>
          <w:sz w:val="22"/>
          <w:szCs w:val="22"/>
        </w:rPr>
        <w:t>“</w:t>
      </w:r>
      <w:r w:rsidRPr="60226960" w:rsidR="60226960">
        <w:rPr>
          <w:rFonts w:ascii="Times New Roman" w:hAnsi="Times New Roman" w:eastAsia="Times New Roman" w:cs="Times New Roman"/>
          <w:i w:val="1"/>
          <w:iCs w:val="1"/>
          <w:sz w:val="22"/>
          <w:szCs w:val="22"/>
        </w:rPr>
        <w:t xml:space="preserve">a set of categories which may be assigned to one or more variables” </w:t>
      </w:r>
      <w:r w:rsidRPr="60226960" w:rsidR="60226960">
        <w:rPr>
          <w:rFonts w:ascii="Times New Roman" w:hAnsi="Times New Roman" w:eastAsia="Times New Roman" w:cs="Times New Roman"/>
          <w:sz w:val="22"/>
          <w:szCs w:val="22"/>
        </w:rPr>
        <w:t xml:space="preserve">where “the </w:t>
      </w:r>
      <w:r w:rsidRPr="60226960" w:rsidR="60226960">
        <w:rPr>
          <w:rFonts w:ascii="Times New Roman" w:hAnsi="Times New Roman" w:eastAsia="Times New Roman" w:cs="Times New Roman"/>
          <w:i w:val="1"/>
          <w:iCs w:val="1"/>
          <w:sz w:val="22"/>
          <w:szCs w:val="22"/>
        </w:rPr>
        <w:t>categories are defined</w:t>
      </w:r>
      <w:r w:rsidRPr="60226960" w:rsidR="60226960">
        <w:rPr>
          <w:rFonts w:ascii="Times New Roman" w:hAnsi="Times New Roman" w:eastAsia="Times New Roman" w:cs="Times New Roman"/>
          <w:i w:val="1"/>
          <w:iCs w:val="1"/>
          <w:sz w:val="22"/>
          <w:szCs w:val="22"/>
        </w:rPr>
        <w:t xml:space="preserve"> in terms of one or more characteristics of a particular population of units of observation. A statistical classification may have a flat,</w:t>
      </w:r>
      <w:r w:rsidRPr="60226960" w:rsidR="60226960">
        <w:rPr>
          <w:rFonts w:ascii="Times New Roman" w:hAnsi="Times New Roman" w:eastAsia="Times New Roman" w:cs="Times New Roman"/>
          <w:i w:val="1"/>
          <w:iCs w:val="1"/>
          <w:sz w:val="22"/>
          <w:szCs w:val="22"/>
        </w:rPr>
        <w:t xml:space="preserve"> linear structure or may be </w:t>
      </w:r>
      <w:r w:rsidRPr="60226960" w:rsidR="60226960">
        <w:rPr>
          <w:rFonts w:ascii="Times New Roman" w:hAnsi="Times New Roman" w:eastAsia="Times New Roman" w:cs="Times New Roman"/>
          <w:i w:val="1"/>
          <w:iCs w:val="1"/>
          <w:sz w:val="22"/>
          <w:szCs w:val="22"/>
        </w:rPr>
        <w:t xml:space="preserve">hierarchically structured, such that all categories at lower levels are sub-categories of </w:t>
      </w:r>
      <w:r w:rsidRPr="60226960" w:rsidR="60226960">
        <w:rPr>
          <w:rFonts w:ascii="Times New Roman" w:hAnsi="Times New Roman" w:eastAsia="Times New Roman" w:cs="Times New Roman"/>
          <w:i w:val="1"/>
          <w:iCs w:val="1"/>
          <w:sz w:val="22"/>
          <w:szCs w:val="22"/>
        </w:rPr>
        <w:t>a category at the next level up.</w:t>
      </w:r>
      <w:r w:rsidRPr="60226960" w:rsidR="60226960">
        <w:rPr>
          <w:rFonts w:ascii="Times New Roman" w:hAnsi="Times New Roman" w:eastAsia="Times New Roman" w:cs="Times New Roman"/>
          <w:sz w:val="22"/>
          <w:szCs w:val="22"/>
        </w:rPr>
        <w:t>”</w:t>
      </w:r>
      <w:r w:rsidRPr="60226960">
        <w:rPr>
          <w:rStyle w:val="FootnoteReference"/>
          <w:rFonts w:ascii="Times New Roman" w:hAnsi="Times New Roman" w:eastAsia="Times New Roman" w:cs="Times New Roman"/>
          <w:sz w:val="22"/>
          <w:szCs w:val="22"/>
        </w:rPr>
        <w:footnoteReference w:id="4829"/>
      </w:r>
    </w:p>
    <w:p xmlns:wp14="http://schemas.microsoft.com/office/word/2010/wordml" w:rsidRPr="009616CB" w:rsidR="00EB7AF1" w:rsidP="00EB7AF1" w:rsidRDefault="000B360D" wp14:noSpellErr="1" w14:paraId="54ACED1A" wp14:textId="2FB8C41E">
      <w:pPr>
        <w:tabs>
          <w:tab w:val="left" w:pos="703"/>
        </w:tabs>
        <w:jc w:val="both"/>
      </w:pPr>
      <w:r w:rsidRPr="60226960" w:rsidR="60226960">
        <w:rPr>
          <w:rFonts w:ascii="Times New Roman" w:hAnsi="Times New Roman" w:eastAsia="Times New Roman" w:cs="Times New Roman"/>
          <w:sz w:val="22"/>
          <w:szCs w:val="22"/>
        </w:rPr>
        <w:t>The FAOSTAT commodity list is a flat classification (or “a list”) where commodities are listed following an ascendant order (in</w:t>
      </w:r>
      <w:r w:rsidRPr="60226960" w:rsidR="60226960">
        <w:rPr>
          <w:rFonts w:ascii="Times New Roman" w:hAnsi="Times New Roman" w:eastAsia="Times New Roman" w:cs="Times New Roman"/>
          <w:sz w:val="22"/>
          <w:szCs w:val="22"/>
        </w:rPr>
        <w:t xml:space="preserve"> most cases). The FCL itself does not set the relations amongst commodities as all categories are on the same level: to distinguish primary from processed products the printed version of the FCL uses capital letters, which is not a classification feature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27</w:t>
      </w:r>
      <w:r w:rsidRPr="60226960" w:rsidR="60226960">
        <w:rPr>
          <w:rFonts w:ascii="Times New Roman" w:hAnsi="Times New Roman" w:eastAsia="Times New Roman" w:cs="Times New Roman"/>
          <w:sz w:val="22"/>
          <w:szCs w:val="22"/>
        </w:rPr>
        <w:t>). It is the commodity tree that sets the links amongst commodities listed in FCL through the application of extraction rates. Extraction rates “</w:t>
      </w:r>
      <w:r w:rsidRPr="60226960" w:rsidR="60226960">
        <w:rPr>
          <w:rFonts w:ascii="Times New Roman" w:hAnsi="Times New Roman" w:eastAsia="Times New Roman" w:cs="Times New Roman"/>
          <w:i w:val="1"/>
          <w:iCs w:val="1"/>
          <w:sz w:val="22"/>
          <w:szCs w:val="22"/>
        </w:rPr>
        <w:t>indicate, in perce</w:t>
      </w:r>
      <w:r w:rsidRPr="60226960" w:rsidR="60226960">
        <w:rPr>
          <w:rFonts w:ascii="Times New Roman" w:hAnsi="Times New Roman" w:eastAsia="Times New Roman" w:cs="Times New Roman"/>
          <w:i w:val="1"/>
          <w:iCs w:val="1"/>
          <w:sz w:val="22"/>
          <w:szCs w:val="22"/>
          <w:u w:val="none"/>
        </w:rPr>
        <w:t>n</w:t>
      </w:r>
      <w:r w:rsidRPr="60226960" w:rsidR="60226960">
        <w:rPr>
          <w:rFonts w:ascii="Times New Roman" w:hAnsi="Times New Roman" w:eastAsia="Times New Roman" w:cs="Times New Roman"/>
          <w:i w:val="1"/>
          <w:iCs w:val="1"/>
          <w:sz w:val="22"/>
          <w:szCs w:val="22"/>
          <w:u w:val="none"/>
        </w:rPr>
        <w:t>t</w:t>
      </w:r>
      <w:r w:rsidRPr="60226960" w:rsidR="60226960">
        <w:rPr>
          <w:rFonts w:ascii="Times New Roman" w:hAnsi="Times New Roman" w:eastAsia="Times New Roman" w:cs="Times New Roman"/>
          <w:i w:val="1"/>
          <w:iCs w:val="1"/>
          <w:sz w:val="22"/>
          <w:szCs w:val="22"/>
          <w:u w:val="none"/>
        </w:rPr>
        <w:t>age</w:t>
      </w:r>
      <w:r w:rsidRPr="60226960" w:rsidR="60226960">
        <w:rPr>
          <w:rFonts w:ascii="Times New Roman" w:hAnsi="Times New Roman" w:eastAsia="Times New Roman" w:cs="Times New Roman"/>
          <w:i w:val="1"/>
          <w:iCs w:val="1"/>
          <w:sz w:val="22"/>
          <w:szCs w:val="22"/>
          <w:u w:val="none"/>
        </w:rPr>
        <w:t xml:space="preserve"> t</w:t>
      </w:r>
      <w:r w:rsidRPr="60226960" w:rsidR="60226960">
        <w:rPr>
          <w:rFonts w:ascii="Times New Roman" w:hAnsi="Times New Roman" w:eastAsia="Times New Roman" w:cs="Times New Roman"/>
          <w:i w:val="1"/>
          <w:iCs w:val="1"/>
          <w:sz w:val="22"/>
          <w:szCs w:val="22"/>
        </w:rPr>
        <w:t>erms, the amount of the processed product concerned obtained from the processing of the parent/originating product, in most cases a primary products</w:t>
      </w:r>
      <w:r w:rsidRPr="60226960" w:rsidR="60226960">
        <w:rPr>
          <w:rFonts w:ascii="Times New Roman" w:hAnsi="Times New Roman" w:eastAsia="Times New Roman" w:cs="Times New Roman"/>
          <w:sz w:val="22"/>
          <w:szCs w:val="22"/>
        </w:rPr>
        <w:t>”</w:t>
      </w:r>
      <w:ins w:author="Josh Browning" w:date="2015-09-03T12:40:00Z" w:id="1472177994">
        <w:r w:rsidRPr="60226960">
          <w:rPr>
            <w:rStyle w:val="FootnoteReference"/>
            <w:rFonts w:ascii="Times New Roman" w:hAnsi="Times New Roman" w:eastAsia="Times New Roman" w:cs="Times New Roman"/>
            <w:sz w:val="22"/>
            <w:szCs w:val="22"/>
          </w:rPr>
          <w:footnoteReference w:id="20190"/>
        </w:r>
      </w:ins>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w:t>
      </w:r>
      <w:r w:rsidRPr="60226960" w:rsidR="60226960">
        <w:rPr>
          <w:rFonts w:ascii="Times New Roman" w:hAnsi="Times New Roman" w:eastAsia="Times New Roman" w:cs="Times New Roman"/>
          <w:sz w:val="22"/>
          <w:szCs w:val="22"/>
          <w:lang w:val="en-US"/>
        </w:rPr>
        <w:t>8</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60226960" w14:paraId="6D8E5165">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14A6B4C2" w14:textId="3D5DA74B">
            <w:r w:rsidRPr="60226960" w:rsidR="60226960">
              <w:rPr>
                <w:b w:val="1"/>
                <w:bCs w:val="1"/>
                <w:i w:val="1"/>
                <w:iCs w:val="1"/>
                <w:lang w:val="en-US"/>
              </w:rPr>
              <w:t>Figure 30:</w:t>
            </w:r>
            <w:r w:rsidRPr="60226960" w:rsidR="60226960">
              <w:rPr>
                <w:b w:val="1"/>
                <w:bCs w:val="1"/>
                <w:i w:val="1"/>
                <w:iCs w:val="1"/>
                <w:lang w:val="en-US"/>
              </w:rPr>
              <w:t xml:space="preserve"> </w:t>
            </w:r>
            <w:r w:rsidRPr="60226960" w:rsidR="60226960">
              <w:rPr>
                <w:rFonts w:ascii="Times New Roman" w:hAnsi="Times New Roman" w:eastAsia="Times New Roman" w:cs="Times New Roman"/>
                <w:b w:val="1"/>
                <w:bCs w:val="1"/>
                <w:i w:val="1"/>
                <w:iCs w:val="1"/>
              </w:rPr>
              <w:t>Classification of millet and its derived products in FCL</w:t>
            </w:r>
          </w:p>
        </w:tc>
      </w:tr>
    </w:tbl>
    <w:tbl>
      <w:tblPr>
        <w:tblStyle w:val="GridTable1Light-Accent1"/>
        <w:tblW w:w="0" w:type="auto"/>
        <w:tblLook w:val="04A0" w:firstRow="1" w:lastRow="0" w:firstColumn="1" w:lastColumn="0" w:noHBand="0" w:noVBand="1"/>
      </w:tblPr>
      <w:tblGrid>
        <w:gridCol w:w="2940"/>
      </w:tblGrid>
      <w:tr w:rsidR="60226960" w:rsidTr="483DA69D" w14:paraId="2A7F5ED6">
        <w:tc>
          <w:tcPr>
            <w:cnfStyle w:val="001000000000" w:firstRow="0" w:lastRow="0" w:firstColumn="1" w:lastColumn="0" w:oddVBand="0" w:evenVBand="0" w:oddHBand="0" w:evenHBand="0" w:firstRowFirstColumn="0" w:firstRowLastColumn="0" w:lastRowFirstColumn="0" w:lastRowLastColumn="0"/>
            <w:tcW w:w="2940" w:type="dxa"/>
            <w:tcMar/>
          </w:tcPr>
          <w:p w:rsidR="60226960" w:rsidRDefault="60226960" w14:noSpellErr="1" w14:paraId="3E3B8F21" w14:textId="22A5269C">
            <w:r w:rsidRPr="60226960" w:rsidR="60226960">
              <w:rPr>
                <w:rFonts w:ascii="Calibri" w:hAnsi="Calibri" w:eastAsia="Calibri" w:cs="Calibri"/>
                <w:b w:val="1"/>
                <w:bCs w:val="1"/>
              </w:rPr>
              <w:t>Group 1: Cereals</w:t>
            </w:r>
          </w:p>
          <w:p w:rsidR="60226960" w:rsidRDefault="60226960" w14:noSpellErr="1" w14:paraId="26218CA3" w14:textId="320DB12E">
            <w:r w:rsidRPr="60226960" w:rsidR="60226960">
              <w:rPr>
                <w:rFonts w:ascii="Calibri" w:hAnsi="Calibri" w:eastAsia="Calibri" w:cs="Calibri"/>
                <w:b w:val="0"/>
                <w:bCs w:val="0"/>
              </w:rPr>
              <w:t>0070 MILLET</w:t>
            </w:r>
          </w:p>
          <w:p w:rsidR="60226960" w:rsidRDefault="60226960" w14:noSpellErr="1" w14:paraId="5A16364F" w14:textId="303F0F10">
            <w:r w:rsidRPr="60226960" w:rsidR="60226960">
              <w:rPr>
                <w:rFonts w:ascii="Calibri" w:hAnsi="Calibri" w:eastAsia="Calibri" w:cs="Calibri"/>
                <w:b w:val="0"/>
                <w:bCs w:val="0"/>
              </w:rPr>
              <w:t>0080 Flour of millet</w:t>
            </w:r>
          </w:p>
          <w:p w:rsidR="60226960" w:rsidRDefault="60226960" w14:noSpellErr="1" w14:paraId="074CEBDA" w14:textId="648451EE">
            <w:r w:rsidRPr="60226960" w:rsidR="60226960">
              <w:rPr>
                <w:rFonts w:ascii="Calibri" w:hAnsi="Calibri" w:eastAsia="Calibri" w:cs="Calibri"/>
                <w:b w:val="0"/>
                <w:bCs w:val="0"/>
              </w:rPr>
              <w:t>0081 Bran of millet</w:t>
            </w:r>
          </w:p>
          <w:p w:rsidR="60226960" w:rsidRDefault="60226960" w14:paraId="55ACAE04" w14:noSpellErr="1" w14:textId="03405A51">
            <w:r w:rsidRPr="483DA69D" w:rsidR="483DA69D">
              <w:rPr>
                <w:rFonts w:ascii="Calibri" w:hAnsi="Calibri" w:eastAsia="Calibri" w:cs="Calibri"/>
                <w:b w:val="0"/>
                <w:bCs w:val="0"/>
              </w:rPr>
              <w:t>0082 Beer of millet</w:t>
            </w:r>
          </w:p>
        </w:tc>
      </w:tr>
    </w:tbl>
    <w:p xmlns:wp14="http://schemas.microsoft.com/office/word/2010/wordml" w:rsidRPr="009616CB" w:rsidR="00EB7AF1" w:rsidP="60226960" w:rsidRDefault="000B360D" wp14:noSpellErr="1" w14:paraId="02CFB5D4" wp14:textId="2F94567B">
      <w:pPr>
        <w:tabs>
          <w:tab w:val="left" w:pos="703"/>
        </w:tabs>
      </w:pPr>
      <w:ins w:author="Josh Browning" w:date="2015-09-03T12:40:00Z" w:id="1123477309">
        <w:r>
          <w:br/>
        </w:r>
      </w:ins>
      <w:r w:rsidRPr="483DA69D" w:rsidR="60226960">
        <w:rPr>
          <w:rFonts w:ascii="Times New Roman" w:hAnsi="Times New Roman" w:eastAsia="Times New Roman" w:cs="Times New Roman"/>
          <w:b w:val="1"/>
          <w:bCs w:val="1"/>
          <w:i w:val="1"/>
          <w:iCs w:val="1"/>
          <w:sz w:val="22"/>
          <w:szCs w:val="22"/>
          <w:lang w:val="en-US"/>
        </w:rPr>
        <w:t>Figure 31</w:t>
      </w:r>
      <w:r w:rsidRPr="483DA69D" w:rsidR="60226960">
        <w:rPr>
          <w:rFonts w:ascii="Times New Roman" w:hAnsi="Times New Roman" w:eastAsia="Times New Roman" w:cs="Times New Roman"/>
          <w:b w:val="1"/>
          <w:bCs w:val="1"/>
          <w:i w:val="1"/>
          <w:iCs w:val="1"/>
          <w:sz w:val="22"/>
          <w:szCs w:val="22"/>
          <w:lang w:val="en-US"/>
        </w:rPr>
        <w:t>:</w:t>
      </w:r>
      <w:r w:rsidRPr="483DA69D" w:rsidR="60226960">
        <w:rPr>
          <w:rFonts w:ascii="Times New Roman" w:hAnsi="Times New Roman" w:eastAsia="Times New Roman" w:cs="Times New Roman"/>
          <w:b w:val="1"/>
          <w:bCs w:val="1"/>
          <w:i w:val="1"/>
          <w:iCs w:val="1"/>
          <w:sz w:val="22"/>
          <w:szCs w:val="22"/>
        </w:rPr>
        <w:t xml:space="preserve"> Commodity tree of millet (a simple example as it only includes 1</w:t>
      </w:r>
      <w:r w:rsidRPr="483DA69D" w:rsidR="60226960">
        <w:rPr>
          <w:rFonts w:ascii="Times New Roman" w:hAnsi="Times New Roman" w:eastAsia="Times New Roman" w:cs="Times New Roman"/>
          <w:b w:val="1"/>
          <w:bCs w:val="1"/>
          <w:i w:val="1"/>
          <w:iCs w:val="1"/>
          <w:sz w:val="22"/>
          <w:szCs w:val="22"/>
          <w:vertAlign w:val="superscript"/>
        </w:rPr>
        <w:t>st</w:t>
      </w:r>
      <w:r w:rsidRPr="483DA69D" w:rsidR="60226960">
        <w:rPr>
          <w:rFonts w:ascii="Times New Roman" w:hAnsi="Times New Roman" w:eastAsia="Times New Roman" w:cs="Times New Roman"/>
          <w:b w:val="1"/>
          <w:bCs w:val="1"/>
          <w:i w:val="1"/>
          <w:iCs w:val="1"/>
          <w:sz w:val="22"/>
          <w:szCs w:val="22"/>
        </w:rPr>
        <w:t xml:space="preserve"> level processed products)</w:t>
      </w:r>
    </w:p>
    <w:p w:rsidR="483DA69D" w:rsidRDefault="483DA69D" w14:noSpellErr="1" w14:paraId="7A901402" w14:textId="0070542D">
      <w:r>
        <w:drawing>
          <wp:inline wp14:editId="452DD959" wp14:anchorId="3C3A2281">
            <wp:extent cx="5071934" cy="3468075"/>
            <wp:effectExtent l="19050" t="0" r="0" b="0"/>
            <wp:docPr id="1760297077" name="picture" title=""/>
            <wp:cNvGraphicFramePr>
              <a:graphicFrameLocks noChangeAspect="1"/>
            </wp:cNvGraphicFramePr>
            <a:graphic>
              <a:graphicData uri="http://schemas.openxmlformats.org/drawingml/2006/picture">
                <pic:pic>
                  <pic:nvPicPr>
                    <pic:cNvPr id="0" name="picture"/>
                    <pic:cNvPicPr/>
                  </pic:nvPicPr>
                  <pic:blipFill>
                    <a:blip r:embed="Ra6ed4630d9784b5a">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5071934" cy="34680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9616CB" w:rsidR="00EB7AF1" w:rsidP="60226960" w:rsidRDefault="000B360D" w14:paraId="2C000222" wp14:textId="77EA8580">
      <w:pPr>
        <w:tabs>
          <w:tab w:val="left" w:pos="703"/>
        </w:tabs>
      </w:pPr>
      <w:r w:rsidRPr="60226960" w:rsidR="60226960">
        <w:rPr>
          <w:rFonts w:ascii="Book Antiqua" w:hAnsi="Book Antiqua" w:eastAsia="Book Antiqua" w:cs="Book Antiqua"/>
          <w:sz w:val="22"/>
          <w:szCs w:val="22"/>
          <w:lang w:val="en-US"/>
        </w:rPr>
        <w:t xml:space="preserve"> </w:t>
      </w:r>
    </w:p>
    <w:p xmlns:wp14="http://schemas.microsoft.com/office/word/2010/wordml" w:rsidRPr="009616CB" w:rsidR="00EB7AF1" w:rsidP="00EB7AF1" w:rsidRDefault="000B360D" wp14:noSpellErr="1" w14:paraId="550617AE" wp14:textId="14DFE171">
      <w:pPr>
        <w:tabs>
          <w:tab w:val="left" w:pos="703"/>
        </w:tabs>
        <w:jc w:val="both"/>
      </w:pPr>
      <w:r w:rsidRPr="60226960" w:rsidR="60226960">
        <w:rPr>
          <w:rFonts w:ascii="Times New Roman" w:hAnsi="Times New Roman" w:eastAsia="Times New Roman" w:cs="Times New Roman"/>
          <w:sz w:val="22"/>
          <w:szCs w:val="22"/>
        </w:rPr>
        <w:t xml:space="preserve">As </w:t>
      </w:r>
      <w:r w:rsidRPr="60226960" w:rsidR="60226960">
        <w:rPr>
          <w:rFonts w:ascii="Times New Roman" w:hAnsi="Times New Roman" w:eastAsia="Times New Roman" w:cs="Times New Roman"/>
          <w:sz w:val="22"/>
          <w:szCs w:val="22"/>
          <w:u w:val="none"/>
        </w:rPr>
        <w:t xml:space="preserve">long </w:t>
      </w:r>
      <w:r w:rsidRPr="60226960" w:rsidR="60226960">
        <w:rPr>
          <w:rFonts w:ascii="Times New Roman" w:hAnsi="Times New Roman" w:eastAsia="Times New Roman" w:cs="Times New Roman"/>
          <w:sz w:val="22"/>
          <w:szCs w:val="22"/>
          <w:u w:val="none"/>
        </w:rPr>
        <w:t>as</w:t>
      </w:r>
      <w:r w:rsidRPr="60226960" w:rsidR="60226960">
        <w:rPr>
          <w:rFonts w:ascii="Times New Roman" w:hAnsi="Times New Roman" w:eastAsia="Times New Roman" w:cs="Times New Roman"/>
          <w:sz w:val="22"/>
          <w:szCs w:val="22"/>
        </w:rPr>
        <w:t xml:space="preserve"> single commodities are identified in the reference product classification (one-to-one and one-to-many correspondences), commodity trees can be developed. Commodity trees are “independent” from the statistical classification used, or better: their s</w:t>
      </w:r>
      <w:r w:rsidRPr="60226960" w:rsidR="60226960">
        <w:rPr>
          <w:rFonts w:ascii="Times New Roman" w:hAnsi="Times New Roman" w:eastAsia="Times New Roman" w:cs="Times New Roman"/>
          <w:sz w:val="22"/>
          <w:szCs w:val="22"/>
        </w:rPr>
        <w:t>tructure does not depend on the reference classification hierarchy. Indeed, relations set in the trees should not be confused with the classification hierarchy. In a hierarchical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items at the lower level can be grouped/aggregated into </w:t>
      </w:r>
      <w:r w:rsidRPr="60226960" w:rsidR="60226960">
        <w:rPr>
          <w:rFonts w:ascii="Times New Roman" w:hAnsi="Times New Roman" w:eastAsia="Times New Roman" w:cs="Times New Roman"/>
          <w:sz w:val="22"/>
          <w:szCs w:val="22"/>
          <w:u w:val="none"/>
        </w:rPr>
        <w:t>a</w:t>
      </w:r>
      <w:r w:rsidRPr="60226960" w:rsidR="60226960">
        <w:rPr>
          <w:rFonts w:ascii="Times New Roman" w:hAnsi="Times New Roman" w:eastAsia="Times New Roman" w:cs="Times New Roman"/>
          <w:sz w:val="22"/>
          <w:szCs w:val="22"/>
          <w:u w:val="none"/>
        </w:rPr>
        <w:t>n</w:t>
      </w:r>
      <w:r w:rsidRPr="60226960" w:rsidR="60226960">
        <w:rPr>
          <w:rFonts w:ascii="Times New Roman" w:hAnsi="Times New Roman" w:eastAsia="Times New Roman" w:cs="Times New Roman"/>
          <w:sz w:val="22"/>
          <w:szCs w:val="22"/>
          <w:u w:val="none"/>
        </w:rPr>
        <w:t xml:space="preserve"> item</w:t>
      </w:r>
      <w:r w:rsidRPr="60226960" w:rsidR="60226960">
        <w:rPr>
          <w:rFonts w:ascii="Times New Roman" w:hAnsi="Times New Roman" w:eastAsia="Times New Roman" w:cs="Times New Roman"/>
          <w:sz w:val="22"/>
          <w:szCs w:val="22"/>
        </w:rPr>
        <w:t xml:space="preserve"> at the higher level. For example: millet, wheat, barley and maize can be grouped into </w:t>
      </w:r>
      <w:r w:rsidRPr="60226960" w:rsidR="60226960">
        <w:rPr>
          <w:rFonts w:ascii="Times New Roman" w:hAnsi="Times New Roman" w:eastAsia="Times New Roman" w:cs="Times New Roman"/>
          <w:sz w:val="22"/>
          <w:szCs w:val="22"/>
        </w:rPr>
        <w:t xml:space="preserve">“cereals” or seeds and grains of </w:t>
      </w:r>
      <w:r w:rsidRPr="60226960" w:rsidR="60226960">
        <w:rPr>
          <w:rFonts w:ascii="Times New Roman" w:hAnsi="Times New Roman" w:eastAsia="Times New Roman" w:cs="Times New Roman"/>
          <w:sz w:val="22"/>
          <w:szCs w:val="22"/>
          <w:u w:val="none"/>
        </w:rPr>
        <w:t>millet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can be grouped into </w:t>
      </w:r>
      <w:r w:rsidRPr="60226960" w:rsidR="60226960">
        <w:rPr>
          <w:rFonts w:ascii="Times New Roman" w:hAnsi="Times New Roman" w:eastAsia="Times New Roman" w:cs="Times New Roman"/>
          <w:sz w:val="22"/>
          <w:szCs w:val="22"/>
        </w:rPr>
        <w:t>“millet”. This is not true for commodity trees where flour, bran and bee</w:t>
      </w:r>
      <w:r w:rsidRPr="60226960" w:rsidR="60226960">
        <w:rPr>
          <w:rFonts w:ascii="Times New Roman" w:hAnsi="Times New Roman" w:eastAsia="Times New Roman" w:cs="Times New Roman"/>
          <w:sz w:val="22"/>
          <w:szCs w:val="22"/>
        </w:rPr>
        <w:t>r cannot be grouped into millet unless quantities are first expressed in terms of primary equivalents</w:t>
      </w:r>
      <w:r w:rsidRPr="60226960" w:rsidR="60226960">
        <w:rPr>
          <w:rFonts w:ascii="Times New Roman" w:hAnsi="Times New Roman" w:eastAsia="Times New Roman" w:cs="Times New Roman"/>
          <w:sz w:val="22"/>
          <w:szCs w:val="22"/>
        </w:rPr>
        <w:t xml:space="preserve"> by applying extraction rates. </w:t>
      </w:r>
    </w:p>
    <w:p xmlns:wp14="http://schemas.microsoft.com/office/word/2010/wordml" w:rsidRPr="009616CB" w:rsidR="00EB7AF1" w:rsidP="00EB7AF1" w:rsidRDefault="000B360D" wp14:noSpellErr="1" w14:paraId="7B0B6A3D" wp14:textId="1EEBD60D">
      <w:pPr>
        <w:tabs>
          <w:tab w:val="left" w:pos="703"/>
        </w:tabs>
        <w:jc w:val="both"/>
      </w:pPr>
      <w:r w:rsidRPr="60226960" w:rsidR="60226960">
        <w:rPr>
          <w:rFonts w:ascii="Times New Roman" w:hAnsi="Times New Roman" w:eastAsia="Times New Roman" w:cs="Times New Roman"/>
          <w:sz w:val="22"/>
          <w:szCs w:val="22"/>
        </w:rPr>
        <w:t xml:space="preserve">Therefore in CT the key is the </w:t>
      </w:r>
      <w:r w:rsidRPr="60226960" w:rsidR="60226960">
        <w:rPr>
          <w:rFonts w:ascii="Times New Roman" w:hAnsi="Times New Roman" w:eastAsia="Times New Roman" w:cs="Times New Roman"/>
          <w:i w:val="1"/>
          <w:iCs w:val="1"/>
          <w:sz w:val="22"/>
          <w:szCs w:val="22"/>
        </w:rPr>
        <w:t>relation</w:t>
      </w:r>
      <w:r w:rsidRPr="60226960" w:rsidR="60226960">
        <w:rPr>
          <w:rFonts w:ascii="Times New Roman" w:hAnsi="Times New Roman" w:eastAsia="Times New Roman" w:cs="Times New Roman"/>
          <w:sz w:val="22"/>
          <w:szCs w:val="22"/>
        </w:rPr>
        <w:t xml:space="preserve"> set amongst commodities </w:t>
      </w:r>
      <w:r w:rsidRPr="60226960" w:rsidR="60226960">
        <w:rPr>
          <w:rFonts w:ascii="Times New Roman" w:hAnsi="Times New Roman" w:eastAsia="Times New Roman" w:cs="Times New Roman"/>
          <w:sz w:val="22"/>
          <w:szCs w:val="22"/>
          <w:u w:val="none"/>
        </w:rPr>
        <w:t>(Figur</w:t>
      </w:r>
      <w:r w:rsidRPr="60226960" w:rsidR="60226960">
        <w:rPr>
          <w:rFonts w:ascii="Times New Roman" w:hAnsi="Times New Roman" w:eastAsia="Times New Roman" w:cs="Times New Roman"/>
          <w:sz w:val="22"/>
          <w:szCs w:val="22"/>
          <w:u w:val="none"/>
        </w:rPr>
        <w:t>e 32)</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while commodities are listed in the reference </w:t>
      </w:r>
      <w:r w:rsidRPr="60226960" w:rsidR="60226960">
        <w:rPr>
          <w:rFonts w:ascii="Times New Roman" w:hAnsi="Times New Roman" w:eastAsia="Times New Roman" w:cs="Times New Roman"/>
          <w:sz w:val="22"/>
          <w:szCs w:val="22"/>
        </w:rPr>
        <w:t>product classification</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Figure 33</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u w:val="none"/>
        </w:rPr>
        <w:t xml:space="preserve">This approach </w:t>
      </w:r>
      <w:r w:rsidRPr="60226960" w:rsidR="60226960">
        <w:rPr>
          <w:rFonts w:ascii="Times New Roman" w:hAnsi="Times New Roman" w:eastAsia="Times New Roman" w:cs="Times New Roman"/>
          <w:sz w:val="22"/>
          <w:szCs w:val="22"/>
          <w:u w:val="none"/>
        </w:rPr>
        <w:t xml:space="preserve">based on commodity trees </w:t>
      </w:r>
      <w:r w:rsidRPr="60226960" w:rsidR="60226960">
        <w:rPr>
          <w:rFonts w:ascii="Times New Roman" w:hAnsi="Times New Roman" w:eastAsia="Times New Roman" w:cs="Times New Roman"/>
          <w:sz w:val="22"/>
          <w:szCs w:val="22"/>
          <w:u w:val="none"/>
        </w:rPr>
        <w:t>will be maintained in the new system</w:t>
      </w:r>
      <w:r w:rsidRPr="60226960" w:rsidR="60226960">
        <w:rPr>
          <w:rFonts w:ascii="Times New Roman" w:hAnsi="Times New Roman" w:eastAsia="Times New Roman" w:cs="Times New Roman"/>
          <w:sz w:val="22"/>
          <w:szCs w:val="22"/>
          <w:u w:val="none"/>
        </w:rPr>
        <w:t>. The innovation</w:t>
      </w:r>
      <w:r w:rsidRPr="60226960" w:rsidR="60226960">
        <w:rPr>
          <w:rFonts w:ascii="Times New Roman" w:hAnsi="Times New Roman" w:eastAsia="Times New Roman" w:cs="Times New Roman"/>
          <w:sz w:val="22"/>
          <w:szCs w:val="22"/>
          <w:u w:val="none"/>
        </w:rPr>
        <w:t xml:space="preserve"> is that </w:t>
      </w:r>
      <w:r w:rsidRPr="60226960" w:rsidR="60226960">
        <w:rPr>
          <w:rFonts w:ascii="Times New Roman" w:hAnsi="Times New Roman" w:eastAsia="Times New Roman" w:cs="Times New Roman"/>
          <w:sz w:val="22"/>
          <w:szCs w:val="22"/>
          <w:u w:val="none"/>
        </w:rPr>
        <w:t>SUA are</w:t>
      </w:r>
      <w:r w:rsidRPr="60226960" w:rsidR="60226960">
        <w:rPr>
          <w:rFonts w:ascii="Times New Roman" w:hAnsi="Times New Roman" w:eastAsia="Times New Roman" w:cs="Times New Roman"/>
          <w:sz w:val="22"/>
          <w:szCs w:val="22"/>
          <w:u w:val="none"/>
        </w:rPr>
        <w:t xml:space="preserve"> expressed in CPC expanded, in place of the FCL. However, </w:t>
      </w:r>
      <w:r w:rsidRPr="60226960" w:rsidR="60226960">
        <w:rPr>
          <w:rFonts w:ascii="Times New Roman" w:hAnsi="Times New Roman" w:eastAsia="Times New Roman" w:cs="Times New Roman"/>
          <w:sz w:val="22"/>
          <w:szCs w:val="22"/>
          <w:u w:val="none"/>
        </w:rPr>
        <w:t>c</w:t>
      </w:r>
      <w:r w:rsidRPr="60226960" w:rsidR="60226960">
        <w:rPr>
          <w:rFonts w:ascii="Times New Roman" w:hAnsi="Times New Roman" w:eastAsia="Times New Roman" w:cs="Times New Roman"/>
          <w:sz w:val="22"/>
          <w:szCs w:val="22"/>
          <w:u w:val="none"/>
        </w:rPr>
        <w:t>ommodities in FBS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defined in terms of primary equivalents</w:t>
      </w:r>
      <w:r w:rsidRPr="60226960" w:rsidR="60226960">
        <w:rPr>
          <w:rFonts w:ascii="Times New Roman" w:hAnsi="Times New Roman" w:eastAsia="Times New Roman" w:cs="Times New Roman"/>
          <w:sz w:val="22"/>
          <w:szCs w:val="22"/>
          <w:u w:val="none"/>
        </w:rPr>
        <w:t xml:space="preserve">, will </w:t>
      </w:r>
      <w:r w:rsidRPr="60226960" w:rsidR="60226960">
        <w:rPr>
          <w:rFonts w:ascii="Times New Roman" w:hAnsi="Times New Roman" w:eastAsia="Times New Roman" w:cs="Times New Roman"/>
          <w:sz w:val="22"/>
          <w:szCs w:val="22"/>
          <w:u w:val="none"/>
        </w:rPr>
        <w:t>continue</w:t>
      </w:r>
      <w:r w:rsidRPr="60226960" w:rsidR="60226960">
        <w:rPr>
          <w:rFonts w:ascii="Times New Roman" w:hAnsi="Times New Roman" w:eastAsia="Times New Roman" w:cs="Times New Roman"/>
          <w:sz w:val="22"/>
          <w:szCs w:val="22"/>
          <w:u w:val="none"/>
        </w:rPr>
        <w:t xml:space="preserve"> follow </w:t>
      </w:r>
      <w:r w:rsidRPr="60226960" w:rsidR="60226960">
        <w:rPr>
          <w:rFonts w:ascii="Times New Roman" w:hAnsi="Times New Roman" w:eastAsia="Times New Roman" w:cs="Times New Roman"/>
          <w:sz w:val="22"/>
          <w:szCs w:val="22"/>
          <w:u w:val="none"/>
        </w:rPr>
        <w:t>the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i w:val="1"/>
          <w:iCs w:val="1"/>
          <w:sz w:val="22"/>
          <w:szCs w:val="22"/>
          <w:u w:val="none"/>
        </w:rPr>
        <w:t>ad hoc</w:t>
      </w:r>
      <w:r w:rsidRPr="60226960" w:rsidR="60226960">
        <w:rPr>
          <w:rFonts w:ascii="Times New Roman" w:hAnsi="Times New Roman" w:eastAsia="Times New Roman" w:cs="Times New Roman"/>
          <w:sz w:val="22"/>
          <w:szCs w:val="22"/>
          <w:u w:val="none"/>
        </w:rPr>
        <w:t xml:space="preserve"> codification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while links </w:t>
      </w:r>
      <w:r w:rsidRPr="60226960" w:rsidR="60226960">
        <w:rPr>
          <w:rFonts w:ascii="Times New Roman" w:hAnsi="Times New Roman" w:eastAsia="Times New Roman" w:cs="Times New Roman"/>
          <w:sz w:val="22"/>
          <w:szCs w:val="22"/>
          <w:u w:val="none"/>
        </w:rPr>
        <w:t>built to</w:t>
      </w:r>
      <w:r w:rsidRPr="60226960" w:rsidR="60226960">
        <w:rPr>
          <w:rFonts w:ascii="Times New Roman" w:hAnsi="Times New Roman" w:eastAsia="Times New Roman" w:cs="Times New Roman"/>
          <w:sz w:val="22"/>
          <w:szCs w:val="22"/>
          <w:u w:val="none"/>
        </w:rPr>
        <w:t xml:space="preserve"> CPC</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For example: Millet in FBS is coded 2517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and is defined as</w:t>
      </w:r>
      <w:r w:rsidRPr="60226960" w:rsidR="60226960">
        <w:rPr>
          <w:rFonts w:ascii="Times New Roman" w:hAnsi="Times New Roman" w:eastAsia="Times New Roman" w:cs="Times New Roman"/>
          <w:sz w:val="22"/>
          <w:szCs w:val="22"/>
          <w:u w:val="none"/>
        </w:rPr>
        <w:t xml:space="preserve"> millet (0118) and the following processed products expressed in terms of primary equivalent: flour</w:t>
      </w:r>
      <w:r w:rsidRPr="60226960" w:rsidR="60226960">
        <w:rPr>
          <w:rFonts w:ascii="Times New Roman" w:hAnsi="Times New Roman" w:eastAsia="Times New Roman" w:cs="Times New Roman"/>
          <w:sz w:val="22"/>
          <w:szCs w:val="22"/>
          <w:u w:val="none"/>
          <w:lang w:val="en-US"/>
        </w:rPr>
        <w:t xml:space="preserve"> of millet </w:t>
      </w:r>
      <w:r w:rsidRPr="60226960" w:rsidR="60226960">
        <w:rPr>
          <w:rFonts w:ascii="Times New Roman" w:hAnsi="Times New Roman" w:eastAsia="Times New Roman" w:cs="Times New Roman"/>
          <w:sz w:val="22"/>
          <w:szCs w:val="22"/>
          <w:u w:val="none"/>
          <w:lang w:val="en-US"/>
        </w:rPr>
        <w:t>including groats, meal and pellets</w:t>
      </w:r>
      <w:r w:rsidRPr="60226960" w:rsidR="60226960">
        <w:rPr>
          <w:rFonts w:ascii="Times New Roman" w:hAnsi="Times New Roman" w:eastAsia="Times New Roman" w:cs="Times New Roman"/>
          <w:sz w:val="22"/>
          <w:szCs w:val="22"/>
          <w:u w:val="none"/>
          <w:lang w:val="en-US"/>
        </w:rPr>
        <w:t xml:space="preserve"> (23120.05)</w:t>
      </w:r>
      <w:r w:rsidRPr="60226960" w:rsidR="60226960">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00EB7AF1" w:rsidRDefault="000B360D" w14:paraId="23489BAC" w14:noSpellErr="1" wp14:textId="479B27E5">
      <w:pPr>
        <w:tabs>
          <w:tab w:val="left" w:pos="703"/>
        </w:tabs>
        <w:jc w:val="both"/>
      </w:pPr>
      <w:r w:rsidRPr="483DA69D" w:rsidR="483DA69D">
        <w:rPr>
          <w:rFonts w:ascii="Times New Roman" w:hAnsi="Times New Roman" w:eastAsia="Times New Roman" w:cs="Times New Roman"/>
          <w:sz w:val="22"/>
          <w:szCs w:val="22"/>
          <w:u w:val="none"/>
        </w:rPr>
        <w:t>The classification scheme used in the new system is summ</w:t>
      </w:r>
      <w:r w:rsidRPr="483DA69D" w:rsidR="483DA69D">
        <w:rPr>
          <w:rFonts w:ascii="Times New Roman" w:hAnsi="Times New Roman" w:eastAsia="Times New Roman" w:cs="Times New Roman"/>
          <w:sz w:val="22"/>
          <w:szCs w:val="22"/>
          <w:u w:val="none"/>
        </w:rPr>
        <w:t>a</w:t>
      </w:r>
      <w:r w:rsidRPr="483DA69D" w:rsidR="483DA69D">
        <w:rPr>
          <w:rFonts w:ascii="Times New Roman" w:hAnsi="Times New Roman" w:eastAsia="Times New Roman" w:cs="Times New Roman"/>
          <w:sz w:val="22"/>
          <w:szCs w:val="22"/>
          <w:u w:val="none"/>
        </w:rPr>
        <w:t>rized</w:t>
      </w:r>
      <w:r w:rsidRPr="483DA69D" w:rsidR="483DA69D">
        <w:rPr>
          <w:rFonts w:ascii="Times New Roman" w:hAnsi="Times New Roman" w:eastAsia="Times New Roman" w:cs="Times New Roman"/>
          <w:sz w:val="22"/>
          <w:szCs w:val="22"/>
          <w:u w:val="none"/>
        </w:rPr>
        <w:t xml:space="preserve"> in </w:t>
      </w:r>
      <w:r w:rsidRPr="483DA69D" w:rsidR="483DA69D">
        <w:rPr>
          <w:rFonts w:ascii="Times New Roman" w:hAnsi="Times New Roman" w:eastAsia="Times New Roman" w:cs="Times New Roman"/>
          <w:sz w:val="22"/>
          <w:szCs w:val="22"/>
          <w:u w:val="none"/>
        </w:rPr>
        <w:t>Figure 34.</w:t>
      </w:r>
    </w:p>
    <w:tbl>
      <w:tblPr>
        <w:tblStyle w:val="GridTable1Light-Accent1"/>
        <w:tblW w:w="0" w:type="auto"/>
        <w:tblLook w:val="04A0" w:firstRow="1" w:lastRow="0" w:firstColumn="1" w:lastColumn="0" w:noHBand="0" w:noVBand="1"/>
      </w:tblPr>
      <w:tblGrid>
        <w:gridCol w:w="9026"/>
      </w:tblGrid>
      <w:tr w:rsidR="60226960" w:rsidTr="60226960" w14:paraId="0387E54B">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49AB247" w14:textId="4EAF4917">
            <w:r w:rsidRPr="60226960" w:rsidR="60226960">
              <w:rPr>
                <w:rFonts w:ascii="Times New Roman" w:hAnsi="Times New Roman" w:eastAsia="Times New Roman" w:cs="Times New Roman"/>
                <w:b w:val="1"/>
                <w:bCs w:val="1"/>
                <w:i w:val="1"/>
                <w:iCs w:val="1"/>
                <w:lang w:val="en-US"/>
              </w:rPr>
              <w:t>Figure 32</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Commodity tree of millet in CPC</w:t>
            </w:r>
          </w:p>
        </w:tc>
      </w:tr>
    </w:tbl>
    <w:p xmlns:wp14="http://schemas.microsoft.com/office/word/2010/wordml" w:rsidRPr="009616CB" w:rsidR="00EB7AF1" w:rsidP="60226960" w:rsidRDefault="000B360D" wp14:noSpellErr="1" w14:paraId="5A86D3D4" wp14:textId="4B57B7BE">
      <w:pPr>
        <w:tabs>
          <w:tab w:val="left" w:pos="703"/>
        </w:tabs>
      </w:pPr>
      <w:r w:rsidRPr="60226960" w:rsidR="60226960">
        <w:rPr>
          <w:rFonts w:ascii="Book Antiqua" w:hAnsi="Book Antiqua" w:eastAsia="Book Antiqua" w:cs="Book Antiqua"/>
          <w:sz w:val="22"/>
          <w:szCs w:val="22"/>
          <w:lang w:val="en-US"/>
        </w:rPr>
        <w:t xml:space="preserve"> </w:t>
      </w:r>
      <w:ins w:author="Josh Browning" w:date="2015-09-03T12:40:00Z" w:id="1473622350">
        <w:r>
          <w:br/>
        </w:r>
      </w:ins>
      <w:r>
        <w:drawing>
          <wp:inline xmlns:wp14="http://schemas.microsoft.com/office/word/2010/wordprocessingDrawing" wp14:editId="10214A29" wp14:anchorId="61A3C9C4">
            <wp:extent cx="4572000" cy="3400425"/>
            <wp:effectExtent l="0" t="0" r="0" b="0"/>
            <wp:docPr id="913544716" name="picture" title=""/>
            <wp:cNvGraphicFramePr>
              <a:graphicFrameLocks noChangeAspect="1"/>
            </wp:cNvGraphicFramePr>
            <a:graphic>
              <a:graphicData uri="http://schemas.openxmlformats.org/drawingml/2006/picture">
                <pic:pic>
                  <pic:nvPicPr>
                    <pic:cNvPr id="0" name="picture"/>
                    <pic:cNvPicPr/>
                  </pic:nvPicPr>
                  <pic:blipFill>
                    <a:blip r:embed="R1dc9575866aa408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Tr="483DA69D" w14:paraId="77FA0204">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5318E938" w14:textId="70280403" w14:noSpellErr="1">
            <w:pPr>
              <w:spacing w:before="200" w:beforeAutospacing="off"/>
            </w:pPr>
            <w:r w:rsidRPr="483DA69D" w:rsidR="483DA69D">
              <w:rPr>
                <w:rFonts w:ascii="Times New Roman" w:hAnsi="Times New Roman" w:eastAsia="Times New Roman" w:cs="Times New Roman"/>
                <w:b w:val="1"/>
                <w:bCs w:val="1"/>
                <w:i w:val="1"/>
                <w:iCs w:val="1"/>
                <w:lang w:val="en-US"/>
              </w:rPr>
              <w:t>Figure 33</w:t>
            </w:r>
            <w:r w:rsidRPr="483DA69D" w:rsidR="483DA69D">
              <w:rPr>
                <w:rFonts w:ascii="Times New Roman" w:hAnsi="Times New Roman" w:eastAsia="Times New Roman" w:cs="Times New Roman"/>
                <w:b w:val="1"/>
                <w:bCs w:val="1"/>
                <w:i w:val="1"/>
                <w:iCs w:val="1"/>
                <w:lang w:val="en-US"/>
              </w:rPr>
              <w:t xml:space="preserve">: </w:t>
            </w:r>
            <w:r w:rsidRPr="483DA69D" w:rsidR="483DA69D">
              <w:rPr>
                <w:rFonts w:ascii="Times New Roman" w:hAnsi="Times New Roman" w:eastAsia="Times New Roman" w:cs="Times New Roman"/>
                <w:b w:val="1"/>
                <w:bCs w:val="1"/>
                <w:i w:val="1"/>
                <w:iCs w:val="1"/>
              </w:rPr>
              <w:t>Classification of millet and its derived products in CPC; CPC hierarchy reflects the economic</w:t>
            </w:r>
            <w:r w:rsidRPr="483DA69D" w:rsidR="483DA69D">
              <w:rPr>
                <w:rFonts w:ascii="Times New Roman" w:hAnsi="Times New Roman" w:eastAsia="Times New Roman" w:cs="Times New Roman"/>
                <w:b w:val="1"/>
                <w:bCs w:val="1"/>
                <w:i w:val="1"/>
                <w:iCs w:val="1"/>
              </w:rPr>
              <w:t xml:space="preserve"> </w:t>
            </w:r>
            <w:r w:rsidRPr="483DA69D" w:rsidR="483DA69D">
              <w:rPr>
                <w:rFonts w:ascii="Times New Roman" w:hAnsi="Times New Roman" w:eastAsia="Times New Roman" w:cs="Times New Roman"/>
                <w:b w:val="1"/>
                <w:bCs w:val="1"/>
                <w:i w:val="1"/>
                <w:iCs w:val="1"/>
              </w:rPr>
              <w:t>activity of origin</w:t>
            </w:r>
          </w:p>
        </w:tc>
      </w:tr>
    </w:tbl>
    <w:tbl>
      <w:tblPr>
        <w:tblStyle w:val="GridTable1Light-Accent1"/>
        <w:tblW w:w="0" w:type="auto"/>
        <w:tblLook w:val="04A0" w:firstRow="1" w:lastRow="0" w:firstColumn="1" w:lastColumn="0" w:noHBand="0" w:noVBand="1"/>
      </w:tblPr>
      <w:tblGrid>
        <w:gridCol w:w="9026"/>
      </w:tblGrid>
      <w:tr w:rsidR="60226960" w:rsidTr="483DA69D" w14:paraId="03363C72">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66BDC6DA" w14:textId="3590B8E7" w14:noSpellErr="1">
            <w:pPr>
              <w:spacing w:before="200" w:beforeAutospacing="off"/>
            </w:pPr>
            <w:r w:rsidRPr="483DA69D" w:rsidR="483DA69D">
              <w:rPr>
                <w:rFonts w:ascii="Calibri" w:hAnsi="Calibri" w:eastAsia="Calibri" w:cs="Calibri"/>
                <w:b w:val="1"/>
                <w:bCs w:val="1"/>
              </w:rPr>
              <w:t xml:space="preserve">Section 0: Agriculture, forestry and fishery products </w:t>
            </w:r>
          </w:p>
          <w:p w:rsidR="60226960" w:rsidP="483DA69D" w:rsidRDefault="60226960" w14:paraId="669779D5" w14:textId="3F996C90" w14:noSpellErr="1">
            <w:pPr>
              <w:spacing w:before="200" w:beforeAutospacing="off"/>
            </w:pPr>
            <w:r w:rsidRPr="483DA69D" w:rsidR="483DA69D">
              <w:rPr>
                <w:rFonts w:ascii="Calibri" w:hAnsi="Calibri" w:eastAsia="Calibri" w:cs="Calibri"/>
                <w:b w:val="0"/>
                <w:bCs w:val="0"/>
              </w:rPr>
              <w:t>Division 01: Products of agriculture, horticulture and market gardening</w:t>
            </w:r>
          </w:p>
          <w:p w:rsidR="60226960" w:rsidP="483DA69D" w:rsidRDefault="60226960" w14:paraId="08CEC831" w14:textId="46364AFC">
            <w:pPr>
              <w:spacing w:before="200" w:beforeAutospacing="off"/>
            </w:pPr>
            <w:r w:rsidRPr="483DA69D" w:rsidR="483DA69D">
              <w:rPr>
                <w:rFonts w:ascii="Calibri" w:hAnsi="Calibri" w:eastAsia="Calibri" w:cs="Calibri"/>
                <w:b w:val="0"/>
                <w:bCs w:val="0"/>
              </w:rPr>
              <w:t>Group 011: Cerals</w:t>
            </w:r>
          </w:p>
          <w:p w:rsidR="60226960" w:rsidRDefault="60226960" w14:noSpellErr="1" w14:paraId="6EB73C2E" w14:textId="00D2F707">
            <w:r w:rsidRPr="60226960" w:rsidR="60226960">
              <w:rPr>
                <w:rFonts w:ascii="Calibri" w:hAnsi="Calibri" w:eastAsia="Calibri" w:cs="Calibri"/>
                <w:b w:val="0"/>
                <w:bCs w:val="0"/>
              </w:rPr>
              <w:t xml:space="preserve">Class </w:t>
            </w:r>
            <w:r w:rsidRPr="60226960" w:rsidR="60226960">
              <w:rPr>
                <w:rFonts w:ascii="Calibri" w:hAnsi="Calibri" w:eastAsia="Calibri" w:cs="Calibri"/>
                <w:b w:val="1"/>
                <w:bCs w:val="1"/>
                <w:color w:val="0000FF"/>
              </w:rPr>
              <w:t xml:space="preserve">0118: MILLET </w:t>
            </w:r>
          </w:p>
          <w:p w:rsidR="60226960" w:rsidP="60226960" w:rsidRDefault="60226960" w14:noSpellErr="1" w14:paraId="15127FFC" w14:textId="569E1DB6">
            <w:pPr>
              <w:pStyle w:val="Normal"/>
            </w:pPr>
          </w:p>
          <w:p w:rsidR="60226960" w:rsidP="60226960" w:rsidRDefault="60226960" w14:noSpellErr="1" w14:paraId="6612249F" w14:textId="33A5ED08">
            <w:pPr>
              <w:ind w:left="0"/>
            </w:pPr>
            <w:r w:rsidRPr="60226960" w:rsidR="60226960">
              <w:rPr>
                <w:rFonts w:ascii="Calibri" w:hAnsi="Calibri" w:eastAsia="Calibri" w:cs="Calibri"/>
                <w:b w:val="1"/>
                <w:bCs w:val="1"/>
              </w:rPr>
              <w:t>Section 2: Food products, beverages and tobacco [...]</w:t>
            </w:r>
          </w:p>
          <w:p w:rsidR="60226960" w:rsidRDefault="60226960" w14:noSpellErr="1" w14:paraId="76FC1501" w14:textId="76360B9C">
            <w:r w:rsidRPr="60226960" w:rsidR="60226960">
              <w:rPr>
                <w:rFonts w:ascii="Calibri" w:hAnsi="Calibri" w:eastAsia="Calibri" w:cs="Calibri"/>
                <w:b w:val="0"/>
                <w:bCs w:val="0"/>
              </w:rPr>
              <w:t>Division 23: Grain mill products, starches and starch products; other food products</w:t>
            </w:r>
          </w:p>
          <w:p w:rsidR="60226960" w:rsidRDefault="60226960" w14:noSpellErr="1" w14:paraId="66ABBA38" w14:textId="2A66D0FD">
            <w:r w:rsidRPr="60226960" w:rsidR="60226960">
              <w:rPr>
                <w:rFonts w:ascii="Calibri" w:hAnsi="Calibri" w:eastAsia="Calibri" w:cs="Calibri"/>
                <w:b w:val="0"/>
                <w:bCs w:val="0"/>
              </w:rPr>
              <w:t>Group 231: Grain mill products</w:t>
            </w:r>
          </w:p>
          <w:p w:rsidR="60226960" w:rsidRDefault="60226960" w14:noSpellErr="1" w14:paraId="6ADA9BBA" w14:textId="7ADB91A7">
            <w:r w:rsidRPr="60226960" w:rsidR="60226960">
              <w:rPr>
                <w:rFonts w:ascii="Calibri" w:hAnsi="Calibri" w:eastAsia="Calibri" w:cs="Calibri"/>
                <w:b w:val="0"/>
                <w:bCs w:val="0"/>
              </w:rPr>
              <w:t>Class 2312: Other cereals flour</w:t>
            </w:r>
          </w:p>
          <w:p w:rsidR="60226960" w:rsidRDefault="60226960" w14:noSpellErr="1" w14:paraId="5FC3095D" w14:textId="051BA6EF">
            <w:r w:rsidRPr="60226960" w:rsidR="60226960">
              <w:rPr>
                <w:rFonts w:ascii="Calibri" w:hAnsi="Calibri" w:eastAsia="Calibri" w:cs="Calibri"/>
                <w:b w:val="0"/>
                <w:bCs w:val="0"/>
              </w:rPr>
              <w:t>Subclass 23120: Other cereal flours</w:t>
            </w:r>
          </w:p>
          <w:p w:rsidR="60226960" w:rsidRDefault="60226960" w14:noSpellErr="1" w14:paraId="450E5A7F" w14:textId="3447B116">
            <w:r w:rsidRPr="60226960" w:rsidR="60226960">
              <w:rPr>
                <w:rFonts w:ascii="Calibri" w:hAnsi="Calibri" w:eastAsia="Calibri" w:cs="Calibri"/>
                <w:b w:val="0"/>
                <w:bCs w:val="0"/>
              </w:rPr>
              <w:t xml:space="preserve">FAO Expansion </w:t>
            </w:r>
            <w:r w:rsidRPr="60226960" w:rsidR="60226960">
              <w:rPr>
                <w:rFonts w:ascii="Calibri" w:hAnsi="Calibri" w:eastAsia="Calibri" w:cs="Calibri"/>
                <w:b w:val="1"/>
                <w:bCs w:val="1"/>
                <w:color w:val="0000FF"/>
              </w:rPr>
              <w:t>23120.05 Flour of millet</w:t>
            </w:r>
          </w:p>
          <w:p w:rsidR="60226960" w:rsidRDefault="60226960" w14:noSpellErr="1" w14:paraId="5846A786" w14:textId="1C2727E5">
            <w:r w:rsidRPr="60226960" w:rsidR="60226960">
              <w:rPr>
                <w:rFonts w:ascii="Calibri" w:hAnsi="Calibri" w:eastAsia="Calibri" w:cs="Calibri"/>
                <w:b w:val="0"/>
                <w:bCs w:val="0"/>
              </w:rPr>
              <w:t>Division 24: Beverages</w:t>
            </w:r>
          </w:p>
          <w:p w:rsidR="60226960" w:rsidRDefault="60226960" w14:noSpellErr="1" w14:paraId="41567FB7" w14:textId="5C49F711">
            <w:r w:rsidRPr="60226960" w:rsidR="60226960">
              <w:rPr>
                <w:rFonts w:ascii="Calibri" w:hAnsi="Calibri" w:eastAsia="Calibri" w:cs="Calibri"/>
                <w:b w:val="0"/>
                <w:bCs w:val="0"/>
              </w:rPr>
              <w:t>Group 243: Malt liquors and malt</w:t>
            </w:r>
          </w:p>
          <w:p w:rsidR="60226960" w:rsidRDefault="60226960" w14:noSpellErr="1" w14:paraId="3A0C1C1A" w14:textId="1F28A009">
            <w:r w:rsidRPr="60226960" w:rsidR="60226960">
              <w:rPr>
                <w:rFonts w:ascii="Calibri" w:hAnsi="Calibri" w:eastAsia="Calibri" w:cs="Calibri"/>
                <w:b w:val="0"/>
                <w:bCs w:val="0"/>
              </w:rPr>
              <w:t>Class 24310: Beer made from malt</w:t>
            </w:r>
          </w:p>
          <w:p w:rsidR="60226960" w:rsidRDefault="60226960" w14:noSpellErr="1" w14:paraId="50D9E9EC" w14:textId="0C1290DA">
            <w:r w:rsidRPr="60226960" w:rsidR="60226960">
              <w:rPr>
                <w:rFonts w:ascii="Calibri" w:hAnsi="Calibri" w:eastAsia="Calibri" w:cs="Calibri"/>
                <w:b w:val="0"/>
                <w:bCs w:val="0"/>
              </w:rPr>
              <w:t>FAO Expansion</w:t>
            </w:r>
            <w:r w:rsidRPr="60226960" w:rsidR="60226960">
              <w:rPr>
                <w:rFonts w:ascii="Calibri" w:hAnsi="Calibri" w:eastAsia="Calibri" w:cs="Calibri"/>
              </w:rPr>
              <w:t xml:space="preserve"> </w:t>
            </w:r>
            <w:r w:rsidRPr="60226960" w:rsidR="60226960">
              <w:rPr>
                <w:rFonts w:ascii="Calibri" w:hAnsi="Calibri" w:eastAsia="Calibri" w:cs="Calibri"/>
                <w:b w:val="1"/>
                <w:bCs w:val="1"/>
                <w:color w:val="0000FF"/>
              </w:rPr>
              <w:t>24310.03 Beer of millet</w:t>
            </w:r>
          </w:p>
          <w:p w:rsidR="60226960" w:rsidP="60226960" w:rsidRDefault="60226960" w14:noSpellErr="1" w14:paraId="75272411" w14:textId="336D22D0">
            <w:pPr>
              <w:pStyle w:val="Normal"/>
            </w:pPr>
          </w:p>
          <w:p w:rsidR="60226960" w:rsidP="60226960" w:rsidRDefault="60226960" w14:noSpellErr="1" w14:paraId="37030014" w14:textId="46992932">
            <w:pPr>
              <w:ind w:left="0"/>
            </w:pPr>
            <w:r w:rsidRPr="60226960" w:rsidR="60226960">
              <w:rPr>
                <w:rFonts w:ascii="Calibri" w:hAnsi="Calibri" w:eastAsia="Calibri" w:cs="Calibri"/>
                <w:b w:val="1"/>
                <w:bCs w:val="1"/>
              </w:rPr>
              <w:t xml:space="preserve">Section 3: Other transportable goods </w:t>
            </w:r>
          </w:p>
          <w:p w:rsidR="60226960" w:rsidRDefault="60226960" w14:noSpellErr="1" w14:paraId="6A840F43" w14:textId="3685FE8C">
            <w:r w:rsidRPr="60226960" w:rsidR="60226960">
              <w:rPr>
                <w:rFonts w:ascii="Calibri" w:hAnsi="Calibri" w:eastAsia="Calibri" w:cs="Calibri"/>
                <w:b w:val="0"/>
                <w:bCs w:val="0"/>
              </w:rPr>
              <w:t>Division 39: Wastes or scraps</w:t>
            </w:r>
          </w:p>
          <w:p w:rsidR="60226960" w:rsidRDefault="60226960" w14:noSpellErr="1" w14:paraId="3A67F1C1" w14:textId="2E356BCA">
            <w:r w:rsidRPr="60226960" w:rsidR="60226960">
              <w:rPr>
                <w:rFonts w:ascii="Calibri" w:hAnsi="Calibri" w:eastAsia="Calibri" w:cs="Calibri"/>
                <w:b w:val="0"/>
                <w:bCs w:val="0"/>
              </w:rPr>
              <w:t>Group 391: Wastes from food and tobacco industry</w:t>
            </w:r>
          </w:p>
          <w:p w:rsidR="60226960" w:rsidRDefault="60226960" w14:noSpellErr="1" w14:paraId="4ADF5476" w14:textId="255ABC1F">
            <w:r w:rsidRPr="60226960" w:rsidR="60226960">
              <w:rPr>
                <w:rFonts w:ascii="Calibri" w:hAnsi="Calibri" w:eastAsia="Calibri" w:cs="Calibri"/>
                <w:b w:val="0"/>
                <w:bCs w:val="0"/>
              </w:rPr>
              <w:t>Class 3912: Bran and other residues from the working of cereals or legumes</w:t>
            </w:r>
          </w:p>
          <w:p w:rsidR="60226960" w:rsidRDefault="60226960" w14:noSpellErr="1" w14:paraId="655BB18E" w14:textId="182B9782">
            <w:r w:rsidRPr="60226960" w:rsidR="60226960">
              <w:rPr>
                <w:rFonts w:ascii="Calibri" w:hAnsi="Calibri" w:eastAsia="Calibri" w:cs="Calibri"/>
                <w:b w:val="0"/>
                <w:bCs w:val="0"/>
              </w:rPr>
              <w:t>Subclass 39120: Bran and other residues from the working of cereals or legumes</w:t>
            </w:r>
          </w:p>
          <w:p w:rsidR="60226960" w:rsidRDefault="60226960" w14:paraId="795F87A8" w14:noSpellErr="1" w14:textId="0E41C934">
            <w:r w:rsidRPr="483DA69D" w:rsidR="483DA69D">
              <w:rPr>
                <w:rFonts w:ascii="Calibri" w:hAnsi="Calibri" w:eastAsia="Calibri" w:cs="Calibri"/>
                <w:b w:val="0"/>
                <w:bCs w:val="0"/>
              </w:rPr>
              <w:t>FAO Expansion</w:t>
            </w:r>
            <w:r w:rsidRPr="483DA69D" w:rsidR="483DA69D">
              <w:rPr>
                <w:rFonts w:ascii="Calibri" w:hAnsi="Calibri" w:eastAsia="Calibri" w:cs="Calibri"/>
              </w:rPr>
              <w:t xml:space="preserve"> </w:t>
            </w:r>
            <w:r w:rsidRPr="483DA69D" w:rsidR="483DA69D">
              <w:rPr>
                <w:rFonts w:ascii="Calibri" w:hAnsi="Calibri" w:eastAsia="Calibri" w:cs="Calibri"/>
                <w:b w:val="1"/>
                <w:bCs w:val="1"/>
                <w:color w:val="0000FF"/>
              </w:rPr>
              <w:t>39120.07: Bran of millet</w:t>
            </w:r>
            <w:r w:rsidRPr="483DA69D" w:rsidR="483DA69D">
              <w:rPr>
                <w:lang w:val="en-US"/>
              </w:rPr>
              <w:t xml:space="preserve"> </w:t>
            </w:r>
          </w:p>
        </w:tc>
      </w:tr>
    </w:tbl>
    <w:p xmlns:wp14="http://schemas.microsoft.com/office/word/2010/wordml" w:rsidRPr="009616CB" w:rsidR="00EB7AF1" w:rsidP="60226960" w:rsidRDefault="000B360D" wp14:noSpellErr="1" w14:paraId="79D99F4F" wp14:textId="1B1C86AF">
      <w:pPr>
        <w:pStyle w:val="Normal"/>
        <w:tabs>
          <w:tab w:val="left" w:pos="703"/>
        </w:tabs>
      </w:pPr>
    </w:p>
    <w:p xmlns:wp14="http://schemas.microsoft.com/office/word/2010/wordml" w:rsidRPr="009616CB" w:rsidR="00EB7AF1" w:rsidP="60226960" w:rsidRDefault="000B360D" wp14:noSpellErr="1" w14:paraId="6B9D0D75" wp14:textId="48037A8A">
      <w:pPr>
        <w:tabs>
          <w:tab w:val="left" w:pos="703"/>
        </w:tabs>
      </w:pPr>
      <w:r w:rsidRPr="60226960" w:rsidR="60226960">
        <w:rPr>
          <w:rFonts w:ascii="Times New Roman" w:hAnsi="Times New Roman" w:eastAsia="Times New Roman" w:cs="Times New Roman"/>
          <w:sz w:val="22"/>
          <w:szCs w:val="22"/>
          <w:lang w:val="en-US"/>
        </w:rPr>
        <w:t xml:space="preserve"> </w:t>
      </w:r>
      <w:r w:rsidRPr="60226960" w:rsidR="60226960">
        <w:rPr>
          <w:rFonts w:ascii="Times New Roman" w:hAnsi="Times New Roman" w:eastAsia="Times New Roman" w:cs="Times New Roman"/>
          <w:b w:val="1"/>
          <w:bCs w:val="1"/>
          <w:i w:val="1"/>
          <w:iCs w:val="1"/>
          <w:sz w:val="22"/>
          <w:szCs w:val="22"/>
          <w:u w:val="none"/>
          <w:lang w:val="en-US"/>
        </w:rPr>
        <w:t xml:space="preserve">Figure </w:t>
      </w:r>
      <w:r w:rsidRPr="60226960" w:rsidR="60226960">
        <w:rPr>
          <w:rFonts w:ascii="Times New Roman" w:hAnsi="Times New Roman" w:eastAsia="Times New Roman" w:cs="Times New Roman"/>
          <w:b w:val="1"/>
          <w:bCs w:val="1"/>
          <w:i w:val="1"/>
          <w:iCs w:val="1"/>
          <w:sz w:val="22"/>
          <w:szCs w:val="22"/>
          <w:u w:val="none"/>
          <w:lang w:val="en-US"/>
        </w:rPr>
        <w:t>34</w:t>
      </w:r>
      <w:r w:rsidRPr="60226960" w:rsidR="60226960">
        <w:rPr>
          <w:rFonts w:ascii="Times New Roman" w:hAnsi="Times New Roman" w:eastAsia="Times New Roman" w:cs="Times New Roman"/>
          <w:b w:val="1"/>
          <w:bCs w:val="1"/>
          <w:i w:val="1"/>
          <w:iCs w:val="1"/>
          <w:sz w:val="22"/>
          <w:szCs w:val="22"/>
          <w:u w:val="none"/>
          <w:lang w:val="en-US"/>
        </w:rPr>
        <w:t xml:space="preserve">: </w:t>
      </w:r>
      <w:r w:rsidRPr="60226960" w:rsidR="60226960">
        <w:rPr>
          <w:rFonts w:ascii="Times New Roman" w:hAnsi="Times New Roman" w:eastAsia="Times New Roman" w:cs="Times New Roman"/>
          <w:b w:val="1"/>
          <w:bCs w:val="1"/>
          <w:i w:val="1"/>
          <w:iCs w:val="1"/>
          <w:sz w:val="22"/>
          <w:szCs w:val="22"/>
          <w:u w:val="none"/>
        </w:rPr>
        <w:t>Classification scheme used in the new system</w:t>
      </w:r>
    </w:p>
    <w:p xmlns:wp14="http://schemas.microsoft.com/office/word/2010/wordml" w:rsidRPr="009616CB" w:rsidR="00EB7AF1" w:rsidP="60226960" w:rsidRDefault="000B360D" wp14:noSpellErr="1" w14:paraId="28FB4BE9" wp14:textId="26D14BE1">
      <w:pPr>
        <w:tabs>
          <w:tab w:val="left" w:pos="703"/>
        </w:tabs>
        <w:jc w:val="center"/>
      </w:pPr>
      <w:r>
        <w:drawing>
          <wp:inline xmlns:wp14="http://schemas.microsoft.com/office/word/2010/wordprocessingDrawing" wp14:editId="6BFBEF99" wp14:anchorId="18DF1D38">
            <wp:extent cx="2981325" cy="3209925"/>
            <wp:effectExtent l="0" t="0" r="0" b="0"/>
            <wp:docPr id="915377973" name="picture" title=""/>
            <wp:cNvGraphicFramePr>
              <a:graphicFrameLocks noChangeAspect="1"/>
            </wp:cNvGraphicFramePr>
            <a:graphic>
              <a:graphicData uri="http://schemas.openxmlformats.org/drawingml/2006/picture">
                <pic:pic>
                  <pic:nvPicPr>
                    <pic:cNvPr id="0" name="picture"/>
                    <pic:cNvPicPr/>
                  </pic:nvPicPr>
                  <pic:blipFill>
                    <a:blip r:embed="R1903a7d96e5f4465">
                      <a:extLst>
                        <a:ext xmlns:a="http://schemas.openxmlformats.org/drawingml/2006/main" uri="{28A0092B-C50C-407E-A947-70E740481C1C}">
                          <a14:useLocalDpi val="0"/>
                        </a:ext>
                      </a:extLst>
                    </a:blip>
                    <a:stretch>
                      <a:fillRect/>
                    </a:stretch>
                  </pic:blipFill>
                  <pic:spPr>
                    <a:xfrm>
                      <a:off x="0" y="0"/>
                      <a:ext cx="2981325" cy="3209925"/>
                    </a:xfrm>
                    <a:prstGeom prst="rect">
                      <a:avLst/>
                    </a:prstGeom>
                  </pic:spPr>
                </pic:pic>
              </a:graphicData>
            </a:graphic>
          </wp:inline>
        </w:drawing>
      </w:r>
    </w:p>
    <w:p xmlns:wp14="http://schemas.microsoft.com/office/word/2010/wordml" w:rsidRPr="009616CB" w:rsidR="00EB7AF1" w:rsidP="00EB7AF1" w:rsidRDefault="00EB7AF1" w14:paraId="168009DB" wp14:textId="77777777">
      <w:pPr>
        <w:rPr>
          <w:rFonts w:ascii="Times New Roman" w:hAnsi="Times New Roman" w:cs="Times New Roman"/>
          <w:noProof/>
          <w:sz w:val="24"/>
          <w:szCs w:val="24"/>
          <w:lang w:val="en-GB"/>
        </w:rPr>
      </w:pPr>
    </w:p>
    <w:p xmlns:wp14="http://schemas.microsoft.com/office/word/2010/wordml" w:rsidRPr="009616CB" w:rsidR="00194FEC" w:rsidP="483DA69D" w:rsidRDefault="00194FEC" w14:paraId="36FD79F1" wp14:textId="77777777" wp14:noSpellErr="1">
      <w:pPr>
        <w:pStyle w:val="Heading2"/>
        <w:numPr>
          <w:numId w:val="0"/>
        </w:numPr>
        <w:ind w:left="0" w:hanging="0"/>
      </w:pPr>
      <w:bookmarkStart w:name="_Toc293229092" w:id="3476"/>
      <w:bookmarkStart w:name="_Toc428436078" w:id="3477"/>
      <w:bookmarkStart w:name="_Toc428436379" w:id="3478"/>
      <w:bookmarkStart w:name="_Toc428436505" w:id="3479"/>
      <w:r w:rsidRPr="009616CB">
        <w:rPr/>
        <w:t>Appendix 1</w:t>
      </w:r>
      <w:bookmarkEnd w:id="3476"/>
      <w:bookmarkEnd w:id="3477"/>
      <w:bookmarkEnd w:id="3478"/>
      <w:bookmarkEnd w:id="3479"/>
    </w:p>
    <w:p xmlns:wp14="http://schemas.microsoft.com/office/word/2010/wordml" w:rsidRPr="009616CB" w:rsidR="00BA19DC" w:rsidP="00BA19DC" w:rsidRDefault="00BA19DC" w14:paraId="2298D620" wp14:textId="77777777">
      <w:pPr>
        <w:rPr>
          <w:rFonts w:ascii="Times New Roman" w:hAnsi="Times New Roman" w:cs="Times New Roman"/>
        </w:rPr>
      </w:pPr>
    </w:p>
    <w:p xmlns:wp14="http://schemas.microsoft.com/office/word/2010/wordml" w:rsidRPr="009616CB" w:rsidR="00194FEC" w:rsidP="00BA19DC" w:rsidRDefault="00F419F3" w14:paraId="49E881C9" wp14:textId="77777777" wp14:noSpellErr="1">
      <w:pPr>
        <w:rPr>
          <w:rFonts w:ascii="Times New Roman" w:hAnsi="Times New Roman" w:cs="Times New Roman"/>
        </w:rPr>
      </w:pPr>
      <w:ins w:author="Josh Browning" w:date="2015-09-01T10:19:00Z" w:id="3480">
        <w:r w:rsidRPr="60226960">
          <w:rPr>
            <w:rFonts w:ascii="Times New Roman" w:hAnsi="Times New Roman" w:eastAsia="Times New Roman" w:cs="Times New Roman"/>
          </w:rPr>
          <w:t xml:space="preserve">The following are </w:t>
        </w:r>
      </w:ins>
      <w:del w:author="Josh Browning" w:date="2015-09-01T10:19:00Z" w:id="3481">
        <w:r w:rsidRPr="009616CB" w:rsidDel="00F419F3" w:rsidR="00194FEC">
          <w:rPr>
            <w:rFonts w:ascii="Times New Roman" w:hAnsi="Times New Roman" w:cs="Times New Roman"/>
          </w:rPr>
          <w:delText xml:space="preserve">Examples </w:delText>
        </w:r>
      </w:del>
      <w:ins w:author="Josh Browning" w:date="2015-09-01T10:19:00Z" w:id="3482">
        <w:r w:rsidRPr="60226960">
          <w:rPr>
            <w:rFonts w:ascii="Times New Roman" w:hAnsi="Times New Roman" w:eastAsia="Times New Roman" w:cs="Times New Roman"/>
          </w:rPr>
          <w:t>e</w:t>
        </w:r>
        <w:r w:rsidRPr="60226960">
          <w:rPr>
            <w:rFonts w:ascii="Times New Roman" w:hAnsi="Times New Roman" w:eastAsia="Times New Roman" w:cs="Times New Roman"/>
          </w:rPr>
          <w:t xml:space="preserve">xamples </w:t>
        </w:r>
      </w:ins>
      <w:r w:rsidRPr="60226960" w:rsidR="00194FEC">
        <w:rPr>
          <w:rFonts w:ascii="Times New Roman" w:hAnsi="Times New Roman" w:eastAsia="Times New Roman" w:cs="Times New Roman"/>
        </w:rPr>
        <w:t>of solutions adopted to convert FAOSTAT data on agricultural commodities from FCL to CPC format</w:t>
      </w:r>
      <w:ins w:author="Josh Browning" w:date="2015-09-01T10:19:00Z" w:id="3483">
        <w:r w:rsidRPr="60226960">
          <w:rPr>
            <w:rFonts w:ascii="Times New Roman" w:hAnsi="Times New Roman" w:eastAsia="Times New Roman" w:cs="Times New Roman"/>
          </w:rPr>
          <w:t>.</w:t>
        </w:r>
      </w:ins>
      <w:del w:author="Josh Browning" w:date="2015-09-01T10:19:00Z" w:id="3484">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EB7AF1" w14:paraId="5F917E5F"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sz w:val="24"/>
          <w:szCs w:val="24"/>
          <w:lang w:val="en-GB" w:eastAsia="en-GB"/>
        </w:rPr>
        <w:t xml:space="preserve">In </w:t>
      </w:r>
      <w:r w:rsidRPr="60226960">
        <w:rPr>
          <w:rFonts w:ascii="Times New Roman" w:hAnsi="Times New Roman" w:eastAsia="Times New Roman" w:cs="Times New Roman"/>
          <w:b w:val="1"/>
          <w:bCs w:val="1"/>
          <w:sz w:val="24"/>
          <w:szCs w:val="24"/>
          <w:lang w:val="en-GB" w:eastAsia="en-GB"/>
        </w:rPr>
        <w:t>one-to-one</w:t>
      </w:r>
      <w:r w:rsidRPr="60226960">
        <w:rPr>
          <w:rFonts w:ascii="Times New Roman" w:hAnsi="Times New Roman" w:eastAsia="Times New Roman" w:cs="Times New Roman"/>
          <w:sz w:val="24"/>
          <w:szCs w:val="24"/>
          <w:lang w:val="en-GB" w:eastAsia="en-GB"/>
        </w:rPr>
        <w:t xml:space="preserve"> cases old data are transferred to the new classification</w:t>
      </w:r>
      <w:ins w:author="Josh Browning" w:date="2015-09-01T10:19:00Z" w:id="3485">
        <w:r w:rsidRPr="60226960" w:rsidR="00F419F3">
          <w:rPr>
            <w:rFonts w:ascii="Times New Roman" w:hAnsi="Times New Roman" w:eastAsia="Times New Roman" w:cs="Times New Roman"/>
            <w:sz w:val="24"/>
            <w:szCs w:val="24"/>
            <w:lang w:val="en-GB" w:eastAsia="en-GB"/>
          </w:rPr>
          <w:t>,</w:t>
        </w:r>
      </w:ins>
      <w:r w:rsidRPr="60226960">
        <w:rPr>
          <w:rFonts w:ascii="Times New Roman" w:hAnsi="Times New Roman" w:eastAsia="Times New Roman" w:cs="Times New Roman"/>
          <w:sz w:val="24"/>
          <w:szCs w:val="24"/>
          <w:lang w:val="en-GB" w:eastAsia="en-GB"/>
        </w:rPr>
        <w:t xml:space="preserve"> i.e. codes and definitions are re-assigned according to the new classification while data remain the same (</w:t>
      </w:r>
      <w:r w:rsidRPr="60226960">
        <w:rPr>
          <w:rFonts w:ascii="Times New Roman" w:hAnsi="Times New Roman" w:eastAsia="Times New Roman" w:cs="Times New Roman"/>
          <w:sz w:val="24"/>
          <w:szCs w:val="24"/>
          <w:highlight w:val="lightGray"/>
          <w:lang w:val="en-GB" w:eastAsia="en-GB"/>
        </w:rPr>
        <w:t>Example 1</w:t>
      </w:r>
      <w:r w:rsidRPr="60226960">
        <w:rPr>
          <w:rFonts w:ascii="Times New Roman" w:hAnsi="Times New Roman" w:eastAsia="Times New Roman" w:cs="Times New Roman"/>
          <w:sz w:val="24"/>
          <w:szCs w:val="24"/>
          <w:lang w:val="en-GB" w:eastAsia="en-GB"/>
        </w:rPr>
        <w:t>).</w:t>
      </w:r>
    </w:p>
    <w:p xmlns:wp14="http://schemas.microsoft.com/office/word/2010/wordml" w:rsidRPr="009616CB" w:rsidR="00EB7AF1" w:rsidP="00EB7AF1" w:rsidRDefault="00EB7AF1" w14:paraId="3A4D0FA8" wp14:textId="77777777">
      <w:pPr>
        <w:jc w:val="both"/>
        <w:rPr>
          <w:rFonts w:ascii="Times New Roman" w:hAnsi="Times New Roman" w:cs="Times New Roman"/>
          <w:sz w:val="24"/>
          <w:szCs w:val="24"/>
          <w:lang w:val="en-GB" w:eastAsia="en-GB"/>
        </w:rPr>
      </w:pPr>
      <w:r w:rsidRPr="483DA69D" w:rsidR="483DA69D">
        <w:rPr>
          <w:rFonts w:ascii="Times New Roman" w:hAnsi="Times New Roman" w:eastAsia="Times New Roman" w:cs="Times New Roman"/>
          <w:sz w:val="24"/>
          <w:szCs w:val="24"/>
          <w:lang w:val="en-GB" w:eastAsia="en-GB"/>
        </w:rPr>
        <w:t>Example 1:</w:t>
      </w:r>
      <w:r w:rsidRPr="483DA69D" w:rsidR="483DA69D">
        <w:rPr>
          <w:rFonts w:ascii="Times New Roman" w:hAnsi="Times New Roman" w:eastAsia="Times New Roman" w:cs="Times New Roman"/>
          <w:lang w:val="en-GB" w:eastAsia="en-GB"/>
        </w:rPr>
        <w:t xml:space="preserve"> D</w:t>
      </w:r>
      <w:r w:rsidRPr="483DA69D" w:rsidR="483DA69D">
        <w:rPr>
          <w:rFonts w:ascii="Times New Roman" w:hAnsi="Times New Roman" w:eastAsia="Times New Roman" w:cs="Times New Roman"/>
          <w:sz w:val="24"/>
          <w:szCs w:val="24"/>
          <w:lang w:val="en-GB" w:eastAsia="en-GB"/>
        </w:rPr>
        <w:t>ata conversion from FCL to CPC in case of one-to-one type of link</w:t>
      </w: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36"/>
        <w:gridCol w:w="1261"/>
        <w:gridCol w:w="1958"/>
        <w:gridCol w:w="1252"/>
        <w:gridCol w:w="932"/>
        <w:gridCol w:w="1259"/>
        <w:gridCol w:w="2070"/>
      </w:tblGrid>
      <w:tr xmlns:wp14="http://schemas.microsoft.com/office/word/2010/wordml" w:rsidRPr="00194E38" w:rsidR="00B2210D" w:rsidTr="483DA69D" w14:paraId="20967B9E" wp14:textId="77777777">
        <w:trPr>
          <w:trHeight w:val="300"/>
          <w:jc w:val="center"/>
          <w:ins w:author="Valentina" w:date="2015-09-03T14:39:00Z" w:id="3488"/>
        </w:trPr>
        <w:tc>
          <w:tcPr>
            <w:tcW w:w="2089" w:type="pct"/>
            <w:gridSpan w:val="3"/>
            <w:shd w:val="clear" w:color="auto" w:fill="DDD9C3"/>
            <w:noWrap/>
            <w:tcMar/>
            <w:vAlign w:val="center"/>
            <w:hideMark/>
          </w:tcPr>
          <w:p w:rsidR="00B2210D" w:rsidP="006676C4" w:rsidRDefault="00B2210D" w14:paraId="48F8FDD4" wp14:textId="77777777" wp14:noSpellErr="1">
            <w:pPr>
              <w:spacing w:after="0" w:line="240" w:lineRule="auto"/>
              <w:jc w:val="both"/>
              <w:rPr>
                <w:ins w:author="Valentina" w:date="2015-09-03T14:39:00Z" w:id="3489"/>
                <w:rFonts w:ascii="Times New Roman" w:hAnsi="Times New Roman" w:cs="Times New Roman"/>
                <w:iCs/>
                <w:color w:val="000000"/>
                <w:sz w:val="20"/>
                <w:szCs w:val="20"/>
                <w:lang w:val="en-GB" w:eastAsia="en-US"/>
              </w:rPr>
            </w:pPr>
            <w:ins w:author="Valentina" w:date="2015-09-03T14:39:00Z" w:id="3490">
              <w:r w:rsidRPr="60226960">
                <w:rPr>
                  <w:rFonts w:ascii="Times New Roman" w:hAnsi="Times New Roman" w:eastAsia="Times New Roman" w:cs="Times New Roman"/>
                  <w:color w:val="000000"/>
                  <w:sz w:val="20"/>
                  <w:szCs w:val="20"/>
                  <w:lang w:val="en-GB" w:eastAsia="en-US"/>
                </w:rPr>
                <w:t>FCL</w:t>
              </w:r>
            </w:ins>
          </w:p>
        </w:tc>
        <w:tc>
          <w:tcPr>
            <w:tcW w:w="661" w:type="pct"/>
            <w:vMerge w:val="restart"/>
            <w:tcBorders>
              <w:top w:val="double" w:color="8DB3E2" w:themeColor="text2" w:themeTint="66" w:sz="4" w:space="0"/>
            </w:tcBorders>
            <w:shd w:val="clear" w:color="auto" w:fill="auto"/>
            <w:tcMar/>
            <w:vAlign w:val="center"/>
          </w:tcPr>
          <w:p w:rsidR="00B2210D" w:rsidP="006676C4" w:rsidRDefault="00B2210D" w14:paraId="370B5CF3" wp14:textId="02DF2A95">
            <w:pPr>
              <w:spacing w:after="0" w:line="240" w:lineRule="auto"/>
              <w:rPr>
                <w:ins w:author="Valentina" w:date="2015-09-03T14:39:00Z" w:id="3491"/>
                <w:rFonts w:ascii="Times New Roman" w:hAnsi="Times New Roman" w:cs="Times New Roman"/>
                <w:bCs/>
                <w:sz w:val="20"/>
                <w:szCs w:val="20"/>
                <w:lang w:val="en-GB" w:eastAsia="en-US"/>
              </w:rPr>
            </w:pPr>
            <w:ins w:author="Valentina" w:date="2015-09-03T14:39:00Z" w:id="3492">
              <w:r w:rsidRPr="60226960">
                <w:rPr>
                  <w:rFonts w:ascii="Times New Roman" w:hAnsi="Times New Roman" w:eastAsia="Times New Roman" w:cs="Times New Roman"/>
                  <w:sz w:val="20"/>
                  <w:szCs w:val="20"/>
                  <w:lang w:val="en-GB" w:eastAsia="en-US"/>
                </w:rPr>
                <w:t>FCL</w:t>
              </w:r>
            </w:ins>
            <w:r w:rsidRPr="60226960" w:rsidR="483DA69D">
              <w:rPr>
                <w:rFonts w:ascii="Times New Roman" w:hAnsi="Times New Roman" w:eastAsia="Times New Roman" w:cs="Times New Roman"/>
                <w:sz w:val="20"/>
                <w:szCs w:val="20"/>
                <w:lang w:val="en-GB" w:eastAsia="en-US"/>
              </w:rPr>
              <w:t>to</w:t>
            </w:r>
            <w:ins w:author="Valentina" w:date="2015-09-03T14:39:00Z" w:id="1336842009">
              <w:r w:rsidRPr="60226960">
                <w:rPr>
                  <w:rFonts w:ascii="Times New Roman" w:hAnsi="Times New Roman" w:eastAsia="Times New Roman" w:cs="Times New Roman"/>
                  <w:sz w:val="20"/>
                  <w:szCs w:val="20"/>
                  <w:lang w:val="en-GB" w:eastAsia="en-US"/>
                </w:rPr>
                <w:t xml:space="preserve">CPC</w:t>
              </w:r>
            </w:ins>
          </w:p>
          <w:p w:rsidR="00B2210D" w:rsidP="006676C4" w:rsidRDefault="00B2210D" w14:paraId="3A6FA6A8" wp14:textId="77777777" wp14:noSpellErr="1">
            <w:pPr>
              <w:spacing w:after="0" w:line="240" w:lineRule="auto"/>
              <w:rPr>
                <w:ins w:author="Valentina" w:date="2015-09-03T14:39:00Z" w:id="3493"/>
                <w:rFonts w:ascii="Times New Roman" w:hAnsi="Times New Roman" w:cs="Times New Roman"/>
                <w:iCs/>
                <w:sz w:val="20"/>
                <w:szCs w:val="20"/>
                <w:lang w:val="en-GB" w:eastAsia="en-US"/>
              </w:rPr>
            </w:pPr>
            <w:ins w:author="Valentina" w:date="2015-09-03T14:39:00Z" w:id="3494">
              <w:r w:rsidRPr="60226960">
                <w:rPr>
                  <w:rFonts w:ascii="Times New Roman" w:hAnsi="Times New Roman" w:eastAsia="Times New Roman" w:cs="Times New Roman"/>
                  <w:sz w:val="20"/>
                  <w:szCs w:val="20"/>
                  <w:lang w:val="en-GB" w:eastAsia="en-US"/>
                </w:rPr>
                <w:t>conversion factor</w:t>
              </w:r>
            </w:ins>
          </w:p>
        </w:tc>
        <w:tc>
          <w:tcPr>
            <w:tcW w:w="2251" w:type="pct"/>
            <w:gridSpan w:val="3"/>
            <w:shd w:val="clear" w:color="auto" w:fill="DBE5F1" w:themeFill="accent1" w:themeFillTint="33"/>
            <w:noWrap/>
            <w:tcMar/>
            <w:vAlign w:val="center"/>
            <w:hideMark/>
          </w:tcPr>
          <w:p w:rsidR="00B2210D" w:rsidP="006676C4" w:rsidRDefault="00B2210D" w14:paraId="681F9AEF" wp14:textId="77777777" wp14:noSpellErr="1">
            <w:pPr>
              <w:spacing w:after="0" w:line="240" w:lineRule="auto"/>
              <w:jc w:val="both"/>
              <w:rPr>
                <w:ins w:author="Valentina" w:date="2015-09-03T14:39:00Z" w:id="3495"/>
                <w:rFonts w:ascii="Times New Roman" w:hAnsi="Times New Roman" w:cs="Times New Roman"/>
                <w:iCs/>
                <w:color w:val="000000"/>
                <w:sz w:val="20"/>
                <w:szCs w:val="20"/>
                <w:lang w:val="en-GB" w:eastAsia="en-US"/>
              </w:rPr>
            </w:pPr>
            <w:ins w:author="Valentina" w:date="2015-09-03T14:39:00Z" w:id="3496">
              <w:r w:rsidRPr="60226960">
                <w:rPr>
                  <w:rFonts w:ascii="Times New Roman" w:hAnsi="Times New Roman" w:eastAsia="Times New Roman" w:cs="Times New Roman"/>
                  <w:color w:val="000000"/>
                  <w:sz w:val="20"/>
                  <w:szCs w:val="20"/>
                  <w:lang w:val="en-GB" w:eastAsia="en-US"/>
                </w:rPr>
                <w:t>CPC ver. 2.1</w:t>
              </w:r>
            </w:ins>
          </w:p>
        </w:tc>
      </w:tr>
      <w:tr xmlns:wp14="http://schemas.microsoft.com/office/word/2010/wordml" w:rsidRPr="00194E38" w:rsidR="00B2210D" w:rsidTr="483DA69D" w14:paraId="5932EA0F" wp14:textId="77777777">
        <w:trPr>
          <w:trHeight w:val="300"/>
          <w:jc w:val="center"/>
          <w:ins w:author="Valentina" w:date="2015-09-03T14:39:00Z" w:id="3497"/>
        </w:trPr>
        <w:tc>
          <w:tcPr>
            <w:tcW w:w="389" w:type="pct"/>
            <w:noWrap/>
            <w:tcMar/>
            <w:hideMark/>
          </w:tcPr>
          <w:p w:rsidR="00B2210D" w:rsidP="006676C4" w:rsidRDefault="00B2210D" w14:paraId="7B5E6085" wp14:textId="77777777" wp14:noSpellErr="1">
            <w:pPr>
              <w:spacing w:after="0" w:line="240" w:lineRule="auto"/>
              <w:jc w:val="both"/>
              <w:rPr>
                <w:ins w:author="Valentina" w:date="2015-09-03T14:39:00Z" w:id="3498"/>
                <w:rFonts w:ascii="Times New Roman" w:hAnsi="Times New Roman" w:cs="Times New Roman"/>
                <w:bCs/>
                <w:color w:val="000000"/>
                <w:sz w:val="20"/>
                <w:szCs w:val="20"/>
                <w:lang w:val="en-GB" w:eastAsia="en-US"/>
              </w:rPr>
            </w:pPr>
            <w:ins w:author="Valentina" w:date="2015-09-03T14:39:00Z" w:id="3499">
              <w:r w:rsidRPr="60226960">
                <w:rPr>
                  <w:rFonts w:ascii="Times New Roman" w:hAnsi="Times New Roman" w:eastAsia="Times New Roman" w:cs="Times New Roman"/>
                  <w:color w:val="000000"/>
                  <w:sz w:val="20"/>
                  <w:szCs w:val="20"/>
                  <w:lang w:val="en-GB" w:eastAsia="en-US"/>
                </w:rPr>
                <w:t>code</w:t>
              </w:r>
            </w:ins>
          </w:p>
        </w:tc>
        <w:tc>
          <w:tcPr>
            <w:tcW w:w="666" w:type="pct"/>
            <w:noWrap/>
            <w:tcMar/>
            <w:hideMark/>
          </w:tcPr>
          <w:p w:rsidR="00B2210D" w:rsidP="006676C4" w:rsidRDefault="00B2210D" w14:paraId="2D87C0D1" wp14:textId="77777777" wp14:noSpellErr="1">
            <w:pPr>
              <w:spacing w:after="0" w:line="240" w:lineRule="auto"/>
              <w:jc w:val="both"/>
              <w:rPr>
                <w:ins w:author="Valentina" w:date="2015-09-03T14:39:00Z" w:id="3500"/>
                <w:rFonts w:ascii="Times New Roman" w:hAnsi="Times New Roman" w:cs="Times New Roman"/>
                <w:bCs/>
                <w:color w:val="000000"/>
                <w:sz w:val="20"/>
                <w:szCs w:val="20"/>
                <w:lang w:val="en-GB" w:eastAsia="en-US"/>
              </w:rPr>
            </w:pPr>
            <w:ins w:author="Valentina" w:date="2015-09-03T14:39:00Z" w:id="3501">
              <w:r w:rsidRPr="60226960">
                <w:rPr>
                  <w:rFonts w:ascii="Times New Roman" w:hAnsi="Times New Roman" w:eastAsia="Times New Roman" w:cs="Times New Roman"/>
                  <w:sz w:val="20"/>
                  <w:szCs w:val="20"/>
                  <w:lang w:val="en-GB" w:eastAsia="en-GB"/>
                </w:rPr>
                <w:t>d</w:t>
              </w:r>
              <w:r w:rsidRPr="60226960">
                <w:rPr>
                  <w:rFonts w:ascii="Times New Roman" w:hAnsi="Times New Roman" w:eastAsia="Times New Roman" w:cs="Times New Roman"/>
                  <w:sz w:val="20"/>
                  <w:szCs w:val="20"/>
                  <w:lang w:val="en-GB" w:eastAsia="en-GB"/>
                </w:rPr>
                <w:t>escriptor</w:t>
              </w:r>
            </w:ins>
          </w:p>
        </w:tc>
        <w:tc>
          <w:tcPr>
            <w:tcW w:w="1033" w:type="pct"/>
            <w:noWrap/>
            <w:tcMar/>
            <w:hideMark/>
          </w:tcPr>
          <w:p w:rsidR="00B2210D" w:rsidP="006676C4" w:rsidRDefault="00B2210D" w14:paraId="1453D13D" wp14:textId="77777777" wp14:noSpellErr="1">
            <w:pPr>
              <w:spacing w:after="0" w:line="240" w:lineRule="auto"/>
              <w:jc w:val="both"/>
              <w:rPr>
                <w:ins w:author="Valentina" w:date="2015-09-03T14:39:00Z" w:id="3502"/>
                <w:rFonts w:ascii="Times New Roman" w:hAnsi="Times New Roman" w:cs="Times New Roman"/>
                <w:bCs/>
                <w:color w:val="000000"/>
                <w:sz w:val="20"/>
                <w:szCs w:val="20"/>
                <w:lang w:val="en-GB" w:eastAsia="en-US"/>
              </w:rPr>
            </w:pPr>
            <w:ins w:author="Valentina" w:date="2015-09-03T14:39:00Z" w:id="3503">
              <w:r w:rsidRPr="60226960">
                <w:rPr>
                  <w:rFonts w:ascii="Times New Roman" w:hAnsi="Times New Roman" w:eastAsia="Times New Roman" w:cs="Times New Roman"/>
                  <w:color w:val="000000"/>
                  <w:sz w:val="20"/>
                  <w:szCs w:val="20"/>
                  <w:lang w:val="en-GB" w:eastAsia="en-US"/>
                </w:rPr>
                <w:t>data (old format)</w:t>
              </w:r>
            </w:ins>
          </w:p>
          <w:p w:rsidR="00B2210D" w:rsidP="006676C4" w:rsidRDefault="00B2210D" w14:paraId="35E3BA65" wp14:textId="77777777" wp14:noSpellErr="1">
            <w:pPr>
              <w:spacing w:after="0" w:line="240" w:lineRule="auto"/>
              <w:jc w:val="both"/>
              <w:rPr>
                <w:ins w:author="Valentina" w:date="2015-09-03T14:39:00Z" w:id="3504"/>
                <w:rFonts w:ascii="Times New Roman" w:hAnsi="Times New Roman" w:cs="Times New Roman"/>
                <w:bCs/>
                <w:color w:val="000000"/>
                <w:sz w:val="20"/>
                <w:szCs w:val="20"/>
                <w:lang w:val="en-GB" w:eastAsia="en-US"/>
              </w:rPr>
            </w:pPr>
            <w:ins w:author="Valentina" w:date="2015-09-03T14:39:00Z" w:id="3505">
              <w:r w:rsidRPr="60226960">
                <w:rPr>
                  <w:rFonts w:ascii="Times New Roman" w:hAnsi="Times New Roman" w:eastAsia="Times New Roman" w:cs="Times New Roman"/>
                  <w:color w:val="000000"/>
                  <w:sz w:val="20"/>
                  <w:szCs w:val="20"/>
                  <w:lang w:val="en-GB" w:eastAsia="en-US"/>
                </w:rPr>
                <w:t>production quantity</w:t>
              </w:r>
            </w:ins>
          </w:p>
        </w:tc>
        <w:tc>
          <w:tcPr>
            <w:tcW w:w="661" w:type="pct"/>
            <w:vMerge/>
          </w:tcPr>
          <w:p w:rsidR="00B2210D" w:rsidP="006676C4" w:rsidRDefault="00B2210D" w14:paraId="48A1A907" wp14:textId="77777777">
            <w:pPr>
              <w:spacing w:after="0" w:line="240" w:lineRule="auto"/>
              <w:rPr>
                <w:ins w:author="Valentina" w:date="2015-09-03T14:39:00Z" w:id="3506"/>
                <w:rFonts w:ascii="Times New Roman" w:hAnsi="Times New Roman" w:cs="Times New Roman"/>
                <w:bCs/>
                <w:color w:val="000000"/>
                <w:sz w:val="20"/>
                <w:szCs w:val="20"/>
                <w:lang w:val="en-GB" w:eastAsia="en-US"/>
              </w:rPr>
            </w:pPr>
          </w:p>
        </w:tc>
        <w:tc>
          <w:tcPr>
            <w:tcW w:w="492" w:type="pct"/>
            <w:noWrap/>
            <w:tcMar/>
            <w:hideMark/>
          </w:tcPr>
          <w:p w:rsidR="00B2210D" w:rsidP="006676C4" w:rsidRDefault="00B2210D" w14:paraId="05BDC135" wp14:textId="77777777" wp14:noSpellErr="1">
            <w:pPr>
              <w:spacing w:after="0" w:line="240" w:lineRule="auto"/>
              <w:jc w:val="both"/>
              <w:rPr>
                <w:ins w:author="Valentina" w:date="2015-09-03T14:39:00Z" w:id="3507"/>
                <w:rFonts w:ascii="Times New Roman" w:hAnsi="Times New Roman" w:cs="Times New Roman"/>
                <w:bCs/>
                <w:color w:val="000000"/>
                <w:sz w:val="20"/>
                <w:szCs w:val="20"/>
                <w:lang w:val="en-GB" w:eastAsia="en-US"/>
              </w:rPr>
            </w:pPr>
            <w:ins w:author="Valentina" w:date="2015-09-03T14:39:00Z" w:id="3508">
              <w:r w:rsidRPr="60226960">
                <w:rPr>
                  <w:rFonts w:ascii="Times New Roman" w:hAnsi="Times New Roman" w:eastAsia="Times New Roman" w:cs="Times New Roman"/>
                  <w:color w:val="000000"/>
                  <w:sz w:val="20"/>
                  <w:szCs w:val="20"/>
                  <w:lang w:val="en-GB" w:eastAsia="en-US"/>
                </w:rPr>
                <w:t>code</w:t>
              </w:r>
            </w:ins>
          </w:p>
        </w:tc>
        <w:tc>
          <w:tcPr>
            <w:tcW w:w="665" w:type="pct"/>
            <w:noWrap/>
            <w:tcMar/>
            <w:hideMark/>
          </w:tcPr>
          <w:p w:rsidR="00B2210D" w:rsidP="006676C4" w:rsidRDefault="00B2210D" w14:paraId="653603C5" wp14:textId="77777777" wp14:noSpellErr="1">
            <w:pPr>
              <w:spacing w:after="0" w:line="240" w:lineRule="auto"/>
              <w:jc w:val="both"/>
              <w:rPr>
                <w:ins w:author="Valentina" w:date="2015-09-03T14:39:00Z" w:id="3509"/>
                <w:rFonts w:ascii="Times New Roman" w:hAnsi="Times New Roman" w:cs="Times New Roman"/>
                <w:bCs/>
                <w:color w:val="000000"/>
                <w:sz w:val="20"/>
                <w:szCs w:val="20"/>
                <w:lang w:val="en-GB" w:eastAsia="en-US"/>
              </w:rPr>
            </w:pPr>
            <w:ins w:author="Valentina" w:date="2015-09-03T14:39:00Z" w:id="3510">
              <w:r w:rsidRPr="60226960">
                <w:rPr>
                  <w:rFonts w:ascii="Times New Roman" w:hAnsi="Times New Roman" w:eastAsia="Times New Roman" w:cs="Times New Roman"/>
                  <w:sz w:val="20"/>
                  <w:szCs w:val="20"/>
                  <w:lang w:val="en-GB" w:eastAsia="en-GB"/>
                </w:rPr>
                <w:t>descriptor</w:t>
              </w:r>
            </w:ins>
          </w:p>
        </w:tc>
        <w:tc>
          <w:tcPr>
            <w:tcW w:w="1094" w:type="pct"/>
            <w:noWrap/>
            <w:tcMar/>
            <w:hideMark/>
          </w:tcPr>
          <w:p w:rsidR="00B2210D" w:rsidP="006676C4" w:rsidRDefault="00B2210D" w14:paraId="5B7D9DC3" wp14:textId="77777777" wp14:noSpellErr="1">
            <w:pPr>
              <w:spacing w:after="0" w:line="240" w:lineRule="auto"/>
              <w:jc w:val="both"/>
              <w:rPr>
                <w:ins w:author="Valentina" w:date="2015-09-03T14:39:00Z" w:id="3511"/>
                <w:rFonts w:ascii="Times New Roman" w:hAnsi="Times New Roman" w:cs="Times New Roman"/>
                <w:bCs/>
                <w:color w:val="000000"/>
                <w:sz w:val="20"/>
                <w:szCs w:val="20"/>
                <w:lang w:val="en-GB" w:eastAsia="en-US"/>
              </w:rPr>
            </w:pPr>
            <w:ins w:author="Valentina" w:date="2015-09-03T14:39:00Z" w:id="3512">
              <w:r w:rsidRPr="60226960">
                <w:rPr>
                  <w:rFonts w:ascii="Times New Roman" w:hAnsi="Times New Roman" w:eastAsia="Times New Roman" w:cs="Times New Roman"/>
                  <w:color w:val="000000"/>
                  <w:sz w:val="20"/>
                  <w:szCs w:val="20"/>
                  <w:lang w:val="en-GB" w:eastAsia="en-US"/>
                </w:rPr>
                <w:t>data (new format)</w:t>
              </w:r>
            </w:ins>
          </w:p>
          <w:p w:rsidR="00B2210D" w:rsidP="006676C4" w:rsidRDefault="00B2210D" w14:paraId="518D30B4" wp14:textId="77777777" wp14:noSpellErr="1">
            <w:pPr>
              <w:spacing w:after="0" w:line="240" w:lineRule="auto"/>
              <w:jc w:val="both"/>
              <w:rPr>
                <w:ins w:author="Valentina" w:date="2015-09-03T14:39:00Z" w:id="3513"/>
                <w:rFonts w:ascii="Times New Roman" w:hAnsi="Times New Roman" w:cs="Times New Roman"/>
                <w:bCs/>
                <w:color w:val="000000"/>
                <w:sz w:val="20"/>
                <w:szCs w:val="20"/>
                <w:lang w:val="en-GB" w:eastAsia="en-US"/>
              </w:rPr>
            </w:pPr>
            <w:ins w:author="Valentina" w:date="2015-09-03T14:39:00Z" w:id="3514">
              <w:r w:rsidRPr="60226960">
                <w:rPr>
                  <w:rFonts w:ascii="Times New Roman" w:hAnsi="Times New Roman" w:eastAsia="Times New Roman" w:cs="Times New Roman"/>
                  <w:color w:val="000000"/>
                  <w:sz w:val="20"/>
                  <w:szCs w:val="20"/>
                  <w:lang w:val="en-GB" w:eastAsia="en-US"/>
                </w:rPr>
                <w:t>production quantity</w:t>
              </w:r>
            </w:ins>
          </w:p>
        </w:tc>
      </w:tr>
      <w:tr xmlns:wp14="http://schemas.microsoft.com/office/word/2010/wordml" w:rsidRPr="00194E38" w:rsidR="00B2210D" w:rsidTr="483DA69D" w14:paraId="44BFC672" wp14:textId="77777777">
        <w:trPr>
          <w:trHeight w:val="642" w:hRule="exact"/>
          <w:jc w:val="center"/>
          <w:ins w:author="Valentina" w:date="2015-09-03T14:39:00Z" w:id="3515"/>
        </w:trPr>
        <w:tc>
          <w:tcPr>
            <w:tcW w:w="389" w:type="pct"/>
            <w:noWrap/>
            <w:tcMar/>
            <w:vAlign w:val="center"/>
            <w:hideMark/>
          </w:tcPr>
          <w:p w:rsidR="00B2210D" w:rsidP="006676C4" w:rsidRDefault="00B2210D" w14:paraId="32F61D2C" wp14:textId="77777777">
            <w:pPr>
              <w:spacing w:after="0" w:line="240" w:lineRule="auto"/>
              <w:jc w:val="both"/>
              <w:rPr>
                <w:ins w:author="Valentina" w:date="2015-09-03T14:39:00Z" w:id="3516"/>
                <w:rFonts w:ascii="Times New Roman" w:hAnsi="Times New Roman" w:cs="Times New Roman"/>
                <w:color w:val="000000"/>
                <w:sz w:val="20"/>
                <w:szCs w:val="20"/>
                <w:lang w:val="en-GB" w:eastAsia="en-US"/>
              </w:rPr>
            </w:pPr>
            <w:ins w:author="Valentina" w:date="2015-09-03T14:39:00Z" w:id="3517">
              <w:r w:rsidRPr="003302ED">
                <w:rPr>
                  <w:rFonts w:ascii="Times New Roman" w:hAnsi="Times New Roman" w:cs="Times New Roman"/>
                  <w:color w:val="000000"/>
                  <w:sz w:val="20"/>
                  <w:szCs w:val="20"/>
                  <w:lang w:val="en-GB" w:eastAsia="en-US"/>
                </w:rPr>
                <w:t>0125</w:t>
              </w:r>
            </w:ins>
          </w:p>
        </w:tc>
        <w:tc>
          <w:tcPr>
            <w:tcW w:w="666" w:type="pct"/>
            <w:noWrap/>
            <w:tcMar/>
            <w:vAlign w:val="center"/>
            <w:hideMark/>
          </w:tcPr>
          <w:p w:rsidR="00B2210D" w:rsidP="006676C4" w:rsidRDefault="00B2210D" w14:paraId="760D21AA" wp14:textId="77777777" wp14:noSpellErr="1">
            <w:pPr>
              <w:spacing w:after="0" w:line="240" w:lineRule="auto"/>
              <w:jc w:val="both"/>
              <w:rPr>
                <w:ins w:author="Valentina" w:date="2015-09-03T14:39:00Z" w:id="3518"/>
                <w:rFonts w:ascii="Times New Roman" w:hAnsi="Times New Roman" w:cs="Times New Roman"/>
                <w:color w:val="000000"/>
                <w:sz w:val="20"/>
                <w:szCs w:val="20"/>
                <w:lang w:val="en-GB" w:eastAsia="en-US"/>
              </w:rPr>
            </w:pPr>
            <w:ins w:author="Valentina" w:date="2015-09-03T14:39:00Z" w:id="3519">
              <w:r w:rsidRPr="60226960">
                <w:rPr>
                  <w:rFonts w:ascii="Times New Roman" w:hAnsi="Times New Roman" w:eastAsia="Times New Roman" w:cs="Times New Roman"/>
                  <w:color w:val="000000"/>
                  <w:sz w:val="20"/>
                  <w:szCs w:val="20"/>
                  <w:lang w:val="en-GB" w:eastAsia="en-US"/>
                </w:rPr>
                <w:t>cassava</w:t>
              </w:r>
            </w:ins>
          </w:p>
        </w:tc>
        <w:tc>
          <w:tcPr>
            <w:tcW w:w="1033" w:type="pct"/>
            <w:noWrap/>
            <w:tcMar/>
            <w:vAlign w:val="center"/>
            <w:hideMark/>
          </w:tcPr>
          <w:p w:rsidR="00B2210D" w:rsidP="006676C4" w:rsidRDefault="00B2210D" w14:paraId="77E00F9B" wp14:textId="77777777" wp14:noSpellErr="1">
            <w:pPr>
              <w:spacing w:after="0" w:line="240" w:lineRule="auto"/>
              <w:jc w:val="both"/>
              <w:rPr>
                <w:ins w:author="Valentina" w:date="2015-09-03T14:39:00Z" w:id="3520"/>
                <w:rFonts w:ascii="Times New Roman" w:hAnsi="Times New Roman" w:cs="Times New Roman"/>
                <w:b/>
                <w:color w:val="000000"/>
                <w:sz w:val="20"/>
                <w:szCs w:val="20"/>
                <w:lang w:val="en-GB" w:eastAsia="en-US"/>
              </w:rPr>
            </w:pPr>
            <w:commentRangeStart w:id="3521"/>
            <w:ins w:author="Valentina" w:date="2015-09-03T14:39:00Z" w:id="3522">
              <w:r w:rsidRPr="60226960">
                <w:rPr>
                  <w:rFonts w:ascii="Times New Roman" w:hAnsi="Times New Roman" w:eastAsia="Times New Roman" w:cs="Times New Roman"/>
                  <w:b w:val="1"/>
                  <w:bCs w:val="1"/>
                  <w:color w:val="000000"/>
                  <w:sz w:val="20"/>
                  <w:szCs w:val="20"/>
                  <w:lang w:val="en-GB" w:eastAsia="en-US"/>
                </w:rPr>
                <w:t xml:space="preserve">4,082,903 </w:t>
              </w:r>
              <w:commentRangeEnd w:id="3521"/>
              <w:r>
                <w:rPr>
                  <w:rStyle w:val="CommentReference"/>
                </w:rPr>
                <w:commentReference w:id="3521"/>
              </w:r>
              <w:r w:rsidRPr="60226960">
                <w:rPr>
                  <w:rFonts w:ascii="Times New Roman" w:hAnsi="Times New Roman" w:eastAsia="Times New Roman" w:cs="Times New Roman"/>
                  <w:b w:val="1"/>
                  <w:bCs w:val="1"/>
                  <w:color w:val="000000"/>
                  <w:sz w:val="20"/>
                  <w:szCs w:val="20"/>
                  <w:lang w:val="en-GB" w:eastAsia="en-US"/>
                </w:rPr>
                <w:t>tonnes</w:t>
              </w:r>
            </w:ins>
          </w:p>
        </w:tc>
        <w:tc>
          <w:tcPr>
            <w:tcW w:w="661" w:type="pct"/>
            <w:tcMar/>
            <w:vAlign w:val="center"/>
          </w:tcPr>
          <w:p w:rsidR="00B2210D" w:rsidP="006676C4" w:rsidRDefault="00B2210D" w14:paraId="58A91E27" wp14:textId="77777777">
            <w:pPr>
              <w:spacing w:after="0" w:line="240" w:lineRule="auto"/>
              <w:jc w:val="center"/>
              <w:rPr>
                <w:ins w:author="Valentina" w:date="2015-09-03T14:39:00Z" w:id="3523"/>
                <w:rFonts w:ascii="Times New Roman" w:hAnsi="Times New Roman" w:cs="Times New Roman"/>
                <w:b/>
                <w:color w:val="0000FF"/>
                <w:sz w:val="20"/>
                <w:szCs w:val="20"/>
                <w:lang w:val="en-GB" w:eastAsia="en-US"/>
              </w:rPr>
            </w:pPr>
            <w:ins w:author="Valentina" w:date="2015-09-03T14:39:00Z" w:id="3524">
              <w:r w:rsidRPr="003302ED">
                <w:rPr>
                  <w:rFonts w:ascii="Times New Roman" w:hAnsi="Times New Roman" w:cs="Times New Roman"/>
                  <w:b/>
                  <w:color w:val="0000FF"/>
                  <w:sz w:val="20"/>
                  <w:szCs w:val="20"/>
                  <w:lang w:val="en-GB" w:eastAsia="en-US"/>
                </w:rPr>
                <w:t>1</w:t>
              </w:r>
            </w:ins>
          </w:p>
        </w:tc>
        <w:tc>
          <w:tcPr>
            <w:tcW w:w="492" w:type="pct"/>
            <w:noWrap/>
            <w:tcMar/>
            <w:vAlign w:val="center"/>
            <w:hideMark/>
          </w:tcPr>
          <w:p w:rsidR="00B2210D" w:rsidP="006676C4" w:rsidRDefault="00B2210D" w14:paraId="2EDC3E4A" wp14:textId="77777777">
            <w:pPr>
              <w:spacing w:after="0" w:line="240" w:lineRule="auto"/>
              <w:jc w:val="both"/>
              <w:rPr>
                <w:ins w:author="Valentina" w:date="2015-09-03T14:39:00Z" w:id="3525"/>
                <w:rFonts w:ascii="Times New Roman" w:hAnsi="Times New Roman" w:cs="Times New Roman"/>
                <w:color w:val="000000"/>
                <w:sz w:val="20"/>
                <w:szCs w:val="20"/>
                <w:lang w:val="en-GB" w:eastAsia="en-US"/>
              </w:rPr>
            </w:pPr>
            <w:ins w:author="Valentina" w:date="2015-09-03T14:39:00Z" w:id="3526">
              <w:r w:rsidRPr="003302ED">
                <w:rPr>
                  <w:rFonts w:ascii="Times New Roman" w:hAnsi="Times New Roman" w:cs="Times New Roman"/>
                  <w:color w:val="000000"/>
                  <w:sz w:val="20"/>
                  <w:szCs w:val="20"/>
                  <w:lang w:val="en-GB" w:eastAsia="en-US"/>
                </w:rPr>
                <w:t>01520</w:t>
              </w:r>
            </w:ins>
          </w:p>
        </w:tc>
        <w:tc>
          <w:tcPr>
            <w:tcW w:w="665" w:type="pct"/>
            <w:noWrap/>
            <w:tcMar/>
            <w:vAlign w:val="center"/>
            <w:hideMark/>
          </w:tcPr>
          <w:p w:rsidR="00B2210D" w:rsidP="006676C4" w:rsidRDefault="00B2210D" w14:paraId="782B1A4E" wp14:textId="77777777" wp14:noSpellErr="1">
            <w:pPr>
              <w:spacing w:after="0" w:line="240" w:lineRule="auto"/>
              <w:jc w:val="both"/>
              <w:rPr>
                <w:ins w:author="Valentina" w:date="2015-09-03T14:39:00Z" w:id="3527"/>
                <w:rFonts w:ascii="Times New Roman" w:hAnsi="Times New Roman" w:cs="Times New Roman"/>
                <w:color w:val="000000"/>
                <w:sz w:val="20"/>
                <w:szCs w:val="20"/>
                <w:lang w:val="en-GB" w:eastAsia="en-US"/>
              </w:rPr>
            </w:pPr>
            <w:ins w:author="Valentina" w:date="2015-09-03T14:39:00Z" w:id="3528">
              <w:r w:rsidRPr="60226960">
                <w:rPr>
                  <w:rFonts w:ascii="Times New Roman" w:hAnsi="Times New Roman" w:eastAsia="Times New Roman" w:cs="Times New Roman"/>
                  <w:color w:val="000000"/>
                  <w:sz w:val="20"/>
                  <w:szCs w:val="20"/>
                  <w:lang w:val="en-GB" w:eastAsia="en-US"/>
                </w:rPr>
                <w:t>cassava</w:t>
              </w:r>
            </w:ins>
          </w:p>
        </w:tc>
        <w:tc>
          <w:tcPr>
            <w:tcW w:w="1094" w:type="pct"/>
            <w:noWrap/>
            <w:tcMar/>
            <w:vAlign w:val="center"/>
            <w:hideMark/>
          </w:tcPr>
          <w:p w:rsidR="00B2210D" w:rsidP="006676C4" w:rsidRDefault="00B2210D" w14:paraId="4665C31C" wp14:textId="77777777" wp14:noSpellErr="1">
            <w:pPr>
              <w:spacing w:after="0" w:line="240" w:lineRule="auto"/>
              <w:jc w:val="both"/>
              <w:rPr>
                <w:ins w:author="Valentina" w:date="2015-09-03T14:39:00Z" w:id="3529"/>
                <w:rFonts w:ascii="Times New Roman" w:hAnsi="Times New Roman" w:cs="Times New Roman"/>
                <w:b/>
                <w:color w:val="000000"/>
                <w:sz w:val="20"/>
                <w:szCs w:val="20"/>
                <w:lang w:val="en-GB" w:eastAsia="en-US"/>
              </w:rPr>
            </w:pPr>
            <w:ins w:author="Valentina" w:date="2015-09-03T14:39:00Z" w:id="3530">
              <w:r w:rsidRPr="60226960">
                <w:rPr>
                  <w:rFonts w:ascii="Times New Roman" w:hAnsi="Times New Roman" w:eastAsia="Times New Roman" w:cs="Times New Roman"/>
                  <w:b w:val="1"/>
                  <w:bCs w:val="1"/>
                  <w:color w:val="000000"/>
                  <w:sz w:val="20"/>
                  <w:szCs w:val="20"/>
                  <w:lang w:val="en-GB" w:eastAsia="en-US"/>
                </w:rPr>
                <w:t>4,082,903 tonnes</w:t>
              </w:r>
            </w:ins>
          </w:p>
        </w:tc>
      </w:tr>
    </w:tbl>
    <w:p xmlns:wp14="http://schemas.microsoft.com/office/word/2010/wordml" w:rsidRPr="009616CB" w:rsidR="00EB7AF1" w:rsidP="00EB7AF1" w:rsidRDefault="00EB7AF1" w14:paraId="131120F1"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5CC78A5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5AAC98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2960820F" wp14:textId="77777777">
      <w:pPr>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2:</w:t>
      </w:r>
      <w:bookmarkStart w:name="_Toc275621548" w:id="3532"/>
      <w:bookmarkStart w:name="_Toc275958881" w:id="3533"/>
      <w:bookmarkStart w:name="_Toc275958937" w:id="3534"/>
      <w:bookmarkStart w:name="_Toc275958954" w:id="3535"/>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many-to-one type of link</w:t>
      </w:r>
      <w:bookmarkEnd w:id="3532"/>
      <w:bookmarkEnd w:id="3533"/>
      <w:bookmarkEnd w:id="3534"/>
      <w:bookmarkEnd w:id="3535"/>
    </w:p>
    <w:tbl>
      <w:tblPr>
        <w:tblW w:w="5136"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64"/>
        <w:gridCol w:w="1196"/>
        <w:gridCol w:w="1836"/>
        <w:gridCol w:w="1276"/>
        <w:gridCol w:w="993"/>
        <w:gridCol w:w="1794"/>
        <w:gridCol w:w="1621"/>
        <w:gridCol w:w="13"/>
      </w:tblGrid>
      <w:tr xmlns:wp14="http://schemas.microsoft.com/office/word/2010/wordml" w:rsidRPr="005C67A4" w:rsidR="00B2210D" w:rsidTr="483DA69D" w14:paraId="2D6D142B" wp14:textId="77777777">
        <w:trPr>
          <w:gridAfter w:val="1"/>
          <w:wAfter w:w="8" w:type="pct"/>
          <w:trHeight w:val="389"/>
          <w:jc w:val="center"/>
          <w:ins w:author="Valentina" w:date="2015-09-03T14:40:00Z" w:id="3537"/>
        </w:trPr>
        <w:tc>
          <w:tcPr>
            <w:tcW w:w="1999" w:type="pct"/>
            <w:gridSpan w:val="3"/>
            <w:shd w:val="clear" w:color="auto" w:fill="DDD9C3"/>
            <w:noWrap/>
            <w:tcMar/>
            <w:vAlign w:val="center"/>
            <w:hideMark/>
          </w:tcPr>
          <w:p w:rsidR="00B2210D" w:rsidP="006676C4" w:rsidRDefault="00B2210D" w14:paraId="343FC633" wp14:textId="77777777" wp14:noSpellErr="1">
            <w:pPr>
              <w:spacing w:after="0" w:line="240" w:lineRule="auto"/>
              <w:rPr>
                <w:ins w:author="Valentina" w:date="2015-09-03T14:40:00Z" w:id="3538"/>
                <w:rFonts w:ascii="Times New Roman" w:hAnsi="Times New Roman" w:cs="Times New Roman"/>
                <w:iCs/>
                <w:color w:val="000000"/>
                <w:sz w:val="18"/>
                <w:szCs w:val="18"/>
                <w:lang w:val="en-GB" w:eastAsia="en-US"/>
              </w:rPr>
            </w:pPr>
            <w:ins w:author="Valentina" w:date="2015-09-03T14:40:00Z" w:id="3539">
              <w:r w:rsidRPr="60226960">
                <w:rPr>
                  <w:rFonts w:ascii="Times New Roman" w:hAnsi="Times New Roman" w:eastAsia="Times New Roman" w:cs="Times New Roman"/>
                  <w:color w:val="000000"/>
                  <w:sz w:val="18"/>
                  <w:szCs w:val="18"/>
                  <w:lang w:val="en-GB" w:eastAsia="en-US"/>
                </w:rPr>
                <w:t>FCL</w:t>
              </w:r>
            </w:ins>
          </w:p>
        </w:tc>
        <w:tc>
          <w:tcPr>
            <w:tcW w:w="672" w:type="pct"/>
            <w:vMerge w:val="restart"/>
            <w:tcBorders>
              <w:top w:val="double" w:color="8DB3E2" w:themeColor="text2" w:themeTint="66" w:sz="4" w:space="0"/>
            </w:tcBorders>
            <w:shd w:val="clear" w:color="auto" w:fill="auto"/>
            <w:tcMar/>
            <w:vAlign w:val="center"/>
          </w:tcPr>
          <w:p w:rsidR="00B2210D" w:rsidP="006676C4" w:rsidRDefault="00B2210D" w14:paraId="0EA969D5" wp14:textId="1125A6FE">
            <w:pPr>
              <w:spacing w:after="0" w:line="240" w:lineRule="auto"/>
              <w:rPr>
                <w:ins w:author="Valentina" w:date="2015-09-03T14:40:00Z" w:id="3540"/>
                <w:rFonts w:ascii="Times New Roman" w:hAnsi="Times New Roman" w:cs="Times New Roman"/>
                <w:bCs/>
                <w:sz w:val="18"/>
                <w:szCs w:val="18"/>
                <w:lang w:val="en-GB" w:eastAsia="en-US"/>
              </w:rPr>
            </w:pPr>
            <w:ins w:author="Valentina" w:date="2015-09-03T14:40:00Z" w:id="3541">
              <w:r w:rsidRPr="60226960">
                <w:rPr>
                  <w:rFonts w:ascii="Times New Roman" w:hAnsi="Times New Roman" w:eastAsia="Times New Roman" w:cs="Times New Roman"/>
                  <w:sz w:val="18"/>
                  <w:szCs w:val="18"/>
                  <w:lang w:val="en-GB" w:eastAsia="en-US"/>
                </w:rPr>
                <w:t xml:space="preserve">FC</w:t>
              </w:r>
            </w:ins>
            <w:r w:rsidRPr="60226960" w:rsidR="483DA69D">
              <w:rPr>
                <w:rFonts w:ascii="Times New Roman" w:hAnsi="Times New Roman" w:eastAsia="Times New Roman" w:cs="Times New Roman"/>
                <w:sz w:val="18"/>
                <w:szCs w:val="18"/>
                <w:lang w:val="en-GB" w:eastAsia="en-US"/>
              </w:rPr>
              <w:t xml:space="preserve">L</w:t>
            </w:r>
            <w:r w:rsidRPr="60226960" w:rsidR="483DA69D">
              <w:rPr>
                <w:rFonts w:ascii="Times New Roman" w:hAnsi="Times New Roman" w:eastAsia="Times New Roman" w:cs="Times New Roman"/>
                <w:sz w:val="18"/>
                <w:szCs w:val="18"/>
                <w:lang w:val="en-GB" w:eastAsia="en-US"/>
              </w:rPr>
              <w:t xml:space="preserve">to</w:t>
            </w:r>
            <w:ins w:author="Valentina" w:date="2015-09-03T14:40:00Z" w:id="1138909236">
              <w:r w:rsidRPr="60226960">
                <w:rPr>
                  <w:rFonts w:ascii="Times New Roman" w:hAnsi="Times New Roman" w:eastAsia="Times New Roman" w:cs="Times New Roman"/>
                  <w:sz w:val="18"/>
                  <w:szCs w:val="18"/>
                  <w:lang w:val="en-GB" w:eastAsia="en-US"/>
                </w:rPr>
                <w:t xml:space="preserve">CPC</w:t>
              </w:r>
            </w:ins>
          </w:p>
          <w:p w:rsidR="00B2210D" w:rsidP="006676C4" w:rsidRDefault="00B2210D" w14:paraId="55F1DDD1" wp14:textId="77777777" wp14:noSpellErr="1">
            <w:pPr>
              <w:spacing w:after="0" w:line="240" w:lineRule="auto"/>
              <w:rPr>
                <w:ins w:author="Valentina" w:date="2015-09-03T14:40:00Z" w:id="3542"/>
                <w:rFonts w:ascii="Times New Roman" w:hAnsi="Times New Roman" w:cs="Times New Roman"/>
                <w:iCs/>
                <w:sz w:val="18"/>
                <w:szCs w:val="18"/>
                <w:lang w:val="en-GB" w:eastAsia="en-US"/>
              </w:rPr>
            </w:pPr>
            <w:ins w:author="Valentina" w:date="2015-09-03T14:40:00Z" w:id="3543">
              <w:r w:rsidRPr="60226960">
                <w:rPr>
                  <w:rFonts w:ascii="Times New Roman" w:hAnsi="Times New Roman" w:eastAsia="Times New Roman" w:cs="Times New Roman"/>
                  <w:sz w:val="18"/>
                  <w:szCs w:val="18"/>
                  <w:lang w:val="en-GB" w:eastAsia="en-US"/>
                </w:rPr>
                <w:t>conversion factor</w:t>
              </w:r>
            </w:ins>
          </w:p>
        </w:tc>
        <w:tc>
          <w:tcPr>
            <w:tcW w:w="2322" w:type="pct"/>
            <w:gridSpan w:val="3"/>
            <w:shd w:val="clear" w:color="auto" w:fill="DBE5F1" w:themeFill="accent1" w:themeFillTint="33"/>
            <w:noWrap/>
            <w:tcMar/>
            <w:vAlign w:val="center"/>
            <w:hideMark/>
          </w:tcPr>
          <w:p w:rsidR="00B2210D" w:rsidP="006676C4" w:rsidRDefault="00B2210D" w14:paraId="030DD4B5" wp14:textId="77777777" wp14:noSpellErr="1">
            <w:pPr>
              <w:spacing w:after="0" w:line="240" w:lineRule="auto"/>
              <w:rPr>
                <w:ins w:author="Valentina" w:date="2015-09-03T14:40:00Z" w:id="3544"/>
                <w:rFonts w:ascii="Times New Roman" w:hAnsi="Times New Roman" w:cs="Times New Roman"/>
                <w:iCs/>
                <w:color w:val="000000"/>
                <w:sz w:val="18"/>
                <w:szCs w:val="18"/>
                <w:lang w:val="en-GB" w:eastAsia="en-US"/>
              </w:rPr>
            </w:pPr>
            <w:ins w:author="Valentina" w:date="2015-09-03T14:40:00Z" w:id="3545">
              <w:r w:rsidRPr="60226960">
                <w:rPr>
                  <w:rFonts w:ascii="Times New Roman" w:hAnsi="Times New Roman" w:eastAsia="Times New Roman" w:cs="Times New Roman"/>
                  <w:color w:val="000000"/>
                  <w:sz w:val="18"/>
                  <w:szCs w:val="18"/>
                  <w:lang w:val="en-GB" w:eastAsia="en-US"/>
                </w:rPr>
                <w:t>CPC ver.2.1</w:t>
              </w:r>
            </w:ins>
          </w:p>
        </w:tc>
      </w:tr>
      <w:tr xmlns:wp14="http://schemas.microsoft.com/office/word/2010/wordml" w:rsidRPr="005C67A4" w:rsidR="00B2210D" w:rsidTr="483DA69D" w14:paraId="7F498D47" wp14:textId="77777777">
        <w:trPr>
          <w:trHeight w:val="300"/>
          <w:jc w:val="center"/>
          <w:ins w:author="Valentina" w:date="2015-09-03T14:40:00Z" w:id="3546"/>
        </w:trPr>
        <w:tc>
          <w:tcPr>
            <w:tcW w:w="402" w:type="pct"/>
            <w:shd w:val="clear" w:color="auto" w:fill="auto"/>
            <w:noWrap/>
            <w:tcMar/>
            <w:vAlign w:val="center"/>
            <w:hideMark/>
          </w:tcPr>
          <w:p w:rsidR="00B2210D" w:rsidP="006676C4" w:rsidRDefault="00B2210D" w14:paraId="6BC192C9" wp14:textId="77777777" wp14:noSpellErr="1">
            <w:pPr>
              <w:spacing w:after="0" w:line="240" w:lineRule="auto"/>
              <w:rPr>
                <w:ins w:author="Valentina" w:date="2015-09-03T14:40:00Z" w:id="3547"/>
                <w:rFonts w:ascii="Times New Roman" w:hAnsi="Times New Roman" w:cs="Times New Roman"/>
                <w:bCs/>
                <w:color w:val="000000"/>
                <w:sz w:val="18"/>
                <w:szCs w:val="18"/>
                <w:lang w:val="en-GB" w:eastAsia="en-US"/>
              </w:rPr>
            </w:pPr>
            <w:ins w:author="Valentina" w:date="2015-09-03T14:40:00Z" w:id="3548">
              <w:r w:rsidRPr="60226960">
                <w:rPr>
                  <w:rFonts w:ascii="Times New Roman" w:hAnsi="Times New Roman" w:eastAsia="Times New Roman" w:cs="Times New Roman"/>
                  <w:color w:val="000000"/>
                  <w:sz w:val="18"/>
                  <w:szCs w:val="18"/>
                  <w:lang w:val="en-GB" w:eastAsia="en-US"/>
                </w:rPr>
                <w:t>code</w:t>
              </w:r>
            </w:ins>
          </w:p>
        </w:tc>
        <w:tc>
          <w:tcPr>
            <w:tcW w:w="630" w:type="pct"/>
            <w:shd w:val="clear" w:color="auto" w:fill="auto"/>
            <w:noWrap/>
            <w:tcMar/>
            <w:vAlign w:val="center"/>
            <w:hideMark/>
          </w:tcPr>
          <w:p w:rsidR="00B2210D" w:rsidP="006676C4" w:rsidRDefault="00B2210D" w14:paraId="5CBBB879" wp14:textId="77777777" wp14:noSpellErr="1">
            <w:pPr>
              <w:spacing w:after="0" w:line="240" w:lineRule="auto"/>
              <w:rPr>
                <w:ins w:author="Valentina" w:date="2015-09-03T14:40:00Z" w:id="3549"/>
                <w:rFonts w:ascii="Times New Roman" w:hAnsi="Times New Roman" w:cs="Times New Roman"/>
                <w:bCs/>
                <w:color w:val="000000"/>
                <w:sz w:val="18"/>
                <w:szCs w:val="18"/>
                <w:lang w:val="en-GB" w:eastAsia="en-US"/>
              </w:rPr>
            </w:pPr>
            <w:ins w:author="Valentina" w:date="2015-09-03T14:40:00Z" w:id="3550">
              <w:r w:rsidRPr="60226960">
                <w:rPr>
                  <w:rFonts w:ascii="Times New Roman" w:hAnsi="Times New Roman" w:eastAsia="Times New Roman" w:cs="Times New Roman"/>
                  <w:sz w:val="18"/>
                  <w:szCs w:val="18"/>
                  <w:lang w:val="en-GB" w:eastAsia="en-GB"/>
                </w:rPr>
                <w:t>descriptor</w:t>
              </w:r>
            </w:ins>
          </w:p>
        </w:tc>
        <w:tc>
          <w:tcPr>
            <w:tcW w:w="967" w:type="pct"/>
            <w:shd w:val="clear" w:color="auto" w:fill="auto"/>
            <w:noWrap/>
            <w:tcMar/>
            <w:vAlign w:val="center"/>
            <w:hideMark/>
          </w:tcPr>
          <w:p w:rsidR="00B2210D" w:rsidP="006676C4" w:rsidRDefault="00B2210D" w14:paraId="0418A706" wp14:textId="77777777" wp14:noSpellErr="1">
            <w:pPr>
              <w:spacing w:after="0" w:line="240" w:lineRule="auto"/>
              <w:rPr>
                <w:ins w:author="Valentina" w:date="2015-09-03T14:40:00Z" w:id="3551"/>
                <w:rFonts w:ascii="Times New Roman" w:hAnsi="Times New Roman" w:cs="Times New Roman"/>
                <w:bCs/>
                <w:color w:val="000000"/>
                <w:sz w:val="18"/>
                <w:szCs w:val="18"/>
                <w:lang w:val="en-GB" w:eastAsia="en-US"/>
              </w:rPr>
            </w:pPr>
            <w:ins w:author="Valentina" w:date="2015-09-03T14:40:00Z" w:id="3552">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6793764F" wp14:textId="77777777" wp14:noSpellErr="1">
            <w:pPr>
              <w:spacing w:after="0" w:line="240" w:lineRule="auto"/>
              <w:rPr>
                <w:ins w:author="Valentina" w:date="2015-09-03T14:40:00Z" w:id="3553"/>
                <w:rFonts w:ascii="Times New Roman" w:hAnsi="Times New Roman" w:cs="Times New Roman"/>
                <w:bCs/>
                <w:color w:val="000000"/>
                <w:sz w:val="18"/>
                <w:szCs w:val="18"/>
                <w:lang w:val="en-GB" w:eastAsia="en-US"/>
              </w:rPr>
            </w:pPr>
            <w:ins w:author="Valentina" w:date="2015-09-03T14:40:00Z" w:id="3554">
              <w:r w:rsidRPr="60226960">
                <w:rPr>
                  <w:rFonts w:ascii="Times New Roman" w:hAnsi="Times New Roman" w:eastAsia="Times New Roman" w:cs="Times New Roman"/>
                  <w:color w:val="000000"/>
                  <w:sz w:val="18"/>
                  <w:szCs w:val="18"/>
                  <w:lang w:val="en-GB" w:eastAsia="en-US"/>
                </w:rPr>
                <w:t>production quantity</w:t>
              </w:r>
            </w:ins>
          </w:p>
        </w:tc>
        <w:tc>
          <w:tcPr>
            <w:tcW w:w="672" w:type="pct"/>
            <w:vMerge/>
            <w:vAlign w:val="center"/>
          </w:tcPr>
          <w:p w:rsidR="00B2210D" w:rsidP="006676C4" w:rsidRDefault="00B2210D" w14:paraId="7611F6B5" wp14:textId="77777777">
            <w:pPr>
              <w:spacing w:after="0" w:line="240" w:lineRule="auto"/>
              <w:rPr>
                <w:ins w:author="Valentina" w:date="2015-09-03T14:40:00Z" w:id="3555"/>
                <w:rFonts w:ascii="Times New Roman" w:hAnsi="Times New Roman" w:cs="Times New Roman"/>
                <w:bCs/>
                <w:color w:val="000000"/>
                <w:sz w:val="18"/>
                <w:szCs w:val="18"/>
                <w:lang w:val="en-GB" w:eastAsia="en-US"/>
              </w:rPr>
            </w:pPr>
          </w:p>
        </w:tc>
        <w:tc>
          <w:tcPr>
            <w:tcW w:w="523" w:type="pct"/>
            <w:tcBorders>
              <w:top w:val="single" w:color="8DB3E2" w:themeColor="text2" w:themeTint="66" w:sz="4" w:space="0"/>
              <w:bottom w:val="single" w:color="8DB3E2" w:themeColor="text2" w:themeTint="66" w:sz="4" w:space="0"/>
            </w:tcBorders>
            <w:shd w:val="clear" w:color="auto" w:fill="auto"/>
            <w:noWrap/>
            <w:tcMar/>
            <w:vAlign w:val="center"/>
            <w:hideMark/>
          </w:tcPr>
          <w:p w:rsidR="00B2210D" w:rsidP="006676C4" w:rsidRDefault="00B2210D" w14:paraId="2C247D6C" wp14:textId="77777777" wp14:noSpellErr="1">
            <w:pPr>
              <w:spacing w:after="0" w:line="240" w:lineRule="auto"/>
              <w:rPr>
                <w:ins w:author="Valentina" w:date="2015-09-03T14:40:00Z" w:id="3556"/>
                <w:rFonts w:ascii="Times New Roman" w:hAnsi="Times New Roman" w:cs="Times New Roman"/>
                <w:bCs/>
                <w:color w:val="000000"/>
                <w:sz w:val="18"/>
                <w:szCs w:val="18"/>
                <w:lang w:val="en-GB" w:eastAsia="en-US"/>
              </w:rPr>
            </w:pPr>
            <w:ins w:author="Valentina" w:date="2015-09-03T14:40:00Z" w:id="3557">
              <w:r w:rsidRPr="60226960">
                <w:rPr>
                  <w:rFonts w:ascii="Times New Roman" w:hAnsi="Times New Roman" w:eastAsia="Times New Roman" w:cs="Times New Roman"/>
                  <w:color w:val="000000"/>
                  <w:sz w:val="18"/>
                  <w:szCs w:val="18"/>
                  <w:lang w:val="en-GB" w:eastAsia="en-US"/>
                </w:rPr>
                <w:t>code</w:t>
              </w:r>
            </w:ins>
          </w:p>
        </w:tc>
        <w:tc>
          <w:tcPr>
            <w:tcW w:w="945" w:type="pct"/>
            <w:shd w:val="clear" w:color="auto" w:fill="auto"/>
            <w:noWrap/>
            <w:tcMar/>
            <w:vAlign w:val="center"/>
            <w:hideMark/>
          </w:tcPr>
          <w:p w:rsidR="00B2210D" w:rsidP="006676C4" w:rsidRDefault="00B2210D" w14:paraId="0E4FF2AE" wp14:textId="77777777" wp14:noSpellErr="1">
            <w:pPr>
              <w:spacing w:after="0" w:line="240" w:lineRule="auto"/>
              <w:rPr>
                <w:ins w:author="Valentina" w:date="2015-09-03T14:40:00Z" w:id="3558"/>
                <w:rFonts w:ascii="Times New Roman" w:hAnsi="Times New Roman" w:cs="Times New Roman"/>
                <w:bCs/>
                <w:color w:val="000000"/>
                <w:sz w:val="18"/>
                <w:szCs w:val="18"/>
                <w:lang w:val="en-GB" w:eastAsia="en-US"/>
              </w:rPr>
            </w:pPr>
            <w:ins w:author="Valentina" w:date="2015-09-03T14:40:00Z" w:id="3559">
              <w:r w:rsidRPr="60226960">
                <w:rPr>
                  <w:rFonts w:ascii="Times New Roman" w:hAnsi="Times New Roman" w:eastAsia="Times New Roman" w:cs="Times New Roman"/>
                  <w:sz w:val="18"/>
                  <w:szCs w:val="18"/>
                  <w:lang w:val="en-GB" w:eastAsia="en-GB"/>
                </w:rPr>
                <w:t>descriptor</w:t>
              </w:r>
            </w:ins>
          </w:p>
        </w:tc>
        <w:tc>
          <w:tcPr>
            <w:tcW w:w="862" w:type="pct"/>
            <w:gridSpan w:val="2"/>
            <w:shd w:val="clear" w:color="auto" w:fill="auto"/>
            <w:noWrap/>
            <w:tcMar/>
            <w:vAlign w:val="center"/>
            <w:hideMark/>
          </w:tcPr>
          <w:p w:rsidR="00B2210D" w:rsidP="006676C4" w:rsidRDefault="00B2210D" w14:paraId="2B3200B7" wp14:textId="77777777" wp14:noSpellErr="1">
            <w:pPr>
              <w:spacing w:after="0" w:line="240" w:lineRule="auto"/>
              <w:rPr>
                <w:ins w:author="Valentina" w:date="2015-09-03T14:40:00Z" w:id="3560"/>
                <w:rFonts w:ascii="Times New Roman" w:hAnsi="Times New Roman" w:cs="Times New Roman"/>
                <w:bCs/>
                <w:color w:val="000000"/>
                <w:sz w:val="18"/>
                <w:szCs w:val="18"/>
                <w:lang w:val="en-GB" w:eastAsia="en-US"/>
              </w:rPr>
            </w:pPr>
            <w:ins w:author="Valentina" w:date="2015-09-03T14:40:00Z" w:id="3561">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856A399" wp14:textId="77777777" wp14:noSpellErr="1">
            <w:pPr>
              <w:spacing w:after="0" w:line="240" w:lineRule="auto"/>
              <w:rPr>
                <w:ins w:author="Valentina" w:date="2015-09-03T14:40:00Z" w:id="3562"/>
                <w:rFonts w:ascii="Times New Roman" w:hAnsi="Times New Roman" w:cs="Times New Roman"/>
                <w:bCs/>
                <w:color w:val="000000"/>
                <w:sz w:val="18"/>
                <w:szCs w:val="18"/>
                <w:lang w:val="en-GB" w:eastAsia="en-US"/>
              </w:rPr>
            </w:pPr>
            <w:ins w:author="Valentina" w:date="2015-09-03T14:40:00Z" w:id="3563">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48EF41C2" wp14:textId="77777777">
        <w:trPr>
          <w:gridAfter w:val="1"/>
          <w:wAfter w:w="8" w:type="pct"/>
          <w:trHeight w:val="642" w:hRule="exact"/>
          <w:jc w:val="center"/>
          <w:ins w:author="Valentina" w:date="2015-09-03T14:40:00Z" w:id="3564"/>
        </w:trPr>
        <w:tc>
          <w:tcPr>
            <w:tcW w:w="402" w:type="pct"/>
            <w:shd w:val="clear" w:color="auto" w:fill="auto"/>
            <w:noWrap/>
            <w:tcMar/>
            <w:vAlign w:val="center"/>
          </w:tcPr>
          <w:p w:rsidR="00B2210D" w:rsidP="006676C4" w:rsidRDefault="00B2210D" w14:paraId="696D8031" wp14:textId="77777777">
            <w:pPr>
              <w:spacing w:after="0" w:line="240" w:lineRule="auto"/>
              <w:jc w:val="both"/>
              <w:rPr>
                <w:ins w:author="Valentina" w:date="2015-09-03T14:40:00Z" w:id="3565"/>
                <w:rFonts w:ascii="Times New Roman" w:hAnsi="Times New Roman" w:cs="Times New Roman"/>
                <w:color w:val="000000"/>
                <w:sz w:val="18"/>
                <w:szCs w:val="18"/>
                <w:lang w:val="en-GB" w:eastAsia="en-US"/>
              </w:rPr>
            </w:pPr>
            <w:ins w:author="Valentina" w:date="2015-09-03T14:40:00Z" w:id="3566">
              <w:r w:rsidRPr="003302ED">
                <w:rPr>
                  <w:rFonts w:ascii="Times New Roman" w:hAnsi="Times New Roman" w:cs="Times New Roman"/>
                  <w:sz w:val="18"/>
                  <w:szCs w:val="18"/>
                  <w:lang w:val="en-GB"/>
                </w:rPr>
                <w:t>0430</w:t>
              </w:r>
            </w:ins>
          </w:p>
        </w:tc>
        <w:tc>
          <w:tcPr>
            <w:tcW w:w="630" w:type="pct"/>
            <w:shd w:val="clear" w:color="auto" w:fill="auto"/>
            <w:noWrap/>
            <w:tcMar/>
            <w:vAlign w:val="center"/>
          </w:tcPr>
          <w:p w:rsidR="00B2210D" w:rsidP="006676C4" w:rsidRDefault="00B2210D" w14:paraId="3B026C17" wp14:textId="77777777" wp14:noSpellErr="1">
            <w:pPr>
              <w:spacing w:after="0" w:line="240" w:lineRule="auto"/>
              <w:rPr>
                <w:ins w:author="Valentina" w:date="2015-09-03T14:40:00Z" w:id="3567"/>
                <w:rFonts w:ascii="Times New Roman" w:hAnsi="Times New Roman" w:cs="Times New Roman"/>
                <w:color w:val="000000"/>
                <w:sz w:val="18"/>
                <w:szCs w:val="18"/>
                <w:lang w:val="en-GB" w:eastAsia="en-US"/>
              </w:rPr>
            </w:pPr>
            <w:ins w:author="Valentina" w:date="2015-09-03T14:40:00Z" w:id="3568">
              <w:r w:rsidRPr="60226960">
                <w:rPr>
                  <w:rFonts w:ascii="Times New Roman" w:hAnsi="Times New Roman" w:eastAsia="Times New Roman" w:cs="Times New Roman"/>
                  <w:color w:val="000000"/>
                  <w:sz w:val="18"/>
                  <w:szCs w:val="18"/>
                  <w:lang w:val="en-GB" w:eastAsia="en-US"/>
                </w:rPr>
                <w:t>okra</w:t>
              </w:r>
            </w:ins>
          </w:p>
        </w:tc>
        <w:tc>
          <w:tcPr>
            <w:tcW w:w="967" w:type="pct"/>
            <w:shd w:val="clear" w:color="auto" w:fill="auto"/>
            <w:noWrap/>
            <w:tcMar/>
            <w:vAlign w:val="center"/>
          </w:tcPr>
          <w:p w:rsidR="00B2210D" w:rsidP="006676C4" w:rsidRDefault="00B2210D" w14:paraId="6570493C" wp14:textId="77777777" wp14:noSpellErr="1">
            <w:pPr>
              <w:spacing w:after="0" w:line="240" w:lineRule="auto"/>
              <w:rPr>
                <w:ins w:author="Valentina" w:date="2015-09-03T14:40:00Z" w:id="3569"/>
                <w:rFonts w:ascii="Times New Roman" w:hAnsi="Times New Roman" w:cs="Times New Roman"/>
                <w:b/>
                <w:color w:val="000000"/>
                <w:sz w:val="18"/>
                <w:szCs w:val="18"/>
                <w:lang w:val="en-GB" w:eastAsia="en-US"/>
              </w:rPr>
            </w:pPr>
            <w:ins w:author="Valentina" w:date="2015-09-03T14:40:00Z" w:id="3570">
              <w:r w:rsidRPr="60226960">
                <w:rPr>
                  <w:rFonts w:ascii="Times New Roman" w:hAnsi="Times New Roman" w:eastAsia="Times New Roman" w:cs="Times New Roman"/>
                  <w:b w:val="1"/>
                  <w:bCs w:val="1"/>
                  <w:color w:val="000000"/>
                  <w:sz w:val="18"/>
                  <w:szCs w:val="18"/>
                  <w:lang w:val="en-GB" w:eastAsia="en-US"/>
                </w:rPr>
                <w:t>5,784,000 tonnes</w:t>
              </w:r>
            </w:ins>
          </w:p>
        </w:tc>
        <w:tc>
          <w:tcPr>
            <w:tcW w:w="672" w:type="pct"/>
            <w:vMerge w:val="restart"/>
            <w:tcMar/>
            <w:vAlign w:val="center"/>
          </w:tcPr>
          <w:p w:rsidR="00B2210D" w:rsidP="006676C4" w:rsidRDefault="00B2210D" w14:paraId="5DD90FAD" wp14:textId="77777777" wp14:noSpellErr="1">
            <w:pPr>
              <w:spacing w:after="0" w:line="240" w:lineRule="auto"/>
              <w:jc w:val="center"/>
              <w:rPr>
                <w:ins w:author="Valentina" w:date="2015-09-03T14:40:00Z" w:id="3571"/>
                <w:rFonts w:ascii="Times New Roman" w:hAnsi="Times New Roman" w:cs="Times New Roman"/>
                <w:color w:val="000000"/>
                <w:sz w:val="18"/>
                <w:szCs w:val="18"/>
                <w:lang w:val="en-GB" w:eastAsia="en-US"/>
              </w:rPr>
            </w:pPr>
            <w:ins w:author="Valentina" w:date="2015-09-03T14:40:00Z" w:id="3572">
              <w:r w:rsidRPr="60226960">
                <w:rPr>
                  <w:rFonts w:ascii="Times New Roman" w:hAnsi="Times New Roman" w:eastAsia="Times New Roman" w:cs="Times New Roman"/>
                  <w:b w:val="1"/>
                  <w:bCs w:val="1"/>
                  <w:color w:val="0000FF"/>
                  <w:sz w:val="18"/>
                  <w:szCs w:val="18"/>
                  <w:lang w:val="en-GB" w:eastAsia="en-US"/>
                </w:rPr>
                <w:t>Σ</w:t>
              </w:r>
            </w:ins>
          </w:p>
        </w:tc>
        <w:tc>
          <w:tcPr>
            <w:tcW w:w="523" w:type="pct"/>
            <w:vMerge w:val="restart"/>
            <w:tcBorders>
              <w:top w:val="single" w:color="8DB3E2" w:themeColor="text2" w:themeTint="66" w:sz="4" w:space="0"/>
            </w:tcBorders>
            <w:shd w:val="clear" w:color="auto" w:fill="auto"/>
            <w:noWrap/>
            <w:tcMar/>
            <w:vAlign w:val="center"/>
          </w:tcPr>
          <w:p w:rsidR="00B2210D" w:rsidP="006676C4" w:rsidRDefault="00B2210D" w14:paraId="16F2649D" wp14:textId="77777777">
            <w:pPr>
              <w:spacing w:after="0" w:line="240" w:lineRule="auto"/>
              <w:rPr>
                <w:ins w:author="Valentina" w:date="2015-09-03T14:40:00Z" w:id="3573"/>
                <w:rFonts w:ascii="Times New Roman" w:hAnsi="Times New Roman" w:cs="Times New Roman"/>
                <w:color w:val="000000"/>
                <w:sz w:val="18"/>
                <w:szCs w:val="18"/>
                <w:lang w:val="en-GB" w:eastAsia="en-US"/>
              </w:rPr>
            </w:pPr>
            <w:ins w:author="Valentina" w:date="2015-09-03T14:40:00Z" w:id="3574">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tcMar/>
            <w:vAlign w:val="center"/>
          </w:tcPr>
          <w:p w:rsidR="00B2210D" w:rsidP="006676C4" w:rsidRDefault="00B2210D" w14:paraId="69845CB4" wp14:textId="77777777" wp14:noSpellErr="1">
            <w:pPr>
              <w:spacing w:after="0" w:line="240" w:lineRule="auto"/>
              <w:rPr>
                <w:ins w:author="Valentina" w:date="2015-09-03T14:40:00Z" w:id="3575"/>
                <w:rFonts w:ascii="Times New Roman" w:hAnsi="Times New Roman" w:cs="Times New Roman"/>
                <w:color w:val="000000"/>
                <w:sz w:val="18"/>
                <w:szCs w:val="18"/>
                <w:lang w:val="en-GB" w:eastAsia="en-US"/>
              </w:rPr>
            </w:pPr>
            <w:ins w:author="Valentina" w:date="2015-09-03T14:40:00Z" w:id="3576">
              <w:r w:rsidRPr="60226960">
                <w:rPr>
                  <w:rFonts w:ascii="Times New Roman" w:hAnsi="Times New Roman" w:eastAsia="Times New Roman" w:cs="Times New Roman"/>
                  <w:color w:val="000000"/>
                  <w:sz w:val="18"/>
                  <w:szCs w:val="18"/>
                  <w:lang w:val="en-GB" w:eastAsia="en-US"/>
                </w:rPr>
                <w:t>other fruit bearing vegetables</w:t>
              </w:r>
            </w:ins>
          </w:p>
        </w:tc>
        <w:tc>
          <w:tcPr>
            <w:tcW w:w="854" w:type="pct"/>
            <w:vMerge w:val="restart"/>
            <w:shd w:val="clear" w:color="auto" w:fill="auto"/>
            <w:noWrap/>
            <w:tcMar/>
            <w:vAlign w:val="center"/>
          </w:tcPr>
          <w:p w:rsidR="00B2210D" w:rsidP="006676C4" w:rsidRDefault="00B2210D" w14:paraId="426D000C" wp14:textId="77777777">
            <w:pPr>
              <w:spacing w:after="0" w:line="240" w:lineRule="auto"/>
              <w:rPr>
                <w:ins w:author="Valentina" w:date="2015-09-03T14:40:00Z" w:id="3577"/>
                <w:rFonts w:ascii="Times New Roman" w:hAnsi="Times New Roman" w:cs="Times New Roman"/>
                <w:color w:val="000000"/>
                <w:sz w:val="18"/>
                <w:szCs w:val="18"/>
                <w:lang w:val="en-GB" w:eastAsia="en-US"/>
              </w:rPr>
            </w:pPr>
            <w:ins w:author="Valentina" w:date="2015-09-03T14:40:00Z" w:id="3578">
              <w:r w:rsidRPr="003302ED">
                <w:rPr>
                  <w:rFonts w:ascii="Times New Roman" w:hAnsi="Times New Roman" w:cs="Times New Roman"/>
                  <w:color w:val="000000"/>
                  <w:sz w:val="18"/>
                  <w:szCs w:val="18"/>
                  <w:lang w:val="en-GB" w:eastAsia="en-US"/>
                </w:rPr>
                <w:t>5,784,000+</w:t>
              </w:r>
            </w:ins>
          </w:p>
          <w:p w:rsidR="00B2210D" w:rsidP="006676C4" w:rsidRDefault="00B2210D" w14:paraId="5B73A3AF" wp14:textId="77777777" wp14:noSpellErr="1">
            <w:pPr>
              <w:spacing w:after="0" w:line="240" w:lineRule="auto"/>
              <w:rPr>
                <w:ins w:author="Valentina" w:date="2015-09-03T14:40:00Z" w:id="3579"/>
                <w:rFonts w:ascii="Times New Roman" w:hAnsi="Times New Roman" w:cs="Times New Roman"/>
                <w:color w:val="000000"/>
                <w:sz w:val="18"/>
                <w:szCs w:val="18"/>
                <w:lang w:val="en-GB" w:eastAsia="en-US"/>
              </w:rPr>
            </w:pPr>
            <w:ins w:author="Valentina" w:date="2015-09-03T14:40:00Z" w:id="3580">
              <w:r w:rsidRPr="60226960">
                <w:rPr>
                  <w:rFonts w:ascii="Times New Roman" w:hAnsi="Times New Roman" w:eastAsia="Times New Roman" w:cs="Times New Roman"/>
                  <w:color w:val="000000"/>
                  <w:sz w:val="18"/>
                  <w:szCs w:val="18"/>
                  <w:lang w:val="en-GB" w:eastAsia="en-US"/>
                </w:rPr>
                <w:t>27,557,000=</w:t>
              </w:r>
            </w:ins>
          </w:p>
          <w:p w:rsidR="00B2210D" w:rsidP="006676C4" w:rsidRDefault="00B2210D" w14:paraId="10D7F79E" wp14:textId="77777777" wp14:noSpellErr="1">
            <w:pPr>
              <w:spacing w:after="0" w:line="240" w:lineRule="auto"/>
              <w:rPr>
                <w:ins w:author="Valentina" w:date="2015-09-03T14:40:00Z" w:id="3581"/>
                <w:rFonts w:ascii="Times New Roman" w:hAnsi="Times New Roman" w:cs="Times New Roman"/>
                <w:b/>
                <w:color w:val="000000"/>
                <w:sz w:val="18"/>
                <w:szCs w:val="18"/>
                <w:lang w:val="en-GB" w:eastAsia="en-US"/>
              </w:rPr>
            </w:pPr>
            <w:ins w:author="Valentina" w:date="2015-09-03T14:40:00Z" w:id="3582">
              <w:r w:rsidRPr="60226960">
                <w:rPr>
                  <w:rFonts w:ascii="Times New Roman" w:hAnsi="Times New Roman" w:eastAsia="Times New Roman" w:cs="Times New Roman"/>
                  <w:b w:val="1"/>
                  <w:bCs w:val="1"/>
                  <w:color w:val="000000"/>
                  <w:sz w:val="18"/>
                  <w:szCs w:val="18"/>
                  <w:lang w:val="en-GB" w:eastAsia="en-US"/>
                </w:rPr>
                <w:t>33,341,000 tonnes</w:t>
              </w:r>
            </w:ins>
          </w:p>
          <w:p w:rsidR="00B2210D" w:rsidP="006676C4" w:rsidRDefault="00B2210D" w14:paraId="286B614F" wp14:textId="77777777">
            <w:pPr>
              <w:spacing w:after="0" w:line="240" w:lineRule="auto"/>
              <w:rPr>
                <w:ins w:author="Valentina" w:date="2015-09-03T14:40:00Z" w:id="3583"/>
                <w:rFonts w:ascii="Times New Roman" w:hAnsi="Times New Roman" w:cs="Times New Roman"/>
                <w:color w:val="000000"/>
                <w:sz w:val="18"/>
                <w:szCs w:val="18"/>
                <w:lang w:val="en-GB" w:eastAsia="en-US"/>
              </w:rPr>
            </w:pPr>
          </w:p>
        </w:tc>
      </w:tr>
      <w:tr xmlns:wp14="http://schemas.microsoft.com/office/word/2010/wordml" w:rsidRPr="005C67A4" w:rsidR="00B2210D" w:rsidTr="483DA69D" w14:paraId="02933AB8" wp14:textId="77777777">
        <w:trPr>
          <w:gridAfter w:val="1"/>
          <w:wAfter w:w="8" w:type="pct"/>
          <w:trHeight w:val="642" w:hRule="exact"/>
          <w:jc w:val="center"/>
          <w:ins w:author="Valentina" w:date="2015-09-03T14:40:00Z" w:id="3584"/>
        </w:trPr>
        <w:tc>
          <w:tcPr>
            <w:tcW w:w="402" w:type="pct"/>
            <w:noWrap/>
            <w:tcMar/>
            <w:vAlign w:val="center"/>
          </w:tcPr>
          <w:p w:rsidR="00B2210D" w:rsidP="006676C4" w:rsidRDefault="00B2210D" w14:paraId="6F82A224" wp14:textId="77777777">
            <w:pPr>
              <w:spacing w:after="0" w:line="240" w:lineRule="auto"/>
              <w:jc w:val="both"/>
              <w:rPr>
                <w:ins w:author="Valentina" w:date="2015-09-03T14:40:00Z" w:id="3585"/>
                <w:rFonts w:ascii="Times New Roman" w:hAnsi="Times New Roman" w:cs="Times New Roman"/>
                <w:color w:val="000000"/>
                <w:sz w:val="18"/>
                <w:szCs w:val="18"/>
                <w:lang w:val="en-GB" w:eastAsia="en-US"/>
              </w:rPr>
            </w:pPr>
            <w:ins w:author="Valentina" w:date="2015-09-03T14:40:00Z" w:id="3586">
              <w:r w:rsidRPr="003302ED">
                <w:rPr>
                  <w:rFonts w:ascii="Times New Roman" w:hAnsi="Times New Roman" w:cs="Times New Roman"/>
                  <w:sz w:val="18"/>
                  <w:szCs w:val="18"/>
                  <w:lang w:val="en-GB"/>
                </w:rPr>
                <w:t>0463</w:t>
              </w:r>
            </w:ins>
          </w:p>
        </w:tc>
        <w:tc>
          <w:tcPr>
            <w:tcW w:w="630" w:type="pct"/>
            <w:noWrap/>
            <w:tcMar/>
            <w:vAlign w:val="center"/>
          </w:tcPr>
          <w:p w:rsidR="00B2210D" w:rsidP="006676C4" w:rsidRDefault="00B2210D" w14:paraId="275E85B7" wp14:textId="77777777" wp14:noSpellErr="1">
            <w:pPr>
              <w:spacing w:after="0" w:line="240" w:lineRule="auto"/>
              <w:jc w:val="both"/>
              <w:rPr>
                <w:ins w:author="Valentina" w:date="2015-09-03T14:40:00Z" w:id="3587"/>
                <w:rFonts w:ascii="Times New Roman" w:hAnsi="Times New Roman" w:cs="Times New Roman"/>
                <w:color w:val="000000"/>
                <w:sz w:val="18"/>
                <w:szCs w:val="18"/>
                <w:lang w:val="en-GB" w:eastAsia="en-US"/>
              </w:rPr>
            </w:pPr>
            <w:ins w:author="Valentina" w:date="2015-09-03T14:40:00Z" w:id="3588">
              <w:r w:rsidRPr="60226960">
                <w:rPr>
                  <w:rFonts w:ascii="Times New Roman" w:hAnsi="Times New Roman" w:eastAsia="Times New Roman" w:cs="Times New Roman"/>
                  <w:color w:val="000000"/>
                  <w:sz w:val="18"/>
                  <w:szCs w:val="18"/>
                  <w:lang w:val="en-GB" w:eastAsia="en-US"/>
                </w:rPr>
                <w:t>other vegetables</w:t>
              </w:r>
            </w:ins>
          </w:p>
        </w:tc>
        <w:tc>
          <w:tcPr>
            <w:tcW w:w="967" w:type="pct"/>
            <w:noWrap/>
            <w:tcMar/>
            <w:vAlign w:val="center"/>
          </w:tcPr>
          <w:p w:rsidR="00B2210D" w:rsidP="006676C4" w:rsidRDefault="00B2210D" w14:paraId="0B581094" wp14:textId="77777777" wp14:noSpellErr="1">
            <w:pPr>
              <w:spacing w:after="0" w:line="240" w:lineRule="auto"/>
              <w:rPr>
                <w:ins w:author="Valentina" w:date="2015-09-03T14:40:00Z" w:id="3589"/>
                <w:rFonts w:ascii="Times New Roman" w:hAnsi="Times New Roman" w:cs="Times New Roman"/>
                <w:b/>
                <w:color w:val="000000"/>
                <w:sz w:val="18"/>
                <w:szCs w:val="18"/>
                <w:lang w:val="en-GB" w:eastAsia="en-US"/>
              </w:rPr>
            </w:pPr>
            <w:ins w:author="Valentina" w:date="2015-09-03T14:40:00Z" w:id="3590">
              <w:r w:rsidRPr="60226960">
                <w:rPr>
                  <w:rFonts w:ascii="Times New Roman" w:hAnsi="Times New Roman" w:eastAsia="Times New Roman" w:cs="Times New Roman"/>
                  <w:b w:val="1"/>
                  <w:bCs w:val="1"/>
                  <w:color w:val="000000"/>
                  <w:sz w:val="18"/>
                  <w:szCs w:val="18"/>
                  <w:lang w:val="en-GB" w:eastAsia="en-US"/>
                </w:rPr>
                <w:t>27,557,000 tonnes</w:t>
              </w:r>
            </w:ins>
          </w:p>
        </w:tc>
        <w:tc>
          <w:tcPr>
            <w:tcW w:w="672" w:type="pct"/>
            <w:vMerge/>
            <w:vAlign w:val="center"/>
          </w:tcPr>
          <w:p w:rsidR="00B2210D" w:rsidP="006676C4" w:rsidRDefault="00B2210D" w14:paraId="0388208E" wp14:textId="77777777">
            <w:pPr>
              <w:spacing w:after="0" w:line="240" w:lineRule="auto"/>
              <w:jc w:val="both"/>
              <w:rPr>
                <w:ins w:author="Valentina" w:date="2015-09-03T14:40:00Z" w:id="3591"/>
                <w:rFonts w:ascii="Times New Roman" w:hAnsi="Times New Roman" w:cs="Times New Roman"/>
                <w:color w:val="000000"/>
                <w:sz w:val="18"/>
                <w:szCs w:val="18"/>
                <w:lang w:val="en-GB" w:eastAsia="en-US"/>
              </w:rPr>
            </w:pPr>
          </w:p>
        </w:tc>
        <w:tc>
          <w:tcPr>
            <w:tcW w:w="523" w:type="pct"/>
            <w:vMerge/>
            <w:noWrap/>
            <w:vAlign w:val="center"/>
          </w:tcPr>
          <w:p w:rsidR="00B2210D" w:rsidP="006676C4" w:rsidRDefault="00B2210D" w14:paraId="51FDDE76" wp14:textId="77777777">
            <w:pPr>
              <w:spacing w:after="0" w:line="240" w:lineRule="auto"/>
              <w:jc w:val="both"/>
              <w:rPr>
                <w:ins w:author="Valentina" w:date="2015-09-03T14:40:00Z" w:id="3592"/>
                <w:rFonts w:ascii="Times New Roman" w:hAnsi="Times New Roman" w:cs="Times New Roman"/>
                <w:color w:val="000000"/>
                <w:sz w:val="18"/>
                <w:szCs w:val="18"/>
                <w:lang w:val="en-GB" w:eastAsia="en-US"/>
              </w:rPr>
            </w:pPr>
          </w:p>
        </w:tc>
        <w:tc>
          <w:tcPr>
            <w:tcW w:w="945" w:type="pct"/>
            <w:vMerge/>
            <w:noWrap/>
            <w:vAlign w:val="center"/>
          </w:tcPr>
          <w:p w:rsidR="00B2210D" w:rsidP="006676C4" w:rsidRDefault="00B2210D" w14:paraId="5183482F" wp14:textId="77777777">
            <w:pPr>
              <w:spacing w:after="0" w:line="240" w:lineRule="auto"/>
              <w:jc w:val="both"/>
              <w:rPr>
                <w:ins w:author="Valentina" w:date="2015-09-03T14:40:00Z" w:id="3593"/>
                <w:rFonts w:ascii="Times New Roman" w:hAnsi="Times New Roman" w:cs="Times New Roman"/>
                <w:color w:val="000000"/>
                <w:sz w:val="18"/>
                <w:szCs w:val="18"/>
                <w:lang w:val="en-GB" w:eastAsia="en-US"/>
              </w:rPr>
            </w:pPr>
          </w:p>
        </w:tc>
        <w:tc>
          <w:tcPr>
            <w:tcW w:w="854" w:type="pct"/>
            <w:vMerge/>
            <w:noWrap/>
            <w:vAlign w:val="center"/>
          </w:tcPr>
          <w:p w:rsidR="00B2210D" w:rsidP="006676C4" w:rsidRDefault="00B2210D" w14:paraId="14AE46D1" wp14:textId="77777777">
            <w:pPr>
              <w:spacing w:after="0" w:line="240" w:lineRule="auto"/>
              <w:jc w:val="both"/>
              <w:rPr>
                <w:ins w:author="Valentina" w:date="2015-09-03T14:40:00Z" w:id="3594"/>
                <w:rFonts w:ascii="Times New Roman" w:hAnsi="Times New Roman" w:cs="Times New Roman"/>
                <w:color w:val="000000"/>
                <w:sz w:val="18"/>
                <w:szCs w:val="18"/>
                <w:lang w:val="en-GB" w:eastAsia="en-US"/>
              </w:rPr>
            </w:pPr>
          </w:p>
        </w:tc>
      </w:tr>
    </w:tbl>
    <w:p xmlns:wp14="http://schemas.microsoft.com/office/word/2010/wordml" w:rsidRPr="009616CB" w:rsidR="00EB7AF1" w:rsidP="00EB7AF1" w:rsidRDefault="00EB7AF1" w14:paraId="1461E2D4"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714575F"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0F4425F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586FC90E"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243A36C" wp14:textId="77777777">
      <w:pPr>
        <w:keepNext/>
        <w:spacing w:line="240" w:lineRule="auto"/>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3:</w:t>
      </w:r>
      <w:bookmarkStart w:name="_Toc275621549" w:id="3596"/>
      <w:bookmarkStart w:name="_Toc275958882" w:id="3597"/>
      <w:bookmarkStart w:name="_Toc275958938" w:id="3598"/>
      <w:bookmarkStart w:name="_Toc275958955" w:id="3599"/>
      <w:r w:rsidRPr="483DA69D">
        <w:rPr>
          <w:rFonts w:ascii="Times New Roman" w:hAnsi="Times New Roman" w:eastAsia="Times New Roman" w:cs="Times New Roman"/>
          <w:lang w:val="en-GB" w:eastAsia="en-GB"/>
        </w:rPr>
        <w:t xml:space="preserve"> </w:t>
      </w:r>
      <w:r w:rsidRPr="483DA69D">
        <w:rPr>
          <w:rFonts w:ascii="Times New Roman" w:hAnsi="Times New Roman" w:eastAsia="Times New Roman" w:cs="Times New Roman"/>
          <w:sz w:val="24"/>
          <w:szCs w:val="24"/>
          <w:lang w:val="en-GB" w:eastAsia="en-GB"/>
        </w:rPr>
        <w:t xml:space="preserve">FCL - CPC data conversion when many-to-one are turned </w:t>
      </w:r>
      <w:proofErr w:type="gramStart"/>
      <w:r w:rsidRPr="483DA69D">
        <w:rPr>
          <w:rFonts w:ascii="Times New Roman" w:hAnsi="Times New Roman" w:eastAsia="Times New Roman" w:cs="Times New Roman"/>
          <w:sz w:val="24"/>
          <w:szCs w:val="24"/>
          <w:lang w:val="en-GB" w:eastAsia="en-GB"/>
        </w:rPr>
        <w:t>into a one-to-one correlations</w:t>
      </w:r>
      <w:bookmarkEnd w:id="3596"/>
      <w:bookmarkEnd w:id="3597"/>
      <w:bookmarkEnd w:id="3598"/>
      <w:bookmarkEnd w:id="3599"/>
      <w:proofErr w:type="gramEnd"/>
      <w:r w:rsidRPr="483DA69D">
        <w:rPr>
          <w:rFonts w:ascii="Times New Roman" w:hAnsi="Times New Roman" w:eastAsia="Times New Roman" w:cs="Times New Roman"/>
          <w:sz w:val="24"/>
          <w:szCs w:val="24"/>
          <w:lang w:val="en-GB" w:eastAsia="en-GB"/>
        </w:rPr>
        <w:t xml:space="preserve"> (codes in </w:t>
      </w:r>
      <w:r w:rsidRPr="483DA69D">
        <w:rPr>
          <w:rFonts w:ascii="Times New Roman" w:hAnsi="Times New Roman" w:eastAsia="Times New Roman" w:cs="Times New Roman"/>
          <w:b w:val="1"/>
          <w:bCs w:val="1"/>
          <w:color w:val="0000FF"/>
          <w:sz w:val="24"/>
          <w:szCs w:val="24"/>
          <w:lang w:val="en-GB" w:eastAsia="en-US"/>
        </w:rPr>
        <w:t>bold blue</w:t>
      </w:r>
      <w:r w:rsidRPr="483DA69D">
        <w:rPr>
          <w:rFonts w:ascii="Times New Roman" w:hAnsi="Times New Roman" w:eastAsia="Times New Roman" w:cs="Times New Roman"/>
          <w:sz w:val="24"/>
          <w:szCs w:val="24"/>
          <w:lang w:val="en-GB" w:eastAsia="en-GB"/>
        </w:rPr>
        <w:t xml:space="preserve"> text are the CPC expanded codes)</w:t>
      </w:r>
    </w:p>
    <w:tbl>
      <w:tblPr>
        <w:tblW w:w="9848" w:type="dxa"/>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817"/>
        <w:gridCol w:w="1276"/>
        <w:gridCol w:w="1486"/>
        <w:gridCol w:w="1065"/>
        <w:gridCol w:w="1134"/>
        <w:gridCol w:w="2448"/>
        <w:gridCol w:w="1622"/>
      </w:tblGrid>
      <w:tr xmlns:wp14="http://schemas.microsoft.com/office/word/2010/wordml" w:rsidRPr="005C67A4" w:rsidR="00B2210D" w:rsidTr="483DA69D" w14:paraId="563A64B2" wp14:textId="77777777">
        <w:trPr>
          <w:trHeight w:val="300"/>
          <w:ins w:author="Valentina" w:date="2015-09-03T14:40:00Z" w:id="3600"/>
        </w:trPr>
        <w:tc>
          <w:tcPr>
            <w:tcW w:w="3579" w:type="dxa"/>
            <w:gridSpan w:val="3"/>
            <w:shd w:val="clear" w:color="auto" w:fill="DDD9C3"/>
            <w:noWrap/>
            <w:tcMar/>
            <w:vAlign w:val="center"/>
            <w:hideMark/>
          </w:tcPr>
          <w:p w:rsidR="00B2210D" w:rsidP="006676C4" w:rsidRDefault="00B2210D" w14:paraId="71F47AA4" wp14:textId="77777777" wp14:noSpellErr="1">
            <w:pPr>
              <w:keepNext/>
              <w:spacing w:after="0" w:line="240" w:lineRule="auto"/>
              <w:rPr>
                <w:ins w:author="Valentina" w:date="2015-09-03T14:40:00Z" w:id="3601"/>
                <w:rFonts w:ascii="Times New Roman" w:hAnsi="Times New Roman" w:cs="Times New Roman"/>
                <w:iCs/>
                <w:color w:val="000000"/>
                <w:sz w:val="18"/>
                <w:szCs w:val="24"/>
                <w:lang w:val="en-GB" w:eastAsia="en-US"/>
              </w:rPr>
            </w:pPr>
            <w:ins w:author="Valentina" w:date="2015-09-03T14:40:00Z" w:id="3602">
              <w:r w:rsidRPr="60226960">
                <w:rPr>
                  <w:rFonts w:ascii="Times New Roman" w:hAnsi="Times New Roman" w:eastAsia="Times New Roman" w:cs="Times New Roman"/>
                  <w:color w:val="000000"/>
                  <w:sz w:val="18"/>
                  <w:szCs w:val="18"/>
                  <w:lang w:val="en-GB" w:eastAsia="en-US"/>
                </w:rPr>
                <w:t>FCL</w:t>
              </w:r>
            </w:ins>
          </w:p>
        </w:tc>
        <w:tc>
          <w:tcPr>
            <w:tcW w:w="1065" w:type="dxa"/>
            <w:vMerge w:val="restart"/>
            <w:tcBorders>
              <w:top w:val="double" w:color="8DB3E2" w:themeColor="text2" w:themeTint="66" w:sz="4" w:space="0"/>
            </w:tcBorders>
            <w:shd w:val="clear" w:color="auto" w:fill="auto"/>
            <w:tcMar/>
            <w:vAlign w:val="center"/>
          </w:tcPr>
          <w:p w:rsidR="00B2210D" w:rsidP="006676C4" w:rsidRDefault="00B2210D" w14:paraId="104C994C" wp14:textId="7FF2457E">
            <w:pPr>
              <w:keepNext/>
              <w:spacing w:after="0" w:line="240" w:lineRule="auto"/>
              <w:rPr>
                <w:ins w:author="Valentina" w:date="2015-09-03T14:40:00Z" w:id="3603"/>
                <w:rFonts w:ascii="Times New Roman" w:hAnsi="Times New Roman" w:cs="Times New Roman"/>
                <w:bCs/>
                <w:sz w:val="18"/>
                <w:szCs w:val="24"/>
                <w:lang w:val="en-GB" w:eastAsia="en-US"/>
              </w:rPr>
            </w:pPr>
            <w:ins w:author="Valentina" w:date="2015-09-03T14:40:00Z" w:id="3604">
              <w:r w:rsidRPr="60226960">
                <w:rPr>
                  <w:rFonts w:ascii="Times New Roman" w:hAnsi="Times New Roman" w:eastAsia="Times New Roman" w:cs="Times New Roman"/>
                  <w:sz w:val="18"/>
                  <w:szCs w:val="18"/>
                  <w:lang w:val="en-GB" w:eastAsia="en-US"/>
                </w:rPr>
                <w:t xml:space="preserve">FCL</w:t>
              </w:r>
            </w:ins>
            <w:r w:rsidRPr="60226960" w:rsidR="483DA69D">
              <w:rPr>
                <w:rFonts w:ascii="Times New Roman" w:hAnsi="Times New Roman" w:eastAsia="Times New Roman" w:cs="Times New Roman"/>
                <w:sz w:val="18"/>
                <w:szCs w:val="18"/>
                <w:lang w:val="en-GB" w:eastAsia="en-US"/>
              </w:rPr>
              <w:t xml:space="preserve">to</w:t>
            </w:r>
            <w:ins w:author="Valentina" w:date="2015-09-03T14:40:00Z" w:id="22948233">
              <w:r w:rsidRPr="60226960">
                <w:rPr>
                  <w:rFonts w:ascii="Times New Roman" w:hAnsi="Times New Roman" w:eastAsia="Times New Roman" w:cs="Times New Roman"/>
                  <w:sz w:val="18"/>
                  <w:szCs w:val="18"/>
                  <w:lang w:val="en-GB" w:eastAsia="en-US"/>
                </w:rPr>
                <w:t xml:space="preserve">CPC </w:t>
              </w:r>
            </w:ins>
          </w:p>
          <w:p w:rsidR="00B2210D" w:rsidP="006676C4" w:rsidRDefault="00B2210D" w14:paraId="62972771" wp14:textId="77777777" wp14:noSpellErr="1">
            <w:pPr>
              <w:keepNext/>
              <w:spacing w:after="0" w:line="240" w:lineRule="auto"/>
              <w:rPr>
                <w:ins w:author="Valentina" w:date="2015-09-03T14:40:00Z" w:id="3605"/>
                <w:rFonts w:ascii="Times New Roman" w:hAnsi="Times New Roman" w:cs="Times New Roman"/>
                <w:iCs/>
                <w:sz w:val="18"/>
                <w:szCs w:val="24"/>
                <w:lang w:val="en-GB" w:eastAsia="en-US"/>
              </w:rPr>
            </w:pPr>
            <w:ins w:author="Valentina" w:date="2015-09-03T14:40:00Z" w:id="3606">
              <w:r w:rsidRPr="60226960">
                <w:rPr>
                  <w:rFonts w:ascii="Times New Roman" w:hAnsi="Times New Roman" w:eastAsia="Times New Roman" w:cs="Times New Roman"/>
                  <w:sz w:val="18"/>
                  <w:szCs w:val="18"/>
                  <w:lang w:val="en-GB" w:eastAsia="en-US"/>
                </w:rPr>
                <w:t>conversion factor</w:t>
              </w:r>
            </w:ins>
          </w:p>
        </w:tc>
        <w:tc>
          <w:tcPr>
            <w:tcW w:w="5204" w:type="dxa"/>
            <w:gridSpan w:val="3"/>
            <w:shd w:val="clear" w:color="auto" w:fill="DBE5F1" w:themeFill="accent1" w:themeFillTint="33"/>
            <w:noWrap/>
            <w:tcMar/>
            <w:vAlign w:val="center"/>
            <w:hideMark/>
          </w:tcPr>
          <w:p w:rsidR="00B2210D" w:rsidP="006676C4" w:rsidRDefault="00B2210D" w14:paraId="02B7C0DE" wp14:textId="77777777" wp14:noSpellErr="1">
            <w:pPr>
              <w:keepNext/>
              <w:spacing w:after="0" w:line="240" w:lineRule="auto"/>
              <w:rPr>
                <w:ins w:author="Valentina" w:date="2015-09-03T14:40:00Z" w:id="3607"/>
                <w:rFonts w:ascii="Times New Roman" w:hAnsi="Times New Roman" w:cs="Times New Roman"/>
                <w:iCs/>
                <w:color w:val="000000"/>
                <w:sz w:val="18"/>
                <w:szCs w:val="24"/>
                <w:lang w:val="en-GB" w:eastAsia="en-US"/>
              </w:rPr>
            </w:pPr>
            <w:ins w:author="Valentina" w:date="2015-09-03T14:40:00Z" w:id="3608">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5C67A4" w:rsidR="00B2210D" w:rsidTr="483DA69D" w14:paraId="69DB27A0" wp14:textId="77777777">
        <w:trPr>
          <w:trHeight w:val="384"/>
          <w:ins w:author="Valentina" w:date="2015-09-03T14:40:00Z" w:id="3609"/>
        </w:trPr>
        <w:tc>
          <w:tcPr>
            <w:tcW w:w="817" w:type="dxa"/>
            <w:shd w:val="clear" w:color="auto" w:fill="auto"/>
            <w:noWrap/>
            <w:tcMar/>
            <w:vAlign w:val="center"/>
            <w:hideMark/>
          </w:tcPr>
          <w:p w:rsidR="00B2210D" w:rsidP="006676C4" w:rsidRDefault="00B2210D" w14:paraId="1B33C265" wp14:textId="77777777" wp14:noSpellErr="1">
            <w:pPr>
              <w:keepNext/>
              <w:spacing w:after="0" w:line="240" w:lineRule="auto"/>
              <w:rPr>
                <w:ins w:author="Valentina" w:date="2015-09-03T14:40:00Z" w:id="3610"/>
                <w:rFonts w:ascii="Times New Roman" w:hAnsi="Times New Roman" w:cs="Times New Roman"/>
                <w:bCs/>
                <w:color w:val="000000"/>
                <w:sz w:val="18"/>
                <w:szCs w:val="24"/>
                <w:lang w:val="en-GB" w:eastAsia="en-US"/>
              </w:rPr>
            </w:pPr>
            <w:ins w:author="Valentina" w:date="2015-09-03T14:40:00Z" w:id="3611">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276" w:type="dxa"/>
            <w:shd w:val="clear" w:color="auto" w:fill="auto"/>
            <w:noWrap/>
            <w:tcMar/>
            <w:vAlign w:val="center"/>
            <w:hideMark/>
          </w:tcPr>
          <w:p w:rsidR="00B2210D" w:rsidP="006676C4" w:rsidRDefault="00B2210D" w14:paraId="6F321734" wp14:textId="77777777" wp14:noSpellErr="1">
            <w:pPr>
              <w:keepNext/>
              <w:spacing w:after="0" w:line="240" w:lineRule="auto"/>
              <w:rPr>
                <w:ins w:author="Valentina" w:date="2015-09-03T14:40:00Z" w:id="3612"/>
                <w:rFonts w:ascii="Times New Roman" w:hAnsi="Times New Roman" w:cs="Times New Roman"/>
                <w:bCs/>
                <w:color w:val="000000"/>
                <w:sz w:val="18"/>
                <w:szCs w:val="24"/>
                <w:lang w:val="en-GB" w:eastAsia="en-US"/>
              </w:rPr>
            </w:pPr>
            <w:ins w:author="Valentina" w:date="2015-09-03T14:40:00Z" w:id="3613">
              <w:r w:rsidRPr="60226960">
                <w:rPr>
                  <w:rFonts w:ascii="Times New Roman" w:hAnsi="Times New Roman" w:eastAsia="Times New Roman" w:cs="Times New Roman"/>
                  <w:sz w:val="18"/>
                  <w:szCs w:val="18"/>
                  <w:lang w:val="en-GB" w:eastAsia="en-GB"/>
                </w:rPr>
                <w:t>descriptor</w:t>
              </w:r>
            </w:ins>
          </w:p>
        </w:tc>
        <w:tc>
          <w:tcPr>
            <w:tcW w:w="1486" w:type="dxa"/>
            <w:shd w:val="clear" w:color="auto" w:fill="auto"/>
            <w:noWrap/>
            <w:tcMar/>
            <w:vAlign w:val="center"/>
            <w:hideMark/>
          </w:tcPr>
          <w:p w:rsidR="00B2210D" w:rsidP="006676C4" w:rsidRDefault="00B2210D" w14:paraId="4A21DF2E" wp14:textId="77777777" wp14:noSpellErr="1">
            <w:pPr>
              <w:keepNext/>
              <w:spacing w:after="0" w:line="240" w:lineRule="auto"/>
              <w:rPr>
                <w:ins w:author="Valentina" w:date="2015-09-03T14:40:00Z" w:id="3614"/>
                <w:rFonts w:ascii="Times New Roman" w:hAnsi="Times New Roman" w:cs="Times New Roman"/>
                <w:bCs/>
                <w:color w:val="000000"/>
                <w:sz w:val="18"/>
                <w:szCs w:val="24"/>
                <w:lang w:val="en-GB" w:eastAsia="en-US"/>
              </w:rPr>
            </w:pPr>
            <w:ins w:author="Valentina" w:date="2015-09-03T14:40:00Z" w:id="3615">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35A0A29" wp14:textId="77777777" wp14:noSpellErr="1">
            <w:pPr>
              <w:keepNext/>
              <w:spacing w:after="0" w:line="240" w:lineRule="auto"/>
              <w:rPr>
                <w:ins w:author="Valentina" w:date="2015-09-03T14:40:00Z" w:id="3616"/>
                <w:rFonts w:ascii="Times New Roman" w:hAnsi="Times New Roman" w:cs="Times New Roman"/>
                <w:bCs/>
                <w:color w:val="000000"/>
                <w:sz w:val="18"/>
                <w:szCs w:val="24"/>
                <w:lang w:val="en-GB" w:eastAsia="en-US"/>
              </w:rPr>
            </w:pPr>
            <w:ins w:author="Valentina" w:date="2015-09-03T14:40:00Z" w:id="3617">
              <w:r w:rsidRPr="60226960">
                <w:rPr>
                  <w:rFonts w:ascii="Times New Roman" w:hAnsi="Times New Roman" w:eastAsia="Times New Roman" w:cs="Times New Roman"/>
                  <w:color w:val="000000"/>
                  <w:sz w:val="18"/>
                  <w:szCs w:val="18"/>
                  <w:lang w:val="en-GB" w:eastAsia="en-US"/>
                </w:rPr>
                <w:t>production quantity</w:t>
              </w:r>
            </w:ins>
          </w:p>
        </w:tc>
        <w:tc>
          <w:tcPr>
            <w:tcW w:w="1065" w:type="dxa"/>
            <w:vMerge/>
            <w:vAlign w:val="center"/>
          </w:tcPr>
          <w:p w:rsidR="00B2210D" w:rsidP="006676C4" w:rsidRDefault="00B2210D" w14:paraId="1AA85D6A" wp14:textId="77777777">
            <w:pPr>
              <w:keepNext/>
              <w:spacing w:after="0" w:line="240" w:lineRule="auto"/>
              <w:rPr>
                <w:ins w:author="Valentina" w:date="2015-09-03T14:40:00Z" w:id="3618"/>
                <w:rFonts w:ascii="Times New Roman" w:hAnsi="Times New Roman" w:cs="Times New Roman"/>
                <w:bCs/>
                <w:color w:val="000000"/>
                <w:sz w:val="18"/>
                <w:szCs w:val="24"/>
                <w:lang w:val="en-GB" w:eastAsia="en-US"/>
              </w:rPr>
            </w:pPr>
          </w:p>
        </w:tc>
        <w:tc>
          <w:tcPr>
            <w:tcW w:w="1134" w:type="dxa"/>
            <w:shd w:val="clear" w:color="auto" w:fill="auto"/>
            <w:noWrap/>
            <w:tcMar/>
            <w:vAlign w:val="center"/>
            <w:hideMark/>
          </w:tcPr>
          <w:p w:rsidR="00B2210D" w:rsidP="006676C4" w:rsidRDefault="00B2210D" w14:paraId="43F038D2" wp14:textId="77777777" wp14:noSpellErr="1">
            <w:pPr>
              <w:keepNext/>
              <w:spacing w:after="0" w:line="240" w:lineRule="auto"/>
              <w:rPr>
                <w:ins w:author="Valentina" w:date="2015-09-03T14:40:00Z" w:id="3619"/>
                <w:rFonts w:ascii="Times New Roman" w:hAnsi="Times New Roman" w:cs="Times New Roman"/>
                <w:bCs/>
                <w:color w:val="000000"/>
                <w:sz w:val="18"/>
                <w:szCs w:val="24"/>
                <w:lang w:val="en-GB" w:eastAsia="en-US"/>
              </w:rPr>
            </w:pPr>
            <w:ins w:author="Valentina" w:date="2015-09-03T14:40:00Z" w:id="3620">
              <w:r w:rsidRPr="60226960">
                <w:rPr>
                  <w:rFonts w:ascii="Times New Roman" w:hAnsi="Times New Roman" w:eastAsia="Times New Roman" w:cs="Times New Roman"/>
                  <w:color w:val="000000"/>
                  <w:sz w:val="18"/>
                  <w:szCs w:val="18"/>
                  <w:lang w:val="en-GB" w:eastAsia="en-US"/>
                </w:rPr>
                <w:t>code</w:t>
              </w:r>
            </w:ins>
          </w:p>
        </w:tc>
        <w:tc>
          <w:tcPr>
            <w:tcW w:w="2448" w:type="dxa"/>
            <w:shd w:val="clear" w:color="auto" w:fill="auto"/>
            <w:noWrap/>
            <w:tcMar/>
            <w:vAlign w:val="center"/>
            <w:hideMark/>
          </w:tcPr>
          <w:p w:rsidR="00B2210D" w:rsidP="006676C4" w:rsidRDefault="00B2210D" w14:paraId="7E2B68F3" wp14:textId="77777777" wp14:noSpellErr="1">
            <w:pPr>
              <w:keepNext/>
              <w:spacing w:after="0" w:line="240" w:lineRule="auto"/>
              <w:rPr>
                <w:ins w:author="Valentina" w:date="2015-09-03T14:40:00Z" w:id="3621"/>
                <w:rFonts w:ascii="Times New Roman" w:hAnsi="Times New Roman" w:cs="Times New Roman"/>
                <w:bCs/>
                <w:color w:val="000000"/>
                <w:sz w:val="18"/>
                <w:szCs w:val="24"/>
                <w:lang w:val="en-GB" w:eastAsia="en-US"/>
              </w:rPr>
            </w:pPr>
            <w:ins w:author="Valentina" w:date="2015-09-03T14:40:00Z" w:id="3622">
              <w:r w:rsidRPr="60226960">
                <w:rPr>
                  <w:rFonts w:ascii="Times New Roman" w:hAnsi="Times New Roman" w:eastAsia="Times New Roman" w:cs="Times New Roman"/>
                  <w:sz w:val="18"/>
                  <w:szCs w:val="18"/>
                  <w:lang w:val="en-GB" w:eastAsia="en-GB"/>
                </w:rPr>
                <w:t>descriptor</w:t>
              </w:r>
            </w:ins>
          </w:p>
        </w:tc>
        <w:tc>
          <w:tcPr>
            <w:tcW w:w="1622" w:type="dxa"/>
            <w:shd w:val="clear" w:color="auto" w:fill="auto"/>
            <w:noWrap/>
            <w:tcMar/>
            <w:vAlign w:val="center"/>
            <w:hideMark/>
          </w:tcPr>
          <w:p w:rsidR="00B2210D" w:rsidP="006676C4" w:rsidRDefault="00B2210D" w14:paraId="68B325CE" wp14:textId="77777777" wp14:noSpellErr="1">
            <w:pPr>
              <w:keepNext/>
              <w:spacing w:after="0" w:line="240" w:lineRule="auto"/>
              <w:rPr>
                <w:ins w:author="Valentina" w:date="2015-09-03T14:40:00Z" w:id="3623"/>
                <w:rFonts w:ascii="Times New Roman" w:hAnsi="Times New Roman" w:cs="Times New Roman"/>
                <w:bCs/>
                <w:color w:val="000000"/>
                <w:sz w:val="18"/>
                <w:szCs w:val="24"/>
                <w:lang w:val="en-GB" w:eastAsia="en-US"/>
              </w:rPr>
            </w:pPr>
            <w:ins w:author="Valentina" w:date="2015-09-03T14:40:00Z" w:id="3624">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43E8B776" wp14:textId="77777777" wp14:noSpellErr="1">
            <w:pPr>
              <w:keepNext/>
              <w:spacing w:after="0" w:line="240" w:lineRule="auto"/>
              <w:rPr>
                <w:ins w:author="Valentina" w:date="2015-09-03T14:40:00Z" w:id="3625"/>
                <w:rFonts w:ascii="Times New Roman" w:hAnsi="Times New Roman" w:cs="Times New Roman"/>
                <w:bCs/>
                <w:color w:val="000000"/>
                <w:sz w:val="18"/>
                <w:szCs w:val="24"/>
                <w:lang w:val="en-GB" w:eastAsia="en-US"/>
              </w:rPr>
            </w:pPr>
            <w:ins w:author="Valentina" w:date="2015-09-03T14:40:00Z" w:id="3626">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71D2C626" wp14:textId="77777777">
        <w:trPr>
          <w:trHeight w:val="559"/>
          <w:ins w:author="Valentina" w:date="2015-09-03T14:40:00Z" w:id="3627"/>
        </w:trPr>
        <w:tc>
          <w:tcPr>
            <w:tcW w:w="817" w:type="dxa"/>
            <w:shd w:val="clear" w:color="auto" w:fill="auto"/>
            <w:noWrap/>
            <w:tcMar/>
            <w:vAlign w:val="center"/>
          </w:tcPr>
          <w:p w:rsidR="00B2210D" w:rsidP="006676C4" w:rsidRDefault="00B2210D" w14:paraId="3335C625" wp14:textId="77777777" wp14:noSpellErr="1">
            <w:pPr>
              <w:keepNext/>
              <w:spacing w:after="0" w:line="240" w:lineRule="auto"/>
              <w:rPr>
                <w:ins w:author="Valentina" w:date="2015-09-03T14:40:00Z" w:id="3628"/>
                <w:rFonts w:ascii="Times New Roman" w:hAnsi="Times New Roman" w:cs="Times New Roman"/>
                <w:bCs/>
                <w:color w:val="000000"/>
                <w:sz w:val="18"/>
                <w:szCs w:val="24"/>
                <w:lang w:val="en-GB" w:eastAsia="en-US"/>
              </w:rPr>
            </w:pPr>
            <w:ins w:author="Valentina" w:date="2015-09-03T14:40:00Z" w:id="3629">
              <w:r w:rsidRPr="60226960">
                <w:rPr>
                  <w:rFonts w:ascii="Times New Roman" w:hAnsi="Times New Roman" w:eastAsia="Times New Roman" w:cs="Times New Roman"/>
                  <w:color w:val="000000"/>
                  <w:sz w:val="18"/>
                  <w:szCs w:val="18"/>
                  <w:lang w:val="en-GB" w:eastAsia="en-US"/>
                </w:rPr>
                <w:t>n/a</w:t>
              </w:r>
            </w:ins>
          </w:p>
        </w:tc>
        <w:tc>
          <w:tcPr>
            <w:tcW w:w="1276" w:type="dxa"/>
            <w:shd w:val="clear" w:color="auto" w:fill="auto"/>
            <w:noWrap/>
            <w:tcMar/>
            <w:vAlign w:val="center"/>
          </w:tcPr>
          <w:p w:rsidR="00B2210D" w:rsidP="006676C4" w:rsidRDefault="00B2210D" w14:paraId="4519E633" wp14:textId="77777777" wp14:noSpellErr="1">
            <w:pPr>
              <w:keepNext/>
              <w:spacing w:after="0" w:line="240" w:lineRule="auto"/>
              <w:rPr>
                <w:ins w:author="Valentina" w:date="2015-09-03T14:40:00Z" w:id="3630"/>
                <w:rFonts w:ascii="Times New Roman" w:hAnsi="Times New Roman" w:cs="Times New Roman"/>
                <w:bCs/>
                <w:color w:val="000000"/>
                <w:sz w:val="18"/>
                <w:szCs w:val="24"/>
                <w:lang w:val="en-GB" w:eastAsia="en-US"/>
              </w:rPr>
            </w:pPr>
            <w:ins w:author="Valentina" w:date="2015-09-03T14:40:00Z" w:id="3631">
              <w:r w:rsidRPr="60226960">
                <w:rPr>
                  <w:rFonts w:ascii="Times New Roman" w:hAnsi="Times New Roman" w:eastAsia="Times New Roman" w:cs="Times New Roman"/>
                  <w:color w:val="000000"/>
                  <w:sz w:val="18"/>
                  <w:szCs w:val="18"/>
                  <w:lang w:val="en-GB" w:eastAsia="en-US"/>
                </w:rPr>
                <w:t>n/a</w:t>
              </w:r>
            </w:ins>
          </w:p>
        </w:tc>
        <w:tc>
          <w:tcPr>
            <w:tcW w:w="1486" w:type="dxa"/>
            <w:shd w:val="clear" w:color="auto" w:fill="auto"/>
            <w:noWrap/>
            <w:tcMar/>
            <w:vAlign w:val="center"/>
          </w:tcPr>
          <w:p w:rsidR="00B2210D" w:rsidP="006676C4" w:rsidRDefault="00B2210D" w14:paraId="5AA27365" wp14:textId="77777777" wp14:noSpellErr="1">
            <w:pPr>
              <w:keepNext/>
              <w:spacing w:after="0" w:line="240" w:lineRule="auto"/>
              <w:rPr>
                <w:ins w:author="Valentina" w:date="2015-09-03T14:40:00Z" w:id="3632"/>
                <w:rFonts w:ascii="Times New Roman" w:hAnsi="Times New Roman" w:cs="Times New Roman"/>
                <w:bCs/>
                <w:color w:val="000000"/>
                <w:sz w:val="18"/>
                <w:szCs w:val="24"/>
                <w:lang w:val="en-GB" w:eastAsia="en-US"/>
              </w:rPr>
            </w:pPr>
            <w:ins w:author="Valentina" w:date="2015-09-03T14:40:00Z" w:id="3633">
              <w:r w:rsidRPr="60226960">
                <w:rPr>
                  <w:rFonts w:ascii="Times New Roman" w:hAnsi="Times New Roman" w:eastAsia="Times New Roman" w:cs="Times New Roman"/>
                  <w:color w:val="000000"/>
                  <w:sz w:val="18"/>
                  <w:szCs w:val="18"/>
                  <w:lang w:val="en-GB" w:eastAsia="en-US"/>
                </w:rPr>
                <w:t>n/a</w:t>
              </w:r>
            </w:ins>
          </w:p>
        </w:tc>
        <w:tc>
          <w:tcPr>
            <w:tcW w:w="1065" w:type="dxa"/>
            <w:tcMar/>
            <w:vAlign w:val="center"/>
          </w:tcPr>
          <w:p w:rsidR="00B2210D" w:rsidP="006676C4" w:rsidRDefault="00B2210D" w14:paraId="7CB6528F" wp14:textId="77777777">
            <w:pPr>
              <w:keepNext/>
              <w:spacing w:after="0" w:line="240" w:lineRule="auto"/>
              <w:rPr>
                <w:ins w:author="Valentina" w:date="2015-09-03T14:40:00Z" w:id="3634"/>
                <w:rFonts w:ascii="Times New Roman" w:hAnsi="Times New Roman" w:cs="Times New Roman"/>
                <w:b/>
                <w:bCs/>
                <w:color w:val="000000"/>
                <w:sz w:val="18"/>
                <w:szCs w:val="24"/>
                <w:lang w:val="en-GB" w:eastAsia="en-US"/>
              </w:rPr>
            </w:pPr>
          </w:p>
        </w:tc>
        <w:tc>
          <w:tcPr>
            <w:tcW w:w="1134" w:type="dxa"/>
            <w:shd w:val="clear" w:color="auto" w:fill="auto"/>
            <w:noWrap/>
            <w:tcMar/>
            <w:vAlign w:val="center"/>
          </w:tcPr>
          <w:p w:rsidR="00B2210D" w:rsidP="006676C4" w:rsidRDefault="00B2210D" w14:paraId="7C3EF0A4" wp14:textId="77777777">
            <w:pPr>
              <w:keepNext/>
              <w:spacing w:after="0" w:line="240" w:lineRule="auto"/>
              <w:rPr>
                <w:ins w:author="Valentina" w:date="2015-09-03T14:40:00Z" w:id="3635"/>
                <w:rFonts w:ascii="Times New Roman" w:hAnsi="Times New Roman" w:cs="Times New Roman"/>
                <w:b/>
                <w:bCs/>
                <w:color w:val="000000"/>
                <w:sz w:val="18"/>
                <w:szCs w:val="24"/>
                <w:lang w:val="en-GB" w:eastAsia="en-US"/>
              </w:rPr>
            </w:pPr>
            <w:ins w:author="Valentina" w:date="2015-09-03T14:40:00Z" w:id="3636">
              <w:r w:rsidRPr="003302ED">
                <w:rPr>
                  <w:rFonts w:ascii="Times New Roman" w:hAnsi="Times New Roman" w:cs="Times New Roman"/>
                  <w:color w:val="000000"/>
                  <w:sz w:val="18"/>
                  <w:szCs w:val="24"/>
                  <w:lang w:val="en-GB" w:eastAsia="en-US"/>
                </w:rPr>
                <w:t>01239</w:t>
              </w:r>
            </w:ins>
          </w:p>
        </w:tc>
        <w:tc>
          <w:tcPr>
            <w:tcW w:w="2448" w:type="dxa"/>
            <w:shd w:val="clear" w:color="auto" w:fill="auto"/>
            <w:noWrap/>
            <w:tcMar/>
            <w:vAlign w:val="center"/>
          </w:tcPr>
          <w:p w:rsidR="00B2210D" w:rsidP="006676C4" w:rsidRDefault="00B2210D" w14:paraId="355D32C2" wp14:textId="77777777" wp14:noSpellErr="1">
            <w:pPr>
              <w:keepNext/>
              <w:spacing w:after="0" w:line="240" w:lineRule="auto"/>
              <w:rPr>
                <w:ins w:author="Valentina" w:date="2015-09-03T14:40:00Z" w:id="3637"/>
                <w:rFonts w:ascii="Times New Roman" w:hAnsi="Times New Roman" w:cs="Times New Roman"/>
                <w:b/>
                <w:bCs/>
                <w:color w:val="000000"/>
                <w:sz w:val="18"/>
                <w:szCs w:val="24"/>
                <w:lang w:val="en-GB" w:eastAsia="en-US"/>
              </w:rPr>
            </w:pPr>
            <w:ins w:author="Valentina" w:date="2015-09-03T14:40:00Z" w:id="3638">
              <w:r w:rsidRPr="60226960">
                <w:rPr>
                  <w:rFonts w:ascii="Times New Roman" w:hAnsi="Times New Roman" w:eastAsia="Times New Roman" w:cs="Times New Roman"/>
                  <w:color w:val="000000"/>
                  <w:sz w:val="18"/>
                  <w:szCs w:val="18"/>
                  <w:lang w:val="en-GB" w:eastAsia="en-US"/>
                </w:rPr>
                <w:t>other fruit-bearing vegetables</w:t>
              </w:r>
            </w:ins>
          </w:p>
        </w:tc>
        <w:tc>
          <w:tcPr>
            <w:tcW w:w="1622" w:type="dxa"/>
            <w:shd w:val="clear" w:color="auto" w:fill="auto"/>
            <w:noWrap/>
            <w:tcMar/>
            <w:vAlign w:val="center"/>
          </w:tcPr>
          <w:p w:rsidR="00B2210D" w:rsidP="006676C4" w:rsidRDefault="00B2210D" w14:paraId="78C09671" wp14:textId="77777777" wp14:noSpellErr="1">
            <w:pPr>
              <w:keepNext/>
              <w:spacing w:after="0" w:line="240" w:lineRule="auto"/>
              <w:rPr>
                <w:ins w:author="Valentina" w:date="2015-09-03T14:40:00Z" w:id="3639"/>
                <w:rFonts w:ascii="Times New Roman" w:hAnsi="Times New Roman" w:cs="Times New Roman"/>
                <w:b/>
                <w:bCs/>
                <w:color w:val="000000"/>
                <w:sz w:val="18"/>
                <w:szCs w:val="24"/>
                <w:lang w:val="en-GB" w:eastAsia="en-US"/>
              </w:rPr>
            </w:pPr>
            <w:ins w:author="Valentina" w:date="2015-09-03T14:40:00Z" w:id="3640">
              <w:r w:rsidRPr="60226960">
                <w:rPr>
                  <w:rFonts w:ascii="Times New Roman" w:hAnsi="Times New Roman" w:eastAsia="Times New Roman" w:cs="Times New Roman"/>
                  <w:color w:val="000000"/>
                  <w:sz w:val="18"/>
                  <w:szCs w:val="18"/>
                  <w:lang w:val="en-GB" w:eastAsia="en-US"/>
                </w:rPr>
                <w:t xml:space="preserve">33 341 000 tonnes </w:t>
              </w:r>
            </w:ins>
          </w:p>
        </w:tc>
      </w:tr>
      <w:tr xmlns:wp14="http://schemas.microsoft.com/office/word/2010/wordml" w:rsidRPr="005C67A4" w:rsidR="00B2210D" w:rsidTr="483DA69D" w14:paraId="640B55C1" wp14:textId="77777777">
        <w:trPr>
          <w:trHeight w:val="614"/>
          <w:ins w:author="Valentina" w:date="2015-09-03T14:40:00Z" w:id="3641"/>
        </w:trPr>
        <w:tc>
          <w:tcPr>
            <w:tcW w:w="817" w:type="dxa"/>
            <w:shd w:val="clear" w:color="auto" w:fill="auto"/>
            <w:noWrap/>
            <w:tcMar/>
            <w:vAlign w:val="center"/>
          </w:tcPr>
          <w:p w:rsidR="00B2210D" w:rsidP="006676C4" w:rsidRDefault="00B2210D" w14:paraId="2414183F" wp14:textId="77777777">
            <w:pPr>
              <w:keepNext/>
              <w:spacing w:after="0" w:line="240" w:lineRule="auto"/>
              <w:rPr>
                <w:ins w:author="Valentina" w:date="2015-09-03T14:40:00Z" w:id="3642"/>
                <w:rFonts w:ascii="Times New Roman" w:hAnsi="Times New Roman" w:cs="Times New Roman"/>
                <w:b/>
                <w:bCs/>
                <w:color w:val="000000"/>
                <w:sz w:val="18"/>
                <w:szCs w:val="24"/>
                <w:lang w:val="en-GB" w:eastAsia="en-US"/>
              </w:rPr>
            </w:pPr>
            <w:ins w:author="Valentina" w:date="2015-09-03T14:40:00Z" w:id="3643">
              <w:r w:rsidRPr="003302ED">
                <w:rPr>
                  <w:rFonts w:ascii="Times New Roman" w:hAnsi="Times New Roman" w:cs="Times New Roman"/>
                  <w:sz w:val="18"/>
                  <w:szCs w:val="24"/>
                  <w:lang w:val="en-GB"/>
                </w:rPr>
                <w:t>0430</w:t>
              </w:r>
            </w:ins>
          </w:p>
        </w:tc>
        <w:tc>
          <w:tcPr>
            <w:tcW w:w="1276" w:type="dxa"/>
            <w:shd w:val="clear" w:color="auto" w:fill="auto"/>
            <w:noWrap/>
            <w:tcMar/>
            <w:vAlign w:val="center"/>
          </w:tcPr>
          <w:p w:rsidR="00B2210D" w:rsidP="006676C4" w:rsidRDefault="00B2210D" w14:paraId="5AA1353C" wp14:textId="77777777" wp14:noSpellErr="1">
            <w:pPr>
              <w:keepNext/>
              <w:spacing w:after="0" w:line="240" w:lineRule="auto"/>
              <w:rPr>
                <w:ins w:author="Valentina" w:date="2015-09-03T14:40:00Z" w:id="3644"/>
                <w:rFonts w:ascii="Times New Roman" w:hAnsi="Times New Roman" w:cs="Times New Roman"/>
                <w:b/>
                <w:bCs/>
                <w:color w:val="000000"/>
                <w:sz w:val="18"/>
                <w:szCs w:val="24"/>
                <w:lang w:val="en-GB" w:eastAsia="en-US"/>
              </w:rPr>
            </w:pPr>
            <w:ins w:author="Valentina" w:date="2015-09-03T14:40:00Z" w:id="3645">
              <w:r w:rsidRPr="60226960">
                <w:rPr>
                  <w:rFonts w:ascii="Times New Roman" w:hAnsi="Times New Roman" w:eastAsia="Times New Roman" w:cs="Times New Roman"/>
                  <w:color w:val="000000"/>
                  <w:sz w:val="18"/>
                  <w:szCs w:val="18"/>
                  <w:lang w:val="en-GB" w:eastAsia="en-US"/>
                </w:rPr>
                <w:t>o</w:t>
              </w:r>
              <w:r w:rsidRPr="60226960">
                <w:rPr>
                  <w:rFonts w:ascii="Times New Roman" w:hAnsi="Times New Roman" w:eastAsia="Times New Roman" w:cs="Times New Roman"/>
                  <w:color w:val="000000"/>
                  <w:sz w:val="18"/>
                  <w:szCs w:val="18"/>
                  <w:lang w:val="en-GB" w:eastAsia="en-US"/>
                </w:rPr>
                <w:t>kra</w:t>
              </w:r>
            </w:ins>
          </w:p>
        </w:tc>
        <w:tc>
          <w:tcPr>
            <w:tcW w:w="1486" w:type="dxa"/>
            <w:shd w:val="clear" w:color="auto" w:fill="auto"/>
            <w:noWrap/>
            <w:tcMar/>
            <w:vAlign w:val="center"/>
          </w:tcPr>
          <w:p w:rsidR="00B2210D" w:rsidP="006676C4" w:rsidRDefault="00B2210D" w14:paraId="79A1ABDC" wp14:textId="77777777" wp14:noSpellErr="1">
            <w:pPr>
              <w:keepNext/>
              <w:spacing w:after="0" w:line="240" w:lineRule="auto"/>
              <w:rPr>
                <w:ins w:author="Valentina" w:date="2015-09-03T14:40:00Z" w:id="3646"/>
                <w:rFonts w:ascii="Times New Roman" w:hAnsi="Times New Roman" w:cs="Times New Roman"/>
                <w:b/>
                <w:bCs/>
                <w:color w:val="000000"/>
                <w:sz w:val="18"/>
                <w:szCs w:val="24"/>
                <w:lang w:val="en-GB" w:eastAsia="en-US"/>
              </w:rPr>
            </w:pPr>
            <w:ins w:author="Valentina" w:date="2015-09-03T14:40:00Z" w:id="3647">
              <w:r w:rsidRPr="60226960">
                <w:rPr>
                  <w:rFonts w:ascii="Times New Roman" w:hAnsi="Times New Roman" w:eastAsia="Times New Roman" w:cs="Times New Roman"/>
                  <w:b w:val="1"/>
                  <w:bCs w:val="1"/>
                  <w:color w:val="000000"/>
                  <w:sz w:val="18"/>
                  <w:szCs w:val="18"/>
                  <w:lang w:val="en-GB" w:eastAsia="en-US"/>
                </w:rPr>
                <w:t>5 784 000 tonnes</w:t>
              </w:r>
            </w:ins>
          </w:p>
        </w:tc>
        <w:tc>
          <w:tcPr>
            <w:tcW w:w="1065" w:type="dxa"/>
            <w:tcMar/>
            <w:vAlign w:val="center"/>
          </w:tcPr>
          <w:p w:rsidR="00B2210D" w:rsidP="006676C4" w:rsidRDefault="00B2210D" w14:paraId="22BB5A7D" wp14:textId="77777777">
            <w:pPr>
              <w:keepNext/>
              <w:spacing w:after="0" w:line="240" w:lineRule="auto"/>
              <w:jc w:val="center"/>
              <w:rPr>
                <w:ins w:author="Valentina" w:date="2015-09-03T14:40:00Z" w:id="3648"/>
                <w:rFonts w:ascii="Times New Roman" w:hAnsi="Times New Roman" w:cs="Times New Roman"/>
                <w:b/>
                <w:bCs/>
                <w:color w:val="0000FF"/>
                <w:sz w:val="18"/>
                <w:szCs w:val="24"/>
                <w:lang w:val="en-GB" w:eastAsia="en-US"/>
              </w:rPr>
            </w:pPr>
            <w:ins w:author="Valentina" w:date="2015-09-03T14:40:00Z" w:id="3649">
              <w:r w:rsidRPr="003302ED">
                <w:rPr>
                  <w:rFonts w:ascii="Times New Roman" w:hAnsi="Times New Roman" w:cs="Times New Roman"/>
                  <w:b/>
                  <w:bCs/>
                  <w:color w:val="0000FF"/>
                  <w:sz w:val="18"/>
                  <w:szCs w:val="24"/>
                  <w:lang w:val="en-GB" w:eastAsia="en-US"/>
                </w:rPr>
                <w:t>1</w:t>
              </w:r>
            </w:ins>
          </w:p>
        </w:tc>
        <w:tc>
          <w:tcPr>
            <w:tcW w:w="1134" w:type="dxa"/>
            <w:shd w:val="clear" w:color="auto" w:fill="auto"/>
            <w:noWrap/>
            <w:tcMar/>
            <w:vAlign w:val="center"/>
          </w:tcPr>
          <w:p w:rsidR="00B2210D" w:rsidP="006676C4" w:rsidRDefault="00B2210D" w14:paraId="43F4C0C5" wp14:textId="77777777">
            <w:pPr>
              <w:keepNext/>
              <w:spacing w:after="0" w:line="240" w:lineRule="auto"/>
              <w:rPr>
                <w:ins w:author="Valentina" w:date="2015-09-03T14:40:00Z" w:id="3650"/>
                <w:rFonts w:ascii="Times New Roman" w:hAnsi="Times New Roman" w:cs="Times New Roman"/>
                <w:b/>
                <w:bCs/>
                <w:color w:val="0000FF"/>
                <w:sz w:val="18"/>
                <w:szCs w:val="24"/>
                <w:lang w:val="en-GB" w:eastAsia="en-US"/>
              </w:rPr>
            </w:pPr>
            <w:ins w:author="Valentina" w:date="2015-09-03T14:40:00Z" w:id="3651">
              <w:r w:rsidRPr="003302ED">
                <w:rPr>
                  <w:rFonts w:ascii="Times New Roman" w:hAnsi="Times New Roman" w:cs="Times New Roman"/>
                  <w:b/>
                  <w:color w:val="0000FF"/>
                  <w:sz w:val="18"/>
                  <w:szCs w:val="24"/>
                  <w:lang w:val="en-GB" w:eastAsia="en-US"/>
                </w:rPr>
                <w:t>01239.01</w:t>
              </w:r>
            </w:ins>
          </w:p>
        </w:tc>
        <w:tc>
          <w:tcPr>
            <w:tcW w:w="2448" w:type="dxa"/>
            <w:shd w:val="clear" w:color="auto" w:fill="auto"/>
            <w:noWrap/>
            <w:tcMar/>
            <w:vAlign w:val="center"/>
          </w:tcPr>
          <w:p w:rsidR="00B2210D" w:rsidP="006676C4" w:rsidRDefault="00B2210D" w14:paraId="51DAEA62" wp14:textId="77777777" wp14:noSpellErr="1">
            <w:pPr>
              <w:keepNext/>
              <w:spacing w:after="0" w:line="240" w:lineRule="auto"/>
              <w:rPr>
                <w:ins w:author="Valentina" w:date="2015-09-03T14:40:00Z" w:id="3652"/>
                <w:rFonts w:ascii="Times New Roman" w:hAnsi="Times New Roman" w:cs="Times New Roman"/>
                <w:b/>
                <w:bCs/>
                <w:color w:val="000000"/>
                <w:sz w:val="18"/>
                <w:szCs w:val="24"/>
                <w:lang w:val="en-GB" w:eastAsia="en-US"/>
              </w:rPr>
            </w:pPr>
            <w:ins w:author="Valentina" w:date="2015-09-03T14:40:00Z" w:id="3653">
              <w:r w:rsidRPr="60226960">
                <w:rPr>
                  <w:rFonts w:ascii="Times New Roman" w:hAnsi="Times New Roman" w:eastAsia="Times New Roman" w:cs="Times New Roman"/>
                  <w:color w:val="000000"/>
                  <w:sz w:val="18"/>
                  <w:szCs w:val="18"/>
                  <w:lang w:val="en-GB" w:eastAsia="en-US"/>
                </w:rPr>
                <w:t>okra</w:t>
              </w:r>
            </w:ins>
          </w:p>
        </w:tc>
        <w:tc>
          <w:tcPr>
            <w:tcW w:w="1622" w:type="dxa"/>
            <w:shd w:val="clear" w:color="auto" w:fill="auto"/>
            <w:noWrap/>
            <w:tcMar/>
            <w:vAlign w:val="center"/>
          </w:tcPr>
          <w:p w:rsidR="00B2210D" w:rsidP="006676C4" w:rsidRDefault="00B2210D" w14:paraId="5A295A3D" wp14:textId="77777777" wp14:noSpellErr="1">
            <w:pPr>
              <w:keepNext/>
              <w:spacing w:after="0" w:line="240" w:lineRule="auto"/>
              <w:rPr>
                <w:ins w:author="Valentina" w:date="2015-09-03T14:40:00Z" w:id="3654"/>
                <w:rFonts w:ascii="Times New Roman" w:hAnsi="Times New Roman" w:cs="Times New Roman"/>
                <w:b/>
                <w:bCs/>
                <w:color w:val="000000"/>
                <w:sz w:val="18"/>
                <w:szCs w:val="24"/>
                <w:lang w:val="en-GB" w:eastAsia="en-US"/>
              </w:rPr>
            </w:pPr>
            <w:ins w:author="Valentina" w:date="2015-09-03T14:40:00Z" w:id="3655">
              <w:r w:rsidRPr="60226960">
                <w:rPr>
                  <w:rFonts w:ascii="Times New Roman" w:hAnsi="Times New Roman" w:eastAsia="Times New Roman" w:cs="Times New Roman"/>
                  <w:b w:val="1"/>
                  <w:bCs w:val="1"/>
                  <w:color w:val="000000"/>
                  <w:sz w:val="18"/>
                  <w:szCs w:val="18"/>
                  <w:lang w:val="en-GB" w:eastAsia="en-US"/>
                </w:rPr>
                <w:t>5 784 000 tonnes</w:t>
              </w:r>
            </w:ins>
          </w:p>
        </w:tc>
      </w:tr>
      <w:tr xmlns:wp14="http://schemas.microsoft.com/office/word/2010/wordml" w:rsidRPr="005C67A4" w:rsidR="00B2210D" w:rsidTr="483DA69D" w14:paraId="6292A308" wp14:textId="77777777">
        <w:trPr>
          <w:trHeight w:val="848"/>
          <w:ins w:author="Valentina" w:date="2015-09-03T14:40:00Z" w:id="3656"/>
        </w:trPr>
        <w:tc>
          <w:tcPr>
            <w:tcW w:w="817" w:type="dxa"/>
            <w:noWrap/>
            <w:tcMar/>
            <w:vAlign w:val="center"/>
          </w:tcPr>
          <w:p w:rsidR="00B2210D" w:rsidP="006676C4" w:rsidRDefault="00B2210D" w14:paraId="132CA5D0" wp14:textId="77777777">
            <w:pPr>
              <w:keepNext/>
              <w:spacing w:after="0" w:line="240" w:lineRule="auto"/>
              <w:rPr>
                <w:ins w:author="Valentina" w:date="2015-09-03T14:40:00Z" w:id="3657"/>
                <w:rFonts w:ascii="Times New Roman" w:hAnsi="Times New Roman" w:cs="Times New Roman"/>
                <w:b/>
                <w:bCs/>
                <w:color w:val="000000"/>
                <w:sz w:val="18"/>
                <w:szCs w:val="24"/>
                <w:lang w:val="en-GB" w:eastAsia="en-US"/>
              </w:rPr>
            </w:pPr>
            <w:ins w:author="Valentina" w:date="2015-09-03T14:40:00Z" w:id="3658">
              <w:r w:rsidRPr="003302ED">
                <w:rPr>
                  <w:rFonts w:ascii="Times New Roman" w:hAnsi="Times New Roman" w:cs="Times New Roman"/>
                  <w:sz w:val="18"/>
                  <w:szCs w:val="24"/>
                  <w:lang w:val="en-GB"/>
                </w:rPr>
                <w:t>0463</w:t>
              </w:r>
            </w:ins>
          </w:p>
        </w:tc>
        <w:tc>
          <w:tcPr>
            <w:tcW w:w="1276" w:type="dxa"/>
            <w:noWrap/>
            <w:tcMar/>
            <w:vAlign w:val="center"/>
          </w:tcPr>
          <w:p w:rsidR="00B2210D" w:rsidP="006676C4" w:rsidRDefault="00B2210D" w14:paraId="04DADC05" wp14:textId="77777777" wp14:noSpellErr="1">
            <w:pPr>
              <w:keepNext/>
              <w:spacing w:after="0" w:line="240" w:lineRule="auto"/>
              <w:rPr>
                <w:ins w:author="Valentina" w:date="2015-09-03T14:40:00Z" w:id="3659"/>
                <w:rFonts w:ascii="Times New Roman" w:hAnsi="Times New Roman" w:cs="Times New Roman"/>
                <w:b/>
                <w:bCs/>
                <w:color w:val="000000"/>
                <w:sz w:val="18"/>
                <w:szCs w:val="24"/>
                <w:lang w:val="en-GB" w:eastAsia="en-US"/>
              </w:rPr>
            </w:pPr>
            <w:ins w:author="Valentina" w:date="2015-09-03T14:40:00Z" w:id="3660">
              <w:r w:rsidRPr="60226960">
                <w:rPr>
                  <w:rFonts w:ascii="Times New Roman" w:hAnsi="Times New Roman" w:eastAsia="Times New Roman" w:cs="Times New Roman"/>
                  <w:color w:val="000000"/>
                  <w:sz w:val="18"/>
                  <w:szCs w:val="18"/>
                  <w:lang w:val="en-GB" w:eastAsia="en-US"/>
                </w:rPr>
                <w:t>other vegetables</w:t>
              </w:r>
            </w:ins>
          </w:p>
        </w:tc>
        <w:tc>
          <w:tcPr>
            <w:tcW w:w="1486" w:type="dxa"/>
            <w:noWrap/>
            <w:tcMar/>
            <w:vAlign w:val="center"/>
          </w:tcPr>
          <w:p w:rsidR="00B2210D" w:rsidP="006676C4" w:rsidRDefault="00B2210D" w14:paraId="40B7FFEA" wp14:textId="77777777" wp14:noSpellErr="1">
            <w:pPr>
              <w:keepNext/>
              <w:spacing w:after="0" w:line="240" w:lineRule="auto"/>
              <w:rPr>
                <w:ins w:author="Valentina" w:date="2015-09-03T14:40:00Z" w:id="3661"/>
                <w:rFonts w:ascii="Times New Roman" w:hAnsi="Times New Roman" w:cs="Times New Roman"/>
                <w:b/>
                <w:bCs/>
                <w:color w:val="000000"/>
                <w:sz w:val="18"/>
                <w:szCs w:val="24"/>
                <w:lang w:val="en-GB" w:eastAsia="en-US"/>
              </w:rPr>
            </w:pPr>
            <w:ins w:author="Valentina" w:date="2015-09-03T14:40:00Z" w:id="3662">
              <w:r w:rsidRPr="60226960">
                <w:rPr>
                  <w:rFonts w:ascii="Times New Roman" w:hAnsi="Times New Roman" w:eastAsia="Times New Roman" w:cs="Times New Roman"/>
                  <w:b w:val="1"/>
                  <w:bCs w:val="1"/>
                  <w:color w:val="000000"/>
                  <w:sz w:val="18"/>
                  <w:szCs w:val="18"/>
                  <w:lang w:val="en-GB" w:eastAsia="en-US"/>
                </w:rPr>
                <w:t>27 557 000 tonnes</w:t>
              </w:r>
            </w:ins>
          </w:p>
        </w:tc>
        <w:tc>
          <w:tcPr>
            <w:tcW w:w="1065" w:type="dxa"/>
            <w:tcMar/>
            <w:vAlign w:val="center"/>
          </w:tcPr>
          <w:p w:rsidR="00B2210D" w:rsidP="006676C4" w:rsidRDefault="00B2210D" w14:paraId="778FE20F" wp14:textId="77777777">
            <w:pPr>
              <w:keepNext/>
              <w:spacing w:after="0" w:line="240" w:lineRule="auto"/>
              <w:jc w:val="center"/>
              <w:rPr>
                <w:ins w:author="Valentina" w:date="2015-09-03T14:40:00Z" w:id="3663"/>
                <w:rFonts w:ascii="Times New Roman" w:hAnsi="Times New Roman" w:cs="Times New Roman"/>
                <w:b/>
                <w:bCs/>
                <w:color w:val="0000FF"/>
                <w:sz w:val="18"/>
                <w:szCs w:val="24"/>
                <w:lang w:val="en-GB" w:eastAsia="en-US"/>
              </w:rPr>
            </w:pPr>
            <w:ins w:author="Valentina" w:date="2015-09-03T14:40:00Z" w:id="3664">
              <w:r w:rsidRPr="003302ED">
                <w:rPr>
                  <w:rFonts w:ascii="Times New Roman" w:hAnsi="Times New Roman" w:cs="Times New Roman"/>
                  <w:b/>
                  <w:bCs/>
                  <w:color w:val="0000FF"/>
                  <w:sz w:val="18"/>
                  <w:szCs w:val="24"/>
                  <w:lang w:val="en-GB" w:eastAsia="en-US"/>
                </w:rPr>
                <w:t>1</w:t>
              </w:r>
            </w:ins>
          </w:p>
        </w:tc>
        <w:tc>
          <w:tcPr>
            <w:tcW w:w="1134" w:type="dxa"/>
            <w:noWrap/>
            <w:tcMar/>
            <w:vAlign w:val="center"/>
          </w:tcPr>
          <w:p w:rsidR="00B2210D" w:rsidP="006676C4" w:rsidRDefault="00B2210D" w14:paraId="322066C0" wp14:textId="77777777">
            <w:pPr>
              <w:keepNext/>
              <w:spacing w:after="0" w:line="240" w:lineRule="auto"/>
              <w:rPr>
                <w:ins w:author="Valentina" w:date="2015-09-03T14:40:00Z" w:id="3665"/>
                <w:rFonts w:ascii="Times New Roman" w:hAnsi="Times New Roman" w:cs="Times New Roman"/>
                <w:b/>
                <w:bCs/>
                <w:color w:val="0000FF"/>
                <w:sz w:val="18"/>
                <w:szCs w:val="24"/>
                <w:lang w:val="en-GB" w:eastAsia="en-US"/>
              </w:rPr>
            </w:pPr>
            <w:ins w:author="Valentina" w:date="2015-09-03T14:40:00Z" w:id="3666">
              <w:r w:rsidRPr="003302ED">
                <w:rPr>
                  <w:rFonts w:ascii="Times New Roman" w:hAnsi="Times New Roman" w:cs="Times New Roman"/>
                  <w:b/>
                  <w:color w:val="0000FF"/>
                  <w:sz w:val="18"/>
                  <w:szCs w:val="24"/>
                  <w:lang w:val="en-GB" w:eastAsia="en-US"/>
                </w:rPr>
                <w:t>01239.90</w:t>
              </w:r>
            </w:ins>
          </w:p>
        </w:tc>
        <w:tc>
          <w:tcPr>
            <w:tcW w:w="2448" w:type="dxa"/>
            <w:noWrap/>
            <w:tcMar/>
            <w:vAlign w:val="center"/>
          </w:tcPr>
          <w:p w:rsidR="00B2210D" w:rsidP="006676C4" w:rsidRDefault="00B2210D" w14:paraId="78DC7C3D" wp14:textId="77777777" wp14:noSpellErr="1">
            <w:pPr>
              <w:keepNext/>
              <w:spacing w:after="0" w:line="240" w:lineRule="auto"/>
              <w:rPr>
                <w:ins w:author="Valentina" w:date="2015-09-03T14:40:00Z" w:id="3667"/>
                <w:rFonts w:ascii="Times New Roman" w:hAnsi="Times New Roman" w:cs="Times New Roman"/>
                <w:b/>
                <w:bCs/>
                <w:color w:val="000000"/>
                <w:sz w:val="18"/>
                <w:szCs w:val="24"/>
                <w:lang w:val="en-GB" w:eastAsia="en-US"/>
              </w:rPr>
            </w:pPr>
            <w:ins w:author="Valentina" w:date="2015-09-03T14:40:00Z" w:id="3668">
              <w:r w:rsidRPr="60226960">
                <w:rPr>
                  <w:rFonts w:ascii="Times New Roman" w:hAnsi="Times New Roman" w:eastAsia="Times New Roman" w:cs="Times New Roman"/>
                  <w:color w:val="000000"/>
                  <w:sz w:val="18"/>
                  <w:szCs w:val="18"/>
                  <w:lang w:val="en-GB" w:eastAsia="en-US"/>
                </w:rPr>
                <w:t>other fruit-bearing vegetables n.e.c.</w:t>
              </w:r>
            </w:ins>
          </w:p>
        </w:tc>
        <w:tc>
          <w:tcPr>
            <w:tcW w:w="1622" w:type="dxa"/>
            <w:noWrap/>
            <w:tcMar/>
            <w:vAlign w:val="center"/>
          </w:tcPr>
          <w:p w:rsidR="00B2210D" w:rsidP="006676C4" w:rsidRDefault="00B2210D" w14:paraId="0E2036C0" wp14:textId="77777777" wp14:noSpellErr="1">
            <w:pPr>
              <w:keepNext/>
              <w:spacing w:after="0" w:line="240" w:lineRule="auto"/>
              <w:rPr>
                <w:ins w:author="Valentina" w:date="2015-09-03T14:40:00Z" w:id="3669"/>
                <w:rFonts w:ascii="Times New Roman" w:hAnsi="Times New Roman" w:cs="Times New Roman"/>
                <w:b/>
                <w:bCs/>
                <w:color w:val="000000"/>
                <w:sz w:val="18"/>
                <w:szCs w:val="24"/>
                <w:lang w:val="en-GB" w:eastAsia="en-US"/>
              </w:rPr>
            </w:pPr>
            <w:ins w:author="Valentina" w:date="2015-09-03T14:40:00Z" w:id="3670">
              <w:r w:rsidRPr="60226960">
                <w:rPr>
                  <w:rFonts w:ascii="Times New Roman" w:hAnsi="Times New Roman" w:eastAsia="Times New Roman" w:cs="Times New Roman"/>
                  <w:b w:val="1"/>
                  <w:bCs w:val="1"/>
                  <w:color w:val="000000"/>
                  <w:sz w:val="18"/>
                  <w:szCs w:val="18"/>
                  <w:lang w:val="en-GB" w:eastAsia="en-US"/>
                </w:rPr>
                <w:t>27 557 000 tonnes</w:t>
              </w:r>
            </w:ins>
          </w:p>
        </w:tc>
      </w:tr>
    </w:tbl>
    <w:p xmlns:wp14="http://schemas.microsoft.com/office/word/2010/wordml" w:rsidRPr="009616CB" w:rsidR="00EB7AF1" w:rsidP="00EB7AF1" w:rsidRDefault="00EB7AF1" w14:paraId="675F785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0508AF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D3CA68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EB7AF1" w14:paraId="17FE066A"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b w:val="1"/>
          <w:bCs w:val="1"/>
          <w:sz w:val="24"/>
          <w:szCs w:val="24"/>
          <w:lang w:val="en-GB" w:eastAsia="en-GB"/>
        </w:rPr>
        <w:t>One-to-many</w:t>
      </w:r>
      <w:r w:rsidRPr="60226960">
        <w:rPr>
          <w:rFonts w:ascii="Times New Roman" w:hAnsi="Times New Roman" w:eastAsia="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author="Josh Browning" w:date="2015-09-03T12:40:00Z" w:id="3671">
        <w:r w:rsidRPr="60226960">
          <w:rPr>
            <w:rFonts w:ascii="Times New Roman" w:hAnsi="Times New Roman" w:eastAsia="Times New Roman" w:cs="Times New Roman"/>
            <w:sz w:val="24"/>
            <w:szCs w:val="24"/>
            <w:lang w:val="en-GB" w:eastAsia="en-GB"/>
          </w:rPr>
          <w:t xml:space="preserve"> </w:t>
        </w:r>
      </w:ins>
      <w:ins w:author="Josh Browning" w:date="2015-09-01T10:26:00Z" w:id="3672">
        <w:r w:rsidRPr="60226960" w:rsidR="008116E9">
          <w:rPr>
            <w:rFonts w:ascii="Times New Roman" w:hAnsi="Times New Roman" w:eastAsia="Times New Roman" w:cs="Times New Roman"/>
            <w:sz w:val="24"/>
            <w:szCs w:val="24"/>
            <w:lang w:val="en-GB" w:eastAsia="en-GB"/>
          </w:rPr>
          <w:t xml:space="preserve">to </w:t>
        </w:r>
      </w:ins>
      <w:r w:rsidRPr="60226960">
        <w:rPr>
          <w:rFonts w:ascii="Times New Roman" w:hAnsi="Times New Roman" w:eastAsia="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hAnsi="Times New Roman" w:eastAsia="Times New Roman" w:cs="Times New Roman"/>
          <w:sz w:val="24"/>
          <w:szCs w:val="24"/>
          <w:highlight w:val="lightGray"/>
          <w:lang w:val="en-GB" w:eastAsia="en-GB"/>
        </w:rPr>
        <w:t>Example 4</w:t>
      </w:r>
      <w:r w:rsidRPr="60226960">
        <w:rPr>
          <w:rFonts w:ascii="Times New Roman" w:hAnsi="Times New Roman" w:eastAsia="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60226960">
        <w:rPr>
          <w:rFonts w:ascii="Times New Roman" w:hAnsi="Times New Roman" w:eastAsia="Times New Roman" w:cs="Times New Roman"/>
          <w:sz w:val="24"/>
          <w:szCs w:val="24"/>
          <w:lang w:val="en-GB" w:eastAsia="en-GB"/>
        </w:rPr>
        <w:lastRenderedPageBreak/>
        <w:t>will be noted that 01314 may, in some years for some countries, include information on dates dried on farm.</w:t>
      </w:r>
    </w:p>
    <w:p xmlns:wp14="http://schemas.microsoft.com/office/word/2010/wordml" w:rsidRPr="009616CB" w:rsidR="00EB7AF1" w:rsidP="00EB7AF1" w:rsidRDefault="00EB7AF1" w14:paraId="68DFC323" wp14:textId="77777777">
      <w:pPr>
        <w:keepNext/>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4:</w:t>
      </w:r>
      <w:r w:rsidRPr="483DA69D">
        <w:rPr>
          <w:rFonts w:ascii="Times New Roman" w:hAnsi="Times New Roman" w:eastAsia="Times New Roman" w:cs="Times New Roman"/>
          <w:lang w:val="en-GB" w:eastAsia="en-GB"/>
        </w:rPr>
        <w:t xml:space="preserve"> </w:t>
      </w:r>
      <w:bookmarkStart w:name="_Toc275621550" w:id="3673"/>
      <w:bookmarkStart w:name="_Toc275958883" w:id="3674"/>
      <w:bookmarkStart w:name="_Toc275958939" w:id="3675"/>
      <w:bookmarkStart w:name="_Toc275958956" w:id="3676"/>
      <w:r w:rsidRPr="483DA69D">
        <w:rPr>
          <w:rFonts w:ascii="Times New Roman" w:hAnsi="Times New Roman" w:eastAsia="Times New Roman" w:cs="Times New Roman"/>
          <w:lang w:val="en-GB" w:eastAsia="en-GB"/>
        </w:rPr>
        <w:t>D</w:t>
      </w:r>
      <w:r w:rsidRPr="483DA69D">
        <w:rPr>
          <w:rFonts w:ascii="Times New Roman" w:hAnsi="Times New Roman" w:eastAsia="Times New Roman" w:cs="Times New Roman"/>
          <w:sz w:val="24"/>
          <w:szCs w:val="24"/>
          <w:lang w:val="en-GB" w:eastAsia="en-GB"/>
        </w:rPr>
        <w:t>ata conversion from FCL to CPC in case of one-to-many type of link</w:t>
      </w:r>
      <w:bookmarkEnd w:id="3673"/>
      <w:bookmarkEnd w:id="3674"/>
      <w:bookmarkEnd w:id="3675"/>
      <w:bookmarkEnd w:id="3676"/>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574"/>
        <w:gridCol w:w="1572"/>
        <w:gridCol w:w="1621"/>
        <w:gridCol w:w="1000"/>
        <w:gridCol w:w="1814"/>
        <w:gridCol w:w="1040"/>
        <w:gridCol w:w="1621"/>
      </w:tblGrid>
      <w:tr xmlns:wp14="http://schemas.microsoft.com/office/word/2010/wordml" w:rsidRPr="00AE25CA" w:rsidR="00B2210D" w:rsidTr="483DA69D" w14:paraId="2BFB2102" wp14:textId="77777777">
        <w:trPr>
          <w:trHeight w:val="300"/>
          <w:jc w:val="center"/>
          <w:ins w:author="Valentina" w:date="2015-09-03T14:42:00Z" w:id="3678"/>
        </w:trPr>
        <w:tc>
          <w:tcPr>
            <w:tcW w:w="2268" w:type="pct"/>
            <w:gridSpan w:val="3"/>
            <w:shd w:val="clear" w:color="auto" w:fill="DDD9C3"/>
            <w:noWrap/>
            <w:tcMar/>
            <w:vAlign w:val="center"/>
            <w:hideMark/>
          </w:tcPr>
          <w:p w:rsidR="00B2210D" w:rsidP="006676C4" w:rsidRDefault="00B2210D" w14:paraId="448DEEC3" wp14:textId="77777777" wp14:noSpellErr="1">
            <w:pPr>
              <w:keepNext/>
              <w:spacing w:after="0" w:line="240" w:lineRule="auto"/>
              <w:jc w:val="both"/>
              <w:rPr>
                <w:ins w:author="Valentina" w:date="2015-09-03T14:42:00Z" w:id="3679"/>
                <w:rFonts w:ascii="Times New Roman" w:hAnsi="Times New Roman" w:cs="Times New Roman"/>
                <w:iCs/>
                <w:color w:val="000000"/>
                <w:sz w:val="18"/>
                <w:szCs w:val="18"/>
                <w:lang w:val="en-GB" w:eastAsia="en-US"/>
              </w:rPr>
            </w:pPr>
            <w:ins w:author="Valentina" w:date="2015-09-03T14:42:00Z" w:id="3680">
              <w:r w:rsidRPr="60226960">
                <w:rPr>
                  <w:rFonts w:ascii="Times New Roman" w:hAnsi="Times New Roman" w:eastAsia="Times New Roman" w:cs="Times New Roman"/>
                  <w:color w:val="000000"/>
                  <w:sz w:val="18"/>
                  <w:szCs w:val="18"/>
                  <w:lang w:val="en-GB" w:eastAsia="en-US"/>
                </w:rPr>
                <w:t>FCL</w:t>
              </w:r>
            </w:ins>
          </w:p>
        </w:tc>
        <w:tc>
          <w:tcPr>
            <w:tcW w:w="579" w:type="pct"/>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483DA69D" w:rsidRDefault="00B2210D" w14:paraId="228F1CAD" wp14:textId="1FA6433D">
            <w:pPr>
              <w:pStyle w:val="Normal"/>
              <w:bidi w:val="0"/>
              <w:spacing w:before="0" w:beforeAutospacing="off" w:after="0" w:afterAutospacing="off" w:line="240" w:lineRule="auto"/>
              <w:ind w:left="0" w:right="0"/>
              <w:jc w:val="both"/>
            </w:pPr>
            <w:ins w:author="Valentina" w:date="2015-09-03T14:42:00Z" w:id="3682">
              <w:r w:rsidRPr="60226960">
                <w:rPr>
                  <w:rFonts w:ascii="Times New Roman" w:hAnsi="Times New Roman" w:eastAsia="Times New Roman" w:cs="Times New Roman"/>
                  <w:color w:val="000000"/>
                  <w:sz w:val="18"/>
                  <w:szCs w:val="18"/>
                  <w:lang w:val="en-GB" w:eastAsia="en-US"/>
                </w:rPr>
                <w:t xml:space="preserve">FCL</w:t>
              </w:r>
            </w:ins>
            <w:r w:rsidRPr="60226960" w:rsidR="483DA69D">
              <w:rPr>
                <w:rFonts w:ascii="Times New Roman" w:hAnsi="Times New Roman" w:eastAsia="Times New Roman" w:cs="Times New Roman"/>
                <w:color w:val="000000"/>
                <w:sz w:val="18"/>
                <w:szCs w:val="18"/>
                <w:lang w:val="en-GB" w:eastAsia="en-US"/>
              </w:rPr>
              <w:t xml:space="preserve">t</w:t>
            </w:r>
            <w:r w:rsidRPr="60226960" w:rsidR="483DA69D">
              <w:rPr>
                <w:rFonts w:ascii="Times New Roman" w:hAnsi="Times New Roman" w:eastAsia="Times New Roman" w:cs="Times New Roman"/>
                <w:color w:val="000000"/>
                <w:sz w:val="18"/>
                <w:szCs w:val="18"/>
                <w:lang w:val="en-GB" w:eastAsia="en-US"/>
              </w:rPr>
              <w:t xml:space="preserve">o</w:t>
            </w:r>
            <w:ins w:author="Valentina" w:date="2015-09-03T14:42:00Z" w:id="925077024">
              <w:r w:rsidRPr="60226960">
                <w:rPr>
                  <w:rFonts w:ascii="Times New Roman" w:hAnsi="Times New Roman" w:eastAsia="Times New Roman" w:cs="Times New Roman"/>
                  <w:color w:val="000000"/>
                  <w:sz w:val="18"/>
                  <w:szCs w:val="18"/>
                  <w:lang w:val="en-GB" w:eastAsia="en-US"/>
                </w:rPr>
                <w:t xml:space="preserve">CPC </w:t>
              </w:r>
            </w:ins>
          </w:p>
          <w:p w:rsidR="00B2210D" w:rsidP="006676C4" w:rsidRDefault="00B2210D" w14:paraId="43DE913A" wp14:textId="77777777" wp14:noSpellErr="1">
            <w:pPr>
              <w:keepNext/>
              <w:spacing w:after="0" w:line="240" w:lineRule="auto"/>
              <w:jc w:val="both"/>
              <w:rPr>
                <w:ins w:author="Valentina" w:date="2015-09-03T14:42:00Z" w:id="3683"/>
                <w:rFonts w:ascii="Times New Roman" w:hAnsi="Times New Roman" w:cs="Times New Roman"/>
                <w:iCs/>
                <w:color w:val="000000"/>
                <w:sz w:val="18"/>
                <w:szCs w:val="18"/>
                <w:lang w:val="en-GB" w:eastAsia="en-US"/>
              </w:rPr>
            </w:pPr>
            <w:ins w:author="Valentina" w:date="2015-09-03T14:42:00Z" w:id="3684">
              <w:r w:rsidRPr="60226960">
                <w:rPr>
                  <w:rFonts w:ascii="Times New Roman" w:hAnsi="Times New Roman" w:eastAsia="Times New Roman" w:cs="Times New Roman"/>
                  <w:color w:val="000000"/>
                  <w:sz w:val="18"/>
                  <w:szCs w:val="18"/>
                  <w:lang w:val="en-GB" w:eastAsia="en-US"/>
                </w:rPr>
                <w:t>conversion factor</w:t>
              </w:r>
            </w:ins>
          </w:p>
        </w:tc>
        <w:tc>
          <w:tcPr>
            <w:tcW w:w="2153" w:type="pct"/>
            <w:gridSpan w:val="3"/>
            <w:shd w:val="clear" w:color="auto" w:fill="DBE5F1" w:themeFill="accent1" w:themeFillTint="33"/>
            <w:noWrap/>
            <w:tcMar/>
            <w:vAlign w:val="center"/>
            <w:hideMark/>
          </w:tcPr>
          <w:p w:rsidR="00B2210D" w:rsidP="006676C4" w:rsidRDefault="00B2210D" w14:paraId="4A2A3FC0" wp14:textId="77777777" wp14:noSpellErr="1">
            <w:pPr>
              <w:keepNext/>
              <w:spacing w:after="0" w:line="240" w:lineRule="auto"/>
              <w:jc w:val="both"/>
              <w:rPr>
                <w:ins w:author="Valentina" w:date="2015-09-03T14:42:00Z" w:id="3685"/>
                <w:rFonts w:ascii="Times New Roman" w:hAnsi="Times New Roman" w:cs="Times New Roman"/>
                <w:iCs/>
                <w:color w:val="000000"/>
                <w:sz w:val="18"/>
                <w:szCs w:val="18"/>
                <w:lang w:val="en-GB" w:eastAsia="en-US"/>
              </w:rPr>
            </w:pPr>
            <w:ins w:author="Valentina" w:date="2015-09-03T14:42:00Z" w:id="3686">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7DCD55A8" wp14:textId="77777777">
        <w:trPr>
          <w:trHeight w:val="300"/>
          <w:jc w:val="center"/>
          <w:ins w:author="Valentina" w:date="2015-09-03T14:42:00Z" w:id="3687"/>
        </w:trPr>
        <w:tc>
          <w:tcPr>
            <w:tcW w:w="669" w:type="pct"/>
            <w:shd w:val="clear" w:color="auto" w:fill="auto"/>
            <w:noWrap/>
            <w:tcMar/>
            <w:vAlign w:val="center"/>
            <w:hideMark/>
          </w:tcPr>
          <w:p w:rsidR="00B2210D" w:rsidP="006676C4" w:rsidRDefault="00B2210D" w14:paraId="558D50DC" wp14:textId="77777777" wp14:noSpellErr="1">
            <w:pPr>
              <w:keepNext/>
              <w:spacing w:after="0" w:line="240" w:lineRule="auto"/>
              <w:jc w:val="both"/>
              <w:rPr>
                <w:ins w:author="Valentina" w:date="2015-09-03T14:42:00Z" w:id="3688"/>
                <w:rFonts w:ascii="Times New Roman" w:hAnsi="Times New Roman" w:cs="Times New Roman"/>
                <w:bCs/>
                <w:color w:val="000000"/>
                <w:sz w:val="18"/>
                <w:szCs w:val="18"/>
                <w:lang w:val="en-GB" w:eastAsia="en-US"/>
              </w:rPr>
            </w:pPr>
            <w:ins w:author="Valentina" w:date="2015-09-03T14:42:00Z" w:id="3689">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621" w:type="pct"/>
            <w:shd w:val="clear" w:color="auto" w:fill="auto"/>
            <w:noWrap/>
            <w:tcMar/>
            <w:vAlign w:val="center"/>
            <w:hideMark/>
          </w:tcPr>
          <w:p w:rsidR="00B2210D" w:rsidP="006676C4" w:rsidRDefault="00B2210D" w14:paraId="5CBF4303" wp14:textId="77777777" wp14:noSpellErr="1">
            <w:pPr>
              <w:keepNext/>
              <w:spacing w:after="0" w:line="240" w:lineRule="auto"/>
              <w:jc w:val="both"/>
              <w:rPr>
                <w:ins w:author="Valentina" w:date="2015-09-03T14:42:00Z" w:id="3690"/>
                <w:rFonts w:ascii="Times New Roman" w:hAnsi="Times New Roman" w:cs="Times New Roman"/>
                <w:bCs/>
                <w:color w:val="000000"/>
                <w:sz w:val="18"/>
                <w:szCs w:val="18"/>
                <w:lang w:val="en-GB" w:eastAsia="en-US"/>
              </w:rPr>
            </w:pPr>
            <w:ins w:author="Valentina" w:date="2015-09-03T14:42:00Z" w:id="3691">
              <w:r w:rsidRPr="60226960">
                <w:rPr>
                  <w:rFonts w:ascii="Times New Roman" w:hAnsi="Times New Roman" w:eastAsia="Times New Roman" w:cs="Times New Roman"/>
                  <w:sz w:val="18"/>
                  <w:szCs w:val="18"/>
                  <w:lang w:val="en-GB" w:eastAsia="en-GB"/>
                </w:rPr>
                <w:t>descriptor</w:t>
              </w:r>
            </w:ins>
          </w:p>
        </w:tc>
        <w:tc>
          <w:tcPr>
            <w:tcW w:w="977" w:type="pct"/>
            <w:shd w:val="clear" w:color="auto" w:fill="auto"/>
            <w:noWrap/>
            <w:tcMar/>
            <w:vAlign w:val="center"/>
            <w:hideMark/>
          </w:tcPr>
          <w:p w:rsidR="00B2210D" w:rsidP="006676C4" w:rsidRDefault="00B2210D" w14:paraId="20DD31F0" wp14:textId="77777777" wp14:noSpellErr="1">
            <w:pPr>
              <w:keepNext/>
              <w:spacing w:after="0" w:line="240" w:lineRule="auto"/>
              <w:jc w:val="both"/>
              <w:rPr>
                <w:ins w:author="Valentina" w:date="2015-09-03T14:42:00Z" w:id="3692"/>
                <w:rFonts w:ascii="Times New Roman" w:hAnsi="Times New Roman" w:cs="Times New Roman"/>
                <w:bCs/>
                <w:color w:val="000000"/>
                <w:sz w:val="18"/>
                <w:szCs w:val="18"/>
                <w:lang w:val="en-GB" w:eastAsia="en-US"/>
              </w:rPr>
            </w:pPr>
            <w:ins w:author="Valentina" w:date="2015-09-03T14:42:00Z" w:id="3693">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933E432" wp14:textId="77777777" wp14:noSpellErr="1">
            <w:pPr>
              <w:keepNext/>
              <w:spacing w:after="0" w:line="240" w:lineRule="auto"/>
              <w:jc w:val="both"/>
              <w:rPr>
                <w:ins w:author="Valentina" w:date="2015-09-03T14:42:00Z" w:id="3694"/>
                <w:rFonts w:ascii="Times New Roman" w:hAnsi="Times New Roman" w:cs="Times New Roman"/>
                <w:bCs/>
                <w:color w:val="000000"/>
                <w:sz w:val="18"/>
                <w:szCs w:val="18"/>
                <w:lang w:val="en-GB" w:eastAsia="en-US"/>
              </w:rPr>
            </w:pPr>
            <w:ins w:author="Valentina" w:date="2015-09-03T14:42:00Z" w:id="3695">
              <w:r w:rsidRPr="60226960">
                <w:rPr>
                  <w:rFonts w:ascii="Times New Roman" w:hAnsi="Times New Roman" w:eastAsia="Times New Roman" w:cs="Times New Roman"/>
                  <w:color w:val="000000"/>
                  <w:sz w:val="18"/>
                  <w:szCs w:val="18"/>
                  <w:lang w:val="en-GB" w:eastAsia="en-US"/>
                </w:rPr>
                <w:t>production quantity</w:t>
              </w:r>
            </w:ins>
          </w:p>
        </w:tc>
        <w:tc>
          <w:tcPr>
            <w:tcW w:w="579" w:type="pct"/>
            <w:vMerge/>
            <w:tcBorders>
              <w:top w:val="single" w:color="8DB3E2" w:sz="4" w:space="0"/>
              <w:bottom w:val="single" w:color="8DB3E2" w:sz="4" w:space="0"/>
            </w:tcBorders>
            <w:shd w:val="clear" w:color="auto" w:fill="auto"/>
            <w:vAlign w:val="center"/>
          </w:tcPr>
          <w:p w:rsidR="00B2210D" w:rsidP="006676C4" w:rsidRDefault="00B2210D" w14:paraId="2C41438A" wp14:textId="77777777">
            <w:pPr>
              <w:keepNext/>
              <w:spacing w:after="0" w:line="240" w:lineRule="auto"/>
              <w:jc w:val="both"/>
              <w:rPr>
                <w:ins w:author="Valentina" w:date="2015-09-03T14:42:00Z" w:id="3696"/>
                <w:rFonts w:ascii="Times New Roman" w:hAnsi="Times New Roman" w:cs="Times New Roman"/>
                <w:bCs/>
                <w:color w:val="000000"/>
                <w:sz w:val="18"/>
                <w:szCs w:val="18"/>
                <w:lang w:val="en-GB" w:eastAsia="en-US"/>
              </w:rPr>
            </w:pPr>
          </w:p>
        </w:tc>
        <w:tc>
          <w:tcPr>
            <w:tcW w:w="647" w:type="pct"/>
            <w:shd w:val="clear" w:color="auto" w:fill="auto"/>
            <w:noWrap/>
            <w:tcMar/>
            <w:vAlign w:val="center"/>
            <w:hideMark/>
          </w:tcPr>
          <w:p w:rsidR="00B2210D" w:rsidP="006676C4" w:rsidRDefault="00B2210D" w14:paraId="3E830F32" wp14:textId="77777777" wp14:noSpellErr="1">
            <w:pPr>
              <w:keepNext/>
              <w:spacing w:after="0" w:line="240" w:lineRule="auto"/>
              <w:jc w:val="both"/>
              <w:rPr>
                <w:ins w:author="Valentina" w:date="2015-09-03T14:42:00Z" w:id="3697"/>
                <w:rFonts w:ascii="Times New Roman" w:hAnsi="Times New Roman" w:cs="Times New Roman"/>
                <w:bCs/>
                <w:color w:val="000000"/>
                <w:sz w:val="18"/>
                <w:szCs w:val="18"/>
                <w:lang w:val="en-GB" w:eastAsia="en-US"/>
              </w:rPr>
            </w:pPr>
            <w:commentRangeStart w:id="3698"/>
            <w:ins w:author="Valentina" w:date="2015-09-03T14:42:00Z" w:id="3699">
              <w:r w:rsidRPr="60226960">
                <w:rPr>
                  <w:rFonts w:ascii="Times New Roman" w:hAnsi="Times New Roman" w:eastAsia="Times New Roman" w:cs="Times New Roman"/>
                  <w:color w:val="000000"/>
                  <w:sz w:val="18"/>
                  <w:szCs w:val="18"/>
                  <w:lang w:val="en-GB" w:eastAsia="en-US"/>
                </w:rPr>
                <w:t>code</w:t>
              </w:r>
              <w:commentRangeEnd w:id="3698"/>
              <w:r w:rsidRPr="003302ED">
                <w:rPr>
                  <w:rStyle w:val="CommentReference"/>
                  <w:rFonts w:ascii="Times New Roman" w:hAnsi="Times New Roman" w:cs="Times New Roman"/>
                  <w:sz w:val="18"/>
                  <w:szCs w:val="18"/>
                </w:rPr>
                <w:commentReference w:id="3698"/>
              </w:r>
            </w:ins>
          </w:p>
        </w:tc>
        <w:tc>
          <w:tcPr>
            <w:tcW w:w="580" w:type="pct"/>
            <w:shd w:val="clear" w:color="auto" w:fill="auto"/>
            <w:noWrap/>
            <w:tcMar/>
            <w:vAlign w:val="center"/>
            <w:hideMark/>
          </w:tcPr>
          <w:p w:rsidR="00B2210D" w:rsidP="006676C4" w:rsidRDefault="00B2210D" w14:paraId="28168BA1" wp14:textId="77777777" wp14:noSpellErr="1">
            <w:pPr>
              <w:keepNext/>
              <w:spacing w:after="0" w:line="240" w:lineRule="auto"/>
              <w:jc w:val="both"/>
              <w:rPr>
                <w:ins w:author="Valentina" w:date="2015-09-03T14:42:00Z" w:id="3700"/>
                <w:rFonts w:ascii="Times New Roman" w:hAnsi="Times New Roman" w:cs="Times New Roman"/>
                <w:bCs/>
                <w:color w:val="000000"/>
                <w:sz w:val="18"/>
                <w:szCs w:val="18"/>
                <w:lang w:val="en-GB" w:eastAsia="en-US"/>
              </w:rPr>
            </w:pPr>
            <w:ins w:author="Valentina" w:date="2015-09-03T14:42:00Z" w:id="3701">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926" w:type="pct"/>
            <w:shd w:val="clear" w:color="auto" w:fill="auto"/>
            <w:noWrap/>
            <w:tcMar/>
            <w:vAlign w:val="center"/>
            <w:hideMark/>
          </w:tcPr>
          <w:p w:rsidR="00B2210D" w:rsidP="006676C4" w:rsidRDefault="00B2210D" w14:paraId="70397BC3" wp14:textId="77777777" wp14:noSpellErr="1">
            <w:pPr>
              <w:keepNext/>
              <w:spacing w:after="0" w:line="240" w:lineRule="auto"/>
              <w:jc w:val="both"/>
              <w:rPr>
                <w:ins w:author="Valentina" w:date="2015-09-03T14:42:00Z" w:id="3702"/>
                <w:rFonts w:ascii="Times New Roman" w:hAnsi="Times New Roman" w:cs="Times New Roman"/>
                <w:bCs/>
                <w:color w:val="000000"/>
                <w:sz w:val="18"/>
                <w:szCs w:val="18"/>
                <w:lang w:val="en-GB" w:eastAsia="en-US"/>
              </w:rPr>
            </w:pPr>
            <w:ins w:author="Valentina" w:date="2015-09-03T14:42:00Z" w:id="37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787867E7" wp14:textId="77777777" wp14:noSpellErr="1">
            <w:pPr>
              <w:keepNext/>
              <w:spacing w:after="0" w:line="240" w:lineRule="auto"/>
              <w:jc w:val="both"/>
              <w:rPr>
                <w:ins w:author="Valentina" w:date="2015-09-03T14:42:00Z" w:id="3704"/>
                <w:rFonts w:ascii="Times New Roman" w:hAnsi="Times New Roman" w:cs="Times New Roman"/>
                <w:bCs/>
                <w:color w:val="000000"/>
                <w:sz w:val="18"/>
                <w:szCs w:val="18"/>
                <w:lang w:val="en-GB" w:eastAsia="en-US"/>
              </w:rPr>
            </w:pPr>
            <w:ins w:author="Valentina" w:date="2015-09-03T14:42:00Z" w:id="37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2B3D566F" wp14:textId="77777777">
        <w:trPr>
          <w:trHeight w:val="451" w:hRule="exact"/>
          <w:jc w:val="center"/>
          <w:ins w:author="Valentina" w:date="2015-09-03T14:42:00Z" w:id="3706"/>
        </w:trPr>
        <w:tc>
          <w:tcPr>
            <w:tcW w:w="669" w:type="pct"/>
            <w:vMerge w:val="restart"/>
            <w:noWrap/>
            <w:tcMar/>
            <w:vAlign w:val="center"/>
            <w:hideMark/>
          </w:tcPr>
          <w:p w:rsidR="00B2210D" w:rsidP="006676C4" w:rsidRDefault="00B2210D" w14:paraId="7846F4CB" wp14:textId="77777777">
            <w:pPr>
              <w:keepNext/>
              <w:spacing w:after="0" w:line="240" w:lineRule="auto"/>
              <w:jc w:val="both"/>
              <w:rPr>
                <w:ins w:author="Valentina" w:date="2015-09-03T14:42:00Z" w:id="3707"/>
                <w:rFonts w:ascii="Times New Roman" w:hAnsi="Times New Roman" w:cs="Times New Roman"/>
                <w:color w:val="000000"/>
                <w:sz w:val="18"/>
                <w:szCs w:val="18"/>
                <w:lang w:val="en-GB" w:eastAsia="en-US"/>
              </w:rPr>
            </w:pPr>
            <w:ins w:author="Valentina" w:date="2015-09-03T14:42:00Z" w:id="3708">
              <w:r w:rsidRPr="003302ED">
                <w:rPr>
                  <w:rFonts w:ascii="Times New Roman" w:hAnsi="Times New Roman" w:cs="Times New Roman"/>
                  <w:color w:val="000000"/>
                  <w:sz w:val="18"/>
                  <w:szCs w:val="18"/>
                  <w:lang w:val="en-GB" w:eastAsia="en-US"/>
                </w:rPr>
                <w:t>0577</w:t>
              </w:r>
            </w:ins>
          </w:p>
        </w:tc>
        <w:tc>
          <w:tcPr>
            <w:tcW w:w="621" w:type="pct"/>
            <w:vMerge w:val="restart"/>
            <w:noWrap/>
            <w:tcMar/>
            <w:vAlign w:val="center"/>
            <w:hideMark/>
          </w:tcPr>
          <w:p w:rsidR="00B2210D" w:rsidP="006676C4" w:rsidRDefault="00B2210D" w14:paraId="1930AFEC" wp14:textId="77777777">
            <w:pPr>
              <w:keepNext/>
              <w:spacing w:after="0" w:line="240" w:lineRule="auto"/>
              <w:jc w:val="both"/>
              <w:rPr>
                <w:ins w:author="Valentina" w:date="2015-09-03T14:42:00Z" w:id="3709"/>
                <w:rFonts w:ascii="Times New Roman" w:hAnsi="Times New Roman" w:cs="Times New Roman"/>
                <w:color w:val="000000"/>
                <w:sz w:val="18"/>
                <w:szCs w:val="18"/>
                <w:lang w:val="en-GB" w:eastAsia="en-US"/>
              </w:rPr>
            </w:pPr>
            <w:ins w:author="Valentina" w:date="2015-09-03T14:42:00Z" w:id="3710">
              <w:r w:rsidRPr="003302ED">
                <w:rPr>
                  <w:rFonts w:ascii="Times New Roman" w:hAnsi="Times New Roman" w:cs="Times New Roman"/>
                  <w:color w:val="000000"/>
                  <w:sz w:val="18"/>
                  <w:szCs w:val="18"/>
                  <w:lang w:val="en-GB" w:eastAsia="en-US"/>
                </w:rPr>
                <w:t>dates (fresh+dried)</w:t>
              </w:r>
            </w:ins>
          </w:p>
        </w:tc>
        <w:tc>
          <w:tcPr>
            <w:tcW w:w="977" w:type="pct"/>
            <w:vMerge w:val="restart"/>
            <w:noWrap/>
            <w:tcMar/>
            <w:vAlign w:val="center"/>
            <w:hideMark/>
          </w:tcPr>
          <w:p w:rsidR="00B2210D" w:rsidP="006676C4" w:rsidRDefault="00B2210D" w14:paraId="3815BA61" wp14:textId="77777777" wp14:noSpellErr="1">
            <w:pPr>
              <w:keepNext/>
              <w:spacing w:after="0" w:line="240" w:lineRule="auto"/>
              <w:jc w:val="both"/>
              <w:rPr>
                <w:ins w:author="Valentina" w:date="2015-09-03T14:42:00Z" w:id="3711"/>
                <w:rFonts w:ascii="Times New Roman" w:hAnsi="Times New Roman" w:cs="Times New Roman"/>
                <w:b/>
                <w:sz w:val="18"/>
                <w:szCs w:val="18"/>
                <w:lang w:val="en-GB" w:eastAsia="en-US"/>
              </w:rPr>
            </w:pPr>
            <w:ins w:author="Valentina" w:date="2015-09-03T14:42:00Z" w:id="3712">
              <w:r w:rsidRPr="60226960">
                <w:rPr>
                  <w:rFonts w:ascii="Times New Roman" w:hAnsi="Times New Roman" w:eastAsia="Times New Roman" w:cs="Times New Roman"/>
                  <w:b w:val="1"/>
                  <w:bCs w:val="1"/>
                  <w:sz w:val="18"/>
                  <w:szCs w:val="18"/>
                  <w:lang w:val="en-GB" w:eastAsia="en-US"/>
                </w:rPr>
                <w:t>724 894 tonnes</w:t>
              </w:r>
            </w:ins>
          </w:p>
        </w:tc>
        <w:tc>
          <w:tcPr>
            <w:tcW w:w="579" w:type="pct"/>
            <w:tcMar/>
            <w:vAlign w:val="center"/>
          </w:tcPr>
          <w:p w:rsidR="00B2210D" w:rsidP="006676C4" w:rsidRDefault="00B2210D" w14:paraId="30C39302" wp14:textId="77777777">
            <w:pPr>
              <w:keepNext/>
              <w:spacing w:after="0" w:line="240" w:lineRule="auto"/>
              <w:jc w:val="both"/>
              <w:rPr>
                <w:ins w:author="Valentina" w:date="2015-09-03T14:42:00Z" w:id="3713"/>
                <w:rFonts w:ascii="Times New Roman" w:hAnsi="Times New Roman" w:cs="Times New Roman"/>
                <w:b/>
                <w:color w:val="0000FF"/>
                <w:sz w:val="18"/>
                <w:szCs w:val="18"/>
                <w:lang w:val="en-GB" w:eastAsia="en-US"/>
              </w:rPr>
            </w:pPr>
            <w:ins w:author="Valentina" w:date="2015-09-03T14:42:00Z" w:id="3714">
              <w:r w:rsidRPr="003302ED">
                <w:rPr>
                  <w:rFonts w:ascii="Times New Roman" w:hAnsi="Times New Roman" w:cs="Times New Roman"/>
                  <w:b/>
                  <w:color w:val="0000FF"/>
                  <w:sz w:val="18"/>
                  <w:szCs w:val="18"/>
                  <w:lang w:val="en-GB" w:eastAsia="en-US"/>
                </w:rPr>
                <w:t>1</w:t>
              </w:r>
            </w:ins>
          </w:p>
        </w:tc>
        <w:tc>
          <w:tcPr>
            <w:tcW w:w="647" w:type="pct"/>
            <w:noWrap/>
            <w:tcMar/>
            <w:vAlign w:val="center"/>
            <w:hideMark/>
          </w:tcPr>
          <w:p w:rsidR="00B2210D" w:rsidP="006676C4" w:rsidRDefault="00B2210D" w14:paraId="79508CEE" wp14:textId="77777777" wp14:noSpellErr="1">
            <w:pPr>
              <w:keepNext/>
              <w:spacing w:after="0" w:line="240" w:lineRule="auto"/>
              <w:jc w:val="both"/>
              <w:rPr>
                <w:ins w:author="Valentina" w:date="2015-09-03T14:42:00Z" w:id="3715"/>
                <w:rFonts w:ascii="Times New Roman" w:hAnsi="Times New Roman" w:cs="Times New Roman"/>
                <w:color w:val="000000"/>
                <w:sz w:val="18"/>
                <w:szCs w:val="18"/>
                <w:lang w:val="en-GB" w:eastAsia="en-US"/>
              </w:rPr>
            </w:pPr>
            <w:ins w:author="Valentina" w:date="2015-09-03T14:42:00Z" w:id="3716">
              <w:r w:rsidRPr="60226960">
                <w:rPr>
                  <w:rFonts w:ascii="Times New Roman" w:hAnsi="Times New Roman" w:eastAsia="Times New Roman" w:cs="Times New Roman"/>
                  <w:color w:val="000000"/>
                  <w:sz w:val="18"/>
                  <w:szCs w:val="18"/>
                  <w:lang w:val="en-GB" w:eastAsia="en-US"/>
                </w:rPr>
                <w:t>01314 (agriculture)</w:t>
              </w:r>
            </w:ins>
          </w:p>
        </w:tc>
        <w:tc>
          <w:tcPr>
            <w:tcW w:w="580" w:type="pct"/>
            <w:noWrap/>
            <w:tcMar/>
            <w:vAlign w:val="center"/>
            <w:hideMark/>
          </w:tcPr>
          <w:p w:rsidR="00B2210D" w:rsidP="006676C4" w:rsidRDefault="00B2210D" w14:paraId="27FB25E4" wp14:textId="77777777" wp14:noSpellErr="1">
            <w:pPr>
              <w:keepNext/>
              <w:spacing w:after="0" w:line="240" w:lineRule="auto"/>
              <w:jc w:val="both"/>
              <w:rPr>
                <w:ins w:author="Valentina" w:date="2015-09-03T14:42:00Z" w:id="3717"/>
                <w:rFonts w:ascii="Times New Roman" w:hAnsi="Times New Roman" w:cs="Times New Roman"/>
                <w:color w:val="000000"/>
                <w:sz w:val="18"/>
                <w:szCs w:val="18"/>
                <w:lang w:val="en-GB" w:eastAsia="en-US"/>
              </w:rPr>
            </w:pPr>
            <w:ins w:author="Valentina" w:date="2015-09-03T14:42:00Z" w:id="3718">
              <w:r w:rsidRPr="60226960">
                <w:rPr>
                  <w:rFonts w:ascii="Times New Roman" w:hAnsi="Times New Roman" w:eastAsia="Times New Roman" w:cs="Times New Roman"/>
                  <w:color w:val="000000"/>
                  <w:sz w:val="18"/>
                  <w:szCs w:val="18"/>
                  <w:lang w:val="en-GB" w:eastAsia="en-US"/>
                </w:rPr>
                <w:t>dates, fresh</w:t>
              </w:r>
            </w:ins>
          </w:p>
        </w:tc>
        <w:tc>
          <w:tcPr>
            <w:tcW w:w="926" w:type="pct"/>
            <w:noWrap/>
            <w:tcMar/>
            <w:vAlign w:val="center"/>
          </w:tcPr>
          <w:p w:rsidR="00B2210D" w:rsidP="006676C4" w:rsidRDefault="00B2210D" w14:paraId="4C58D566" wp14:textId="77777777" wp14:noSpellErr="1">
            <w:pPr>
              <w:keepNext/>
              <w:spacing w:after="0" w:line="240" w:lineRule="auto"/>
              <w:jc w:val="both"/>
              <w:rPr>
                <w:ins w:author="Valentina" w:date="2015-09-03T14:42:00Z" w:id="3719"/>
                <w:rFonts w:ascii="Times New Roman" w:hAnsi="Times New Roman" w:cs="Times New Roman"/>
                <w:b/>
                <w:sz w:val="18"/>
                <w:szCs w:val="18"/>
                <w:lang w:val="en-GB" w:eastAsia="en-US"/>
              </w:rPr>
            </w:pPr>
            <w:ins w:author="Valentina" w:date="2015-09-03T14:42:00Z" w:id="3720">
              <w:r w:rsidRPr="60226960">
                <w:rPr>
                  <w:rFonts w:ascii="Times New Roman" w:hAnsi="Times New Roman" w:eastAsia="Times New Roman" w:cs="Times New Roman"/>
                  <w:b w:val="1"/>
                  <w:bCs w:val="1"/>
                  <w:sz w:val="18"/>
                  <w:szCs w:val="18"/>
                  <w:lang w:val="en-GB" w:eastAsia="en-US"/>
                </w:rPr>
                <w:t>724 894 tonnes</w:t>
              </w:r>
            </w:ins>
          </w:p>
        </w:tc>
      </w:tr>
      <w:tr xmlns:wp14="http://schemas.microsoft.com/office/word/2010/wordml" w:rsidRPr="00AE25CA" w:rsidR="00B2210D" w:rsidTr="483DA69D" w14:paraId="3FB25F66" wp14:textId="77777777">
        <w:trPr>
          <w:trHeight w:val="571" w:hRule="exact"/>
          <w:jc w:val="center"/>
          <w:ins w:author="Valentina" w:date="2015-09-03T14:42:00Z" w:id="3721"/>
        </w:trPr>
        <w:tc>
          <w:tcPr>
            <w:tcW w:w="669" w:type="pct"/>
            <w:vMerge/>
            <w:noWrap/>
            <w:vAlign w:val="center"/>
          </w:tcPr>
          <w:p w:rsidR="00B2210D" w:rsidP="006676C4" w:rsidRDefault="00B2210D" w14:paraId="3A5949E7" wp14:textId="77777777">
            <w:pPr>
              <w:keepNext/>
              <w:spacing w:after="0" w:line="240" w:lineRule="auto"/>
              <w:jc w:val="both"/>
              <w:rPr>
                <w:ins w:author="Valentina" w:date="2015-09-03T14:42:00Z" w:id="3722"/>
                <w:rFonts w:ascii="Times New Roman" w:hAnsi="Times New Roman" w:cs="Times New Roman"/>
                <w:color w:val="000000"/>
                <w:sz w:val="18"/>
                <w:szCs w:val="18"/>
                <w:lang w:val="en-GB" w:eastAsia="en-US"/>
              </w:rPr>
            </w:pPr>
          </w:p>
        </w:tc>
        <w:tc>
          <w:tcPr>
            <w:tcW w:w="621" w:type="pct"/>
            <w:vMerge/>
            <w:noWrap/>
            <w:vAlign w:val="center"/>
          </w:tcPr>
          <w:p w:rsidR="00B2210D" w:rsidP="006676C4" w:rsidRDefault="00B2210D" w14:paraId="36F9AF73" wp14:textId="77777777">
            <w:pPr>
              <w:keepNext/>
              <w:spacing w:after="0" w:line="240" w:lineRule="auto"/>
              <w:jc w:val="both"/>
              <w:rPr>
                <w:ins w:author="Valentina" w:date="2015-09-03T14:42:00Z" w:id="3723"/>
                <w:rFonts w:ascii="Times New Roman" w:hAnsi="Times New Roman" w:cs="Times New Roman"/>
                <w:color w:val="000000"/>
                <w:sz w:val="18"/>
                <w:szCs w:val="18"/>
                <w:lang w:val="en-GB" w:eastAsia="en-US"/>
              </w:rPr>
            </w:pPr>
          </w:p>
        </w:tc>
        <w:tc>
          <w:tcPr>
            <w:tcW w:w="977" w:type="pct"/>
            <w:vMerge/>
            <w:noWrap/>
            <w:vAlign w:val="center"/>
          </w:tcPr>
          <w:p w:rsidR="00B2210D" w:rsidP="006676C4" w:rsidRDefault="00B2210D" w14:paraId="1C1239B7" wp14:textId="77777777">
            <w:pPr>
              <w:keepNext/>
              <w:spacing w:after="0" w:line="240" w:lineRule="auto"/>
              <w:jc w:val="both"/>
              <w:rPr>
                <w:ins w:author="Valentina" w:date="2015-09-03T14:42:00Z" w:id="3724"/>
                <w:rFonts w:ascii="Times New Roman" w:hAnsi="Times New Roman" w:cs="Times New Roman"/>
                <w:color w:val="000000"/>
                <w:sz w:val="18"/>
                <w:szCs w:val="18"/>
                <w:lang w:val="en-GB" w:eastAsia="en-US"/>
              </w:rPr>
            </w:pPr>
          </w:p>
        </w:tc>
        <w:tc>
          <w:tcPr>
            <w:tcW w:w="579" w:type="pct"/>
            <w:tcMar/>
            <w:vAlign w:val="center"/>
          </w:tcPr>
          <w:p w:rsidR="00B2210D" w:rsidP="006676C4" w:rsidRDefault="00B2210D" w14:paraId="1556DA3D" wp14:textId="77777777">
            <w:pPr>
              <w:keepNext/>
              <w:spacing w:after="0" w:line="240" w:lineRule="auto"/>
              <w:jc w:val="both"/>
              <w:rPr>
                <w:ins w:author="Valentina" w:date="2015-09-03T14:42:00Z" w:id="3725"/>
                <w:rFonts w:ascii="Times New Roman" w:hAnsi="Times New Roman" w:cs="Times New Roman"/>
                <w:b/>
                <w:color w:val="FF0000"/>
                <w:sz w:val="18"/>
                <w:szCs w:val="18"/>
                <w:lang w:val="en-GB" w:eastAsia="en-US"/>
              </w:rPr>
            </w:pPr>
            <w:ins w:author="Valentina" w:date="2015-09-03T14:42:00Z" w:id="3726">
              <w:r w:rsidRPr="003302ED">
                <w:rPr>
                  <w:rFonts w:ascii="Times New Roman" w:hAnsi="Times New Roman" w:cs="Times New Roman"/>
                  <w:b/>
                  <w:color w:val="FF0000"/>
                  <w:sz w:val="18"/>
                  <w:szCs w:val="18"/>
                  <w:lang w:val="en-GB" w:eastAsia="en-US"/>
                </w:rPr>
                <w:t>0</w:t>
              </w:r>
            </w:ins>
          </w:p>
        </w:tc>
        <w:tc>
          <w:tcPr>
            <w:tcW w:w="647" w:type="pct"/>
            <w:noWrap/>
            <w:tcMar/>
            <w:vAlign w:val="center"/>
          </w:tcPr>
          <w:p w:rsidR="00B2210D" w:rsidP="006676C4" w:rsidRDefault="00B2210D" w14:paraId="7BEE65B4" wp14:textId="77777777" wp14:noSpellErr="1">
            <w:pPr>
              <w:keepNext/>
              <w:spacing w:after="0" w:line="240" w:lineRule="auto"/>
              <w:jc w:val="both"/>
              <w:rPr>
                <w:ins w:author="Valentina" w:date="2015-09-03T14:42:00Z" w:id="3727"/>
                <w:rFonts w:ascii="Times New Roman" w:hAnsi="Times New Roman" w:cs="Times New Roman"/>
                <w:sz w:val="18"/>
                <w:szCs w:val="18"/>
                <w:lang w:val="en-GB" w:eastAsia="en-US"/>
              </w:rPr>
            </w:pPr>
            <w:ins w:author="Valentina" w:date="2015-09-03T14:42:00Z" w:id="3728">
              <w:r w:rsidRPr="60226960">
                <w:rPr>
                  <w:rFonts w:ascii="Times New Roman" w:hAnsi="Times New Roman" w:eastAsia="Times New Roman" w:cs="Times New Roman"/>
                  <w:sz w:val="18"/>
                  <w:szCs w:val="18"/>
                  <w:lang w:val="en-GB" w:eastAsia="en-US"/>
                </w:rPr>
                <w:t>214190.03 (industrial)</w:t>
              </w:r>
            </w:ins>
          </w:p>
        </w:tc>
        <w:tc>
          <w:tcPr>
            <w:tcW w:w="580" w:type="pct"/>
            <w:noWrap/>
            <w:tcMar/>
            <w:vAlign w:val="center"/>
          </w:tcPr>
          <w:p w:rsidR="00B2210D" w:rsidP="006676C4" w:rsidRDefault="00B2210D" w14:paraId="58208C39" wp14:textId="77777777" wp14:noSpellErr="1">
            <w:pPr>
              <w:keepNext/>
              <w:spacing w:after="0" w:line="240" w:lineRule="auto"/>
              <w:jc w:val="both"/>
              <w:rPr>
                <w:ins w:author="Valentina" w:date="2015-09-03T14:42:00Z" w:id="3729"/>
                <w:rFonts w:ascii="Times New Roman" w:hAnsi="Times New Roman" w:cs="Times New Roman"/>
                <w:color w:val="000000"/>
                <w:sz w:val="18"/>
                <w:szCs w:val="18"/>
                <w:lang w:val="en-GB" w:eastAsia="en-US"/>
              </w:rPr>
            </w:pPr>
            <w:ins w:author="Valentina" w:date="2015-09-03T14:42:00Z" w:id="3730">
              <w:r w:rsidRPr="60226960">
                <w:rPr>
                  <w:rFonts w:ascii="Times New Roman" w:hAnsi="Times New Roman" w:eastAsia="Times New Roman" w:cs="Times New Roman"/>
                  <w:color w:val="000000"/>
                  <w:sz w:val="18"/>
                  <w:szCs w:val="18"/>
                  <w:lang w:val="en-GB" w:eastAsia="en-US"/>
                </w:rPr>
                <w:t>dates, dried</w:t>
              </w:r>
            </w:ins>
          </w:p>
        </w:tc>
        <w:tc>
          <w:tcPr>
            <w:tcW w:w="926" w:type="pct"/>
            <w:noWrap/>
            <w:tcMar/>
            <w:vAlign w:val="center"/>
          </w:tcPr>
          <w:p w:rsidR="00B2210D" w:rsidP="006676C4" w:rsidRDefault="00B2210D" w14:paraId="60C29007" wp14:textId="77777777">
            <w:pPr>
              <w:keepNext/>
              <w:spacing w:after="0" w:line="240" w:lineRule="auto"/>
              <w:jc w:val="both"/>
              <w:rPr>
                <w:ins w:author="Valentina" w:date="2015-09-03T14:42:00Z" w:id="3731"/>
                <w:rFonts w:ascii="Times New Roman" w:hAnsi="Times New Roman" w:cs="Times New Roman"/>
                <w:b/>
                <w:color w:val="FF0000"/>
                <w:sz w:val="18"/>
                <w:szCs w:val="18"/>
                <w:lang w:val="en-GB" w:eastAsia="en-US"/>
              </w:rPr>
            </w:pPr>
            <w:ins w:author="Valentina" w:date="2015-09-03T14:42:00Z" w:id="3732">
              <w:r w:rsidRPr="003302ED">
                <w:rPr>
                  <w:rFonts w:ascii="Times New Roman" w:hAnsi="Times New Roman" w:cs="Times New Roman"/>
                  <w:b/>
                  <w:color w:val="FF0000"/>
                  <w:sz w:val="18"/>
                  <w:szCs w:val="18"/>
                  <w:lang w:val="en-GB" w:eastAsia="en-US"/>
                </w:rPr>
                <w:t>0</w:t>
              </w:r>
            </w:ins>
          </w:p>
        </w:tc>
      </w:tr>
    </w:tbl>
    <w:p xmlns:wp14="http://schemas.microsoft.com/office/word/2010/wordml" w:rsidRPr="009616CB" w:rsidR="00EB7AF1" w:rsidP="00EB7AF1" w:rsidRDefault="00EB7AF1" w14:paraId="1606729B"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07495601"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4DA68ADA"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EB7AF1" w14:paraId="5E2D6BB9" wp14:textId="77777777">
      <w:pPr>
        <w:spacing w:after="120"/>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 xml:space="preserve">In </w:t>
      </w:r>
      <w:r w:rsidRPr="483DA69D">
        <w:rPr>
          <w:rFonts w:ascii="Times New Roman" w:hAnsi="Times New Roman" w:eastAsia="Times New Roman" w:cs="Times New Roman"/>
          <w:sz w:val="24"/>
          <w:szCs w:val="24"/>
          <w:highlight w:val="lightGray"/>
          <w:lang w:val="en-GB" w:eastAsia="en-GB"/>
        </w:rPr>
        <w:t>Example 5</w:t>
      </w:r>
      <w:r w:rsidRPr="483DA69D">
        <w:rPr>
          <w:rFonts w:ascii="Times New Roman" w:hAnsi="Times New Roman" w:eastAsia="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483DA69D">
        <w:rPr>
          <w:rFonts w:ascii="Times New Roman" w:hAnsi="Times New Roman" w:eastAsia="Times New Roman" w:cs="Times New Roman"/>
          <w:sz w:val="24"/>
          <w:szCs w:val="24"/>
          <w:lang w:val="en-GB" w:eastAsia="en-GB"/>
        </w:rPr>
        <w:t>This</w:t>
      </w:r>
      <w:proofErr w:type="gramEnd"/>
      <w:r w:rsidRPr="483DA69D">
        <w:rPr>
          <w:rFonts w:ascii="Times New Roman" w:hAnsi="Times New Roman" w:eastAsia="Times New Roman" w:cs="Times New Roman"/>
          <w:sz w:val="24"/>
          <w:szCs w:val="24"/>
          <w:lang w:val="en-GB" w:eastAsia="en-GB"/>
        </w:rPr>
        <w:t xml:space="preserve"> generates a mismatch between the two classifications. Given the impossibility </w:t>
      </w:r>
      <w:r w:rsidRPr="483DA69D" w:rsidR="00B836CF">
        <w:rPr>
          <w:rFonts w:ascii="Times New Roman" w:hAnsi="Times New Roman" w:eastAsia="Times New Roman" w:cs="Times New Roman"/>
          <w:sz w:val="24"/>
          <w:szCs w:val="24"/>
          <w:lang w:val="en-GB" w:eastAsia="en-GB"/>
        </w:rPr>
        <w:t xml:space="preserve">of estimating </w:t>
      </w:r>
      <w:r w:rsidRPr="483DA69D">
        <w:rPr>
          <w:rFonts w:ascii="Times New Roman" w:hAnsi="Times New Roman" w:eastAsia="Times New Roman" w:cs="Times New Roman"/>
          <w:sz w:val="24"/>
          <w:szCs w:val="24"/>
          <w:lang w:val="en-GB" w:eastAsia="en-GB"/>
        </w:rPr>
        <w:t xml:space="preserve">split ratios, and </w:t>
      </w:r>
      <w:r w:rsidRPr="483DA69D" w:rsidR="008116E9">
        <w:rPr>
          <w:rFonts w:ascii="Times New Roman" w:hAnsi="Times New Roman" w:eastAsia="Times New Roman" w:cs="Times New Roman"/>
          <w:sz w:val="24"/>
          <w:szCs w:val="24"/>
          <w:lang w:val="en-GB" w:eastAsia="en-GB"/>
        </w:rPr>
        <w:t xml:space="preserve">to avoid </w:t>
      </w:r>
      <w:r w:rsidRPr="483DA69D" w:rsidR="00B836CF">
        <w:rPr>
          <w:rFonts w:ascii="Times New Roman" w:hAnsi="Times New Roman" w:eastAsia="Times New Roman" w:cs="Times New Roman"/>
          <w:sz w:val="24"/>
          <w:szCs w:val="24"/>
          <w:lang w:val="en-GB" w:eastAsia="en-GB"/>
        </w:rPr>
        <w:t>introducing</w:t>
      </w:r>
      <w:r w:rsidRPr="483DA69D">
        <w:rPr>
          <w:rFonts w:ascii="Times New Roman" w:hAnsi="Times New Roman" w:eastAsia="Times New Roman" w:cs="Times New Roman"/>
          <w:sz w:val="24"/>
          <w:szCs w:val="24"/>
          <w:lang w:val="en-GB" w:eastAsia="en-GB"/>
        </w:rPr>
        <w:t xml:space="preserve"> breaks in the series, CPC is adapted and aligned to FCL (</w:t>
      </w:r>
      <w:r w:rsidRPr="483DA69D">
        <w:rPr>
          <w:rFonts w:ascii="Times New Roman" w:hAnsi="Times New Roman" w:eastAsia="Times New Roman" w:cs="Times New Roman"/>
          <w:sz w:val="24"/>
          <w:szCs w:val="24"/>
          <w:highlight w:val="lightGray"/>
          <w:lang w:val="en-GB" w:eastAsia="en-GB"/>
        </w:rPr>
        <w:t>Example 6</w:t>
      </w:r>
      <w:r w:rsidRPr="483DA69D">
        <w:rPr>
          <w:rFonts w:ascii="Times New Roman" w:hAnsi="Times New Roman" w:eastAsia="Times New Roman" w:cs="Times New Roman"/>
          <w:sz w:val="24"/>
          <w:szCs w:val="24"/>
          <w:lang w:val="en-GB" w:eastAsia="en-GB"/>
        </w:rPr>
        <w:t>): the component “subtropical fruit” in CPC is moved under “other fruits n.e.c.” as in FAOSTAT (01359.90). Definitions in the metadata are adjusted accordingly.</w:t>
      </w:r>
    </w:p>
    <w:p xmlns:wp14="http://schemas.microsoft.com/office/word/2010/wordml" w:rsidRPr="009616CB" w:rsidR="00EB7AF1" w:rsidDel="00B2210D" w:rsidP="00EB7AF1" w:rsidRDefault="00EB7AF1" w14:paraId="0DFC5928" wp14:textId="77777777">
      <w:pPr>
        <w:keepNext/>
        <w:rPr>
          <w:del w:author="Valentina" w:date="2015-09-03T14:42:00Z" w:id="3734"/>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xmlns:wp14="http://schemas.microsoft.com/office/word/2010/wordml" w:rsidR="00FC0360" w:rsidP="00EB7AF1" w:rsidRDefault="00FC0360" w14:paraId="0FFF1A7D" wp14:textId="77777777">
      <w:pPr>
        <w:keepNext/>
        <w:rPr>
          <w:ins w:author="Valentina" w:date="2015-09-03T14:42:00Z" w:id="3735"/>
          <w:rFonts w:ascii="Times New Roman" w:hAnsi="Times New Roman" w:cs="Times New Roman"/>
          <w:sz w:val="24"/>
          <w:szCs w:val="24"/>
          <w:lang w:val="en-GB" w:eastAsia="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1087"/>
        <w:gridCol w:w="3262"/>
        <w:gridCol w:w="1098"/>
        <w:gridCol w:w="3795"/>
      </w:tblGrid>
      <w:tr xmlns:wp14="http://schemas.microsoft.com/office/word/2010/wordml" w:rsidRPr="00AE25CA" w:rsidR="00B2210D" w:rsidTr="483DA69D" w14:paraId="64C54D5F" wp14:textId="77777777">
        <w:trPr>
          <w:trHeight w:val="300"/>
          <w:jc w:val="center"/>
          <w:ins w:author="Valentina" w:date="2015-09-03T14:42:00Z" w:id="3736"/>
        </w:trPr>
        <w:tc>
          <w:tcPr>
            <w:tcW w:w="2352" w:type="pct"/>
            <w:gridSpan w:val="2"/>
            <w:shd w:val="clear" w:color="auto" w:fill="EEECE1" w:themeFill="background2"/>
            <w:noWrap/>
            <w:tcMar/>
            <w:vAlign w:val="center"/>
            <w:hideMark/>
          </w:tcPr>
          <w:p w:rsidR="00B2210D" w:rsidP="006676C4" w:rsidRDefault="00B2210D" w14:paraId="3D9F54F3" wp14:textId="77777777" wp14:noSpellErr="1">
            <w:pPr>
              <w:keepNext/>
              <w:spacing w:after="0" w:line="240" w:lineRule="auto"/>
              <w:jc w:val="both"/>
              <w:rPr>
                <w:ins w:author="Valentina" w:date="2015-09-03T14:42:00Z" w:id="3737"/>
                <w:rFonts w:ascii="Times New Roman" w:hAnsi="Times New Roman" w:cs="Times New Roman"/>
                <w:iCs/>
                <w:color w:val="000000"/>
                <w:sz w:val="18"/>
                <w:szCs w:val="18"/>
                <w:lang w:val="en-GB" w:eastAsia="en-US"/>
              </w:rPr>
            </w:pPr>
            <w:ins w:author="Valentina" w:date="2015-09-03T14:42:00Z" w:id="3738">
              <w:r w:rsidRPr="60226960">
                <w:rPr>
                  <w:rFonts w:ascii="Times New Roman" w:hAnsi="Times New Roman" w:eastAsia="Times New Roman" w:cs="Times New Roman"/>
                  <w:color w:val="000000"/>
                  <w:sz w:val="18"/>
                  <w:szCs w:val="18"/>
                  <w:lang w:val="en-GB" w:eastAsia="en-US"/>
                </w:rPr>
                <w:t>FCL</w:t>
              </w:r>
            </w:ins>
          </w:p>
        </w:tc>
        <w:tc>
          <w:tcPr>
            <w:tcW w:w="2648" w:type="pct"/>
            <w:gridSpan w:val="2"/>
            <w:shd w:val="clear" w:color="auto" w:fill="DBE5F1" w:themeFill="accent1" w:themeFillTint="33"/>
            <w:noWrap/>
            <w:tcMar/>
            <w:vAlign w:val="center"/>
            <w:hideMark/>
          </w:tcPr>
          <w:p w:rsidR="00B2210D" w:rsidP="006676C4" w:rsidRDefault="00B2210D" w14:paraId="281B9901" wp14:textId="77777777" wp14:noSpellErr="1">
            <w:pPr>
              <w:keepNext/>
              <w:spacing w:after="0" w:line="240" w:lineRule="auto"/>
              <w:jc w:val="both"/>
              <w:rPr>
                <w:ins w:author="Valentina" w:date="2015-09-03T14:42:00Z" w:id="3739"/>
                <w:rFonts w:ascii="Times New Roman" w:hAnsi="Times New Roman" w:cs="Times New Roman"/>
                <w:iCs/>
                <w:color w:val="000000"/>
                <w:sz w:val="18"/>
                <w:szCs w:val="18"/>
                <w:lang w:val="en-GB" w:eastAsia="en-US"/>
              </w:rPr>
            </w:pPr>
            <w:ins w:author="Valentina" w:date="2015-09-03T14:42:00Z" w:id="3740">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1FDACDFA" wp14:textId="77777777">
        <w:trPr>
          <w:trHeight w:val="300"/>
          <w:jc w:val="center"/>
          <w:ins w:author="Valentina" w:date="2015-09-03T14:42:00Z" w:id="3741"/>
        </w:trPr>
        <w:tc>
          <w:tcPr>
            <w:tcW w:w="588" w:type="pct"/>
            <w:shd w:val="clear" w:color="auto" w:fill="auto"/>
            <w:noWrap/>
            <w:tcMar/>
            <w:vAlign w:val="center"/>
            <w:hideMark/>
          </w:tcPr>
          <w:p w:rsidR="00B2210D" w:rsidP="006676C4" w:rsidRDefault="00B2210D" w14:paraId="7E5BFDDC" wp14:textId="77777777" wp14:noSpellErr="1">
            <w:pPr>
              <w:keepNext/>
              <w:spacing w:after="0" w:line="240" w:lineRule="auto"/>
              <w:jc w:val="both"/>
              <w:rPr>
                <w:ins w:author="Valentina" w:date="2015-09-03T14:42:00Z" w:id="3742"/>
                <w:rFonts w:ascii="Times New Roman" w:hAnsi="Times New Roman" w:cs="Times New Roman"/>
                <w:bCs/>
                <w:color w:val="000000"/>
                <w:sz w:val="18"/>
                <w:szCs w:val="18"/>
                <w:lang w:val="en-GB" w:eastAsia="en-US"/>
              </w:rPr>
            </w:pPr>
            <w:ins w:author="Valentina" w:date="2015-09-03T14:42:00Z" w:id="3743">
              <w:r w:rsidRPr="60226960">
                <w:rPr>
                  <w:rFonts w:ascii="Times New Roman" w:hAnsi="Times New Roman" w:eastAsia="Times New Roman" w:cs="Times New Roman"/>
                  <w:color w:val="000000"/>
                  <w:sz w:val="18"/>
                  <w:szCs w:val="18"/>
                  <w:lang w:val="en-GB" w:eastAsia="en-US"/>
                </w:rPr>
                <w:t>code</w:t>
              </w:r>
            </w:ins>
          </w:p>
        </w:tc>
        <w:tc>
          <w:tcPr>
            <w:tcW w:w="1765" w:type="pct"/>
            <w:shd w:val="clear" w:color="auto" w:fill="auto"/>
            <w:noWrap/>
            <w:tcMar/>
            <w:vAlign w:val="center"/>
            <w:hideMark/>
          </w:tcPr>
          <w:p w:rsidR="00B2210D" w:rsidP="006676C4" w:rsidRDefault="00B2210D" w14:paraId="05DF2336" wp14:textId="77777777" wp14:noSpellErr="1">
            <w:pPr>
              <w:keepNext/>
              <w:spacing w:after="0" w:line="240" w:lineRule="auto"/>
              <w:jc w:val="both"/>
              <w:rPr>
                <w:ins w:author="Valentina" w:date="2015-09-03T14:42:00Z" w:id="3744"/>
                <w:rFonts w:ascii="Times New Roman" w:hAnsi="Times New Roman" w:cs="Times New Roman"/>
                <w:bCs/>
                <w:color w:val="000000"/>
                <w:sz w:val="18"/>
                <w:szCs w:val="18"/>
                <w:lang w:val="en-GB" w:eastAsia="en-US"/>
              </w:rPr>
            </w:pPr>
            <w:ins w:author="Valentina" w:date="2015-09-03T14:42:00Z" w:id="3745">
              <w:r w:rsidRPr="60226960">
                <w:rPr>
                  <w:rFonts w:ascii="Times New Roman" w:hAnsi="Times New Roman" w:eastAsia="Times New Roman" w:cs="Times New Roman"/>
                  <w:sz w:val="18"/>
                  <w:szCs w:val="18"/>
                  <w:lang w:val="en-GB" w:eastAsia="en-GB"/>
                </w:rPr>
                <w:t>descriptor</w:t>
              </w:r>
            </w:ins>
          </w:p>
        </w:tc>
        <w:tc>
          <w:tcPr>
            <w:tcW w:w="594" w:type="pct"/>
            <w:shd w:val="clear" w:color="auto" w:fill="auto"/>
            <w:noWrap/>
            <w:tcMar/>
            <w:vAlign w:val="center"/>
            <w:hideMark/>
          </w:tcPr>
          <w:p w:rsidR="00B2210D" w:rsidP="006676C4" w:rsidRDefault="00B2210D" w14:paraId="3A596D0B" wp14:textId="77777777" wp14:noSpellErr="1">
            <w:pPr>
              <w:keepNext/>
              <w:spacing w:after="0" w:line="240" w:lineRule="auto"/>
              <w:jc w:val="both"/>
              <w:rPr>
                <w:ins w:author="Valentina" w:date="2015-09-03T14:42:00Z" w:id="3746"/>
                <w:rFonts w:ascii="Times New Roman" w:hAnsi="Times New Roman" w:cs="Times New Roman"/>
                <w:bCs/>
                <w:color w:val="000000"/>
                <w:sz w:val="18"/>
                <w:szCs w:val="18"/>
                <w:lang w:val="en-GB" w:eastAsia="en-US"/>
              </w:rPr>
            </w:pPr>
            <w:ins w:author="Valentina" w:date="2015-09-03T14:42:00Z" w:id="3747">
              <w:r w:rsidRPr="60226960">
                <w:rPr>
                  <w:rFonts w:ascii="Times New Roman" w:hAnsi="Times New Roman" w:eastAsia="Times New Roman" w:cs="Times New Roman"/>
                  <w:color w:val="000000"/>
                  <w:sz w:val="18"/>
                  <w:szCs w:val="18"/>
                  <w:lang w:val="en-GB" w:eastAsia="en-US"/>
                </w:rPr>
                <w:t>code</w:t>
              </w:r>
            </w:ins>
          </w:p>
        </w:tc>
        <w:tc>
          <w:tcPr>
            <w:tcW w:w="2054" w:type="pct"/>
            <w:shd w:val="clear" w:color="auto" w:fill="auto"/>
            <w:noWrap/>
            <w:tcMar/>
            <w:vAlign w:val="center"/>
            <w:hideMark/>
          </w:tcPr>
          <w:p w:rsidR="00B2210D" w:rsidP="006676C4" w:rsidRDefault="00B2210D" w14:paraId="6609AB1E" wp14:textId="77777777" wp14:noSpellErr="1">
            <w:pPr>
              <w:keepNext/>
              <w:spacing w:after="0" w:line="240" w:lineRule="auto"/>
              <w:jc w:val="both"/>
              <w:rPr>
                <w:ins w:author="Valentina" w:date="2015-09-03T14:42:00Z" w:id="3748"/>
                <w:rFonts w:ascii="Times New Roman" w:hAnsi="Times New Roman" w:cs="Times New Roman"/>
                <w:bCs/>
                <w:color w:val="000000"/>
                <w:sz w:val="18"/>
                <w:szCs w:val="18"/>
                <w:lang w:val="en-GB" w:eastAsia="en-US"/>
              </w:rPr>
            </w:pPr>
            <w:ins w:author="Valentina" w:date="2015-09-03T14:42:00Z" w:id="3749">
              <w:r w:rsidRPr="60226960">
                <w:rPr>
                  <w:rFonts w:ascii="Times New Roman" w:hAnsi="Times New Roman" w:eastAsia="Times New Roman" w:cs="Times New Roman"/>
                  <w:sz w:val="18"/>
                  <w:szCs w:val="18"/>
                  <w:lang w:val="en-GB" w:eastAsia="en-GB"/>
                </w:rPr>
                <w:t>descriptor</w:t>
              </w:r>
            </w:ins>
          </w:p>
        </w:tc>
      </w:tr>
      <w:tr xmlns:wp14="http://schemas.microsoft.com/office/word/2010/wordml" w:rsidRPr="00AE25CA" w:rsidR="00B2210D" w:rsidTr="483DA69D" w14:paraId="4E56BDEA" wp14:textId="77777777">
        <w:trPr>
          <w:trHeight w:val="419" w:hRule="exact"/>
          <w:jc w:val="center"/>
          <w:ins w:author="Valentina" w:date="2015-09-03T14:42:00Z" w:id="3750"/>
        </w:trPr>
        <w:tc>
          <w:tcPr>
            <w:tcW w:w="588" w:type="pct"/>
            <w:shd w:val="clear" w:color="auto" w:fill="auto"/>
            <w:noWrap/>
            <w:tcMar/>
            <w:vAlign w:val="center"/>
            <w:hideMark/>
          </w:tcPr>
          <w:p w:rsidR="00B2210D" w:rsidP="006676C4" w:rsidRDefault="00B2210D" w14:paraId="6EE7106A" wp14:textId="77777777">
            <w:pPr>
              <w:keepNext/>
              <w:spacing w:after="0" w:line="240" w:lineRule="auto"/>
              <w:jc w:val="both"/>
              <w:rPr>
                <w:ins w:author="Valentina" w:date="2015-09-03T14:42:00Z" w:id="3751"/>
                <w:rFonts w:ascii="Times New Roman" w:hAnsi="Times New Roman" w:cs="Times New Roman"/>
                <w:color w:val="000000"/>
                <w:sz w:val="18"/>
                <w:szCs w:val="18"/>
                <w:lang w:val="en-GB" w:eastAsia="en-US"/>
              </w:rPr>
            </w:pPr>
            <w:ins w:author="Valentina" w:date="2015-09-03T14:42:00Z" w:id="3752">
              <w:r w:rsidRPr="003302ED">
                <w:rPr>
                  <w:rFonts w:ascii="Times New Roman" w:hAnsi="Times New Roman" w:cs="Times New Roman"/>
                  <w:color w:val="000000"/>
                  <w:sz w:val="18"/>
                  <w:szCs w:val="18"/>
                  <w:lang w:val="en-GB" w:eastAsia="en-US"/>
                </w:rPr>
                <w:t>0603</w:t>
              </w:r>
            </w:ins>
          </w:p>
        </w:tc>
        <w:tc>
          <w:tcPr>
            <w:tcW w:w="1765" w:type="pct"/>
            <w:shd w:val="clear" w:color="auto" w:fill="auto"/>
            <w:noWrap/>
            <w:tcMar/>
            <w:vAlign w:val="center"/>
            <w:hideMark/>
          </w:tcPr>
          <w:p w:rsidR="00B2210D" w:rsidP="006676C4" w:rsidRDefault="00B2210D" w14:paraId="55133480" wp14:textId="77777777" wp14:noSpellErr="1">
            <w:pPr>
              <w:keepNext/>
              <w:spacing w:after="0" w:line="240" w:lineRule="auto"/>
              <w:jc w:val="both"/>
              <w:rPr>
                <w:ins w:author="Valentina" w:date="2015-09-03T14:42:00Z" w:id="3753"/>
                <w:rFonts w:ascii="Times New Roman" w:hAnsi="Times New Roman" w:cs="Times New Roman"/>
                <w:color w:val="000000"/>
                <w:sz w:val="18"/>
                <w:szCs w:val="18"/>
                <w:lang w:val="en-GB" w:eastAsia="en-US"/>
              </w:rPr>
            </w:pPr>
            <w:ins w:author="Valentina" w:date="2015-09-03T14:42:00Z" w:id="3754">
              <w:r w:rsidRPr="60226960">
                <w:rPr>
                  <w:rFonts w:ascii="Times New Roman" w:hAnsi="Times New Roman" w:eastAsia="Times New Roman" w:cs="Times New Roman"/>
                  <w:color w:val="000000"/>
                  <w:sz w:val="18"/>
                  <w:szCs w:val="18"/>
                  <w:lang w:val="en-GB" w:eastAsia="en-US"/>
                </w:rPr>
                <w:t>fruit tropical fresh, n.e.s.</w:t>
              </w:r>
            </w:ins>
          </w:p>
        </w:tc>
        <w:tc>
          <w:tcPr>
            <w:tcW w:w="594" w:type="pct"/>
            <w:vMerge w:val="restart"/>
            <w:shd w:val="clear" w:color="auto" w:fill="auto"/>
            <w:noWrap/>
            <w:tcMar/>
            <w:vAlign w:val="center"/>
            <w:hideMark/>
          </w:tcPr>
          <w:p w:rsidR="00B2210D" w:rsidP="006676C4" w:rsidRDefault="00B2210D" w14:paraId="64F5B1BC" wp14:textId="77777777">
            <w:pPr>
              <w:keepNext/>
              <w:spacing w:after="0" w:line="240" w:lineRule="auto"/>
              <w:jc w:val="both"/>
              <w:rPr>
                <w:ins w:author="Valentina" w:date="2015-09-03T14:42:00Z" w:id="3755"/>
                <w:rFonts w:ascii="Times New Roman" w:hAnsi="Times New Roman" w:cs="Times New Roman"/>
                <w:color w:val="000000"/>
                <w:sz w:val="18"/>
                <w:szCs w:val="18"/>
                <w:lang w:val="en-GB" w:eastAsia="en-US"/>
              </w:rPr>
            </w:pPr>
            <w:ins w:author="Valentina" w:date="2015-09-03T14:42:00Z" w:id="3756">
              <w:r w:rsidRPr="003302ED">
                <w:rPr>
                  <w:rFonts w:ascii="Times New Roman" w:hAnsi="Times New Roman" w:cs="Times New Roman"/>
                  <w:color w:val="000000"/>
                  <w:sz w:val="18"/>
                  <w:szCs w:val="18"/>
                  <w:lang w:val="en-GB" w:eastAsia="en-US"/>
                </w:rPr>
                <w:t>01319</w:t>
              </w:r>
            </w:ins>
          </w:p>
          <w:p w:rsidR="00B2210D" w:rsidP="006676C4" w:rsidRDefault="00B2210D" w14:paraId="7ECD567D" wp14:textId="77777777">
            <w:pPr>
              <w:keepNext/>
              <w:spacing w:after="0" w:line="240" w:lineRule="auto"/>
              <w:jc w:val="both"/>
              <w:rPr>
                <w:ins w:author="Valentina" w:date="2015-09-03T14:42:00Z" w:id="3757"/>
                <w:rFonts w:ascii="Times New Roman" w:hAnsi="Times New Roman" w:cs="Times New Roman"/>
                <w:color w:val="000000"/>
                <w:sz w:val="18"/>
                <w:szCs w:val="18"/>
                <w:lang w:val="en-GB" w:eastAsia="en-US"/>
              </w:rPr>
            </w:pPr>
          </w:p>
        </w:tc>
        <w:tc>
          <w:tcPr>
            <w:tcW w:w="2054" w:type="pct"/>
            <w:vMerge w:val="restart"/>
            <w:shd w:val="clear" w:color="auto" w:fill="auto"/>
            <w:noWrap/>
            <w:tcMar/>
            <w:vAlign w:val="center"/>
            <w:hideMark/>
          </w:tcPr>
          <w:p w:rsidR="00B2210D" w:rsidP="006676C4" w:rsidRDefault="00B2210D" w14:paraId="30CA08C2" wp14:textId="77777777" wp14:noSpellErr="1">
            <w:pPr>
              <w:keepNext/>
              <w:spacing w:after="0" w:line="240" w:lineRule="auto"/>
              <w:jc w:val="both"/>
              <w:rPr>
                <w:ins w:author="Valentina" w:date="2015-09-03T14:42:00Z" w:id="3758"/>
                <w:rFonts w:ascii="Times New Roman" w:hAnsi="Times New Roman" w:cs="Times New Roman"/>
                <w:sz w:val="18"/>
                <w:szCs w:val="18"/>
                <w:lang w:val="en-GB" w:eastAsia="en-US"/>
              </w:rPr>
            </w:pPr>
            <w:ins w:author="Valentina" w:date="2015-09-03T14:42:00Z" w:id="3759">
              <w:r w:rsidRPr="60226960">
                <w:rPr>
                  <w:rFonts w:ascii="Times New Roman" w:hAnsi="Times New Roman" w:eastAsia="Times New Roman" w:cs="Times New Roman"/>
                  <w:sz w:val="18"/>
                  <w:szCs w:val="18"/>
                  <w:lang w:val="en-GB" w:eastAsia="en-US"/>
                </w:rPr>
                <w:t>other tropical and subtropical fruit, n.e.c.</w:t>
              </w:r>
            </w:ins>
          </w:p>
        </w:tc>
      </w:tr>
      <w:tr xmlns:wp14="http://schemas.microsoft.com/office/word/2010/wordml" w:rsidRPr="00AE25CA" w:rsidR="00B2210D" w:rsidTr="483DA69D" w14:paraId="5D4A12A1" wp14:textId="77777777">
        <w:trPr>
          <w:trHeight w:val="517"/>
          <w:jc w:val="center"/>
          <w:ins w:author="Valentina" w:date="2015-09-03T14:42:00Z" w:id="3760"/>
        </w:trPr>
        <w:tc>
          <w:tcPr>
            <w:tcW w:w="588" w:type="pct"/>
            <w:vMerge w:val="restart"/>
            <w:shd w:val="clear" w:color="auto" w:fill="auto"/>
            <w:noWrap/>
            <w:tcMar/>
            <w:vAlign w:val="center"/>
            <w:hideMark/>
          </w:tcPr>
          <w:p w:rsidR="00B2210D" w:rsidP="006676C4" w:rsidRDefault="00B2210D" w14:paraId="5A07524C" wp14:textId="77777777">
            <w:pPr>
              <w:keepNext/>
              <w:spacing w:after="0" w:line="240" w:lineRule="auto"/>
              <w:jc w:val="both"/>
              <w:rPr>
                <w:ins w:author="Valentina" w:date="2015-09-03T14:42:00Z" w:id="3761"/>
                <w:rFonts w:ascii="Times New Roman" w:hAnsi="Times New Roman" w:cs="Times New Roman"/>
                <w:color w:val="000000"/>
                <w:sz w:val="18"/>
                <w:szCs w:val="18"/>
                <w:lang w:val="en-GB" w:eastAsia="en-US"/>
              </w:rPr>
            </w:pPr>
            <w:ins w:author="Valentina" w:date="2015-09-03T14:42:00Z" w:id="3762">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tcMar/>
            <w:vAlign w:val="center"/>
            <w:hideMark/>
          </w:tcPr>
          <w:p w:rsidR="00B2210D" w:rsidP="006676C4" w:rsidRDefault="00B2210D" w14:paraId="03FFFB1E" wp14:textId="77777777" wp14:noSpellErr="1">
            <w:pPr>
              <w:keepNext/>
              <w:spacing w:after="0" w:line="240" w:lineRule="auto"/>
              <w:jc w:val="both"/>
              <w:rPr>
                <w:ins w:author="Valentina" w:date="2015-09-03T14:42:00Z" w:id="3763"/>
                <w:rFonts w:ascii="Times New Roman" w:hAnsi="Times New Roman" w:cs="Times New Roman"/>
                <w:color w:val="000000"/>
                <w:sz w:val="18"/>
                <w:szCs w:val="18"/>
                <w:lang w:val="en-GB" w:eastAsia="en-US"/>
              </w:rPr>
            </w:pPr>
            <w:ins w:author="Valentina" w:date="2015-09-03T14:42:00Z" w:id="3764">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594" w:type="pct"/>
            <w:vMerge/>
            <w:shd w:val="clear" w:color="auto" w:fill="auto"/>
            <w:noWrap/>
            <w:vAlign w:val="center"/>
            <w:hideMark/>
          </w:tcPr>
          <w:p w:rsidR="00B2210D" w:rsidP="006676C4" w:rsidRDefault="00B2210D" w14:paraId="7835195C" wp14:textId="77777777">
            <w:pPr>
              <w:keepNext/>
              <w:spacing w:after="0" w:line="240" w:lineRule="auto"/>
              <w:jc w:val="both"/>
              <w:rPr>
                <w:ins w:author="Valentina" w:date="2015-09-03T14:42:00Z" w:id="3765"/>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P="006676C4" w:rsidRDefault="00B2210D" w14:paraId="62DCBD46" wp14:textId="77777777">
            <w:pPr>
              <w:keepNext/>
              <w:spacing w:after="0" w:line="240" w:lineRule="auto"/>
              <w:jc w:val="both"/>
              <w:rPr>
                <w:ins w:author="Valentina" w:date="2015-09-03T14:42:00Z" w:id="3766"/>
                <w:rFonts w:ascii="Times New Roman" w:hAnsi="Times New Roman" w:cs="Times New Roman"/>
                <w:sz w:val="18"/>
                <w:szCs w:val="18"/>
                <w:lang w:val="en-GB" w:eastAsia="en-US"/>
              </w:rPr>
            </w:pPr>
          </w:p>
        </w:tc>
      </w:tr>
      <w:tr xmlns:wp14="http://schemas.microsoft.com/office/word/2010/wordml" w:rsidRPr="00AE25CA" w:rsidR="00B2210D" w:rsidTr="483DA69D" w14:paraId="09854753" wp14:textId="77777777">
        <w:trPr>
          <w:trHeight w:val="371" w:hRule="exact"/>
          <w:jc w:val="center"/>
          <w:ins w:author="Valentina" w:date="2015-09-03T14:42:00Z" w:id="3767"/>
        </w:trPr>
        <w:tc>
          <w:tcPr>
            <w:tcW w:w="588" w:type="pct"/>
            <w:vMerge/>
            <w:shd w:val="clear" w:color="auto" w:fill="auto"/>
            <w:noWrap/>
            <w:vAlign w:val="center"/>
          </w:tcPr>
          <w:p w:rsidR="00B2210D" w:rsidP="006676C4" w:rsidRDefault="00B2210D" w14:paraId="1330904D" wp14:textId="77777777">
            <w:pPr>
              <w:keepNext/>
              <w:spacing w:after="0" w:line="240" w:lineRule="auto"/>
              <w:jc w:val="both"/>
              <w:rPr>
                <w:ins w:author="Valentina" w:date="2015-09-03T14:42:00Z" w:id="3768"/>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P="006676C4" w:rsidRDefault="00B2210D" w14:paraId="61BB1BF1" wp14:textId="77777777">
            <w:pPr>
              <w:keepNext/>
              <w:spacing w:after="0" w:line="240" w:lineRule="auto"/>
              <w:jc w:val="both"/>
              <w:rPr>
                <w:ins w:author="Valentina" w:date="2015-09-03T14:42:00Z" w:id="3769"/>
                <w:rFonts w:ascii="Times New Roman" w:hAnsi="Times New Roman" w:cs="Times New Roman"/>
                <w:color w:val="000000"/>
                <w:sz w:val="18"/>
                <w:szCs w:val="18"/>
                <w:lang w:val="en-GB" w:eastAsia="en-US"/>
              </w:rPr>
            </w:pPr>
          </w:p>
        </w:tc>
        <w:tc>
          <w:tcPr>
            <w:tcW w:w="594" w:type="pct"/>
            <w:shd w:val="clear" w:color="auto" w:fill="auto"/>
            <w:noWrap/>
            <w:tcMar/>
            <w:vAlign w:val="center"/>
          </w:tcPr>
          <w:p w:rsidR="00B2210D" w:rsidP="006676C4" w:rsidRDefault="00B2210D" w14:paraId="4036769F" wp14:textId="77777777">
            <w:pPr>
              <w:keepNext/>
              <w:spacing w:after="0" w:line="240" w:lineRule="auto"/>
              <w:jc w:val="both"/>
              <w:rPr>
                <w:ins w:author="Valentina" w:date="2015-09-03T14:42:00Z" w:id="3770"/>
                <w:rFonts w:ascii="Times New Roman" w:hAnsi="Times New Roman" w:cs="Times New Roman"/>
                <w:color w:val="000000"/>
                <w:sz w:val="18"/>
                <w:szCs w:val="18"/>
                <w:lang w:val="en-GB" w:eastAsia="en-US"/>
              </w:rPr>
            </w:pPr>
            <w:ins w:author="Valentina" w:date="2015-09-03T14:42:00Z" w:id="3771">
              <w:r w:rsidRPr="003302ED">
                <w:rPr>
                  <w:rFonts w:ascii="Times New Roman" w:hAnsi="Times New Roman" w:cs="Times New Roman"/>
                  <w:color w:val="000000"/>
                  <w:sz w:val="18"/>
                  <w:szCs w:val="18"/>
                  <w:lang w:val="en-GB" w:eastAsia="en-US"/>
                </w:rPr>
                <w:t>01359.90</w:t>
              </w:r>
            </w:ins>
          </w:p>
        </w:tc>
        <w:tc>
          <w:tcPr>
            <w:tcW w:w="2054" w:type="pct"/>
            <w:shd w:val="clear" w:color="auto" w:fill="auto"/>
            <w:noWrap/>
            <w:tcMar/>
            <w:vAlign w:val="center"/>
          </w:tcPr>
          <w:p w:rsidR="00B2210D" w:rsidP="006676C4" w:rsidRDefault="00B2210D" w14:paraId="60D0DD4E" wp14:textId="77777777" wp14:noSpellErr="1">
            <w:pPr>
              <w:keepNext/>
              <w:spacing w:after="0" w:line="240" w:lineRule="auto"/>
              <w:jc w:val="both"/>
              <w:rPr>
                <w:ins w:author="Valentina" w:date="2015-09-03T14:42:00Z" w:id="3772"/>
                <w:rFonts w:ascii="Times New Roman" w:hAnsi="Times New Roman" w:cs="Times New Roman"/>
                <w:color w:val="000000"/>
                <w:sz w:val="18"/>
                <w:szCs w:val="18"/>
                <w:lang w:val="en-GB" w:eastAsia="en-US"/>
              </w:rPr>
            </w:pPr>
            <w:ins w:author="Valentina" w:date="2015-09-03T14:42:00Z" w:id="3773">
              <w:r w:rsidRPr="60226960">
                <w:rPr>
                  <w:rFonts w:ascii="Times New Roman" w:hAnsi="Times New Roman" w:eastAsia="Times New Roman" w:cs="Times New Roman"/>
                  <w:color w:val="000000"/>
                  <w:sz w:val="18"/>
                  <w:szCs w:val="18"/>
                  <w:lang w:val="en-GB" w:eastAsia="en-US"/>
                </w:rPr>
                <w:t>other fruits, n.e.c.</w:t>
              </w:r>
            </w:ins>
          </w:p>
        </w:tc>
      </w:tr>
    </w:tbl>
    <w:p xmlns:wp14="http://schemas.microsoft.com/office/word/2010/wordml" w:rsidRPr="009616CB" w:rsidR="00EB7AF1" w:rsidP="00EB7AF1" w:rsidRDefault="00EB7AF1" wp14:textId="77777777" w14:paraId="57629FFC">
      <w:pPr>
        <w:keepNext/>
      </w:pPr>
      <w:r w:rsidRPr="483DA69D">
        <w:rPr>
          <w:rFonts w:ascii="Times New Roman" w:hAnsi="Times New Roman" w:eastAsia="Times New Roman" w:cs="Times New Roman"/>
          <w:sz w:val="24"/>
          <w:szCs w:val="24"/>
          <w:lang w:val="en-GB" w:eastAsia="en-GB"/>
        </w:rPr>
        <w:t/>
      </w:r>
    </w:p>
    <w:p xmlns:wp14="http://schemas.microsoft.com/office/word/2010/wordml" w:rsidRPr="009616CB" w:rsidR="00EB7AF1" w:rsidP="00EB7AF1" w:rsidRDefault="00EB7AF1" w14:paraId="1871542B" wp14:textId="77777777" wp14:noSpellErr="1">
      <w:pPr>
        <w:keepNext/>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6:</w:t>
      </w:r>
      <w:bookmarkStart w:name="_Toc275621551" w:id="3774"/>
      <w:bookmarkStart w:name="_Toc275958884" w:id="3775"/>
      <w:bookmarkStart w:name="_Toc275958940" w:id="3776"/>
      <w:bookmarkStart w:name="_Toc275958957" w:id="3777"/>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many-to-many type of link</w:t>
      </w:r>
      <w:bookmarkEnd w:id="3774"/>
      <w:bookmarkEnd w:id="3775"/>
      <w:bookmarkEnd w:id="3776"/>
      <w:bookmarkEnd w:id="3777"/>
    </w:p>
    <w:tbl>
      <w:tblPr>
        <w:tblW w:w="9148"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750"/>
        <w:gridCol w:w="1076"/>
        <w:gridCol w:w="1774"/>
        <w:gridCol w:w="1006"/>
        <w:gridCol w:w="1116"/>
        <w:gridCol w:w="2153"/>
        <w:gridCol w:w="1273"/>
      </w:tblGrid>
      <w:tr xmlns:wp14="http://schemas.microsoft.com/office/word/2010/wordml" w:rsidRPr="00AE25CA" w:rsidR="00B2210D" w:rsidTr="483DA69D" w14:paraId="287C9C97" wp14:textId="77777777">
        <w:trPr>
          <w:trHeight w:val="300"/>
          <w:jc w:val="center"/>
          <w:ins w:author="Valentina" w:date="2015-09-03T14:43:00Z" w:id="3779"/>
        </w:trPr>
        <w:tc>
          <w:tcPr>
            <w:tcW w:w="3600" w:type="dxa"/>
            <w:gridSpan w:val="3"/>
            <w:shd w:val="clear" w:color="auto" w:fill="DDD9C3"/>
            <w:noWrap/>
            <w:tcMar/>
            <w:vAlign w:val="center"/>
            <w:hideMark/>
          </w:tcPr>
          <w:p w:rsidR="00B2210D" w:rsidP="006676C4" w:rsidRDefault="00B2210D" w14:paraId="20CD35A0" wp14:textId="77777777" wp14:noSpellErr="1">
            <w:pPr>
              <w:keepNext/>
              <w:spacing w:after="0" w:line="240" w:lineRule="auto"/>
              <w:rPr>
                <w:ins w:author="Valentina" w:date="2015-09-03T14:43:00Z" w:id="3780"/>
                <w:rFonts w:ascii="Times New Roman" w:hAnsi="Times New Roman" w:cs="Times New Roman"/>
                <w:iCs/>
                <w:color w:val="000000"/>
                <w:sz w:val="18"/>
                <w:szCs w:val="24"/>
                <w:lang w:val="en-GB" w:eastAsia="en-US"/>
              </w:rPr>
            </w:pPr>
            <w:ins w:author="Valentina" w:date="2015-09-03T14:43:00Z" w:id="3781">
              <w:r w:rsidRPr="60226960">
                <w:rPr>
                  <w:rFonts w:ascii="Times New Roman" w:hAnsi="Times New Roman" w:eastAsia="Times New Roman" w:cs="Times New Roman"/>
                  <w:color w:val="000000"/>
                  <w:sz w:val="18"/>
                  <w:szCs w:val="18"/>
                  <w:lang w:val="en-GB" w:eastAsia="en-US"/>
                </w:rPr>
                <w:t>FCL</w:t>
              </w:r>
            </w:ins>
          </w:p>
        </w:tc>
        <w:tc>
          <w:tcPr>
            <w:tcW w:w="1006" w:type="dxa"/>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6676C4" w:rsidRDefault="00B2210D" w14:paraId="2292F0E9" wp14:textId="77777777" wp14:noSpellErr="1">
            <w:pPr>
              <w:keepNext/>
              <w:spacing w:after="0" w:line="240" w:lineRule="auto"/>
              <w:rPr>
                <w:ins w:author="Valentina" w:date="2015-09-03T14:43:00Z" w:id="3782"/>
                <w:rFonts w:ascii="Times New Roman" w:hAnsi="Times New Roman" w:cs="Times New Roman"/>
                <w:bCs/>
                <w:color w:val="000000"/>
                <w:sz w:val="18"/>
                <w:szCs w:val="24"/>
                <w:lang w:val="en-GB" w:eastAsia="en-US"/>
              </w:rPr>
            </w:pPr>
            <w:ins w:author="Valentina" w:date="2015-09-03T14:43:00Z" w:id="3783">
              <w:r w:rsidRPr="60226960">
                <w:rPr>
                  <w:rFonts w:ascii="Times New Roman" w:hAnsi="Times New Roman" w:eastAsia="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hAnsi="Times New Roman" w:eastAsia="Times New Roman" w:cs="Times New Roman"/>
                  <w:color w:val="000000"/>
                  <w:sz w:val="18"/>
                  <w:szCs w:val="18"/>
                  <w:lang w:val="en-GB" w:eastAsia="en-US"/>
                </w:rPr>
                <w:t xml:space="preserve"> CPC </w:t>
              </w:r>
            </w:ins>
          </w:p>
          <w:p w:rsidR="00B2210D" w:rsidP="006676C4" w:rsidRDefault="00B2210D" w14:paraId="1A4AFC2E" wp14:textId="77777777" wp14:noSpellErr="1">
            <w:pPr>
              <w:keepNext/>
              <w:spacing w:after="0" w:line="240" w:lineRule="auto"/>
              <w:rPr>
                <w:ins w:author="Valentina" w:date="2015-09-03T14:43:00Z" w:id="3784"/>
                <w:rFonts w:ascii="Times New Roman" w:hAnsi="Times New Roman" w:cs="Times New Roman"/>
                <w:iCs/>
                <w:color w:val="000000"/>
                <w:sz w:val="18"/>
                <w:szCs w:val="24"/>
                <w:lang w:val="en-GB" w:eastAsia="en-US"/>
              </w:rPr>
            </w:pPr>
            <w:ins w:author="Valentina" w:date="2015-09-03T14:43:00Z" w:id="3785">
              <w:r w:rsidRPr="60226960">
                <w:rPr>
                  <w:rFonts w:ascii="Times New Roman" w:hAnsi="Times New Roman" w:eastAsia="Times New Roman" w:cs="Times New Roman"/>
                  <w:color w:val="000000"/>
                  <w:sz w:val="18"/>
                  <w:szCs w:val="18"/>
                  <w:lang w:val="en-GB" w:eastAsia="en-US"/>
                </w:rPr>
                <w:t>conversion factor</w:t>
              </w:r>
            </w:ins>
          </w:p>
        </w:tc>
        <w:tc>
          <w:tcPr>
            <w:tcW w:w="4542" w:type="dxa"/>
            <w:gridSpan w:val="3"/>
            <w:shd w:val="clear" w:color="auto" w:fill="DBE5F1" w:themeFill="accent1" w:themeFillTint="33"/>
            <w:noWrap/>
            <w:tcMar/>
            <w:vAlign w:val="center"/>
            <w:hideMark/>
          </w:tcPr>
          <w:p w:rsidR="00B2210D" w:rsidP="006676C4" w:rsidRDefault="00B2210D" w14:paraId="09D7B257" wp14:textId="77777777" wp14:noSpellErr="1">
            <w:pPr>
              <w:keepNext/>
              <w:spacing w:after="0" w:line="240" w:lineRule="auto"/>
              <w:rPr>
                <w:ins w:author="Valentina" w:date="2015-09-03T14:43:00Z" w:id="3786"/>
                <w:rFonts w:ascii="Times New Roman" w:hAnsi="Times New Roman" w:cs="Times New Roman"/>
                <w:iCs/>
                <w:color w:val="000000"/>
                <w:sz w:val="18"/>
                <w:szCs w:val="24"/>
                <w:lang w:val="en-GB" w:eastAsia="en-US"/>
              </w:rPr>
            </w:pPr>
            <w:ins w:author="Valentina" w:date="2015-09-03T14:43:00Z" w:id="3787">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6A4A9BA3" wp14:textId="77777777">
        <w:trPr>
          <w:trHeight w:val="300"/>
          <w:jc w:val="center"/>
          <w:ins w:author="Valentina" w:date="2015-09-03T14:43:00Z" w:id="3788"/>
        </w:trPr>
        <w:tc>
          <w:tcPr>
            <w:tcW w:w="750" w:type="dxa"/>
            <w:shd w:val="clear" w:color="auto" w:fill="auto"/>
            <w:noWrap/>
            <w:tcMar/>
            <w:vAlign w:val="center"/>
            <w:hideMark/>
          </w:tcPr>
          <w:p w:rsidR="00B2210D" w:rsidP="006676C4" w:rsidRDefault="00B2210D" w14:paraId="0931956F" wp14:textId="77777777" wp14:noSpellErr="1">
            <w:pPr>
              <w:keepNext/>
              <w:spacing w:after="0" w:line="240" w:lineRule="auto"/>
              <w:rPr>
                <w:ins w:author="Valentina" w:date="2015-09-03T14:43:00Z" w:id="3789"/>
                <w:rFonts w:ascii="Times New Roman" w:hAnsi="Times New Roman" w:cs="Times New Roman"/>
                <w:bCs/>
                <w:color w:val="000000"/>
                <w:sz w:val="18"/>
                <w:szCs w:val="24"/>
                <w:lang w:val="en-GB" w:eastAsia="en-US"/>
              </w:rPr>
            </w:pPr>
            <w:ins w:author="Valentina" w:date="2015-09-03T14:43:00Z" w:id="3790">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076" w:type="dxa"/>
            <w:shd w:val="clear" w:color="auto" w:fill="auto"/>
            <w:noWrap/>
            <w:tcMar/>
            <w:vAlign w:val="center"/>
            <w:hideMark/>
          </w:tcPr>
          <w:p w:rsidR="00B2210D" w:rsidP="006676C4" w:rsidRDefault="00B2210D" w14:paraId="53506D01" wp14:textId="77777777" wp14:noSpellErr="1">
            <w:pPr>
              <w:keepNext/>
              <w:spacing w:after="0" w:line="240" w:lineRule="auto"/>
              <w:rPr>
                <w:ins w:author="Valentina" w:date="2015-09-03T14:43:00Z" w:id="3791"/>
                <w:rFonts w:ascii="Times New Roman" w:hAnsi="Times New Roman" w:cs="Times New Roman"/>
                <w:bCs/>
                <w:color w:val="000000"/>
                <w:sz w:val="18"/>
                <w:szCs w:val="24"/>
                <w:lang w:val="en-GB" w:eastAsia="en-US"/>
              </w:rPr>
            </w:pPr>
            <w:ins w:author="Valentina" w:date="2015-09-03T14:43:00Z" w:id="3792">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1774" w:type="dxa"/>
            <w:shd w:val="clear" w:color="auto" w:fill="auto"/>
            <w:noWrap/>
            <w:tcMar/>
            <w:vAlign w:val="center"/>
            <w:hideMark/>
          </w:tcPr>
          <w:p w:rsidR="00B2210D" w:rsidP="006676C4" w:rsidRDefault="00B2210D" w14:paraId="73243E0E" wp14:textId="77777777" wp14:noSpellErr="1">
            <w:pPr>
              <w:keepNext/>
              <w:spacing w:after="0" w:line="240" w:lineRule="auto"/>
              <w:rPr>
                <w:ins w:author="Valentina" w:date="2015-09-03T14:43:00Z" w:id="3793"/>
                <w:rFonts w:ascii="Times New Roman" w:hAnsi="Times New Roman" w:cs="Times New Roman"/>
                <w:bCs/>
                <w:color w:val="000000"/>
                <w:sz w:val="18"/>
                <w:szCs w:val="24"/>
                <w:lang w:val="en-GB" w:eastAsia="en-US"/>
              </w:rPr>
            </w:pPr>
            <w:ins w:author="Valentina" w:date="2015-09-03T14:43:00Z" w:id="3794">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5134F3ED" wp14:textId="77777777" wp14:noSpellErr="1">
            <w:pPr>
              <w:keepNext/>
              <w:spacing w:after="0" w:line="240" w:lineRule="auto"/>
              <w:rPr>
                <w:ins w:author="Valentina" w:date="2015-09-03T14:43:00Z" w:id="3795"/>
                <w:rFonts w:ascii="Times New Roman" w:hAnsi="Times New Roman" w:cs="Times New Roman"/>
                <w:bCs/>
                <w:color w:val="000000"/>
                <w:sz w:val="18"/>
                <w:szCs w:val="24"/>
                <w:lang w:val="en-GB" w:eastAsia="en-US"/>
              </w:rPr>
            </w:pPr>
            <w:ins w:author="Valentina" w:date="2015-09-03T14:43:00Z" w:id="3796">
              <w:r w:rsidRPr="60226960">
                <w:rPr>
                  <w:rFonts w:ascii="Times New Roman" w:hAnsi="Times New Roman" w:eastAsia="Times New Roman" w:cs="Times New Roman"/>
                  <w:color w:val="000000"/>
                  <w:sz w:val="18"/>
                  <w:szCs w:val="18"/>
                  <w:lang w:val="en-GB" w:eastAsia="en-US"/>
                </w:rPr>
                <w:t>production quantity</w:t>
              </w:r>
            </w:ins>
          </w:p>
        </w:tc>
        <w:tc>
          <w:tcPr>
            <w:tcW w:w="1006" w:type="dxa"/>
            <w:vMerge/>
            <w:tcBorders>
              <w:top w:val="single" w:color="8DB3E2" w:sz="4" w:space="0"/>
              <w:bottom w:val="single" w:color="8DB3E2" w:sz="4" w:space="0"/>
            </w:tcBorders>
            <w:shd w:val="clear" w:color="auto" w:fill="auto"/>
            <w:vAlign w:val="center"/>
          </w:tcPr>
          <w:p w:rsidR="00B2210D" w:rsidP="006676C4" w:rsidRDefault="00B2210D" w14:paraId="082057EA" wp14:textId="77777777">
            <w:pPr>
              <w:keepNext/>
              <w:spacing w:after="0" w:line="240" w:lineRule="auto"/>
              <w:rPr>
                <w:ins w:author="Valentina" w:date="2015-09-03T14:43:00Z" w:id="3797"/>
                <w:rFonts w:ascii="Times New Roman" w:hAnsi="Times New Roman" w:cs="Times New Roman"/>
                <w:bCs/>
                <w:color w:val="000000"/>
                <w:sz w:val="18"/>
                <w:szCs w:val="24"/>
                <w:lang w:val="en-GB" w:eastAsia="en-US"/>
              </w:rPr>
            </w:pPr>
          </w:p>
        </w:tc>
        <w:tc>
          <w:tcPr>
            <w:tcW w:w="1116" w:type="dxa"/>
            <w:shd w:val="clear" w:color="auto" w:fill="auto"/>
            <w:noWrap/>
            <w:tcMar/>
            <w:vAlign w:val="center"/>
            <w:hideMark/>
          </w:tcPr>
          <w:p w:rsidR="00B2210D" w:rsidP="006676C4" w:rsidRDefault="00B2210D" w14:paraId="4DFCD789" wp14:textId="77777777" wp14:noSpellErr="1">
            <w:pPr>
              <w:keepNext/>
              <w:spacing w:after="0" w:line="240" w:lineRule="auto"/>
              <w:rPr>
                <w:ins w:author="Valentina" w:date="2015-09-03T14:43:00Z" w:id="3798"/>
                <w:rFonts w:ascii="Times New Roman" w:hAnsi="Times New Roman" w:cs="Times New Roman"/>
                <w:bCs/>
                <w:color w:val="000000"/>
                <w:sz w:val="18"/>
                <w:szCs w:val="24"/>
                <w:lang w:val="en-GB" w:eastAsia="en-US"/>
              </w:rPr>
            </w:pPr>
            <w:ins w:author="Valentina" w:date="2015-09-03T14:43:00Z" w:id="3799">
              <w:r w:rsidRPr="60226960">
                <w:rPr>
                  <w:rFonts w:ascii="Times New Roman" w:hAnsi="Times New Roman" w:eastAsia="Times New Roman" w:cs="Times New Roman"/>
                  <w:color w:val="000000"/>
                  <w:sz w:val="18"/>
                  <w:szCs w:val="18"/>
                  <w:lang w:val="en-GB" w:eastAsia="en-US"/>
                </w:rPr>
                <w:t>code</w:t>
              </w:r>
            </w:ins>
          </w:p>
        </w:tc>
        <w:tc>
          <w:tcPr>
            <w:tcW w:w="2153" w:type="dxa"/>
            <w:shd w:val="clear" w:color="auto" w:fill="auto"/>
            <w:noWrap/>
            <w:tcMar/>
            <w:vAlign w:val="center"/>
            <w:hideMark/>
          </w:tcPr>
          <w:p w:rsidR="00B2210D" w:rsidP="006676C4" w:rsidRDefault="00B2210D" w14:paraId="39D33C30" wp14:textId="77777777" wp14:noSpellErr="1">
            <w:pPr>
              <w:keepNext/>
              <w:spacing w:after="0" w:line="240" w:lineRule="auto"/>
              <w:rPr>
                <w:ins w:author="Valentina" w:date="2015-09-03T14:43:00Z" w:id="3800"/>
                <w:rFonts w:ascii="Times New Roman" w:hAnsi="Times New Roman" w:cs="Times New Roman"/>
                <w:bCs/>
                <w:color w:val="000000"/>
                <w:sz w:val="18"/>
                <w:szCs w:val="24"/>
                <w:lang w:val="en-GB" w:eastAsia="en-US"/>
              </w:rPr>
            </w:pPr>
            <w:ins w:author="Valentina" w:date="2015-09-03T14:43:00Z" w:id="3801">
              <w:r w:rsidRPr="60226960">
                <w:rPr>
                  <w:rFonts w:ascii="Times New Roman" w:hAnsi="Times New Roman" w:eastAsia="Times New Roman" w:cs="Times New Roman"/>
                  <w:sz w:val="18"/>
                  <w:szCs w:val="18"/>
                  <w:lang w:val="en-GB" w:eastAsia="en-GB"/>
                </w:rPr>
                <w:t>descriptor</w:t>
              </w:r>
            </w:ins>
          </w:p>
        </w:tc>
        <w:tc>
          <w:tcPr>
            <w:tcW w:w="1273" w:type="dxa"/>
            <w:shd w:val="clear" w:color="auto" w:fill="auto"/>
            <w:noWrap/>
            <w:tcMar/>
            <w:vAlign w:val="center"/>
            <w:hideMark/>
          </w:tcPr>
          <w:p w:rsidR="00B2210D" w:rsidP="006676C4" w:rsidRDefault="00B2210D" w14:paraId="7FFFDCDB" wp14:textId="77777777" wp14:noSpellErr="1">
            <w:pPr>
              <w:keepNext/>
              <w:spacing w:after="0" w:line="240" w:lineRule="auto"/>
              <w:rPr>
                <w:ins w:author="Valentina" w:date="2015-09-03T14:43:00Z" w:id="3802"/>
                <w:rFonts w:ascii="Times New Roman" w:hAnsi="Times New Roman" w:cs="Times New Roman"/>
                <w:bCs/>
                <w:color w:val="000000"/>
                <w:sz w:val="18"/>
                <w:szCs w:val="24"/>
                <w:lang w:val="en-GB" w:eastAsia="en-US"/>
              </w:rPr>
            </w:pPr>
            <w:ins w:author="Valentina" w:date="2015-09-03T14:43:00Z" w:id="38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0F00454" wp14:textId="77777777" wp14:noSpellErr="1">
            <w:pPr>
              <w:keepNext/>
              <w:spacing w:after="0" w:line="240" w:lineRule="auto"/>
              <w:rPr>
                <w:ins w:author="Valentina" w:date="2015-09-03T14:43:00Z" w:id="3804"/>
                <w:rFonts w:ascii="Times New Roman" w:hAnsi="Times New Roman" w:cs="Times New Roman"/>
                <w:bCs/>
                <w:color w:val="000000"/>
                <w:sz w:val="18"/>
                <w:szCs w:val="24"/>
                <w:lang w:val="en-GB" w:eastAsia="en-US"/>
              </w:rPr>
            </w:pPr>
            <w:ins w:author="Valentina" w:date="2015-09-03T14:43:00Z" w:id="38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4DBB7BCC" wp14:textId="77777777">
        <w:trPr>
          <w:trHeight w:val="300"/>
          <w:jc w:val="center"/>
          <w:ins w:author="Valentina" w:date="2015-09-03T14:43:00Z" w:id="3806"/>
        </w:trPr>
        <w:tc>
          <w:tcPr>
            <w:tcW w:w="750" w:type="dxa"/>
            <w:shd w:val="clear" w:color="auto" w:fill="auto"/>
            <w:noWrap/>
            <w:tcMar/>
            <w:vAlign w:val="center"/>
            <w:hideMark/>
          </w:tcPr>
          <w:p w:rsidR="00B2210D" w:rsidP="006676C4" w:rsidRDefault="00B2210D" w14:paraId="266FC9D2" wp14:textId="77777777">
            <w:pPr>
              <w:keepNext/>
              <w:spacing w:after="0" w:line="240" w:lineRule="auto"/>
              <w:jc w:val="center"/>
              <w:rPr>
                <w:ins w:author="Valentina" w:date="2015-09-03T14:43:00Z" w:id="3807"/>
                <w:rFonts w:ascii="Times New Roman" w:hAnsi="Times New Roman" w:cs="Times New Roman"/>
                <w:color w:val="000000"/>
                <w:sz w:val="18"/>
                <w:szCs w:val="24"/>
                <w:lang w:val="en-GB" w:eastAsia="en-US"/>
              </w:rPr>
            </w:pPr>
            <w:ins w:author="Valentina" w:date="2015-09-03T14:43:00Z" w:id="3808">
              <w:r w:rsidRPr="003302ED">
                <w:rPr>
                  <w:rFonts w:ascii="Times New Roman" w:hAnsi="Times New Roman" w:cs="Times New Roman"/>
                  <w:color w:val="000000"/>
                  <w:sz w:val="18"/>
                  <w:szCs w:val="24"/>
                  <w:lang w:val="en-GB" w:eastAsia="en-US"/>
                </w:rPr>
                <w:t>0603</w:t>
              </w:r>
            </w:ins>
          </w:p>
        </w:tc>
        <w:tc>
          <w:tcPr>
            <w:tcW w:w="1076" w:type="dxa"/>
            <w:shd w:val="clear" w:color="auto" w:fill="auto"/>
            <w:noWrap/>
            <w:tcMar/>
            <w:vAlign w:val="center"/>
            <w:hideMark/>
          </w:tcPr>
          <w:p w:rsidR="00B2210D" w:rsidP="006676C4" w:rsidRDefault="00B2210D" w14:paraId="26DB3134" wp14:textId="77777777" wp14:noSpellErr="1">
            <w:pPr>
              <w:keepNext/>
              <w:spacing w:after="0" w:line="240" w:lineRule="auto"/>
              <w:jc w:val="center"/>
              <w:rPr>
                <w:ins w:author="Valentina" w:date="2015-09-03T14:43:00Z" w:id="3809"/>
                <w:rFonts w:ascii="Times New Roman" w:hAnsi="Times New Roman" w:cs="Times New Roman"/>
                <w:color w:val="000000"/>
                <w:sz w:val="18"/>
                <w:szCs w:val="24"/>
                <w:lang w:val="en-GB" w:eastAsia="en-US"/>
              </w:rPr>
            </w:pPr>
            <w:ins w:author="Valentina" w:date="2015-09-03T14:43:00Z" w:id="3810">
              <w:r w:rsidRPr="60226960">
                <w:rPr>
                  <w:rFonts w:ascii="Times New Roman" w:hAnsi="Times New Roman" w:eastAsia="Times New Roman" w:cs="Times New Roman"/>
                  <w:color w:val="000000"/>
                  <w:sz w:val="18"/>
                  <w:szCs w:val="18"/>
                  <w:lang w:val="en-GB" w:eastAsia="en-US"/>
                </w:rPr>
                <w:t>fruit tropical fresh, n.e.s.</w:t>
              </w:r>
            </w:ins>
          </w:p>
        </w:tc>
        <w:tc>
          <w:tcPr>
            <w:tcW w:w="1774" w:type="dxa"/>
            <w:shd w:val="clear" w:color="auto" w:fill="auto"/>
            <w:noWrap/>
            <w:tcMar/>
            <w:vAlign w:val="center"/>
            <w:hideMark/>
          </w:tcPr>
          <w:p w:rsidR="00B2210D" w:rsidP="006676C4" w:rsidRDefault="00B2210D" w14:paraId="732ADA7C" wp14:textId="77777777" wp14:noSpellErr="1">
            <w:pPr>
              <w:keepNext/>
              <w:spacing w:after="0" w:line="240" w:lineRule="auto"/>
              <w:jc w:val="center"/>
              <w:rPr>
                <w:ins w:author="Valentina" w:date="2015-09-03T14:43:00Z" w:id="3811"/>
                <w:rFonts w:ascii="Times New Roman" w:hAnsi="Times New Roman" w:cs="Times New Roman"/>
                <w:b/>
                <w:color w:val="000000"/>
                <w:sz w:val="18"/>
                <w:szCs w:val="24"/>
                <w:lang w:val="en-GB" w:eastAsia="en-US"/>
              </w:rPr>
            </w:pPr>
            <w:ins w:author="Valentina" w:date="2015-09-03T14:43:00Z" w:id="3812">
              <w:r w:rsidRPr="60226960">
                <w:rPr>
                  <w:rFonts w:ascii="Times New Roman" w:hAnsi="Times New Roman" w:eastAsia="Times New Roman" w:cs="Times New Roman"/>
                  <w:b w:val="1"/>
                  <w:bCs w:val="1"/>
                  <w:color w:val="000000"/>
                  <w:sz w:val="18"/>
                  <w:szCs w:val="18"/>
                  <w:lang w:val="en-GB" w:eastAsia="en-US"/>
                </w:rPr>
                <w:t>52 684 tonnes</w:t>
              </w:r>
            </w:ins>
          </w:p>
        </w:tc>
        <w:tc>
          <w:tcPr>
            <w:tcW w:w="1006" w:type="dxa"/>
            <w:tcBorders>
              <w:top w:val="single" w:color="8DB3E2" w:themeColor="text2" w:themeTint="66" w:sz="4" w:space="0"/>
            </w:tcBorders>
            <w:tcMar/>
            <w:vAlign w:val="center"/>
          </w:tcPr>
          <w:p w:rsidR="00B2210D" w:rsidP="006676C4" w:rsidRDefault="00B2210D" w14:paraId="61F53989" wp14:textId="77777777">
            <w:pPr>
              <w:keepNext/>
              <w:spacing w:after="0" w:line="240" w:lineRule="auto"/>
              <w:jc w:val="center"/>
              <w:rPr>
                <w:ins w:author="Valentina" w:date="2015-09-03T14:43:00Z" w:id="3813"/>
                <w:rFonts w:ascii="Times New Roman" w:hAnsi="Times New Roman" w:cs="Times New Roman"/>
                <w:b/>
                <w:color w:val="3366FF"/>
                <w:sz w:val="18"/>
                <w:szCs w:val="24"/>
                <w:lang w:val="en-GB" w:eastAsia="en-US"/>
              </w:rPr>
            </w:pPr>
            <w:ins w:author="Valentina" w:date="2015-09-03T14:43:00Z" w:id="3814">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4A6189DB" wp14:textId="77777777">
            <w:pPr>
              <w:keepNext/>
              <w:spacing w:after="0" w:line="240" w:lineRule="auto"/>
              <w:jc w:val="center"/>
              <w:rPr>
                <w:ins w:author="Valentina" w:date="2015-09-03T14:43:00Z" w:id="3815"/>
                <w:rFonts w:ascii="Times New Roman" w:hAnsi="Times New Roman" w:cs="Times New Roman"/>
                <w:color w:val="000000"/>
                <w:sz w:val="18"/>
                <w:szCs w:val="24"/>
                <w:lang w:val="en-GB" w:eastAsia="en-US"/>
              </w:rPr>
            </w:pPr>
            <w:ins w:author="Valentina" w:date="2015-09-03T14:43:00Z" w:id="3816">
              <w:r w:rsidRPr="003302ED">
                <w:rPr>
                  <w:rFonts w:ascii="Times New Roman" w:hAnsi="Times New Roman" w:cs="Times New Roman"/>
                  <w:color w:val="000000"/>
                  <w:sz w:val="18"/>
                  <w:szCs w:val="24"/>
                  <w:lang w:val="en-GB" w:eastAsia="en-US"/>
                </w:rPr>
                <w:t>01319</w:t>
              </w:r>
            </w:ins>
          </w:p>
        </w:tc>
        <w:tc>
          <w:tcPr>
            <w:tcW w:w="2153" w:type="dxa"/>
            <w:shd w:val="clear" w:color="auto" w:fill="auto"/>
            <w:noWrap/>
            <w:tcMar/>
            <w:vAlign w:val="center"/>
            <w:hideMark/>
          </w:tcPr>
          <w:p w:rsidR="00B2210D" w:rsidP="006676C4" w:rsidRDefault="00B2210D" w14:paraId="38BC5FF9" w14:noSpellErr="1" wp14:textId="6F98EFD1">
            <w:pPr>
              <w:keepNext/>
              <w:spacing w:after="0" w:line="240" w:lineRule="auto"/>
              <w:jc w:val="center"/>
              <w:rPr>
                <w:ins w:author="Valentina" w:date="2015-09-03T14:43:00Z" w:id="3817"/>
                <w:rFonts w:ascii="Times New Roman" w:hAnsi="Times New Roman" w:cs="Times New Roman"/>
                <w:sz w:val="18"/>
                <w:szCs w:val="24"/>
                <w:lang w:val="en-GB" w:eastAsia="en-US"/>
              </w:rPr>
            </w:pPr>
            <w:ins w:author="Valentina" w:date="2015-09-03T14:43:00Z" w:id="3818">
              <w:r w:rsidRPr="60226960">
                <w:rPr>
                  <w:rFonts w:ascii="Times New Roman" w:hAnsi="Times New Roman" w:eastAsia="Times New Roman" w:cs="Times New Roman"/>
                  <w:sz w:val="18"/>
                  <w:szCs w:val="18"/>
                  <w:lang w:val="en-GB" w:eastAsia="en-US"/>
                </w:rPr>
                <w:t xml:space="preserve">other tropical </w:t>
              </w:r>
              <w:r w:rsidRPr="60226960">
                <w:rPr>
                  <w:rFonts w:ascii="Times New Roman" w:hAnsi="Times New Roman" w:eastAsia="Times New Roman" w:cs="Times New Roman"/>
                  <w:b w:val="1"/>
                  <w:bCs w:val="1"/>
                  <w:sz w:val="18"/>
                  <w:szCs w:val="18"/>
                  <w:lang w:val="en-GB" w:eastAsia="en-US"/>
                </w:rPr>
                <w:t>and subtropical</w:t>
              </w:r>
              <w:r w:rsidRPr="60226960">
                <w:rPr>
                  <w:rFonts w:ascii="Times New Roman" w:hAnsi="Times New Roman" w:eastAsia="Times New Roman" w:cs="Times New Roman"/>
                  <w:sz w:val="18"/>
                  <w:szCs w:val="18"/>
                  <w:lang w:val="en-GB" w:eastAsia="en-US"/>
                </w:rPr>
                <w:t xml:space="preserve"> fruit, n.e.c. </w:t>
              </w:r>
            </w:ins>
            <w:r w:rsidRPr="60226960" w:rsidR="483DA69D">
              <w:rPr>
                <w:rFonts w:ascii="Times New Roman" w:hAnsi="Times New Roman" w:eastAsia="Times New Roman" w:cs="Times New Roman"/>
                <w:sz w:val="18"/>
                <w:szCs w:val="18"/>
                <w:lang w:val="en-GB" w:eastAsia="en-US"/>
              </w:rPr>
              <w:t xml:space="preserve">to</w:t>
            </w:r>
            <w:ins w:author="Valentina" w:date="2015-09-03T14:43:00Z" w:id="1307191741">
              <w:r w:rsidRPr="60226960">
                <w:rPr>
                  <w:rFonts w:ascii="Times New Roman" w:hAnsi="Times New Roman" w:eastAsia="Times New Roman" w:cs="Times New Roman"/>
                  <w:sz w:val="18"/>
                  <w:szCs w:val="18"/>
                  <w:lang w:val="en-GB" w:eastAsia="en-US"/>
                </w:rPr>
                <w:t xml:space="preserve"> other tropical fruit, n.e.c. (excluding subtropical fruit)</w:t>
              </w:r>
            </w:ins>
          </w:p>
        </w:tc>
        <w:tc>
          <w:tcPr>
            <w:tcW w:w="1273" w:type="dxa"/>
            <w:shd w:val="clear" w:color="auto" w:fill="auto"/>
            <w:noWrap/>
            <w:tcMar/>
            <w:vAlign w:val="center"/>
            <w:hideMark/>
          </w:tcPr>
          <w:p w:rsidR="00B2210D" w:rsidP="006676C4" w:rsidRDefault="00B2210D" w14:paraId="2D4203B4" wp14:textId="77777777" wp14:noSpellErr="1">
            <w:pPr>
              <w:keepNext/>
              <w:spacing w:after="0" w:line="240" w:lineRule="auto"/>
              <w:jc w:val="center"/>
              <w:rPr>
                <w:ins w:author="Valentina" w:date="2015-09-03T14:43:00Z" w:id="3819"/>
                <w:rFonts w:ascii="Times New Roman" w:hAnsi="Times New Roman" w:cs="Times New Roman"/>
                <w:b/>
                <w:color w:val="000000"/>
                <w:sz w:val="18"/>
                <w:szCs w:val="24"/>
                <w:lang w:val="en-GB" w:eastAsia="en-US"/>
              </w:rPr>
            </w:pPr>
            <w:ins w:author="Valentina" w:date="2015-09-03T14:43:00Z" w:id="3820">
              <w:r w:rsidRPr="60226960">
                <w:rPr>
                  <w:rFonts w:ascii="Times New Roman" w:hAnsi="Times New Roman" w:eastAsia="Times New Roman" w:cs="Times New Roman"/>
                  <w:b w:val="1"/>
                  <w:bCs w:val="1"/>
                  <w:color w:val="000000"/>
                  <w:sz w:val="18"/>
                  <w:szCs w:val="18"/>
                  <w:lang w:val="en-GB" w:eastAsia="en-US"/>
                </w:rPr>
                <w:t>52 684 tonnes</w:t>
              </w:r>
            </w:ins>
          </w:p>
        </w:tc>
      </w:tr>
      <w:tr xmlns:wp14="http://schemas.microsoft.com/office/word/2010/wordml" w:rsidRPr="00AE25CA" w:rsidR="00B2210D" w:rsidTr="483DA69D" w14:paraId="49A68FBC" wp14:textId="77777777">
        <w:trPr>
          <w:trHeight w:val="300"/>
          <w:jc w:val="center"/>
          <w:ins w:author="Valentina" w:date="2015-09-03T14:43:00Z" w:id="3821"/>
        </w:trPr>
        <w:tc>
          <w:tcPr>
            <w:tcW w:w="750" w:type="dxa"/>
            <w:shd w:val="clear" w:color="auto" w:fill="auto"/>
            <w:noWrap/>
            <w:tcMar/>
            <w:vAlign w:val="center"/>
            <w:hideMark/>
          </w:tcPr>
          <w:p w:rsidR="00B2210D" w:rsidP="006676C4" w:rsidRDefault="00B2210D" w14:paraId="65F8525C" wp14:textId="77777777">
            <w:pPr>
              <w:keepNext/>
              <w:spacing w:after="0" w:line="240" w:lineRule="auto"/>
              <w:jc w:val="center"/>
              <w:rPr>
                <w:ins w:author="Valentina" w:date="2015-09-03T14:43:00Z" w:id="3822"/>
                <w:rFonts w:ascii="Times New Roman" w:hAnsi="Times New Roman" w:cs="Times New Roman"/>
                <w:color w:val="000000"/>
                <w:sz w:val="18"/>
                <w:szCs w:val="24"/>
                <w:lang w:val="en-GB" w:eastAsia="en-US"/>
              </w:rPr>
            </w:pPr>
            <w:ins w:author="Valentina" w:date="2015-09-03T14:43:00Z" w:id="3823">
              <w:r w:rsidRPr="003302ED">
                <w:rPr>
                  <w:rFonts w:ascii="Times New Roman" w:hAnsi="Times New Roman" w:cs="Times New Roman"/>
                  <w:color w:val="000000"/>
                  <w:sz w:val="18"/>
                  <w:szCs w:val="24"/>
                  <w:lang w:val="en-GB" w:eastAsia="en-US"/>
                </w:rPr>
                <w:t>0619</w:t>
              </w:r>
            </w:ins>
          </w:p>
        </w:tc>
        <w:tc>
          <w:tcPr>
            <w:tcW w:w="1076" w:type="dxa"/>
            <w:shd w:val="clear" w:color="auto" w:fill="auto"/>
            <w:noWrap/>
            <w:tcMar/>
            <w:vAlign w:val="center"/>
            <w:hideMark/>
          </w:tcPr>
          <w:p w:rsidR="00B2210D" w:rsidP="006676C4" w:rsidRDefault="00B2210D" w14:paraId="3E88E6D1" wp14:textId="77777777" wp14:noSpellErr="1">
            <w:pPr>
              <w:keepNext/>
              <w:spacing w:after="0" w:line="240" w:lineRule="auto"/>
              <w:jc w:val="center"/>
              <w:rPr>
                <w:ins w:author="Valentina" w:date="2015-09-03T14:43:00Z" w:id="3824"/>
                <w:rFonts w:ascii="Times New Roman" w:hAnsi="Times New Roman" w:cs="Times New Roman"/>
                <w:color w:val="000000"/>
                <w:sz w:val="18"/>
                <w:szCs w:val="24"/>
                <w:lang w:val="en-GB" w:eastAsia="en-US"/>
              </w:rPr>
            </w:pPr>
            <w:ins w:author="Valentina" w:date="2015-09-03T14:43:00Z" w:id="3825">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1774" w:type="dxa"/>
            <w:shd w:val="clear" w:color="auto" w:fill="auto"/>
            <w:noWrap/>
            <w:tcMar/>
            <w:vAlign w:val="center"/>
            <w:hideMark/>
          </w:tcPr>
          <w:p w:rsidR="00B2210D" w:rsidP="006676C4" w:rsidRDefault="00B2210D" w14:paraId="047711D5" wp14:textId="77777777" wp14:noSpellErr="1">
            <w:pPr>
              <w:keepNext/>
              <w:spacing w:after="0" w:line="240" w:lineRule="auto"/>
              <w:jc w:val="center"/>
              <w:rPr>
                <w:ins w:author="Valentina" w:date="2015-09-03T14:43:00Z" w:id="3826"/>
                <w:rFonts w:ascii="Times New Roman" w:hAnsi="Times New Roman" w:cs="Times New Roman"/>
                <w:b/>
                <w:color w:val="000000"/>
                <w:sz w:val="18"/>
                <w:szCs w:val="24"/>
                <w:lang w:val="en-GB" w:eastAsia="en-US"/>
              </w:rPr>
            </w:pPr>
            <w:ins w:author="Valentina" w:date="2015-09-03T14:43:00Z" w:id="3827">
              <w:r w:rsidRPr="60226960">
                <w:rPr>
                  <w:rFonts w:ascii="Times New Roman" w:hAnsi="Times New Roman" w:eastAsia="Times New Roman" w:cs="Times New Roman"/>
                  <w:b w:val="1"/>
                  <w:bCs w:val="1"/>
                  <w:color w:val="000000"/>
                  <w:sz w:val="18"/>
                  <w:szCs w:val="18"/>
                  <w:lang w:val="en-GB" w:eastAsia="en-US"/>
                </w:rPr>
                <w:t>193 686(E) tonnes</w:t>
              </w:r>
            </w:ins>
          </w:p>
        </w:tc>
        <w:tc>
          <w:tcPr>
            <w:tcW w:w="1006" w:type="dxa"/>
            <w:tcMar/>
            <w:vAlign w:val="center"/>
          </w:tcPr>
          <w:p w:rsidR="00B2210D" w:rsidP="006676C4" w:rsidRDefault="00B2210D" w14:paraId="7CCE8A2F" wp14:textId="77777777">
            <w:pPr>
              <w:keepNext/>
              <w:spacing w:after="0" w:line="240" w:lineRule="auto"/>
              <w:jc w:val="center"/>
              <w:rPr>
                <w:ins w:author="Valentina" w:date="2015-09-03T14:43:00Z" w:id="3828"/>
                <w:rFonts w:ascii="Times New Roman" w:hAnsi="Times New Roman" w:cs="Times New Roman"/>
                <w:b/>
                <w:color w:val="3366FF"/>
                <w:sz w:val="18"/>
                <w:szCs w:val="24"/>
                <w:lang w:val="en-GB" w:eastAsia="en-US"/>
              </w:rPr>
            </w:pPr>
            <w:ins w:author="Valentina" w:date="2015-09-03T14:43:00Z" w:id="3829">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030A316E" wp14:textId="77777777">
            <w:pPr>
              <w:keepNext/>
              <w:spacing w:after="0" w:line="240" w:lineRule="auto"/>
              <w:jc w:val="center"/>
              <w:rPr>
                <w:ins w:author="Valentina" w:date="2015-09-03T14:43:00Z" w:id="3830"/>
                <w:rFonts w:ascii="Times New Roman" w:hAnsi="Times New Roman" w:cs="Times New Roman"/>
                <w:color w:val="000000"/>
                <w:sz w:val="18"/>
                <w:szCs w:val="24"/>
                <w:lang w:val="en-GB" w:eastAsia="en-US"/>
              </w:rPr>
            </w:pPr>
            <w:ins w:author="Valentina" w:date="2015-09-03T14:43:00Z" w:id="3831">
              <w:r w:rsidRPr="003302ED">
                <w:rPr>
                  <w:rFonts w:ascii="Times New Roman" w:hAnsi="Times New Roman" w:cs="Times New Roman"/>
                  <w:color w:val="000000"/>
                  <w:sz w:val="18"/>
                  <w:szCs w:val="24"/>
                  <w:lang w:val="en-GB" w:eastAsia="en-US"/>
                </w:rPr>
                <w:t>01359.90</w:t>
              </w:r>
            </w:ins>
          </w:p>
        </w:tc>
        <w:tc>
          <w:tcPr>
            <w:tcW w:w="2153" w:type="dxa"/>
            <w:shd w:val="clear" w:color="auto" w:fill="auto"/>
            <w:noWrap/>
            <w:tcMar/>
            <w:vAlign w:val="center"/>
            <w:hideMark/>
          </w:tcPr>
          <w:p w:rsidR="00B2210D" w:rsidP="483DA69D" w:rsidRDefault="00B2210D" w14:paraId="7D68DE53" w14:noSpellErr="1" wp14:textId="40F4A6F9">
            <w:pPr>
              <w:pStyle w:val="Normal"/>
              <w:bidi w:val="0"/>
              <w:spacing w:before="0" w:beforeAutospacing="off" w:after="0" w:afterAutospacing="off" w:line="240" w:lineRule="auto"/>
              <w:ind w:left="0" w:right="0"/>
              <w:jc w:val="center"/>
            </w:pPr>
            <w:ins w:author="Valentina" w:date="2015-09-03T14:43:00Z" w:id="3833">
              <w:r w:rsidRPr="60226960">
                <w:rPr>
                  <w:rFonts w:ascii="Times New Roman" w:hAnsi="Times New Roman" w:eastAsia="Times New Roman" w:cs="Times New Roman"/>
                  <w:sz w:val="18"/>
                  <w:szCs w:val="18"/>
                  <w:lang w:val="en-GB" w:eastAsia="en-US"/>
                </w:rPr>
                <w:t xml:space="preserve">other fruit, n.e.c. </w:t>
              </w:r>
            </w:ins>
            <w:r w:rsidRPr="483DA69D" w:rsidR="483DA69D">
              <w:rPr>
                <w:rFonts w:ascii="Times New Roman" w:hAnsi="Times New Roman" w:eastAsia="Times New Roman" w:cs="Times New Roman"/>
                <w:sz w:val="18"/>
                <w:szCs w:val="18"/>
                <w:lang w:val="en-GB" w:eastAsia="en-US"/>
              </w:rPr>
              <w:t>to</w:t>
            </w:r>
            <w:ins w:author="Valentina" w:date="2015-09-03T14:43:00Z" w:id="1705137430">
              <w:r w:rsidRPr="60226960">
                <w:rPr>
                  <w:rFonts w:ascii="Times New Roman" w:hAnsi="Times New Roman" w:eastAsia="Times New Roman" w:cs="Times New Roman"/>
                  <w:sz w:val="18"/>
                  <w:szCs w:val="18"/>
                  <w:lang w:val="en-GB" w:eastAsia="en-US"/>
                </w:rPr>
                <w:t xml:space="preserve"> other fruit, n.e.c. (</w:t>
              </w:r>
              <w:r w:rsidRPr="60226960">
                <w:rPr>
                  <w:rFonts w:ascii="Times New Roman" w:hAnsi="Times New Roman" w:eastAsia="Times New Roman" w:cs="Times New Roman"/>
                  <w:b w:val="1"/>
                  <w:bCs w:val="1"/>
                  <w:sz w:val="18"/>
                  <w:szCs w:val="18"/>
                  <w:lang w:val="en-GB" w:eastAsia="en-US"/>
                </w:rPr>
                <w:t>including</w:t>
              </w:r>
              <w:r w:rsidRPr="60226960">
                <w:rPr>
                  <w:rFonts w:ascii="Times New Roman" w:hAnsi="Times New Roman" w:eastAsia="Times New Roman" w:cs="Times New Roman"/>
                  <w:sz w:val="18"/>
                  <w:szCs w:val="18"/>
                  <w:lang w:val="en-GB" w:eastAsia="en-US"/>
                </w:rPr>
                <w:t xml:space="preserve"> subtropical fruit)</w:t>
              </w:r>
            </w:ins>
          </w:p>
        </w:tc>
        <w:tc>
          <w:tcPr>
            <w:tcW w:w="1273" w:type="dxa"/>
            <w:shd w:val="clear" w:color="auto" w:fill="auto"/>
            <w:noWrap/>
            <w:tcMar/>
            <w:vAlign w:val="center"/>
            <w:hideMark/>
          </w:tcPr>
          <w:p w:rsidR="00B2210D" w:rsidP="006676C4" w:rsidRDefault="00B2210D" w14:paraId="474ABBB2" wp14:textId="77777777" wp14:noSpellErr="1">
            <w:pPr>
              <w:keepNext/>
              <w:spacing w:after="0" w:line="240" w:lineRule="auto"/>
              <w:jc w:val="center"/>
              <w:rPr>
                <w:ins w:author="Valentina" w:date="2015-09-03T14:43:00Z" w:id="3834"/>
                <w:rFonts w:ascii="Times New Roman" w:hAnsi="Times New Roman" w:cs="Times New Roman"/>
                <w:b/>
                <w:color w:val="000000"/>
                <w:sz w:val="18"/>
                <w:szCs w:val="24"/>
                <w:lang w:val="en-GB" w:eastAsia="en-US"/>
              </w:rPr>
            </w:pPr>
            <w:ins w:author="Valentina" w:date="2015-09-03T14:43:00Z" w:id="3835">
              <w:r w:rsidRPr="60226960">
                <w:rPr>
                  <w:rFonts w:ascii="Times New Roman" w:hAnsi="Times New Roman" w:eastAsia="Times New Roman" w:cs="Times New Roman"/>
                  <w:b w:val="1"/>
                  <w:bCs w:val="1"/>
                  <w:color w:val="000000"/>
                  <w:sz w:val="18"/>
                  <w:szCs w:val="18"/>
                  <w:lang w:val="en-GB" w:eastAsia="en-US"/>
                </w:rPr>
                <w:t>193 686(E) tonnes</w:t>
              </w:r>
            </w:ins>
          </w:p>
        </w:tc>
      </w:tr>
    </w:tbl>
    <w:p xmlns:wp14="http://schemas.microsoft.com/office/word/2010/wordml" w:rsidRPr="009616CB" w:rsidR="00EB7AF1" w:rsidP="00EB7AF1" w:rsidRDefault="00EB7AF1" w14:paraId="65EAA9B1"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54C97249"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11DCD074" wp14:textId="77777777">
      <w:pPr>
        <w:pStyle w:val="Heading1"/>
      </w:pPr>
      <w:bookmarkStart w:name="_Toc428436079" w:id="3837"/>
      <w:bookmarkStart w:name="_Toc428436380" w:id="3838"/>
      <w:bookmarkStart w:name="_Toc428436506" w:id="3839"/>
      <w:r w:rsidRPr="009616CB">
        <w:lastRenderedPageBreak/>
        <w:t>Concepts and Definitions used in FAO Food Balance Sheets</w:t>
      </w:r>
      <w:bookmarkEnd w:id="3837"/>
      <w:bookmarkEnd w:id="3838"/>
      <w:bookmarkEnd w:id="3839"/>
    </w:p>
    <w:p xmlns:wp14="http://schemas.microsoft.com/office/word/2010/wordml" w:rsidRPr="009616CB" w:rsidR="00374C82" w:rsidP="00374C82" w:rsidRDefault="00374C82" w14:paraId="453C757E"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BC3CD01" wp14:textId="77777777" wp14:noSpellErr="1">
      <w:pPr>
        <w:pStyle w:val="Heading2"/>
        <w:rPr>
          <w:rFonts w:ascii="宋体" w:hAnsi="宋体" w:eastAsia="宋体" w:cs="宋体" w:asciiTheme="majorEastAsia" w:hAnsiTheme="majorEastAsia" w:eastAsiaTheme="majorEastAsia" w:cstheme="majorEastAsia"/>
          <w:lang w:eastAsia="it-IT"/>
        </w:rPr>
      </w:pPr>
      <w:bookmarkStart w:name="_Toc428436080" w:id="3840"/>
      <w:bookmarkStart w:name="_Toc428436381" w:id="3841"/>
      <w:bookmarkStart w:name="_Toc428436507" w:id="3842"/>
      <w:r w:rsidRPr="483DA69D">
        <w:rPr>
          <w:b w:val="1"/>
          <w:bCs w:val="1"/>
          <w:color w:val="1F497D" w:themeColor="text2" w:themeTint="FF" w:themeShade="FF"/>
          <w:sz w:val="26"/>
          <w:szCs w:val="26"/>
        </w:rPr>
        <w:t>Commodity Coverage</w:t>
      </w:r>
      <w:bookmarkEnd w:id="3840"/>
      <w:bookmarkEnd w:id="3841"/>
      <w:bookmarkEnd w:id="3842"/>
    </w:p>
    <w:p xmlns:wp14="http://schemas.microsoft.com/office/word/2010/wordml" w:rsidRPr="009616CB" w:rsidR="00374C82" w:rsidP="00374C82" w:rsidRDefault="00374C82" w14:paraId="549C143C"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w:rsidR="483DA69D" w:rsidP="483DA69D" w:rsidRDefault="483DA69D" w14:noSpellErr="1" w14:paraId="02E650C8" w14:textId="22B28E89">
      <w:pPr>
        <w:ind w:left="0"/>
        <w:jc w:val="both"/>
      </w:pPr>
      <w:r w:rsidRPr="483DA69D" w:rsidR="483DA69D">
        <w:rPr>
          <w:rFonts w:ascii="Times New Roman" w:hAnsi="Times New Roman" w:eastAsia="Times New Roman" w:cs="Times New Roman"/>
        </w:rPr>
        <w:t xml:space="preserve">All potentially edible commodities, in principle, should be taken into account in preparing food balance sheets (FBS) regardless of whether they are actually eaten or used for non-food purposes. </w:t>
      </w:r>
    </w:p>
    <w:p w:rsidR="483DA69D" w:rsidP="483DA69D" w:rsidRDefault="483DA69D" w14:noSpellErr="1" w14:paraId="248F9EBD" w14:textId="4D6DFCEF">
      <w:pPr>
        <w:ind w:left="0"/>
        <w:jc w:val="both"/>
      </w:pPr>
      <w:r w:rsidRPr="483DA69D" w:rsidR="483DA69D">
        <w:rPr>
          <w:rFonts w:ascii="Times New Roman" w:hAnsi="Times New Roman" w:eastAsia="Times New Roman" w:cs="Times New Roman"/>
        </w:rPr>
        <w:t>Generally, FBS are constructed for primary crops</w:t>
      </w:r>
      <w:r w:rsidRPr="483DA69D" w:rsidR="483DA69D">
        <w:rPr>
          <w:rFonts w:ascii="Times New Roman" w:hAnsi="Times New Roman" w:eastAsia="Times New Roman" w:cs="Times New Roman"/>
          <w:strike w:val="1"/>
        </w:rPr>
        <w:t>,</w:t>
      </w:r>
      <w:r w:rsidRPr="483DA69D" w:rsidR="483DA69D">
        <w:rPr>
          <w:rFonts w:ascii="Times New Roman" w:hAnsi="Times New Roman" w:eastAsia="Times New Roman" w:cs="Times New Roman"/>
        </w:rPr>
        <w:t xml:space="preserve"> livestock and fish</w:t>
      </w:r>
      <w:r w:rsidRPr="483DA69D">
        <w:rPr>
          <w:rStyle w:val="FootnoteReference"/>
          <w:rFonts w:ascii="Times New Roman" w:hAnsi="Times New Roman" w:eastAsia="Times New Roman" w:cs="Times New Roman"/>
        </w:rPr>
        <w:footnoteReference w:id="20937"/>
      </w:r>
      <w:r w:rsidRPr="483DA69D" w:rsidR="483DA69D">
        <w:rPr>
          <w:rFonts w:ascii="Times New Roman" w:hAnsi="Times New Roman" w:eastAsia="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P="483DA69D" w:rsidRDefault="483DA69D" w14:noSpellErr="1" w14:paraId="721296C4" w14:textId="037FBB41">
      <w:pPr>
        <w:ind w:left="0"/>
        <w:jc w:val="both"/>
      </w:pPr>
      <w:r w:rsidRPr="483DA69D" w:rsidR="483DA69D">
        <w:rPr>
          <w:rFonts w:ascii="Times New Roman" w:hAnsi="Times New Roman" w:eastAsia="Times New Roman" w:cs="Times New Roman"/>
          <w:u w:val="none"/>
        </w:rPr>
        <w:t xml:space="preserve">Commodities are grouped </w:t>
      </w:r>
      <w:r w:rsidRPr="483DA69D" w:rsidR="483DA69D">
        <w:rPr>
          <w:rFonts w:ascii="Times New Roman" w:hAnsi="Times New Roman" w:eastAsia="Times New Roman" w:cs="Times New Roman"/>
          <w:u w:val="none"/>
        </w:rPr>
        <w:t xml:space="preserve">and coded </w:t>
      </w:r>
      <w:r w:rsidRPr="483DA69D" w:rsidR="483DA69D">
        <w:rPr>
          <w:rFonts w:ascii="Times New Roman" w:hAnsi="Times New Roman" w:eastAsia="Times New Roman" w:cs="Times New Roman"/>
          <w:u w:val="none"/>
        </w:rPr>
        <w:t xml:space="preserve">for </w:t>
      </w:r>
      <w:r w:rsidRPr="483DA69D" w:rsidR="483DA69D">
        <w:rPr>
          <w:rFonts w:ascii="Times New Roman" w:hAnsi="Times New Roman" w:eastAsia="Times New Roman" w:cs="Times New Roman"/>
          <w:u w:val="none"/>
        </w:rPr>
        <w:t>FBS purposes</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and</w:t>
      </w:r>
      <w:r w:rsidRPr="483DA69D" w:rsidR="483DA69D">
        <w:rPr>
          <w:rFonts w:ascii="Times New Roman" w:hAnsi="Times New Roman" w:eastAsia="Times New Roman" w:cs="Times New Roman"/>
          <w:u w:val="none"/>
        </w:rPr>
        <w:t xml:space="preserve"> defined in terms of primary equivalent</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Links to </w:t>
      </w:r>
      <w:r w:rsidRPr="483DA69D" w:rsidR="483DA69D">
        <w:rPr>
          <w:rFonts w:ascii="Times New Roman" w:hAnsi="Times New Roman" w:eastAsia="Times New Roman" w:cs="Times New Roman"/>
          <w:u w:val="none"/>
        </w:rPr>
        <w:t>CPC Version 2.1 Expanded</w:t>
      </w:r>
      <w:r w:rsidRPr="483DA69D" w:rsidR="483DA69D">
        <w:rPr>
          <w:rFonts w:ascii="Times New Roman" w:hAnsi="Times New Roman" w:eastAsia="Times New Roman" w:cs="Times New Roman"/>
          <w:u w:val="none"/>
        </w:rPr>
        <w:t xml:space="preserve"> are provided in brackets</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Default composition can be adjusted by countries according to the availability of commodities at </w:t>
      </w:r>
      <w:r w:rsidRPr="483DA69D" w:rsidR="483DA69D">
        <w:rPr>
          <w:rFonts w:ascii="Times New Roman" w:hAnsi="Times New Roman" w:eastAsia="Times New Roman" w:cs="Times New Roman"/>
          <w:u w:val="none"/>
        </w:rPr>
        <w:t xml:space="preserve">national </w:t>
      </w:r>
      <w:r w:rsidRPr="483DA69D" w:rsidR="483DA69D">
        <w:rPr>
          <w:rFonts w:ascii="Times New Roman" w:hAnsi="Times New Roman" w:eastAsia="Times New Roman" w:cs="Times New Roman"/>
          <w:u w:val="none"/>
        </w:rPr>
        <w:t>level.</w:t>
      </w:r>
    </w:p>
    <w:p w:rsidR="483DA69D" w:rsidRDefault="483DA69D" w14:paraId="7AB6FD33" w14:textId="13E7F117">
      <w:r w:rsidRPr="483DA69D" w:rsidR="483DA69D">
        <w:rPr>
          <w:rFonts w:ascii="Times New Roman" w:hAnsi="Times New Roman" w:eastAsia="Times New Roman" w:cs="Times New Roman"/>
          <w:u w:val="none"/>
          <w:lang w:val="en-US"/>
        </w:rPr>
        <w:t xml:space="preserve">Example of </w:t>
      </w:r>
      <w:r w:rsidRPr="483DA69D" w:rsidR="483DA69D">
        <w:rPr>
          <w:rFonts w:ascii="Times New Roman" w:hAnsi="Times New Roman" w:eastAsia="Times New Roman" w:cs="Times New Roman"/>
          <w:u w:val="none"/>
          <w:lang w:val="en-US"/>
        </w:rPr>
        <w:t>d</w:t>
      </w:r>
      <w:r w:rsidRPr="483DA69D" w:rsidR="483DA69D">
        <w:rPr>
          <w:rFonts w:ascii="Times New Roman" w:hAnsi="Times New Roman" w:eastAsia="Times New Roman" w:cs="Times New Roman"/>
          <w:u w:val="none"/>
          <w:lang w:val="en-US"/>
        </w:rPr>
        <w:t>efault composition and commodity codes in FBS:</w:t>
      </w:r>
    </w:p>
    <w:p w:rsidR="483DA69D" w:rsidRDefault="483DA69D" w14:noSpellErr="1" w14:paraId="0295D2E6" w14:textId="5578380D">
      <w:r>
        <w:drawing>
          <wp:inline wp14:editId="12CA05DA" wp14:anchorId="4744DF0C">
            <wp:extent cx="4572000" cy="3171825"/>
            <wp:effectExtent l="0" t="0" r="0" b="0"/>
            <wp:docPr id="97603764" name="picture" title=""/>
            <wp:cNvGraphicFramePr>
              <a:graphicFrameLocks noChangeAspect="1"/>
            </wp:cNvGraphicFramePr>
            <a:graphic>
              <a:graphicData uri="http://schemas.openxmlformats.org/drawingml/2006/picture">
                <pic:pic>
                  <pic:nvPicPr>
                    <pic:cNvPr id="0" name="picture"/>
                    <pic:cNvPicPr/>
                  </pic:nvPicPr>
                  <pic:blipFill>
                    <a:blip r:embed="Rf54b403fda5b4ba1">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r>
        <w:br/>
      </w:r>
    </w:p>
    <w:p xmlns:wp14="http://schemas.microsoft.com/office/word/2010/wordml" w:rsidRPr="009616CB" w:rsidR="00374C82" w:rsidP="007E09C4" w:rsidRDefault="00374C82" w14:paraId="6A25D492" wp14:textId="77777777">
      <w:pPr>
        <w:pStyle w:val="Heading2"/>
        <w:rPr>
          <w:rFonts w:eastAsiaTheme="majorEastAsia"/>
          <w:lang w:eastAsia="it-IT"/>
        </w:rPr>
      </w:pPr>
      <w:bookmarkStart w:name="_Toc428436081" w:id="3845"/>
      <w:bookmarkStart w:name="_Toc428436382" w:id="3846"/>
      <w:bookmarkStart w:name="_Toc428436508" w:id="3847"/>
      <w:r w:rsidRPr="009616CB">
        <w:t>Cereals and cereal products</w:t>
      </w:r>
      <w:bookmarkEnd w:id="3845"/>
      <w:bookmarkEnd w:id="3846"/>
      <w:bookmarkEnd w:id="3847"/>
    </w:p>
    <w:p xmlns:wp14="http://schemas.microsoft.com/office/word/2010/wordml" w:rsidRPr="009616CB" w:rsidR="00374C82" w:rsidP="00374C82" w:rsidRDefault="00374C82" w14:paraId="08D25E5F" wp14:textId="77777777">
      <w:pPr>
        <w:spacing w:after="0" w:line="240" w:lineRule="auto"/>
        <w:jc w:val="both"/>
        <w:rPr>
          <w:rFonts w:ascii="Times New Roman" w:hAnsi="Times New Roman" w:cs="Times New Roman"/>
          <w:sz w:val="20"/>
          <w:szCs w:val="20"/>
          <w:lang w:eastAsia="it-IT"/>
        </w:rPr>
      </w:pPr>
    </w:p>
    <w:p w:rsidR="483DA69D" w:rsidP="483DA69D" w:rsidRDefault="483DA69D" w14:paraId="59B0FFA1" w14:textId="03DE4EBE">
      <w:pPr>
        <w:jc w:val="both"/>
      </w:pPr>
      <w:r w:rsidRPr="483DA69D" w:rsidR="483DA69D">
        <w:rPr>
          <w:rFonts w:ascii="Times New Roman" w:hAnsi="Times New Roman" w:eastAsia="Times New Roman" w:cs="Times New Roman"/>
          <w:sz w:val="22"/>
          <w:szCs w:val="22"/>
          <w:lang w:val="en-US"/>
        </w:rPr>
        <w:t xml:space="preserve">CEREALS are generally of the gramineous family and, in the FAO concept, refer to crops harvested for dry grain only. Crops harvested green for forage, silage or grazing </w:t>
      </w:r>
      <w:r w:rsidRPr="483DA69D" w:rsidR="483DA69D">
        <w:rPr>
          <w:rFonts w:ascii="Times New Roman" w:hAnsi="Times New Roman" w:eastAsia="Times New Roman" w:cs="Times New Roman"/>
          <w:sz w:val="22"/>
          <w:szCs w:val="22"/>
          <w:lang w:val="en-US"/>
        </w:rPr>
        <w:t xml:space="preserve">are </w:t>
      </w:r>
      <w:r w:rsidRPr="483DA69D" w:rsidR="483DA69D">
        <w:rPr>
          <w:rFonts w:ascii="Times New Roman" w:hAnsi="Times New Roman" w:eastAsia="Times New Roman" w:cs="Times New Roman"/>
          <w:sz w:val="22"/>
          <w:szCs w:val="22"/>
          <w:lang w:val="en-US"/>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483DA69D" w:rsidP="483DA69D" w:rsidRDefault="483DA69D" w14:noSpellErr="1" w14:paraId="4DAB2FAB" w14:textId="6C580FF4">
      <w:pPr>
        <w:jc w:val="both"/>
      </w:pPr>
      <w:r w:rsidRPr="483DA69D" w:rsidR="483DA69D">
        <w:rPr>
          <w:rFonts w:ascii="Times New Roman" w:hAnsi="Times New Roman" w:eastAsia="Times New Roman" w:cs="Times New Roman"/>
          <w:sz w:val="22"/>
          <w:szCs w:val="22"/>
          <w:lang w:val="en-US"/>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483DA69D" w:rsidP="483DA69D" w:rsidRDefault="483DA69D" w14:noSpellErr="1" w14:paraId="593BF693" w14:textId="2D277192">
      <w:pPr>
        <w:pStyle w:val="Normal"/>
        <w:spacing w:after="0" w:line="240" w:lineRule="auto"/>
        <w:jc w:val="both"/>
      </w:pPr>
    </w:p>
    <w:p xmlns:wp14="http://schemas.microsoft.com/office/word/2010/wordml" w:rsidRPr="009616CB" w:rsidR="00374C82" w:rsidP="00374C82" w:rsidRDefault="00374C82" w14:paraId="29098116"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E14B00" w:rsidRDefault="00374C82" w14:paraId="09856A77" wp14:textId="77777777">
      <w:pPr>
        <w:pStyle w:val="Heading3"/>
        <w:rPr>
          <w:rFonts w:ascii="Times New Roman" w:hAnsi="Times New Roman"/>
        </w:rPr>
      </w:pPr>
      <w:r w:rsidRPr="009616CB">
        <w:rPr>
          <w:rFonts w:ascii="Times New Roman" w:hAnsi="Times New Roman"/>
        </w:rPr>
        <w:t>FBS 2511 - Wheat</w:t>
      </w:r>
    </w:p>
    <w:p xmlns:wp14="http://schemas.microsoft.com/office/word/2010/wordml" w:rsidRPr="009616CB" w:rsidR="00374C82" w:rsidP="00374C82" w:rsidRDefault="00374C82" w14:paraId="42408BF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xmlns:wp14="http://schemas.microsoft.com/office/word/2010/wordml" w:rsidRPr="009616CB" w:rsidR="00374C82" w:rsidP="00374C82" w:rsidRDefault="00374C82" w14:paraId="13FFA02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xmlns:wp14="http://schemas.microsoft.com/office/word/2010/wordml" w:rsidRPr="009616CB" w:rsidR="00374C82" w:rsidP="00374C82" w:rsidRDefault="00374C82" w14:paraId="19C6ACC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39F5AC1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00424D0B" w:rsidP="60226960" w:rsidRDefault="00374C82" w14:paraId="5591CB39" wp14:textId="77777777" wp14:noSpellErr="1">
      <w:pPr>
        <w:pStyle w:val="ListParagraph"/>
        <w:numPr>
          <w:ilvl w:val="0"/>
          <w:numId w:val="36"/>
        </w:numPr>
        <w:tabs>
          <w:tab w:val="left" w:pos="210"/>
        </w:tabs>
        <w:spacing w:after="0" w:line="240" w:lineRule="auto"/>
        <w:ind w:left="0" w:firstLine="0"/>
        <w:contextualSpacing w:val="0"/>
        <w:jc w:val="both"/>
        <w:rPr>
          <w:ins w:author="Veronica" w:date="2015-09-03T16:18:00Z" w:id="3853"/>
          <w:rFonts w:ascii="Times New Roman" w:hAnsi="Times New Roman" w:eastAsia="Times New Roman" w:cs="Times New Roman"/>
          <w:lang w:val="en-US"/>
        </w:rPr>
      </w:pPr>
      <w:r w:rsidRPr="60226960">
        <w:rPr>
          <w:rFonts w:ascii="Times New Roman" w:hAnsi="Times New Roman" w:eastAsia="Times New Roman" w:cs="Times New Roman"/>
          <w:lang w:val="en-US"/>
        </w:rPr>
        <w:lastRenderedPageBreak/>
        <w:t>bread and wafers (23410; 23490); breakfast cereals (23140.03); bulgur (23140.02); flour of wheat (23110; 23130.01); macaroni (23710); pastry (23420; 23430); starch of wheat (23220.01)</w:t>
      </w:r>
      <w:ins w:author="Veronica" w:date="2015-09-03T16:18:00Z" w:id="3854">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bran of wheat (39120.01), germ of wheat (23140.01), gluten of wheat (23220.02), mixes and doughs and food preparations of flour (23180), meal or malt extract (23999.02).</w:t>
        </w:r>
      </w:ins>
    </w:p>
    <w:p xmlns:wp14="http://schemas.microsoft.com/office/word/2010/wordml" w:rsidRPr="009616CB" w:rsidR="00374C82" w:rsidP="00424D0B" w:rsidRDefault="00374C82" w14:paraId="367C1AA1"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P="00374C82" w:rsidRDefault="00374C82" w14:paraId="66B42710"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FC03C9D" wp14:textId="77777777">
      <w:pPr>
        <w:spacing w:after="0" w:line="240" w:lineRule="auto"/>
        <w:jc w:val="both"/>
        <w:rPr>
          <w:del w:author="Veronica" w:date="2015-09-03T16:19:00Z" w:id="3855"/>
          <w:rFonts w:ascii="Times New Roman" w:hAnsi="Times New Roman" w:cs="Times New Roman"/>
          <w:szCs w:val="20"/>
        </w:rPr>
      </w:pPr>
      <w:del w:author="Veronica" w:date="2015-09-03T16:19:00Z" w:id="3856">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xmlns:wp14="http://schemas.microsoft.com/office/word/2010/wordml" w:rsidRPr="009616CB" w:rsidR="00374C82" w:rsidP="00374C82" w:rsidRDefault="00374C82" w14:paraId="738B31EB"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E14B00" w:rsidRDefault="00374C82" w14:paraId="58EC612C" wp14:textId="77777777">
      <w:pPr>
        <w:pStyle w:val="Heading3"/>
        <w:rPr>
          <w:rFonts w:ascii="Times New Roman" w:hAnsi="Times New Roman"/>
        </w:rPr>
      </w:pPr>
      <w:r w:rsidRPr="009616CB">
        <w:rPr>
          <w:rFonts w:ascii="Times New Roman" w:hAnsi="Times New Roman"/>
        </w:rPr>
        <w:t>FBS 2805 - Rice (Milled Equivalent)</w:t>
      </w:r>
    </w:p>
    <w:p xmlns:wp14="http://schemas.microsoft.com/office/word/2010/wordml" w:rsidRPr="009616CB" w:rsidR="00374C82" w:rsidP="00374C82" w:rsidRDefault="00374C82" w14:paraId="3452A9D1"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xmlns:wp14="http://schemas.microsoft.com/office/word/2010/wordml" w:rsidRPr="009616CB" w:rsidR="00374C82" w:rsidP="00374C82" w:rsidRDefault="00374C82" w14:paraId="4B4ECB85"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65D389CE"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Pr="009616CB" w:rsidR="00374C82" w:rsidP="60226960" w:rsidRDefault="00374C82" w14:paraId="0C630B3F" wp14:textId="77777777" wp14:noSpellErr="1">
      <w:pPr>
        <w:pStyle w:val="ListParagraph"/>
        <w:numPr>
          <w:ilvl w:val="0"/>
          <w:numId w:val="36"/>
        </w:numPr>
        <w:tabs>
          <w:tab w:val="left" w:pos="165"/>
        </w:tabs>
        <w:spacing w:after="0" w:line="240" w:lineRule="auto"/>
        <w:ind w:left="0" w:firstLine="0"/>
        <w:contextualSpacing w:val="0"/>
        <w:jc w:val="both"/>
        <w:rPr>
          <w:rFonts w:ascii="Times New Roman" w:hAnsi="Times New Roman" w:eastAsia="Times New Roman" w:cs="Times New Roman"/>
          <w:lang w:val="en-US"/>
        </w:rPr>
      </w:pPr>
      <w:r w:rsidRPr="60226960">
        <w:rPr>
          <w:rFonts w:ascii="Times New Roman" w:hAnsi="Times New Roman" w:eastAsia="Times New Roman" w:cs="Times New Roman"/>
          <w:lang w:val="en-US"/>
        </w:rPr>
        <w:t>rice husked (23162); starch of rice (23220.03); rice flour (23120.01);</w:t>
      </w:r>
      <w:ins w:author="Veronica" w:date="2015-09-03T16:19:00Z" w:id="3857">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  rice gluten (39130.01) and bran of rice (39120.02);</w:t>
        </w:r>
      </w:ins>
    </w:p>
    <w:p xmlns:wp14="http://schemas.microsoft.com/office/word/2010/wordml" w:rsidRPr="009616CB" w:rsidR="00374C82" w:rsidP="00374C82" w:rsidRDefault="00374C82" w14:paraId="50463B9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xmlns:wp14="http://schemas.microsoft.com/office/word/2010/wordml" w:rsidRPr="009616CB" w:rsidR="00374C82" w:rsidP="00374C82" w:rsidRDefault="00374C82" w14:paraId="75BB5FBA"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xmlns:wp14="http://schemas.microsoft.com/office/word/2010/wordml" w:rsidRPr="009616CB" w:rsidR="00374C82" w:rsidP="00374C82" w:rsidRDefault="00374C82" w14:paraId="09EA383B"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xmlns:wp14="http://schemas.microsoft.com/office/word/2010/wordml" w:rsidRPr="009616CB" w:rsidR="00374C82" w:rsidP="00374C82" w:rsidRDefault="00374C82" w14:paraId="31022FA6"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xmlns:wp14="http://schemas.microsoft.com/office/word/2010/wordml" w:rsidRPr="009616CB" w:rsidR="00374C82" w:rsidP="00374C82" w:rsidRDefault="00374C82" w14:paraId="68122DD7" wp14:textId="77777777">
      <w:pPr>
        <w:pStyle w:val="ListParagraph"/>
        <w:tabs>
          <w:tab w:val="left" w:pos="165"/>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509C9E6" wp14:textId="77777777">
      <w:pPr>
        <w:spacing w:after="0" w:line="240" w:lineRule="auto"/>
        <w:jc w:val="both"/>
        <w:rPr>
          <w:del w:author="Veronica" w:date="2015-09-03T16:19:00Z" w:id="3858"/>
          <w:rFonts w:ascii="Times New Roman" w:hAnsi="Times New Roman" w:cs="Times New Roman"/>
          <w:szCs w:val="20"/>
        </w:rPr>
      </w:pPr>
      <w:del w:author="Veronica" w:date="2015-09-03T16:19:00Z" w:id="3859">
        <w:r w:rsidRPr="009616CB" w:rsidDel="00424D0B">
          <w:rPr>
            <w:rFonts w:ascii="Times New Roman" w:hAnsi="Times New Roman" w:cs="Times New Roman"/>
            <w:szCs w:val="20"/>
          </w:rPr>
          <w:delText>Nutrient data only are available for: rice gluten (39130.01) and bran of rice (39120.02).</w:delText>
        </w:r>
      </w:del>
    </w:p>
    <w:p xmlns:wp14="http://schemas.microsoft.com/office/word/2010/wordml" w:rsidRPr="009616CB" w:rsidR="00374C82" w:rsidP="00E14B00" w:rsidRDefault="00374C82" w14:paraId="6E230C67" wp14:textId="77777777">
      <w:pPr>
        <w:pStyle w:val="Heading3"/>
        <w:rPr>
          <w:rFonts w:ascii="Times New Roman" w:hAnsi="Times New Roman"/>
        </w:rPr>
      </w:pPr>
      <w:r w:rsidRPr="009616CB">
        <w:rPr>
          <w:rFonts w:ascii="Times New Roman" w:hAnsi="Times New Roman"/>
        </w:rPr>
        <w:t>FBS 2513 - Barley and products</w:t>
      </w:r>
    </w:p>
    <w:p xmlns:wp14="http://schemas.microsoft.com/office/word/2010/wordml" w:rsidRPr="009616CB" w:rsidR="00374C82" w:rsidP="00374C82" w:rsidRDefault="00374C82" w14:paraId="0BB38ED6"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xmlns:wp14="http://schemas.microsoft.com/office/word/2010/wordml" w:rsidRPr="009616CB" w:rsidR="00374C82" w:rsidP="00374C82" w:rsidRDefault="00374C82" w14:paraId="21F7AECB"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51D3B595" wp14:textId="77777777">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374C82" w:rsidP="00374C82" w:rsidRDefault="00374C82" w14:paraId="5B9FAF0A" wp14:textId="77777777">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374C82" w:rsidP="00374C82" w:rsidRDefault="00374C82" w14:paraId="787FC463"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C59787A"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pot barley (23140.04); barley pearled (23140.05); malt (24320); malt extract (23999.01</w:t>
      </w:r>
      <w:ins w:author="Veronica" w:date="2015-09-03T16:19:00Z" w:id="3860">
        <w:r w:rsidRPr="00FD6CF4" w:rsidR="00424D0B">
          <w:rPr>
            <w:rFonts w:ascii="Times New Roman" w:hAnsi="Times New Roman" w:eastAsia="Times New Roman" w:cs="Times New Roman"/>
          </w:rPr>
          <w:t>); bran of barley (39120.03), barley flour and grits (23120.02).</w:t>
        </w:r>
      </w:ins>
      <w:del w:author="Veronica" w:date="2015-09-03T16:19:00Z" w:id="3861">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6CE7EE1A" wp14:textId="77777777">
      <w:pPr>
        <w:pStyle w:val="ListParagraph"/>
        <w:tabs>
          <w:tab w:val="left" w:pos="165"/>
        </w:tabs>
        <w:spacing w:after="0" w:line="240" w:lineRule="auto"/>
        <w:ind w:left="0"/>
        <w:contextualSpacing w:val="0"/>
        <w:jc w:val="both"/>
        <w:rPr>
          <w:rFonts w:ascii="Times New Roman" w:hAnsi="Times New Roman"/>
          <w:sz w:val="20"/>
          <w:szCs w:val="20"/>
          <w:lang w:val="en-US"/>
        </w:rPr>
      </w:pPr>
    </w:p>
    <w:p xmlns:wp14="http://schemas.microsoft.com/office/word/2010/wordml" w:rsidRPr="009616CB" w:rsidR="00374C82" w:rsidDel="00424D0B" w:rsidP="00374C82" w:rsidRDefault="00374C82" w14:paraId="4E968B66" wp14:textId="77777777">
      <w:pPr>
        <w:spacing w:after="0" w:line="240" w:lineRule="auto"/>
        <w:jc w:val="both"/>
        <w:rPr>
          <w:del w:author="Veronica" w:date="2015-09-03T16:20:00Z" w:id="3862"/>
          <w:rFonts w:ascii="Times New Roman" w:hAnsi="Times New Roman" w:cs="Times New Roman"/>
          <w:szCs w:val="20"/>
        </w:rPr>
      </w:pPr>
      <w:del w:author="Veronica" w:date="2015-09-03T16:20:00Z" w:id="3863">
        <w:r w:rsidRPr="009616CB" w:rsidDel="00424D0B">
          <w:rPr>
            <w:rFonts w:ascii="Times New Roman" w:hAnsi="Times New Roman" w:cs="Times New Roman"/>
            <w:szCs w:val="20"/>
          </w:rPr>
          <w:delText>Nutrient data only: bran of barley (39120.03), barley flour and grits (23120.02).</w:delText>
        </w:r>
      </w:del>
    </w:p>
    <w:p xmlns:wp14="http://schemas.microsoft.com/office/word/2010/wordml" w:rsidRPr="009616CB" w:rsidR="00374C82" w:rsidP="00E14B00" w:rsidRDefault="00374C82" w14:paraId="246FA555" wp14:textId="77777777">
      <w:pPr>
        <w:pStyle w:val="Heading3"/>
        <w:rPr>
          <w:rFonts w:ascii="Times New Roman" w:hAnsi="Times New Roman"/>
        </w:rPr>
      </w:pPr>
      <w:r w:rsidRPr="009616CB">
        <w:rPr>
          <w:rFonts w:ascii="Times New Roman" w:hAnsi="Times New Roman"/>
        </w:rPr>
        <w:t>FBS 2514 - Maize and products</w:t>
      </w:r>
    </w:p>
    <w:p xmlns:wp14="http://schemas.microsoft.com/office/word/2010/wordml" w:rsidRPr="009616CB" w:rsidR="00374C82" w:rsidP="00374C82" w:rsidRDefault="00374C82" w14:paraId="4DC6EC8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374C82" w:rsidP="00374C82" w:rsidRDefault="00374C82" w14:paraId="3BC01089"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57F65B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xmlns:wp14="http://schemas.microsoft.com/office/word/2010/wordml" w:rsidRPr="009616CB" w:rsidR="00374C82" w:rsidP="00374C82" w:rsidRDefault="00374C82" w14:paraId="7AF1A75D"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xmlns:wp14="http://schemas.microsoft.com/office/word/2010/wordml" w:rsidRPr="009616CB" w:rsidR="00374C82" w:rsidP="00374C82" w:rsidRDefault="00374C82" w14:paraId="3A8DFE37"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xmlns:wp14="http://schemas.microsoft.com/office/word/2010/wordml" w:rsidRPr="009616CB" w:rsidR="00374C82" w:rsidP="00374C82" w:rsidRDefault="00374C82" w14:paraId="6F0A914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xmlns:wp14="http://schemas.microsoft.com/office/word/2010/wordml" w:rsidRPr="009616CB" w:rsidR="00374C82" w:rsidP="00374C82" w:rsidRDefault="00374C82" w14:paraId="63A2318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xmlns:wp14="http://schemas.microsoft.com/office/word/2010/wordml" w:rsidRPr="009616CB" w:rsidR="00374C82" w:rsidP="00374C82" w:rsidRDefault="00374C82" w14:paraId="0D550F9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xmlns:wp14="http://schemas.microsoft.com/office/word/2010/wordml" w:rsidRPr="009616CB" w:rsidR="00374C82" w:rsidP="00374C82" w:rsidRDefault="00374C82" w14:paraId="018C5D0A"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xmlns:wp14="http://schemas.microsoft.com/office/word/2010/wordml" w:rsidRPr="009616CB" w:rsidR="00374C82" w:rsidP="00374C82" w:rsidRDefault="00374C82" w14:paraId="2F6E8F10"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xmlns:wp14="http://schemas.microsoft.com/office/word/2010/wordml" w:rsidRPr="009616CB" w:rsidR="00374C82" w:rsidP="00374C82" w:rsidRDefault="00374C82" w14:paraId="6E154B3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xmlns:wp14="http://schemas.microsoft.com/office/word/2010/wordml" w:rsidRPr="009616CB" w:rsidR="00374C82" w:rsidP="00374C82" w:rsidRDefault="00374C82" w14:paraId="221C93D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xmlns:wp14="http://schemas.microsoft.com/office/word/2010/wordml" w:rsidRPr="009616CB" w:rsidR="00374C82" w:rsidP="00374C82" w:rsidRDefault="00374C82" w14:paraId="51B14392"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xmlns:wp14="http://schemas.microsoft.com/office/word/2010/wordml" w:rsidRPr="009616CB" w:rsidR="00374C82" w:rsidP="00374C82" w:rsidRDefault="00374C82" w14:paraId="52D76BD4"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xmlns:wp14="http://schemas.microsoft.com/office/word/2010/wordml" w:rsidRPr="009616CB" w:rsidR="00374C82" w:rsidP="00374C82" w:rsidRDefault="00374C82" w14:paraId="20496A6B"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xmlns:wp14="http://schemas.microsoft.com/office/word/2010/wordml" w:rsidRPr="009616CB" w:rsidR="00374C82" w:rsidP="00374C82" w:rsidRDefault="00374C82" w14:paraId="7FECB6A3"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xmlns:wp14="http://schemas.microsoft.com/office/word/2010/wordml" w:rsidRPr="009616CB" w:rsidR="00374C82" w:rsidP="00374C82" w:rsidRDefault="00374C82" w14:paraId="14D78C4A" wp14:textId="77777777">
      <w:pPr>
        <w:spacing w:after="0" w:line="240" w:lineRule="auto"/>
        <w:jc w:val="both"/>
        <w:rPr>
          <w:rFonts w:ascii="Times New Roman" w:hAnsi="Times New Roman" w:cs="Times New Roman"/>
          <w:szCs w:val="20"/>
        </w:rPr>
      </w:pPr>
    </w:p>
    <w:p xmlns:wp14="http://schemas.microsoft.com/office/word/2010/wordml" w:rsidR="00424D0B" w:rsidP="00424D0B" w:rsidRDefault="00374C82" w14:paraId="6938B5CF" wp14:textId="77777777" wp14:noSpellErr="1">
      <w:pPr>
        <w:spacing w:after="0" w:line="240" w:lineRule="auto"/>
        <w:jc w:val="both"/>
        <w:rPr>
          <w:ins w:author="Veronica" w:date="2015-09-03T16:20:00Z" w:id="3864"/>
        </w:rPr>
      </w:pPr>
      <w:r w:rsidRPr="60226960">
        <w:rPr>
          <w:rFonts w:ascii="Times New Roman" w:hAnsi="Times New Roman" w:eastAsia="Times New Roman" w:cs="Times New Roman"/>
        </w:rPr>
        <w:t>Processed products expressed in terms of primary equivalent: flour of maize (23120.03); starch of maize (23220.04); gluten feed and meal (39130.04</w:t>
      </w:r>
      <w:proofErr w:type="gramStart"/>
      <w:r w:rsidRPr="60226960">
        <w:rPr>
          <w:rFonts w:ascii="Times New Roman" w:hAnsi="Times New Roman" w:eastAsia="Times New Roman" w:cs="Times New Roman"/>
        </w:rPr>
        <w:t>)</w:t>
      </w:r>
      <w:ins w:author="Veronica" w:date="2015-09-03T16:20:00Z" w:id="386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germ of maize (23140.06), bran of maize (39120.04), maize gluten (39130.02).</w:t>
        </w:r>
      </w:ins>
    </w:p>
    <w:p xmlns:wp14="http://schemas.microsoft.com/office/word/2010/wordml" w:rsidRPr="009616CB" w:rsidR="00374C82" w:rsidP="00374C82" w:rsidRDefault="00374C82" w14:paraId="0D33602D" wp14:textId="77777777">
      <w:pPr>
        <w:spacing w:after="0" w:line="240" w:lineRule="auto"/>
        <w:jc w:val="both"/>
        <w:rPr>
          <w:rFonts w:ascii="Times New Roman" w:hAnsi="Times New Roman" w:cs="Times New Roman"/>
          <w:szCs w:val="20"/>
        </w:rPr>
      </w:pPr>
      <w:del w:author="Veronica" w:date="2015-09-03T16:20:00Z" w:id="3866">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6A74D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P="00374C82" w:rsidRDefault="00374C82" w14:paraId="7EE82623" wp14:textId="77777777">
      <w:pPr>
        <w:spacing w:after="0" w:line="240" w:lineRule="auto"/>
        <w:jc w:val="both"/>
        <w:rPr>
          <w:rFonts w:ascii="Times New Roman" w:hAnsi="Times New Roman" w:cs="Times New Roman"/>
        </w:rPr>
      </w:pPr>
      <w:del w:author="Veronica" w:date="2015-09-03T16:20:00Z" w:id="3867">
        <w:r w:rsidRPr="009616CB" w:rsidDel="00424D0B">
          <w:rPr>
            <w:rFonts w:ascii="Times New Roman" w:hAnsi="Times New Roman" w:cs="Times New Roman"/>
            <w:szCs w:val="20"/>
          </w:rPr>
          <w:delText>Nutrient data only: germ of maize (23140.06), bran of maize (39120.04), maize gluten (39130.02).</w:delText>
        </w:r>
      </w:del>
    </w:p>
    <w:p xmlns:wp14="http://schemas.microsoft.com/office/word/2010/wordml" w:rsidRPr="009616CB" w:rsidR="00374C82" w:rsidP="00E14B00" w:rsidRDefault="00374C82" w14:paraId="4ADD738D" wp14:textId="77777777">
      <w:pPr>
        <w:pStyle w:val="Heading3"/>
        <w:rPr>
          <w:rFonts w:ascii="Times New Roman" w:hAnsi="Times New Roman"/>
        </w:rPr>
      </w:pPr>
      <w:r w:rsidRPr="009616CB">
        <w:rPr>
          <w:rFonts w:ascii="Times New Roman" w:hAnsi="Times New Roman"/>
        </w:rPr>
        <w:t>FBS 2515 - Rye and products</w:t>
      </w:r>
    </w:p>
    <w:p xmlns:wp14="http://schemas.microsoft.com/office/word/2010/wordml" w:rsidRPr="009616CB" w:rsidR="00374C82" w:rsidP="00374C82" w:rsidRDefault="00374C82" w14:paraId="422613FB"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374C82" w:rsidP="00374C82" w:rsidRDefault="00374C82" w14:paraId="43FFB72F"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1B625E0F"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flour of rye (23120.04; 23130.05), including groats, meal and pellets</w:t>
      </w:r>
      <w:ins w:author="Veronica" w:date="2015-09-03T16:20:00Z" w:id="3868">
        <w:r w:rsidRPr="00FD6CF4" w:rsidR="00424D0B">
          <w:rPr>
            <w:rFonts w:ascii="Times New Roman" w:hAnsi="Times New Roman" w:eastAsia="Times New Roman" w:cs="Times New Roman"/>
          </w:rPr>
          <w:t>; bran of rye (39120.05)</w:t>
        </w:r>
      </w:ins>
      <w:r w:rsidRPr="60226960">
        <w:rPr>
          <w:rFonts w:ascii="Times New Roman" w:hAnsi="Times New Roman" w:eastAsia="Times New Roman" w:cs="Times New Roman"/>
        </w:rPr>
        <w:t>.</w:t>
      </w:r>
    </w:p>
    <w:p xmlns:wp14="http://schemas.microsoft.com/office/word/2010/wordml" w:rsidRPr="009616CB" w:rsidR="00374C82" w:rsidP="00374C82" w:rsidRDefault="00374C82" w14:paraId="368CFD22"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7207F159" wp14:textId="77777777">
      <w:pPr>
        <w:spacing w:after="0" w:line="240" w:lineRule="auto"/>
        <w:jc w:val="both"/>
        <w:rPr>
          <w:del w:author="Veronica" w:date="2015-09-03T16:20:00Z" w:id="3869"/>
          <w:rFonts w:ascii="Times New Roman" w:hAnsi="Times New Roman" w:cs="Times New Roman"/>
          <w:szCs w:val="20"/>
        </w:rPr>
      </w:pPr>
      <w:del w:author="Veronica" w:date="2015-09-03T16:20:00Z" w:id="3870">
        <w:r w:rsidRPr="009616CB" w:rsidDel="00424D0B">
          <w:rPr>
            <w:rFonts w:ascii="Times New Roman" w:hAnsi="Times New Roman" w:cs="Times New Roman"/>
            <w:szCs w:val="20"/>
          </w:rPr>
          <w:delText>Nutrient data only: bran of rye (39120.05).</w:delText>
        </w:r>
      </w:del>
    </w:p>
    <w:p xmlns:wp14="http://schemas.microsoft.com/office/word/2010/wordml" w:rsidRPr="009616CB" w:rsidR="00374C82" w:rsidP="00E14B00" w:rsidRDefault="00374C82" w14:paraId="47F2F737" wp14:textId="77777777">
      <w:pPr>
        <w:pStyle w:val="Heading3"/>
        <w:rPr>
          <w:rFonts w:ascii="Times New Roman" w:hAnsi="Times New Roman"/>
        </w:rPr>
      </w:pPr>
      <w:r w:rsidRPr="009616CB">
        <w:rPr>
          <w:rFonts w:ascii="Times New Roman" w:hAnsi="Times New Roman"/>
        </w:rPr>
        <w:t>FBS 2516 – Oats</w:t>
      </w:r>
    </w:p>
    <w:p xmlns:wp14="http://schemas.microsoft.com/office/word/2010/wordml" w:rsidRPr="009616CB" w:rsidR="00374C82" w:rsidP="00374C82" w:rsidRDefault="00374C82" w14:paraId="5E55FD0F"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xmlns:wp14="http://schemas.microsoft.com/office/word/2010/wordml" w:rsidRPr="009616CB" w:rsidR="00374C82" w:rsidP="00374C82" w:rsidRDefault="00374C82" w14:paraId="5D1206D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xmlns:wp14="http://schemas.microsoft.com/office/word/2010/wordml" w:rsidRPr="009616CB" w:rsidR="00374C82" w:rsidP="00374C82" w:rsidRDefault="00374C82" w14:paraId="4A22A226"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79CC38F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xmlns:wp14="http://schemas.microsoft.com/office/word/2010/wordml" w:rsidRPr="009616CB" w:rsidR="00374C82" w:rsidP="00374C82" w:rsidRDefault="00374C82" w14:paraId="2129B137"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xmlns:wp14="http://schemas.microsoft.com/office/word/2010/wordml" w:rsidRPr="009616CB" w:rsidR="00374C82" w:rsidP="00374C82" w:rsidRDefault="00374C82" w14:paraId="4F1B8C96"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B2574A4"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oats rolled (23140.07</w:t>
      </w:r>
      <w:proofErr w:type="gramStart"/>
      <w:r w:rsidRPr="60226960">
        <w:rPr>
          <w:rFonts w:ascii="Times New Roman" w:hAnsi="Times New Roman" w:eastAsia="Times New Roman" w:cs="Times New Roman"/>
        </w:rPr>
        <w:t>)</w:t>
      </w:r>
      <w:ins w:author="Veronica" w:date="2015-09-03T16:20:00Z" w:id="3871">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oats (39120.06)</w:t>
        </w:r>
        <w:r w:rsidR="00424D0B">
          <w:rPr>
            <w:rFonts w:ascii="Times New Roman" w:hAnsi="Times New Roman" w:eastAsia="Times New Roman" w:cs="Times New Roman"/>
          </w:rPr>
          <w:t>.</w:t>
        </w:r>
      </w:ins>
    </w:p>
    <w:p xmlns:wp14="http://schemas.microsoft.com/office/word/2010/wordml" w:rsidRPr="009616CB" w:rsidR="00374C82" w:rsidP="00374C82" w:rsidRDefault="00374C82" w14:paraId="7892994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35CF65CA" wp14:textId="77777777">
      <w:pPr>
        <w:spacing w:after="0" w:line="240" w:lineRule="auto"/>
        <w:jc w:val="both"/>
        <w:rPr>
          <w:del w:author="Veronica" w:date="2015-09-03T16:21:00Z" w:id="3872"/>
          <w:rFonts w:ascii="Times New Roman" w:hAnsi="Times New Roman" w:cs="Times New Roman"/>
          <w:szCs w:val="20"/>
        </w:rPr>
      </w:pPr>
      <w:del w:author="Veronica" w:date="2015-09-03T16:21:00Z" w:id="3873">
        <w:r w:rsidRPr="009616CB" w:rsidDel="00424D0B">
          <w:rPr>
            <w:rFonts w:ascii="Times New Roman" w:hAnsi="Times New Roman" w:cs="Times New Roman"/>
            <w:szCs w:val="20"/>
          </w:rPr>
          <w:delText>Nutrient data only: bran of oats (39120.06).</w:delText>
        </w:r>
      </w:del>
    </w:p>
    <w:p xmlns:wp14="http://schemas.microsoft.com/office/word/2010/wordml" w:rsidRPr="009616CB" w:rsidR="00374C82" w:rsidP="00374C82" w:rsidRDefault="00374C82" w14:paraId="6AE1E270"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51D50D07" wp14:textId="77777777">
      <w:pPr>
        <w:pStyle w:val="Heading3"/>
        <w:rPr>
          <w:rFonts w:ascii="Times New Roman" w:hAnsi="Times New Roman"/>
        </w:rPr>
      </w:pPr>
      <w:r w:rsidRPr="009616CB">
        <w:rPr>
          <w:rFonts w:ascii="Times New Roman" w:hAnsi="Times New Roman"/>
        </w:rPr>
        <w:t>FBS 2517 - Millet and products</w:t>
      </w:r>
    </w:p>
    <w:p xmlns:wp14="http://schemas.microsoft.com/office/word/2010/wordml" w:rsidRPr="009616CB" w:rsidR="00374C82" w:rsidP="00374C82" w:rsidRDefault="00374C82" w14:paraId="613BAA4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proofErr w:type="gramStart"/>
      <w:r w:rsidRPr="009616CB">
        <w:rPr>
          <w:rFonts w:ascii="Times New Roman" w:hAnsi="Times New Roman" w:cs="Times New Roman"/>
          <w:szCs w:val="20"/>
        </w:rPr>
        <w:t>,</w:t>
      </w:r>
      <w:r w:rsidRPr="009616CB">
        <w:rPr>
          <w:rFonts w:ascii="Times New Roman" w:hAnsi="Times New Roman" w:cs="Times New Roman"/>
          <w:bCs/>
          <w:szCs w:val="20"/>
        </w:rPr>
        <w:t xml:space="preserve"> including</w:t>
      </w:r>
      <w:proofErr w:type="gramEnd"/>
      <w:r w:rsidRPr="009616CB">
        <w:rPr>
          <w:rFonts w:ascii="Times New Roman" w:hAnsi="Times New Roman" w:cs="Times New Roman"/>
          <w:bCs/>
          <w:szCs w:val="20"/>
        </w:rPr>
        <w:t xml:space="preserve"> among all:</w:t>
      </w:r>
    </w:p>
    <w:p xmlns:wp14="http://schemas.microsoft.com/office/word/2010/wordml" w:rsidRPr="009616CB" w:rsidR="00374C82" w:rsidP="00374C82" w:rsidRDefault="00374C82" w14:paraId="12192E34"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xmlns:wp14="http://schemas.microsoft.com/office/word/2010/wordml" w:rsidRPr="009616CB" w:rsidR="00374C82" w:rsidP="00374C82" w:rsidRDefault="00374C82" w14:paraId="7C9528A2"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xmlns:wp14="http://schemas.microsoft.com/office/word/2010/wordml" w:rsidRPr="009616CB" w:rsidR="00374C82" w:rsidP="00374C82" w:rsidRDefault="00374C82" w14:paraId="2F75D29C"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xmlns:wp14="http://schemas.microsoft.com/office/word/2010/wordml" w:rsidRPr="009616CB" w:rsidR="00374C82" w:rsidP="00374C82" w:rsidRDefault="00374C82" w14:paraId="38A39EC7"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xmlns:wp14="http://schemas.microsoft.com/office/word/2010/wordml" w:rsidRPr="009616CB" w:rsidR="00374C82" w:rsidP="00374C82" w:rsidRDefault="00374C82" w14:paraId="76F47EAD"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xmlns:wp14="http://schemas.microsoft.com/office/word/2010/wordml" w:rsidRPr="009616CB" w:rsidR="00374C82" w:rsidP="00374C82" w:rsidRDefault="00374C82" w14:paraId="4C067891"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xmlns:wp14="http://schemas.microsoft.com/office/word/2010/wordml" w:rsidRPr="009616CB" w:rsidR="00374C82" w:rsidP="00374C82" w:rsidRDefault="00374C82" w14:paraId="3A024B43"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042F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xmlns:wp14="http://schemas.microsoft.com/office/word/2010/wordml" w:rsidRPr="009616CB" w:rsidR="00374C82" w:rsidP="00374C82" w:rsidRDefault="00374C82" w14:paraId="318A4B2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xmlns:wp14="http://schemas.microsoft.com/office/word/2010/wordml" w:rsidRPr="009616CB" w:rsidR="00374C82" w:rsidP="00374C82" w:rsidRDefault="00374C82" w14:paraId="5BB2F86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xmlns:wp14="http://schemas.microsoft.com/office/word/2010/wordml" w:rsidRPr="009616CB" w:rsidR="00374C82" w:rsidP="00374C82" w:rsidRDefault="00374C82" w14:paraId="63A83819"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320C2A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millet (23120.05; 23130.06), </w:t>
      </w:r>
      <w:commentRangeStart w:id="3874"/>
      <w:r w:rsidRPr="60226960">
        <w:rPr>
          <w:rFonts w:ascii="Times New Roman" w:hAnsi="Times New Roman" w:eastAsia="Times New Roman" w:cs="Times New Roman"/>
        </w:rPr>
        <w:t>including groats, meal and pellets</w:t>
      </w:r>
      <w:ins w:author="Veronica" w:date="2015-09-03T16:21:00Z" w:id="3875">
        <w:r w:rsidRPr="00FD6CF4" w:rsidR="00424D0B">
          <w:rPr>
            <w:rFonts w:ascii="Times New Roman" w:hAnsi="Times New Roman" w:eastAsia="Times New Roman" w:cs="Times New Roman"/>
          </w:rPr>
          <w:t>; bran of millet (39120.07)</w:t>
        </w:r>
      </w:ins>
      <w:r w:rsidRPr="60226960">
        <w:rPr>
          <w:rFonts w:ascii="Times New Roman" w:hAnsi="Times New Roman" w:eastAsia="Times New Roman" w:cs="Times New Roman"/>
        </w:rPr>
        <w:t>.</w:t>
      </w:r>
      <w:commentRangeEnd w:id="3874"/>
      <w:r w:rsidR="00424D0B">
        <w:rPr>
          <w:rStyle w:val="CommentReference"/>
        </w:rPr>
        <w:commentReference w:id="3874"/>
      </w:r>
    </w:p>
    <w:p xmlns:wp14="http://schemas.microsoft.com/office/word/2010/wordml" w:rsidRPr="009616CB" w:rsidR="00374C82" w:rsidP="00374C82" w:rsidRDefault="00374C82" w14:paraId="5FB48DED"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5A2C168E" wp14:textId="77777777">
      <w:pPr>
        <w:spacing w:after="0" w:line="240" w:lineRule="auto"/>
        <w:jc w:val="both"/>
        <w:rPr>
          <w:del w:author="Veronica" w:date="2015-09-03T16:21:00Z" w:id="3876"/>
          <w:rFonts w:ascii="Times New Roman" w:hAnsi="Times New Roman" w:cs="Times New Roman"/>
          <w:szCs w:val="20"/>
        </w:rPr>
      </w:pPr>
      <w:del w:author="Veronica" w:date="2015-09-03T16:21:00Z" w:id="3877">
        <w:r w:rsidRPr="009616CB" w:rsidDel="00424D0B">
          <w:rPr>
            <w:rFonts w:ascii="Times New Roman" w:hAnsi="Times New Roman" w:cs="Times New Roman"/>
            <w:szCs w:val="20"/>
          </w:rPr>
          <w:delText>Nutrient data only: bran of millet (39120.07).</w:delText>
        </w:r>
      </w:del>
    </w:p>
    <w:p xmlns:wp14="http://schemas.microsoft.com/office/word/2010/wordml" w:rsidRPr="009616CB" w:rsidR="00374C82" w:rsidP="00374C82" w:rsidRDefault="00374C82" w14:paraId="25877F31" wp14:textId="77777777">
      <w:pPr>
        <w:spacing w:after="0" w:line="240" w:lineRule="auto"/>
        <w:jc w:val="both"/>
        <w:rPr>
          <w:rFonts w:ascii="Times New Roman" w:hAnsi="Times New Roman" w:cs="Times New Roman"/>
          <w:b/>
          <w:bCs/>
          <w:sz w:val="24"/>
        </w:rPr>
      </w:pPr>
    </w:p>
    <w:p xmlns:wp14="http://schemas.microsoft.com/office/word/2010/wordml" w:rsidRPr="009616CB" w:rsidR="00374C82" w:rsidP="00E14B00" w:rsidRDefault="00374C82" w14:paraId="02E978FB" wp14:textId="77777777">
      <w:pPr>
        <w:pStyle w:val="Heading3"/>
        <w:rPr>
          <w:rFonts w:ascii="Times New Roman" w:hAnsi="Times New Roman"/>
        </w:rPr>
      </w:pPr>
      <w:r w:rsidRPr="009616CB">
        <w:rPr>
          <w:rFonts w:ascii="Times New Roman" w:hAnsi="Times New Roman"/>
        </w:rPr>
        <w:t>FBS 2518 - Sorghum and products</w:t>
      </w:r>
    </w:p>
    <w:p xmlns:wp14="http://schemas.microsoft.com/office/word/2010/wordml" w:rsidRPr="009616CB" w:rsidR="00374C82" w:rsidP="00374C82" w:rsidRDefault="00374C82" w14:paraId="7999FC8D"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374C82" w:rsidP="00374C82" w:rsidRDefault="00374C82" w14:paraId="517FAE8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F8F494E" wp14:textId="77777777">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401011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D029FE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xmlns:wp14="http://schemas.microsoft.com/office/word/2010/wordml" w:rsidRPr="009616CB" w:rsidR="00374C82" w:rsidP="00374C82" w:rsidRDefault="00374C82" w14:paraId="1BAF3A4F"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EFF1288"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w:t>
      </w:r>
      <w:r w:rsidRPr="60226960">
        <w:rPr>
          <w:rFonts w:ascii="Times New Roman" w:hAnsi="Times New Roman" w:eastAsia="Times New Roman" w:cs="Times New Roman"/>
        </w:rPr>
        <w:t xml:space="preserve">sorghum </w:t>
      </w:r>
      <w:r w:rsidRPr="60226960">
        <w:rPr>
          <w:rFonts w:ascii="Times New Roman" w:hAnsi="Times New Roman" w:eastAsia="Times New Roman" w:cs="Times New Roman"/>
        </w:rPr>
        <w:t>(23120.0</w:t>
      </w:r>
      <w:r w:rsidRPr="60226960">
        <w:rPr>
          <w:rFonts w:ascii="Times New Roman" w:hAnsi="Times New Roman" w:eastAsia="Times New Roman" w:cs="Times New Roman"/>
        </w:rPr>
        <w:t>6</w:t>
      </w:r>
      <w:r w:rsidRPr="60226960">
        <w:rPr>
          <w:rFonts w:ascii="Times New Roman" w:hAnsi="Times New Roman" w:eastAsia="Times New Roman" w:cs="Times New Roman"/>
        </w:rPr>
        <w:t>; 23130.0</w:t>
      </w:r>
      <w:r w:rsidRPr="60226960">
        <w:rPr>
          <w:rFonts w:ascii="Times New Roman" w:hAnsi="Times New Roman" w:eastAsia="Times New Roman" w:cs="Times New Roman"/>
        </w:rPr>
        <w:t>7</w:t>
      </w:r>
      <w:r w:rsidRPr="60226960">
        <w:rPr>
          <w:rFonts w:ascii="Times New Roman" w:hAnsi="Times New Roman" w:eastAsia="Times New Roman" w:cs="Times New Roman"/>
        </w:rPr>
        <w:t xml:space="preserve">), </w:t>
      </w:r>
      <w:commentRangeStart w:id="3878"/>
      <w:r w:rsidRPr="60226960">
        <w:rPr>
          <w:rFonts w:ascii="Times New Roman" w:hAnsi="Times New Roman" w:eastAsia="Times New Roman" w:cs="Times New Roman"/>
        </w:rPr>
        <w:t>including groats, meal and pellets</w:t>
      </w:r>
      <w:commentRangeEnd w:id="3878"/>
      <w:r w:rsidR="00424D0B">
        <w:rPr>
          <w:rStyle w:val="CommentReference"/>
        </w:rPr>
        <w:commentReference w:id="3878"/>
      </w:r>
      <w:ins w:author="Veronica" w:date="2015-09-03T16:21:00Z" w:id="3879">
        <w:r w:rsidRPr="00FD6CF4" w:rsidR="00424D0B">
          <w:rPr>
            <w:rFonts w:ascii="Times New Roman" w:hAnsi="Times New Roman" w:eastAsia="Times New Roman" w:cs="Times New Roman"/>
          </w:rPr>
          <w:t>; bran of sorghum (39120.08)</w:t>
        </w:r>
      </w:ins>
      <w:r w:rsidRPr="60226960">
        <w:rPr>
          <w:rFonts w:ascii="Times New Roman" w:hAnsi="Times New Roman" w:eastAsia="Times New Roman" w:cs="Times New Roman"/>
        </w:rPr>
        <w:t>.</w:t>
      </w:r>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247A5634"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654BECE9" wp14:textId="77777777">
      <w:pPr>
        <w:spacing w:after="0" w:line="240" w:lineRule="auto"/>
        <w:jc w:val="both"/>
        <w:rPr>
          <w:del w:author="Veronica" w:date="2015-09-03T16:21:00Z" w:id="3880"/>
          <w:rFonts w:ascii="Times New Roman" w:hAnsi="Times New Roman" w:cs="Times New Roman"/>
          <w:szCs w:val="20"/>
        </w:rPr>
      </w:pPr>
      <w:del w:author="Veronica" w:date="2015-09-03T16:21:00Z" w:id="3881">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491242"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00F2E29F" wp14:textId="77777777">
      <w:pPr>
        <w:pStyle w:val="Heading3"/>
        <w:rPr>
          <w:rFonts w:ascii="Times New Roman" w:hAnsi="Times New Roman"/>
        </w:rPr>
      </w:pPr>
      <w:r w:rsidRPr="009616CB">
        <w:rPr>
          <w:rFonts w:ascii="Times New Roman" w:hAnsi="Times New Roman"/>
        </w:rPr>
        <w:t>FBS 2520 - Cereals, other</w:t>
      </w:r>
    </w:p>
    <w:p xmlns:wp14="http://schemas.microsoft.com/office/word/2010/wordml" w:rsidRPr="009616CB" w:rsidR="00374C82" w:rsidP="00374C82" w:rsidRDefault="00374C82" w14:paraId="0295B6FC"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xmlns:wp14="http://schemas.microsoft.com/office/word/2010/wordml" w:rsidRPr="009616CB" w:rsidR="00374C82" w:rsidP="00374C82" w:rsidRDefault="00374C82" w14:paraId="47B1F73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xmlns:wp14="http://schemas.microsoft.com/office/word/2010/wordml" w:rsidRPr="009616CB" w:rsidR="00374C82" w:rsidP="00374C82" w:rsidRDefault="00374C82" w14:paraId="27B6D1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xmlns:wp14="http://schemas.microsoft.com/office/word/2010/wordml" w:rsidRPr="009616CB" w:rsidR="00374C82" w:rsidP="00374C82" w:rsidRDefault="00374C82" w14:paraId="4A1D50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xmlns:wp14="http://schemas.microsoft.com/office/word/2010/wordml" w:rsidRPr="009616CB" w:rsidR="00374C82" w:rsidP="00374C82" w:rsidRDefault="00374C82" w14:paraId="29F5A9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xmlns:wp14="http://schemas.microsoft.com/office/word/2010/wordml" w:rsidRPr="009616CB" w:rsidR="00374C82" w:rsidP="00374C82" w:rsidRDefault="00374C82" w14:paraId="1763A8C8"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xmlns:wp14="http://schemas.microsoft.com/office/word/2010/wordml" w:rsidRPr="009616CB" w:rsidR="00374C82" w:rsidP="00374C82" w:rsidRDefault="00374C82" w14:paraId="2BF7B5E2"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xmlns:wp14="http://schemas.microsoft.com/office/word/2010/wordml" w:rsidRPr="009616CB" w:rsidR="00374C82" w:rsidP="00374C82" w:rsidRDefault="00374C82" w14:paraId="625146A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52FD8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xmlns:wp14="http://schemas.microsoft.com/office/word/2010/wordml" w:rsidRPr="009616CB" w:rsidR="00374C82" w:rsidP="00374C82" w:rsidRDefault="00374C82" w14:paraId="1B67A0F1" wp14:textId="77777777">
      <w:pPr>
        <w:widowControl w:val="0"/>
        <w:autoSpaceDE w:val="0"/>
        <w:autoSpaceDN w:val="0"/>
        <w:adjustRightInd w:val="0"/>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0982753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3882"/>
      <w:r w:rsidRPr="009616CB">
        <w:rPr>
          <w:rFonts w:ascii="Times New Roman" w:hAnsi="Times New Roman" w:cs="Times New Roman"/>
          <w:szCs w:val="20"/>
        </w:rPr>
        <w:t xml:space="preserve">Including groats, meal and pellets; </w:t>
      </w:r>
      <w:commentRangeEnd w:id="3882"/>
      <w:r w:rsidR="00424D0B">
        <w:rPr>
          <w:rStyle w:val="CommentReference"/>
        </w:rPr>
        <w:commentReference w:id="3882"/>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roofErr w:type="gramStart"/>
      <w:r w:rsidRPr="009616CB">
        <w:rPr>
          <w:rFonts w:ascii="Times New Roman" w:hAnsi="Times New Roman" w:cs="Times New Roman"/>
          <w:szCs w:val="20"/>
        </w:rPr>
        <w:t>)</w:t>
      </w:r>
      <w:ins w:author="Veronica" w:date="2015-09-03T16:22:00Z" w:id="3883">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lang w:eastAsia="it-IT"/>
          </w:rPr>
          <w:t>bran buckwheat (39120.09), bran of fonio (39120.10), bran of triticale (39120.11), bran of mixed grains (39120.12), bran of cereals (39120.13)</w:t>
        </w:r>
      </w:ins>
    </w:p>
    <w:p xmlns:wp14="http://schemas.microsoft.com/office/word/2010/wordml" w:rsidRPr="009616CB" w:rsidR="00374C82" w:rsidP="00374C82" w:rsidRDefault="00374C82" w14:paraId="4D0B3881" wp14:textId="77777777">
      <w:pPr>
        <w:spacing w:after="0" w:line="240" w:lineRule="auto"/>
        <w:jc w:val="both"/>
        <w:rPr>
          <w:rFonts w:ascii="Times New Roman" w:hAnsi="Times New Roman" w:cs="Times New Roman"/>
          <w:szCs w:val="20"/>
        </w:rPr>
      </w:pPr>
      <w:del w:author="Veronica" w:date="2015-09-03T16:22:00Z" w:id="3884">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xmlns:wp14="http://schemas.microsoft.com/office/word/2010/wordml" w:rsidRPr="009616CB" w:rsidR="00374C82" w:rsidP="00E93C3B" w:rsidRDefault="00F61868" w14:paraId="4F5BE57D" wp14:textId="77777777">
      <w:pPr>
        <w:pStyle w:val="Heading2"/>
      </w:pPr>
      <w:bookmarkStart w:name="_Toc428436082" w:id="3885"/>
      <w:bookmarkStart w:name="_Toc428436383" w:id="3886"/>
      <w:bookmarkStart w:name="_Toc428436509" w:id="3887"/>
      <w:r w:rsidRPr="009616CB">
        <w:t>Roots and Tubers and Derived Products</w:t>
      </w:r>
      <w:bookmarkEnd w:id="3885"/>
      <w:bookmarkEnd w:id="3886"/>
      <w:bookmarkEnd w:id="3887"/>
    </w:p>
    <w:p xmlns:wp14="http://schemas.microsoft.com/office/word/2010/wordml" w:rsidRPr="009616CB" w:rsidR="00374C82" w:rsidP="00374C82" w:rsidRDefault="00374C82" w14:paraId="7C8AB1DE"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2E7AE6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xmlns:wp14="http://schemas.microsoft.com/office/word/2010/wordml" w:rsidRPr="009616CB" w:rsidR="00374C82" w:rsidP="00374C82" w:rsidRDefault="00374C82" w14:paraId="1668AC0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xmlns:wp14="http://schemas.microsoft.com/office/word/2010/wordml" w:rsidRPr="009616CB" w:rsidR="00374C82" w:rsidP="00374C82" w:rsidRDefault="00374C82" w14:paraId="02A304A9"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969CEBB" wp14:textId="77777777">
      <w:pPr>
        <w:pStyle w:val="Heading3"/>
        <w:rPr>
          <w:rFonts w:ascii="Times New Roman" w:hAnsi="Times New Roman" w:eastAsiaTheme="majorEastAsia"/>
          <w:lang w:val="it-IT" w:eastAsia="it-IT"/>
        </w:rPr>
      </w:pPr>
      <w:r w:rsidRPr="009616CB">
        <w:rPr>
          <w:rFonts w:ascii="Times New Roman" w:hAnsi="Times New Roman" w:eastAsiaTheme="majorEastAsia"/>
          <w:lang w:val="it-IT" w:eastAsia="it-IT"/>
        </w:rPr>
        <w:t>FBS 2520 – Cassava</w:t>
      </w:r>
    </w:p>
    <w:p xmlns:wp14="http://schemas.microsoft.com/office/word/2010/wordml" w:rsidRPr="009616CB" w:rsidR="00374C82" w:rsidP="00374C82" w:rsidRDefault="00374C82" w14:paraId="4701DF7B" wp14:textId="77777777">
      <w:pPr>
        <w:spacing w:after="0" w:line="240" w:lineRule="auto"/>
        <w:jc w:val="both"/>
        <w:rPr>
          <w:rFonts w:ascii="Times New Roman" w:hAnsi="Times New Roman" w:cs="Times New Roman"/>
          <w:iCs/>
          <w:lang w:val="it-IT"/>
        </w:rPr>
      </w:pPr>
      <w:proofErr w:type="gramStart"/>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proofErr w:type="gramEnd"/>
      <w:r w:rsidRPr="009616CB">
        <w:rPr>
          <w:rFonts w:ascii="Times New Roman" w:hAnsi="Times New Roman" w:cs="Times New Roman"/>
          <w:iCs/>
          <w:lang w:val="it-IT"/>
        </w:rPr>
        <w:t xml:space="preserve">. </w:t>
      </w:r>
    </w:p>
    <w:p xmlns:wp14="http://schemas.microsoft.com/office/word/2010/wordml" w:rsidRPr="009616CB" w:rsidR="00374C82" w:rsidP="00374C82" w:rsidRDefault="00374C82" w14:paraId="1A17AB0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374C82" w:rsidP="00374C82" w:rsidRDefault="00374C82" w14:paraId="46FD9AA8"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9940D65"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hint="eastAsia" w:ascii="MS Mincho" w:hAnsi="MS Mincho" w:eastAsia="MS Mincho" w:cs="MS Mincho"/>
          <w:bCs/>
          <w:rtl/>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xmlns:wp14="http://schemas.microsoft.com/office/word/2010/wordml" w:rsidRPr="009616CB" w:rsidR="00374C82" w:rsidP="00374C82" w:rsidRDefault="00374C82" w14:paraId="083BFBA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EF89CB9"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xmlns:wp14="http://schemas.microsoft.com/office/word/2010/wordml" w:rsidRPr="009616CB" w:rsidR="00374C82" w:rsidP="00374C82" w:rsidRDefault="00374C82" w14:paraId="644FB73E"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F61868" w:rsidRDefault="00374C82" w14:paraId="0B52992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2531 – Potatoes</w:t>
      </w:r>
    </w:p>
    <w:p xmlns:wp14="http://schemas.microsoft.com/office/word/2010/wordml" w:rsidRPr="009616CB" w:rsidR="00374C82" w:rsidP="00374C82" w:rsidRDefault="00374C82" w14:paraId="4DD40BF2"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64390A5B"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xmlns:wp14="http://schemas.microsoft.com/office/word/2010/wordml" w:rsidRPr="009616CB" w:rsidR="00374C82" w:rsidP="00374C82" w:rsidRDefault="00374C82" w14:paraId="7669F3E4"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xmlns:wp14="http://schemas.microsoft.com/office/word/2010/wordml" w:rsidRPr="009616CB" w:rsidR="00374C82" w:rsidP="00374C82" w:rsidRDefault="00374C82" w14:paraId="4D96161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AFB7C6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xmlns:wp14="http://schemas.microsoft.com/office/word/2010/wordml" w:rsidRPr="009616CB" w:rsidR="00374C82" w:rsidP="00374C82" w:rsidRDefault="00374C82" w14:paraId="5357B1DD"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AB6C6B" wp14:textId="77777777">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xmlns:wp14="http://schemas.microsoft.com/office/word/2010/wordml" w:rsidRPr="009616CB" w:rsidR="00374C82" w:rsidP="00374C82" w:rsidRDefault="00374C82" w14:paraId="4B1395F2"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376C944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2533 - Sweet potatoes</w:t>
      </w:r>
    </w:p>
    <w:p xmlns:wp14="http://schemas.microsoft.com/office/word/2010/wordml" w:rsidRPr="009616CB" w:rsidR="00374C82" w:rsidP="00374C82" w:rsidRDefault="00374C82" w14:paraId="076E4BC6"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374C82" w:rsidP="00374C82" w:rsidRDefault="00374C82" w14:paraId="09D37A0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F61868" w:rsidRDefault="00374C82" w14:paraId="1195A78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2535 - Yams</w:t>
      </w:r>
    </w:p>
    <w:p xmlns:wp14="http://schemas.microsoft.com/office/word/2010/wordml" w:rsidRPr="009616CB" w:rsidR="00374C82" w:rsidP="00374C82" w:rsidRDefault="00374C82" w14:paraId="39B28E4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hAnsi="Times New Roman" w:eastAsia="Times New Roman" w:cs="Times New Roman"/>
          <w:szCs w:val="20"/>
        </w:rPr>
        <w:t xml:space="preserve">tubers from vines of the genus </w:t>
      </w:r>
      <w:r w:rsidRPr="009616CB">
        <w:rPr>
          <w:rFonts w:ascii="Times New Roman" w:hAnsi="Times New Roman" w:eastAsia="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xmlns:wp14="http://schemas.microsoft.com/office/word/2010/wordml" w:rsidRPr="009616CB" w:rsidR="00374C82" w:rsidP="00374C82" w:rsidRDefault="00374C82" w14:paraId="6BBD19E2"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xmlns:wp14="http://schemas.microsoft.com/office/word/2010/wordml" w:rsidRPr="009616CB" w:rsidR="00374C82" w:rsidP="00374C82" w:rsidRDefault="00374C82" w14:paraId="33BCD80B" wp14:textId="77777777">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xmlns:wp14="http://schemas.microsoft.com/office/word/2010/wordml" w:rsidRPr="009616CB" w:rsidR="00374C82" w:rsidP="00374C82" w:rsidRDefault="00374C82" w14:paraId="77DACFEA"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233481B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2534 - Roots, other</w:t>
      </w:r>
    </w:p>
    <w:p xmlns:wp14="http://schemas.microsoft.com/office/word/2010/wordml" w:rsidRPr="009616CB" w:rsidR="00374C82" w:rsidP="00374C82" w:rsidRDefault="00374C82" w14:paraId="6781D80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Other </w:t>
      </w:r>
      <w:proofErr w:type="gramStart"/>
      <w:r w:rsidRPr="009616CB">
        <w:rPr>
          <w:rFonts w:ascii="Times New Roman" w:hAnsi="Times New Roman" w:cs="Times New Roman"/>
        </w:rPr>
        <w:t>cereals includes</w:t>
      </w:r>
      <w:proofErr w:type="gramEnd"/>
      <w:r w:rsidRPr="009616CB">
        <w:rPr>
          <w:rFonts w:ascii="Times New Roman" w:hAnsi="Times New Roman" w:cs="Times New Roman"/>
        </w:rPr>
        <w:t xml:space="preserve"> the following species:</w:t>
      </w:r>
    </w:p>
    <w:p xmlns:wp14="http://schemas.microsoft.com/office/word/2010/wordml" w:rsidRPr="009616CB" w:rsidR="00374C82" w:rsidP="00374C82" w:rsidRDefault="00374C82" w14:paraId="7017875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474760A"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511427" w:rsidP="00511427" w:rsidRDefault="00511427" w14:paraId="103363D1"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xmlns:wp14="http://schemas.microsoft.com/office/word/2010/wordml" w:rsidRPr="009616CB" w:rsidR="00374C82" w:rsidP="00374C82" w:rsidRDefault="00374C82" w14:paraId="07764F36"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xmlns:wp14="http://schemas.microsoft.com/office/word/2010/wordml" w:rsidRPr="009616CB" w:rsidR="00374C82" w:rsidP="00374C82" w:rsidRDefault="00374C82" w14:paraId="5A1AF18B"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Del="00B836CF" w:rsidP="00374C82" w:rsidRDefault="00374C82" w14:paraId="05468E42" wp14:textId="77777777">
      <w:pPr>
        <w:widowControl w:val="0"/>
        <w:autoSpaceDE w:val="0"/>
        <w:autoSpaceDN w:val="0"/>
        <w:adjustRightInd w:val="0"/>
        <w:spacing w:after="0" w:line="240" w:lineRule="auto"/>
        <w:jc w:val="both"/>
        <w:rPr>
          <w:del w:author="Josh Browning" w:date="2015-09-03T16:36:00Z" w:id="3888"/>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xmlns:wp14="http://schemas.microsoft.com/office/word/2010/wordml" w:rsidRPr="009616CB" w:rsidR="00374C82" w:rsidP="00374C82" w:rsidRDefault="00374C82" w14:paraId="2C5C0DD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xmlns:wp14="http://schemas.microsoft.com/office/word/2010/wordml" w:rsidRPr="009616CB" w:rsidR="00374C82" w:rsidP="00374C82" w:rsidRDefault="00374C82" w14:paraId="2B10877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E4A0D6E"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xmlns:wp14="http://schemas.microsoft.com/office/word/2010/wordml" w:rsidRPr="009616CB" w:rsidR="00374C82" w:rsidP="00374C82" w:rsidRDefault="00374C82" w14:paraId="5A31673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xmlns:wp14="http://schemas.microsoft.com/office/word/2010/wordml" w:rsidRPr="009616CB" w:rsidR="00374C82" w:rsidP="00374C82" w:rsidRDefault="00374C82" w14:paraId="39F547F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xmlns:wp14="http://schemas.microsoft.com/office/word/2010/wordml" w:rsidRPr="009616CB" w:rsidR="00374C82" w:rsidP="00374C82" w:rsidRDefault="00374C82" w14:paraId="5901A99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xmlns:wp14="http://schemas.microsoft.com/office/word/2010/wordml" w:rsidRPr="009616CB" w:rsidR="00374C82" w:rsidP="00374C82" w:rsidRDefault="00374C82" w14:paraId="3F75FB8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xmlns:wp14="http://schemas.microsoft.com/office/word/2010/wordml" w:rsidRPr="009616CB" w:rsidR="00374C82" w:rsidP="00374C82" w:rsidRDefault="00374C82" w14:paraId="28BE3469"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xmlns:wp14="http://schemas.microsoft.com/office/word/2010/wordml" w:rsidRPr="009616CB" w:rsidR="00374C82" w:rsidP="00374C82" w:rsidRDefault="00374C82" w14:paraId="65CD999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xmlns:wp14="http://schemas.microsoft.com/office/word/2010/wordml" w:rsidRPr="009616CB" w:rsidR="00374C82" w:rsidP="00374C82" w:rsidRDefault="00374C82" w14:paraId="1EA310B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xmlns:wp14="http://schemas.microsoft.com/office/word/2010/wordml" w:rsidRPr="009616CB" w:rsidR="00374C82" w:rsidP="00374C82" w:rsidRDefault="00374C82" w14:paraId="498F9C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7BEAB8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374C82" w:rsidP="00374C82" w:rsidRDefault="00374C82" w14:paraId="6BE752B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4BCE766"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xmlns:wp14="http://schemas.microsoft.com/office/word/2010/wordml" w:rsidRPr="009616CB" w:rsidR="00374C82" w:rsidP="00E93C3B" w:rsidRDefault="00374C82" w14:paraId="106C2489" wp14:textId="77777777">
      <w:pPr>
        <w:pStyle w:val="Heading2"/>
        <w:rPr>
          <w:rFonts w:eastAsiaTheme="majorEastAsia"/>
          <w:lang w:eastAsia="it-IT"/>
        </w:rPr>
      </w:pPr>
      <w:r w:rsidRPr="009616CB">
        <w:br w:type="page"/>
      </w:r>
      <w:bookmarkStart w:name="_Toc428436083" w:id="3889"/>
      <w:bookmarkStart w:name="_Toc428436384" w:id="3890"/>
      <w:bookmarkStart w:name="_Toc428436510" w:id="3891"/>
      <w:r w:rsidRPr="009616CB" w:rsidR="00F61868">
        <w:rPr>
          <w:rFonts w:eastAsiaTheme="majorEastAsia"/>
          <w:lang w:eastAsia="it-IT"/>
        </w:rPr>
        <w:lastRenderedPageBreak/>
        <w:t>Sugar crops and sweeteners and derived products</w:t>
      </w:r>
      <w:bookmarkEnd w:id="3889"/>
      <w:bookmarkEnd w:id="3890"/>
      <w:bookmarkEnd w:id="3891"/>
    </w:p>
    <w:p xmlns:wp14="http://schemas.microsoft.com/office/word/2010/wordml" w:rsidRPr="009616CB" w:rsidR="00374C82" w:rsidP="00374C82" w:rsidRDefault="00374C82" w14:paraId="362AC356" wp14:textId="77777777">
      <w:pPr>
        <w:spacing w:after="0" w:line="240" w:lineRule="auto"/>
        <w:jc w:val="center"/>
        <w:rPr>
          <w:rFonts w:ascii="Times New Roman" w:hAnsi="Times New Roman" w:cs="Times New Roman" w:eastAsiaTheme="majorEastAsia"/>
          <w:b/>
          <w:bCs/>
          <w:color w:val="365F91" w:themeColor="accent1" w:themeShade="BF"/>
          <w:sz w:val="20"/>
          <w:szCs w:val="20"/>
          <w:lang w:eastAsia="it-IT"/>
        </w:rPr>
      </w:pPr>
    </w:p>
    <w:p xmlns:wp14="http://schemas.microsoft.com/office/word/2010/wordml" w:rsidRPr="009616CB" w:rsidR="00374C82" w:rsidP="00374C82" w:rsidRDefault="00374C82" w14:paraId="4A5FCC1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xmlns:wp14="http://schemas.microsoft.com/office/word/2010/wordml" w:rsidRPr="009616CB" w:rsidR="00374C82" w:rsidP="00374C82" w:rsidRDefault="00374C82" w14:paraId="04484F8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51E1D9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374C82" w:rsidP="00374C82" w:rsidRDefault="00374C82" w14:paraId="1B79629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C95320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374C82" w:rsidP="00374C82" w:rsidRDefault="00374C82" w14:paraId="710D5D1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FB7407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2536 - Sugar cane</w:t>
      </w:r>
    </w:p>
    <w:p xmlns:wp14="http://schemas.microsoft.com/office/word/2010/wordml" w:rsidRPr="009616CB" w:rsidR="00374C82" w:rsidP="00374C82" w:rsidRDefault="00374C82" w14:paraId="5B44C59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xmlns:wp14="http://schemas.microsoft.com/office/word/2010/wordml" w:rsidRPr="009616CB" w:rsidR="00374C82" w:rsidP="00374C82" w:rsidRDefault="00374C82" w14:paraId="665AD2FC"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2CAB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xmlns:wp14="http://schemas.microsoft.com/office/word/2010/wordml" w:rsidRPr="009616CB" w:rsidR="00374C82" w:rsidP="00374C82" w:rsidRDefault="00374C82" w14:paraId="065F8BB5"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F61868" w:rsidRDefault="00374C82" w14:paraId="20BA23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2537 - Sugar beet</w:t>
      </w:r>
    </w:p>
    <w:p xmlns:wp14="http://schemas.microsoft.com/office/word/2010/wordml" w:rsidRPr="009616CB" w:rsidR="00374C82" w:rsidP="00374C82" w:rsidRDefault="00374C82" w14:paraId="0EE11560"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xmlns:wp14="http://schemas.microsoft.com/office/word/2010/wordml" w:rsidRPr="009616CB" w:rsidR="00374C82" w:rsidP="00374C82" w:rsidRDefault="00374C82" w14:paraId="5FDB4134"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7B1F355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2541 - Sugar non-centrifugal</w:t>
      </w:r>
    </w:p>
    <w:p xmlns:wp14="http://schemas.microsoft.com/office/word/2010/wordml" w:rsidRPr="009616CB" w:rsidR="00374C82" w:rsidP="00374C82" w:rsidRDefault="00374C82" w14:paraId="465DBCBC"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xmlns:wp14="http://schemas.microsoft.com/office/word/2010/wordml" w:rsidRPr="009616CB" w:rsidR="00374C82" w:rsidP="00374C82" w:rsidRDefault="00374C82" w14:paraId="0A1E18D0"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374C82" w:rsidP="00374C82" w:rsidRDefault="00374C82" w14:paraId="712365A2" wp14:textId="77777777">
      <w:pPr>
        <w:spacing w:after="0" w:line="240" w:lineRule="auto"/>
        <w:jc w:val="both"/>
        <w:rPr>
          <w:rFonts w:ascii="Times New Roman" w:hAnsi="Times New Roman" w:cs="Times New Roman"/>
          <w:szCs w:val="20"/>
        </w:rPr>
      </w:pPr>
    </w:p>
    <w:p xmlns:wp14="http://schemas.microsoft.com/office/word/2010/wordml" w:rsidRPr="009616CB" w:rsidR="00374C82" w:rsidP="00F61868" w:rsidRDefault="00374C82" w14:paraId="213A083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2827 - Sugar (Raw Equivalent)</w:t>
      </w:r>
    </w:p>
    <w:p xmlns:wp14="http://schemas.microsoft.com/office/word/2010/wordml" w:rsidRPr="009616CB" w:rsidR="00374C82" w:rsidP="00374C82" w:rsidRDefault="00374C82" w14:paraId="5FEAF4EF"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374C82" w:rsidP="00374C82" w:rsidRDefault="00374C82" w14:paraId="350DA46F"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287A053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2543 - Sweeteners, Other</w:t>
      </w:r>
    </w:p>
    <w:p xmlns:wp14="http://schemas.microsoft.com/office/word/2010/wordml" w:rsidRPr="009616CB" w:rsidR="00374C82" w:rsidP="00374C82" w:rsidRDefault="00374C82" w14:paraId="111E4DFC"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Other </w:t>
      </w:r>
      <w:proofErr w:type="gramStart"/>
      <w:r w:rsidRPr="009616CB">
        <w:rPr>
          <w:rFonts w:ascii="Times New Roman" w:hAnsi="Times New Roman" w:cs="Times New Roman"/>
          <w:szCs w:val="20"/>
        </w:rPr>
        <w:t>sweeteners includes</w:t>
      </w:r>
      <w:proofErr w:type="gramEnd"/>
      <w:r w:rsidRPr="009616CB">
        <w:rPr>
          <w:rFonts w:ascii="Times New Roman" w:hAnsi="Times New Roman" w:cs="Times New Roman"/>
          <w:szCs w:val="20"/>
        </w:rPr>
        <w:t xml:space="preserve"> the following species:</w:t>
      </w:r>
    </w:p>
    <w:p xmlns:wp14="http://schemas.microsoft.com/office/word/2010/wordml" w:rsidRPr="009616CB" w:rsidR="00374C82" w:rsidP="00374C82" w:rsidRDefault="00374C82" w14:paraId="5E6AEAB0"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xmlns:wp14="http://schemas.microsoft.com/office/word/2010/wordml" w:rsidRPr="009616CB" w:rsidR="00374C82" w:rsidP="00374C82" w:rsidRDefault="00374C82" w14:paraId="47F8503E"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6115459D"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374C82" w:rsidP="00374C82" w:rsidRDefault="00374C82" w14:paraId="2BC80DF2"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1B0F7D8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xmlns:wp14="http://schemas.microsoft.com/office/word/2010/wordml" w:rsidRPr="009616CB" w:rsidR="00374C82" w:rsidP="00374C82" w:rsidRDefault="00374C82" w14:paraId="222D7D0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BFE2C84"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w:t>
      </w:r>
      <w:proofErr w:type="gramStart"/>
      <w:r w:rsidRPr="009616CB">
        <w:rPr>
          <w:rFonts w:ascii="Times New Roman" w:hAnsi="Times New Roman"/>
          <w:szCs w:val="20"/>
        </w:rPr>
        <w:t>sugar</w:t>
      </w:r>
      <w:proofErr w:type="gramEnd"/>
      <w:r w:rsidRPr="009616CB">
        <w:rPr>
          <w:rFonts w:ascii="Times New Roman" w:hAnsi="Times New Roman"/>
          <w:szCs w:val="20"/>
        </w:rPr>
        <w:t xml:space="preserve"> beet seeds (01803), locust beans (carobs) (01356).</w:t>
      </w:r>
    </w:p>
    <w:p xmlns:wp14="http://schemas.microsoft.com/office/word/2010/wordml" w:rsidRPr="009616CB" w:rsidR="00374C82" w:rsidP="00374C82" w:rsidRDefault="00374C82" w14:paraId="0BF37D2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E779A4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xmlns:wp14="http://schemas.microsoft.com/office/word/2010/wordml" w:rsidRPr="009616CB" w:rsidR="00374C82" w:rsidP="00374C82" w:rsidRDefault="00374C82" w14:paraId="5715B380"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xmlns:wp14="http://schemas.microsoft.com/office/word/2010/wordml" w:rsidRPr="009616CB" w:rsidR="00374C82" w:rsidP="00374C82" w:rsidRDefault="00374C82" w14:paraId="39ECC403"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3A14A9F3"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xmlns:wp14="http://schemas.microsoft.com/office/word/2010/wordml" w:rsidRPr="009616CB" w:rsidR="00374C82" w:rsidP="00374C82" w:rsidRDefault="00374C82" w14:paraId="0BEB1446"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xmlns:wp14="http://schemas.microsoft.com/office/word/2010/wordml" w:rsidRPr="009616CB" w:rsidR="00374C82" w:rsidP="00374C82" w:rsidRDefault="00374C82" w14:paraId="4258319E"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xmlns:wp14="http://schemas.microsoft.com/office/word/2010/wordml" w:rsidRPr="009616CB" w:rsidR="00374C82" w:rsidP="00374C82" w:rsidRDefault="00374C82" w14:paraId="3EA18EEE" wp14:textId="77777777">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xmlns:wp14="http://schemas.microsoft.com/office/word/2010/wordml" w:rsidRPr="009616CB" w:rsidR="00374C82" w:rsidP="00374C82" w:rsidRDefault="00374C82" w14:paraId="78B15C3B"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xmlns:wp14="http://schemas.microsoft.com/office/word/2010/wordml" w:rsidRPr="009616CB" w:rsidR="00374C82" w:rsidP="00374C82" w:rsidRDefault="00374C82" w14:paraId="3B4EB0C3"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xmlns:wp14="http://schemas.microsoft.com/office/word/2010/wordml" w:rsidRPr="009616CB" w:rsidR="00374C82" w:rsidP="00374C82" w:rsidRDefault="00374C82" w14:paraId="6B5946F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430547D5"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374C82" w:rsidP="00374C82" w:rsidRDefault="00374C82" w14:paraId="73D6943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AD27D3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374C82" w:rsidP="00374C82" w:rsidRDefault="00374C82" w14:paraId="52A21DE1" wp14:textId="77777777">
      <w:pPr>
        <w:pStyle w:val="ListParagraph"/>
        <w:tabs>
          <w:tab w:val="left" w:pos="142"/>
          <w:tab w:val="left" w:pos="426"/>
        </w:tabs>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EBBD7E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hAnsi="Times New Roman" w:eastAsia="MS Mincho"/>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hAnsi="Times New Roman" w:eastAsia="MS Mincho"/>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hint="eastAsia" w:ascii="MS Mincho" w:hAnsi="MS Mincho" w:eastAsia="MS Mincho" w:cs="MS Mincho"/>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xmlns:wp14="http://schemas.microsoft.com/office/word/2010/wordml" w:rsidRPr="009616CB" w:rsidR="00374C82" w:rsidP="00374C82" w:rsidRDefault="00374C82" w14:paraId="19DD1F09" wp14:textId="77777777">
      <w:pPr>
        <w:pStyle w:val="ListParagraph"/>
        <w:spacing w:after="0" w:line="240" w:lineRule="auto"/>
        <w:contextualSpacing w:val="0"/>
        <w:jc w:val="both"/>
        <w:rPr>
          <w:rFonts w:ascii="Times New Roman" w:hAnsi="Times New Roman"/>
          <w:szCs w:val="20"/>
        </w:rPr>
      </w:pPr>
    </w:p>
    <w:p xmlns:wp14="http://schemas.microsoft.com/office/word/2010/wordml" w:rsidRPr="009616CB" w:rsidR="00374C82" w:rsidP="00374C82" w:rsidRDefault="00374C82" w14:paraId="05F25866"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xmlns:wp14="http://schemas.microsoft.com/office/word/2010/wordml" w:rsidRPr="009616CB" w:rsidR="00374C82" w:rsidP="00374C82" w:rsidRDefault="00374C82" w14:paraId="2383DB66"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F61868" w:rsidRDefault="00374C82" w14:paraId="0331E01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2745 - Honey</w:t>
      </w:r>
    </w:p>
    <w:p xmlns:wp14="http://schemas.microsoft.com/office/word/2010/wordml" w:rsidRPr="009616CB" w:rsidR="00374C82" w:rsidP="00374C82" w:rsidRDefault="00374C82" w14:paraId="3DA092B6"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xmlns:wp14="http://schemas.microsoft.com/office/word/2010/wordml" w:rsidRPr="009616CB" w:rsidR="00374C82" w:rsidP="00374C82" w:rsidRDefault="00374C82" w14:paraId="7AC3ED1B"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382DF2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xmlns:wp14="http://schemas.microsoft.com/office/word/2010/wordml" w:rsidRPr="009616CB" w:rsidR="00374C82" w:rsidP="00374C82" w:rsidRDefault="00374C82" w14:paraId="30812F99"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xmlns:wp14="http://schemas.microsoft.com/office/word/2010/wordml" w:rsidRPr="009616CB" w:rsidR="00374C82" w:rsidP="00E93C3B" w:rsidRDefault="00F61868" w14:paraId="011D1EE7" wp14:textId="77777777">
      <w:pPr>
        <w:pStyle w:val="Heading2"/>
      </w:pPr>
      <w:bookmarkStart w:name="_Toc428436084" w:id="3892"/>
      <w:bookmarkStart w:name="_Toc428436385" w:id="3893"/>
      <w:bookmarkStart w:name="_Toc428436511" w:id="3894"/>
      <w:r w:rsidRPr="009616CB">
        <w:lastRenderedPageBreak/>
        <w:t>Pulses and derived products</w:t>
      </w:r>
      <w:bookmarkEnd w:id="3892"/>
      <w:bookmarkEnd w:id="3893"/>
      <w:bookmarkEnd w:id="3894"/>
    </w:p>
    <w:p xmlns:wp14="http://schemas.microsoft.com/office/word/2010/wordml" w:rsidRPr="009616CB" w:rsidR="00374C82" w:rsidP="00374C82" w:rsidRDefault="00374C82" w14:paraId="21E5C6E6"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511427" w:rsidRDefault="00374C82" w14:paraId="732A018E" wp14:textId="7777777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Pr="009616CB" w:rsidR="00F61868">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Pr="009616CB" w:rsidR="00F61868">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Pr="009616CB" w:rsidR="00F61868">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Pr="009616CB" w:rsidR="00F61868">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xmlns:wp14="http://schemas.microsoft.com/office/word/2010/wordml" w:rsidRPr="009616CB" w:rsidR="00374C82" w:rsidP="00374C82" w:rsidRDefault="00374C82" w14:paraId="66B332E6"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5381125E"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 2546 Beans</w:t>
      </w:r>
    </w:p>
    <w:p xmlns:wp14="http://schemas.microsoft.com/office/word/2010/wordml" w:rsidRPr="009616CB" w:rsidR="00374C82" w:rsidP="00374C82" w:rsidRDefault="00374C82" w14:paraId="2B7FEC6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xmlns:wp14="http://schemas.microsoft.com/office/word/2010/wordml" w:rsidRPr="009616CB" w:rsidR="00374C82" w:rsidP="00374C82" w:rsidRDefault="00374C82" w14:paraId="45454F29"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4A7C2F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374C82" w:rsidP="00374C82" w:rsidRDefault="00374C82" w14:paraId="3917488B"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A5CA67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2547 – Peas</w:t>
      </w:r>
    </w:p>
    <w:p xmlns:wp14="http://schemas.microsoft.com/office/word/2010/wordml" w:rsidRPr="009616CB" w:rsidR="00374C82" w:rsidP="00374C82" w:rsidRDefault="00374C82" w14:paraId="432F4D9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xmlns:wp14="http://schemas.microsoft.com/office/word/2010/wordml" w:rsidRPr="009616CB" w:rsidR="00374C82" w:rsidP="00374C82" w:rsidRDefault="00374C82" w14:paraId="17E7F16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49A4701E" wp14:textId="77777777">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 xml:space="preserve">dried peas, shelled, whether or not skinned or split; peas for fodder, dried, shelled; green peas, dried, shelled, whether or not skinned or split; </w:t>
      </w:r>
      <w:proofErr w:type="gramStart"/>
      <w:r w:rsidRPr="009616CB">
        <w:rPr>
          <w:rFonts w:ascii="Times New Roman" w:hAnsi="Times New Roman" w:cs="Times New Roman"/>
          <w:bCs/>
        </w:rPr>
        <w:t>peas</w:t>
      </w:r>
      <w:proofErr w:type="gramEnd"/>
      <w:r w:rsidRPr="009616CB">
        <w:rPr>
          <w:rFonts w:ascii="Times New Roman" w:hAnsi="Times New Roman" w:cs="Times New Roman"/>
          <w:bCs/>
        </w:rPr>
        <w:t xml:space="preserve"> seed, dried</w:t>
      </w:r>
    </w:p>
    <w:p xmlns:wp14="http://schemas.microsoft.com/office/word/2010/wordml" w:rsidRPr="009616CB" w:rsidR="00374C82" w:rsidP="00374C82" w:rsidRDefault="00374C82" w14:paraId="54F4515C" wp14:textId="77777777">
      <w:pPr>
        <w:spacing w:after="0" w:line="240" w:lineRule="auto"/>
        <w:jc w:val="both"/>
        <w:rPr>
          <w:rFonts w:ascii="Times New Roman" w:hAnsi="Times New Roman" w:cs="Times New Roman"/>
          <w:b/>
          <w:bCs/>
          <w:szCs w:val="20"/>
        </w:rPr>
      </w:pPr>
    </w:p>
    <w:p xmlns:wp14="http://schemas.microsoft.com/office/word/2010/wordml" w:rsidRPr="009616CB" w:rsidR="00374C82" w:rsidP="00F61868" w:rsidRDefault="00374C82" w14:paraId="25C69741"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2549 – Other pulses and products</w:t>
      </w:r>
    </w:p>
    <w:p xmlns:wp14="http://schemas.microsoft.com/office/word/2010/wordml" w:rsidRPr="009616CB" w:rsidR="00374C82" w:rsidP="00374C82" w:rsidRDefault="00374C82" w14:paraId="6F34210A"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Other pulses and products </w:t>
      </w:r>
      <w:proofErr w:type="gramStart"/>
      <w:r w:rsidRPr="009616CB">
        <w:rPr>
          <w:rFonts w:ascii="Times New Roman" w:hAnsi="Times New Roman" w:cs="Times New Roman"/>
        </w:rPr>
        <w:t>includes</w:t>
      </w:r>
      <w:proofErr w:type="gramEnd"/>
      <w:r w:rsidRPr="009616CB">
        <w:rPr>
          <w:rFonts w:ascii="Times New Roman" w:hAnsi="Times New Roman" w:cs="Times New Roman"/>
        </w:rPr>
        <w:t xml:space="preserve"> the following commodities (dried and shelled, of a kind used for human or animal consumption, even if intended for sowing or for other purposes):</w:t>
      </w:r>
    </w:p>
    <w:p xmlns:wp14="http://schemas.microsoft.com/office/word/2010/wordml" w:rsidRPr="009616CB" w:rsidR="00374C82" w:rsidP="00374C82" w:rsidRDefault="00374C82" w14:paraId="04058B1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xmlns:wp14="http://schemas.microsoft.com/office/word/2010/wordml" w:rsidRPr="009616CB" w:rsidR="00374C82" w:rsidP="00374C82" w:rsidRDefault="00374C82" w14:paraId="4B7C89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xmlns:wp14="http://schemas.microsoft.com/office/word/2010/wordml" w:rsidRPr="009616CB" w:rsidR="00374C82" w:rsidP="00374C82" w:rsidRDefault="00374C82" w14:paraId="7872096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xmlns:wp14="http://schemas.microsoft.com/office/word/2010/wordml" w:rsidRPr="009616CB" w:rsidR="00374C82" w:rsidP="00374C82" w:rsidRDefault="00374C82" w14:paraId="65EB577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xmlns:wp14="http://schemas.microsoft.com/office/word/2010/wordml" w:rsidRPr="009616CB" w:rsidR="00374C82" w:rsidP="00374C82" w:rsidRDefault="00374C82" w14:paraId="7491AD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xmlns:wp14="http://schemas.microsoft.com/office/word/2010/wordml" w:rsidRPr="009616CB" w:rsidR="00374C82" w:rsidP="00374C82" w:rsidRDefault="00374C82" w14:paraId="72085C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xmlns:wp14="http://schemas.microsoft.com/office/word/2010/wordml" w:rsidRPr="009616CB" w:rsidR="00374C82" w:rsidP="00374C82" w:rsidRDefault="00374C82" w14:paraId="34A370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374C82" w:rsidP="00374C82" w:rsidRDefault="00374C82" w14:paraId="264BD0C3" wp14:textId="77777777">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xmlns:wp14="http://schemas.microsoft.com/office/word/2010/wordml" w:rsidRPr="009616CB" w:rsidR="00374C82" w:rsidP="00374C82" w:rsidRDefault="00374C82" w14:paraId="0BC8CCCF"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293C7856" wp14:textId="77777777" wp14:noSpellErr="1">
      <w:pPr>
        <w:spacing w:after="0" w:line="240" w:lineRule="auto"/>
        <w:jc w:val="both"/>
        <w:rPr>
          <w:rFonts w:ascii="Times New Roman" w:hAnsi="Times New Roman" w:cs="Times New Roman"/>
        </w:rPr>
      </w:pPr>
      <w:r w:rsidRPr="60226960">
        <w:rPr>
          <w:rFonts w:ascii="Times New Roman" w:hAnsi="Times New Roman" w:eastAsia="Times New Roman" w:cs="Times New Roman"/>
        </w:rPr>
        <w:t>Processed products expressed in terms of primary equivalent: flour of pulses (23170.03</w:t>
      </w:r>
      <w:proofErr w:type="gramStart"/>
      <w:r w:rsidRPr="60226960">
        <w:rPr>
          <w:rFonts w:ascii="Times New Roman" w:hAnsi="Times New Roman" w:eastAsia="Times New Roman" w:cs="Times New Roman"/>
        </w:rPr>
        <w:t>)</w:t>
      </w:r>
      <w:ins w:author="Veronica" w:date="2015-09-03T16:23:00Z" w:id="389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pulses (39120.14)</w:t>
        </w:r>
      </w:ins>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47382694" wp14:textId="77777777">
      <w:pPr>
        <w:spacing w:after="0" w:line="240" w:lineRule="auto"/>
        <w:jc w:val="both"/>
        <w:rPr>
          <w:rFonts w:ascii="Times New Roman" w:hAnsi="Times New Roman" w:cs="Times New Roman"/>
        </w:rPr>
      </w:pPr>
    </w:p>
    <w:p xmlns:wp14="http://schemas.microsoft.com/office/word/2010/wordml" w:rsidRPr="009616CB" w:rsidR="00374C82" w:rsidDel="00424D0B" w:rsidP="00374C82" w:rsidRDefault="00374C82" w14:paraId="25D5B58C" wp14:textId="77777777">
      <w:pPr>
        <w:pStyle w:val="ListParagraph"/>
        <w:tabs>
          <w:tab w:val="left" w:pos="210"/>
        </w:tabs>
        <w:spacing w:after="0" w:line="240" w:lineRule="auto"/>
        <w:ind w:left="0"/>
        <w:contextualSpacing w:val="0"/>
        <w:jc w:val="both"/>
        <w:rPr>
          <w:del w:author="Veronica" w:date="2015-09-03T16:23:00Z" w:id="3896"/>
          <w:rFonts w:ascii="Times New Roman" w:hAnsi="Times New Roman"/>
        </w:rPr>
      </w:pPr>
      <w:del w:author="Veronica" w:date="2015-09-03T16:23:00Z" w:id="3897">
        <w:r w:rsidRPr="009616CB" w:rsidDel="00424D0B">
          <w:rPr>
            <w:rFonts w:ascii="Times New Roman" w:hAnsi="Times New Roman"/>
          </w:rPr>
          <w:delText>Nutrient data only are available for: Bran of Pulses (39120.14)</w:delText>
        </w:r>
      </w:del>
    </w:p>
    <w:p xmlns:wp14="http://schemas.microsoft.com/office/word/2010/wordml" w:rsidRPr="009616CB" w:rsidR="00374C82" w:rsidP="00E93C3B" w:rsidRDefault="00374C82" w14:paraId="778BA222" wp14:textId="77777777">
      <w:pPr>
        <w:pStyle w:val="Heading2"/>
      </w:pPr>
      <w:r w:rsidRPr="009616CB">
        <w:rPr>
          <w:color w:val="auto"/>
        </w:rPr>
        <w:br w:type="page"/>
      </w:r>
      <w:bookmarkStart w:name="_Toc428436085" w:id="3898"/>
      <w:bookmarkStart w:name="_Toc428436386" w:id="3899"/>
      <w:bookmarkStart w:name="_Toc428436512" w:id="3900"/>
      <w:r w:rsidRPr="009616CB" w:rsidR="00F61868">
        <w:lastRenderedPageBreak/>
        <w:t>Nuts and derived products</w:t>
      </w:r>
      <w:bookmarkEnd w:id="3898"/>
      <w:bookmarkEnd w:id="3899"/>
      <w:bookmarkEnd w:id="3900"/>
    </w:p>
    <w:p xmlns:wp14="http://schemas.microsoft.com/office/word/2010/wordml" w:rsidRPr="009616CB" w:rsidR="00374C82" w:rsidP="00374C82" w:rsidRDefault="00374C82" w14:paraId="1EFB9CF4"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2E5D99C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9616CB">
        <w:rPr>
          <w:rFonts w:ascii="Times New Roman" w:hAnsi="Times New Roman" w:cs="Times New Roman"/>
          <w:szCs w:val="20"/>
          <w:lang w:eastAsia="it-IT"/>
        </w:rPr>
        <w:t>to be</w:t>
      </w:r>
      <w:proofErr w:type="gramEnd"/>
      <w:r w:rsidRPr="009616CB">
        <w:rPr>
          <w:rFonts w:ascii="Times New Roman" w:hAnsi="Times New Roman" w:cs="Times New Roman"/>
          <w:szCs w:val="20"/>
          <w:lang w:eastAsia="it-IT"/>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374C82" w:rsidP="00374C82" w:rsidRDefault="00374C82" w14:paraId="112F9010"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5AF4BB1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xmlns:wp14="http://schemas.microsoft.com/office/word/2010/wordml" w:rsidRPr="009616CB" w:rsidR="00374C82" w:rsidP="00374C82" w:rsidRDefault="00374C82" w14:paraId="269483E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8CFA51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2551 – Nuts</w:t>
      </w:r>
    </w:p>
    <w:p xmlns:wp14="http://schemas.microsoft.com/office/word/2010/wordml" w:rsidRPr="009616CB" w:rsidR="00374C82" w:rsidP="00374C82" w:rsidRDefault="00374C82" w14:paraId="182EE30D"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Nuts includes</w:t>
      </w:r>
      <w:proofErr w:type="gramEnd"/>
      <w:r w:rsidRPr="009616CB">
        <w:rPr>
          <w:rFonts w:ascii="Times New Roman" w:hAnsi="Times New Roman" w:cs="Times New Roman"/>
        </w:rPr>
        <w:t xml:space="preserve">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xmlns:wp14="http://schemas.microsoft.com/office/word/2010/wordml" w:rsidRPr="009616CB" w:rsidR="00374C82" w:rsidP="00374C82" w:rsidRDefault="00374C82" w14:paraId="18C112B7"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BA4FEB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xmlns:wp14="http://schemas.microsoft.com/office/word/2010/wordml" w:rsidRPr="009616CB" w:rsidR="00374C82" w:rsidP="00374C82" w:rsidRDefault="00374C82" w14:paraId="6B207C8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xmlns:wp14="http://schemas.microsoft.com/office/word/2010/wordml" w:rsidRPr="009616CB" w:rsidR="00374C82" w:rsidP="00374C82" w:rsidRDefault="00374C82" w14:paraId="4D316FD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xmlns:wp14="http://schemas.microsoft.com/office/word/2010/wordml" w:rsidRPr="009616CB" w:rsidR="00374C82" w:rsidP="00374C82" w:rsidRDefault="00374C82" w14:paraId="760961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xmlns:wp14="http://schemas.microsoft.com/office/word/2010/wordml" w:rsidRPr="009616CB" w:rsidR="00374C82" w:rsidP="00374C82" w:rsidRDefault="00374C82" w14:paraId="46B184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xmlns:wp14="http://schemas.microsoft.com/office/word/2010/wordml" w:rsidRPr="009616CB" w:rsidR="00374C82" w:rsidP="00374C82" w:rsidRDefault="00374C82" w14:paraId="09EDFF4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xmlns:wp14="http://schemas.microsoft.com/office/word/2010/wordml" w:rsidRPr="009616CB" w:rsidR="00374C82" w:rsidP="00374C82" w:rsidRDefault="00374C82" w14:paraId="7979EDC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Kola nuts, containing </w:t>
      </w:r>
      <w:proofErr w:type="gramStart"/>
      <w:r w:rsidRPr="009616CB">
        <w:rPr>
          <w:rFonts w:ascii="Times New Roman" w:hAnsi="Times New Roman"/>
          <w:bCs/>
        </w:rPr>
        <w:t>2.4 to 2.6% caffeine,</w:t>
      </w:r>
      <w:proofErr w:type="gramEnd"/>
      <w:r w:rsidRPr="009616CB">
        <w:rPr>
          <w:rFonts w:ascii="Times New Roman" w:hAnsi="Times New Roman"/>
          <w:bCs/>
        </w:rPr>
        <w:t xml:space="preserve"> are commonly chewed by the local population. Much used in Europe and America in the production of beverages.</w:t>
      </w:r>
    </w:p>
    <w:p xmlns:wp14="http://schemas.microsoft.com/office/word/2010/wordml" w:rsidRPr="009616CB" w:rsidR="00374C82" w:rsidP="00374C82" w:rsidRDefault="00374C82" w14:paraId="27A32FA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xmlns:wp14="http://schemas.microsoft.com/office/word/2010/wordml" w:rsidRPr="009616CB" w:rsidR="00374C82" w:rsidP="00374C82" w:rsidRDefault="00374C82" w14:paraId="3ABA2C7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xmlns:wp14="http://schemas.microsoft.com/office/word/2010/wordml" w:rsidRPr="009616CB" w:rsidR="00374C82" w:rsidP="00374C82" w:rsidRDefault="00374C82" w14:paraId="551767C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xmlns:wp14="http://schemas.microsoft.com/office/word/2010/wordml" w:rsidRPr="009616CB" w:rsidR="00374C82" w:rsidP="00374C82" w:rsidRDefault="00374C82" w14:paraId="44E8CDAC"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xmlns:wp14="http://schemas.microsoft.com/office/word/2010/wordml" w:rsidRPr="009616CB" w:rsidR="00374C82" w:rsidP="00374C82" w:rsidRDefault="00374C82" w14:paraId="602BC12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xmlns:wp14="http://schemas.microsoft.com/office/word/2010/wordml" w:rsidRPr="009616CB" w:rsidR="00374C82" w:rsidP="00374C82" w:rsidRDefault="00374C82" w14:paraId="344FBA5B"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xmlns:wp14="http://schemas.microsoft.com/office/word/2010/wordml" w:rsidRPr="009616CB" w:rsidR="00374C82" w:rsidP="00374C82" w:rsidRDefault="00374C82" w14:paraId="7F2C54FA"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xmlns:wp14="http://schemas.microsoft.com/office/word/2010/wordml" w:rsidRPr="009616CB" w:rsidR="00374C82" w:rsidP="00374C82" w:rsidRDefault="00374C82" w14:paraId="722408D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xmlns:wp14="http://schemas.microsoft.com/office/word/2010/wordml" w:rsidRPr="009616CB" w:rsidR="00374C82" w:rsidP="00374C82" w:rsidRDefault="00374C82" w14:paraId="0251E3B5"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xmlns:wp14="http://schemas.microsoft.com/office/word/2010/wordml" w:rsidRPr="009616CB" w:rsidR="00374C82" w:rsidP="00374C82" w:rsidRDefault="00374C82" w14:paraId="2D9787B3"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3BEF81A6"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xmlns:wp14="http://schemas.microsoft.com/office/word/2010/wordml" w:rsidRPr="009616CB" w:rsidR="00374C82" w:rsidP="00374C82" w:rsidRDefault="00374C82" w14:paraId="0F14C24D"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Wild edible nuts and groundnuts are not included.</w:t>
      </w:r>
    </w:p>
    <w:p xmlns:wp14="http://schemas.microsoft.com/office/word/2010/wordml" w:rsidRPr="009616CB" w:rsidR="00374C82" w:rsidP="00374C82" w:rsidRDefault="00374C82" w14:paraId="6D4255F3"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CDE30CB" wp14:textId="77777777">
      <w:pPr>
        <w:spacing w:after="0" w:line="240" w:lineRule="auto"/>
        <w:jc w:val="both"/>
        <w:rPr>
          <w:rFonts w:ascii="Times New Roman" w:hAnsi="Times New Roman" w:cs="Times New Roman"/>
        </w:rPr>
      </w:pPr>
      <w:r w:rsidRPr="009616CB">
        <w:rPr>
          <w:rFonts w:ascii="Times New Roman" w:hAnsi="Times New Roman" w:cs="Times New Roman"/>
        </w:rPr>
        <w:br w:type="page"/>
      </w:r>
    </w:p>
    <w:p xmlns:wp14="http://schemas.microsoft.com/office/word/2010/wordml" w:rsidRPr="009616CB" w:rsidR="00374C82" w:rsidP="00E93C3B" w:rsidRDefault="00F61868" w14:paraId="5AEA6617" wp14:textId="77777777">
      <w:pPr>
        <w:pStyle w:val="Heading2"/>
        <w:rPr>
          <w:rFonts w:eastAsiaTheme="majorEastAsia"/>
          <w:lang w:eastAsia="it-IT"/>
        </w:rPr>
      </w:pPr>
      <w:bookmarkStart w:name="_Toc428436086" w:id="3901"/>
      <w:bookmarkStart w:name="_Toc428436387" w:id="3902"/>
      <w:bookmarkStart w:name="_Toc428436513" w:id="3903"/>
      <w:r w:rsidRPr="009616CB">
        <w:rPr>
          <w:rFonts w:eastAsiaTheme="majorEastAsia"/>
          <w:lang w:eastAsia="it-IT"/>
        </w:rPr>
        <w:lastRenderedPageBreak/>
        <w:t>Oil-bearing crops and derived products</w:t>
      </w:r>
      <w:bookmarkEnd w:id="3901"/>
      <w:bookmarkEnd w:id="3902"/>
      <w:bookmarkEnd w:id="3903"/>
    </w:p>
    <w:p xmlns:wp14="http://schemas.microsoft.com/office/word/2010/wordml" w:rsidRPr="009616CB" w:rsidR="00374C82" w:rsidP="00374C82" w:rsidRDefault="00374C82" w14:paraId="2A449A08"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6447C5D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author="Veronica" w:date="2015-09-03T16:24:00Z" w:id="3904">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author="Josh Browning" w:date="2015-09-03T16:37:00Z" w:id="3905">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author="Veronica" w:date="2015-09-03T16:24:00Z" w:id="3906">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374C82" w:rsidP="00374C82" w:rsidRDefault="00374C82" w14:paraId="1F6F999D"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D1C20C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PRODUCTS DERIVED FROM OIL CROPS. Edible processed products from oil crops, other than oil, include flour, flakes or grits, groundnut preparations (butter, salted nuts, </w:t>
      </w:r>
      <w:proofErr w:type="gramStart"/>
      <w:r w:rsidRPr="009616CB">
        <w:rPr>
          <w:rFonts w:ascii="Times New Roman" w:hAnsi="Times New Roman" w:cs="Times New Roman"/>
          <w:szCs w:val="20"/>
          <w:lang w:eastAsia="it-IT"/>
        </w:rPr>
        <w:t>candy</w:t>
      </w:r>
      <w:proofErr w:type="gramEnd"/>
      <w:r w:rsidRPr="009616CB">
        <w:rPr>
          <w:rFonts w:ascii="Times New Roman" w:hAnsi="Times New Roman" w:cs="Times New Roman"/>
          <w:szCs w:val="20"/>
          <w:lang w:eastAsia="it-IT"/>
        </w:rPr>
        <w:t>), preserved olives, desiccated coconut and fermented and non-fermented soya products.</w:t>
      </w:r>
    </w:p>
    <w:p xmlns:wp14="http://schemas.microsoft.com/office/word/2010/wordml" w:rsidRPr="009616CB" w:rsidR="00374C82" w:rsidP="00374C82" w:rsidRDefault="00374C82" w14:paraId="1A1BAB9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4BFF0C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2555 - Soyabeans</w:t>
      </w:r>
    </w:p>
    <w:p xmlns:wp14="http://schemas.microsoft.com/office/word/2010/wordml" w:rsidRPr="009616CB" w:rsidR="00374C82" w:rsidP="00374C82" w:rsidRDefault="00374C82" w14:paraId="31FFBD8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Soyabeans, species of Glycine soja, is the most important oil crop. </w:t>
      </w:r>
      <w:proofErr w:type="gramStart"/>
      <w:r w:rsidRPr="009616CB">
        <w:rPr>
          <w:rFonts w:ascii="Times New Roman" w:hAnsi="Times New Roman" w:cs="Times New Roman"/>
          <w:szCs w:val="20"/>
          <w:lang w:eastAsia="it-IT"/>
        </w:rPr>
        <w:t>Also widely consumed as a bean and in the form of various derived products because of its high protein content, e.g. soya milk, meat, etc.</w:t>
      </w:r>
      <w:proofErr w:type="gramEnd"/>
    </w:p>
    <w:p xmlns:wp14="http://schemas.microsoft.com/office/word/2010/wordml" w:rsidRPr="009616CB" w:rsidR="00374C82" w:rsidP="00374C82" w:rsidRDefault="00374C82" w14:paraId="3CF3364C"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30FEC3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xmlns:wp14="http://schemas.microsoft.com/office/word/2010/wordml" w:rsidRPr="009616CB" w:rsidR="00374C82" w:rsidP="00374C82" w:rsidRDefault="00374C82" w14:paraId="1C24AC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D97B43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xmlns:wp14="http://schemas.microsoft.com/office/word/2010/wordml" w:rsidRPr="009616CB" w:rsidR="00374C82" w:rsidP="00374C82" w:rsidRDefault="00374C82" w14:paraId="56730E53"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28608C6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2556 - Groundnuts (Shelled Equivalent)</w:t>
      </w:r>
    </w:p>
    <w:p xmlns:wp14="http://schemas.microsoft.com/office/word/2010/wordml" w:rsidRPr="009616CB" w:rsidR="00374C82" w:rsidP="00374C82" w:rsidRDefault="00374C82" w14:paraId="605C0D5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xmlns:wp14="http://schemas.microsoft.com/office/word/2010/wordml" w:rsidRPr="009616CB" w:rsidR="00374C82" w:rsidP="00374C82" w:rsidRDefault="00374C82" w14:paraId="2B40999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xmlns:wp14="http://schemas.microsoft.com/office/word/2010/wordml" w:rsidRPr="009616CB" w:rsidR="00374C82" w:rsidP="00374C82" w:rsidRDefault="00374C82" w14:paraId="6FE1F5D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DE029E8"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hAnsi="Times New Roman" w:cs="Times New Roman" w:eastAsiaTheme="majorEastAsia"/>
          <w:szCs w:val="20"/>
          <w:lang w:eastAsia="it-IT"/>
        </w:rPr>
        <w:t>prepared groundnuts (21495.01); peanut butter (21495.02).</w:t>
      </w:r>
    </w:p>
    <w:p xmlns:wp14="http://schemas.microsoft.com/office/word/2010/wordml" w:rsidRPr="009616CB" w:rsidR="00374C82" w:rsidP="00374C82" w:rsidRDefault="00374C82" w14:paraId="681A5D4F"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3B29832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2557 - Sunflower seed</w:t>
      </w:r>
    </w:p>
    <w:p xmlns:wp14="http://schemas.microsoft.com/office/word/2010/wordml" w:rsidRPr="009616CB" w:rsidR="00374C82" w:rsidP="00511427" w:rsidRDefault="00374C82" w14:paraId="7EA8A11B" wp14:textId="77777777">
      <w:pPr>
        <w:keepNext/>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 xml:space="preserve">Sunflower seed, species of </w:t>
      </w:r>
      <w:r w:rsidRPr="009616CB">
        <w:rPr>
          <w:rFonts w:ascii="Times New Roman" w:hAnsi="Times New Roman" w:cs="Times New Roman" w:eastAsiaTheme="majorEastAsia"/>
          <w:i/>
          <w:iCs/>
          <w:lang w:eastAsia="it-IT"/>
        </w:rPr>
        <w:t>Helianthus annuus</w:t>
      </w:r>
      <w:r w:rsidRPr="009616CB">
        <w:rPr>
          <w:rFonts w:ascii="Times New Roman" w:hAnsi="Times New Roman" w:cs="Times New Roman" w:eastAsiaTheme="majorEastAsia"/>
          <w:lang w:eastAsia="it-IT"/>
        </w:rPr>
        <w:t xml:space="preserve">, whether or not broken. Valued mainly for its oil, minor uses include as a human food and as feed for birds. </w:t>
      </w:r>
    </w:p>
    <w:p xmlns:wp14="http://schemas.microsoft.com/office/word/2010/wordml" w:rsidRPr="009616CB" w:rsidR="00374C82" w:rsidP="00511427" w:rsidRDefault="00374C82" w14:paraId="510EA05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5425108C" wp14:textId="77777777" wp14:noSpellErr="1">
      <w:pPr>
        <w:keepNext/>
        <w:spacing w:after="0" w:line="240" w:lineRule="auto"/>
        <w:jc w:val="both"/>
        <w:rPr>
          <w:rFonts w:ascii="Times New Roman" w:hAnsi="Times New Roman" w:cs="Times New Roman" w:eastAsiaTheme="majorEastAsia"/>
          <w:lang w:eastAsia="it-IT"/>
        </w:rPr>
      </w:pPr>
      <w:r w:rsidRPr="60226960">
        <w:rPr>
          <w:rFonts w:ascii="Times New Roman,宋体" w:hAnsi="Times New Roman,宋体" w:eastAsia="Times New Roman,宋体" w:cs="Times New Roman,宋体"/>
          <w:lang w:eastAsia="it-IT"/>
        </w:rPr>
        <w:t>No processed product</w:t>
      </w:r>
      <w:del w:author="Veronica" w:date="2015-09-03T16:24:00Z" w:id="3907">
        <w:r w:rsidRPr="009616CB" w:rsidDel="00424D0B">
          <w:rPr>
            <w:rFonts w:ascii="Times New Roman" w:hAnsi="Times New Roman" w:cs="Times New Roman" w:eastAsiaTheme="majorEastAsia"/>
            <w:lang w:eastAsia="it-IT"/>
          </w:rPr>
          <w:delText>s</w:delText>
        </w:r>
      </w:del>
      <w:r w:rsidRPr="60226960">
        <w:rPr>
          <w:rFonts w:ascii="Times New Roman,宋体" w:hAnsi="Times New Roman,宋体" w:eastAsia="Times New Roman,宋体" w:cs="Times New Roman,宋体"/>
          <w:lang w:eastAsia="it-IT"/>
        </w:rPr>
        <w:t xml:space="preserve"> expressed in terms of primary equivalent </w:t>
      </w:r>
      <w:ins w:author="Veronica" w:date="2015-09-03T16:24:00Z" w:id="3908">
        <w:r w:rsidRPr="60226960" w:rsidR="00424D0B">
          <w:rPr>
            <w:rFonts w:ascii="Times New Roman,宋体" w:hAnsi="Times New Roman,宋体" w:eastAsia="Times New Roman,宋体" w:cs="Times New Roman,宋体"/>
            <w:lang w:eastAsia="it-IT"/>
          </w:rPr>
          <w:t xml:space="preserve">is </w:t>
        </w:r>
      </w:ins>
      <w:r w:rsidRPr="60226960">
        <w:rPr>
          <w:rFonts w:ascii="Times New Roman,宋体" w:hAnsi="Times New Roman,宋体" w:eastAsia="Times New Roman,宋体" w:cs="Times New Roman,宋体"/>
          <w:lang w:eastAsia="it-IT"/>
        </w:rPr>
        <w:t>available</w:t>
      </w:r>
      <w:ins w:author="Veronica" w:date="2015-09-03T16:24:00Z" w:id="3909">
        <w:r w:rsidRPr="60226960" w:rsidR="00424D0B">
          <w:rPr>
            <w:rFonts w:ascii="Times New Roman,宋体" w:hAnsi="Times New Roman,宋体" w:eastAsia="Times New Roman,宋体" w:cs="Times New Roman,宋体"/>
            <w:lang w:eastAsia="it-IT"/>
          </w:rPr>
          <w:t xml:space="preserve"> in FBS default composition groups</w:t>
        </w:r>
      </w:ins>
      <w:r w:rsidRPr="60226960">
        <w:rPr>
          <w:rFonts w:ascii="Times New Roman,宋体" w:hAnsi="Times New Roman,宋体" w:eastAsia="Times New Roman,宋体" w:cs="Times New Roman,宋体"/>
          <w:lang w:eastAsia="it-IT"/>
        </w:rPr>
        <w:t>.</w:t>
      </w:r>
    </w:p>
    <w:p xmlns:wp14="http://schemas.microsoft.com/office/word/2010/wordml" w:rsidRPr="009616CB" w:rsidR="00374C82" w:rsidP="00511427" w:rsidRDefault="00374C82" w14:paraId="024F58E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45A9F46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2574 - Rape and Mustard Oil</w:t>
      </w:r>
    </w:p>
    <w:p xmlns:wp14="http://schemas.microsoft.com/office/word/2010/wordml" w:rsidRPr="009616CB" w:rsidR="00374C82" w:rsidP="00374C82" w:rsidRDefault="00374C82" w14:paraId="433BE7C7"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Rape and mustard oil is obtained by dry pressure extraction of seeds of several species and. Generally containing a high level of erucic acid, it has both food and industrial uses.</w:t>
      </w:r>
    </w:p>
    <w:p xmlns:wp14="http://schemas.microsoft.com/office/word/2010/wordml" w:rsidRPr="009616CB" w:rsidR="00374C82" w:rsidP="00374C82" w:rsidRDefault="00374C82" w14:paraId="1FCF47F9"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3C3990F9"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rapeseed or canola</w:t>
      </w:r>
      <w:r w:rsidRPr="009616CB">
        <w:rPr>
          <w:rFonts w:ascii="Times New Roman" w:hAnsi="Times New Roman" w:cs="Times New Roman" w:eastAsiaTheme="majorEastAsia"/>
          <w:lang w:eastAsia="it-IT"/>
        </w:rPr>
        <w:t xml:space="preserve"> oil is obtained for food use from seeds of </w:t>
      </w:r>
      <w:r w:rsidRPr="009616CB">
        <w:rPr>
          <w:rFonts w:ascii="Times New Roman" w:hAnsi="Times New Roman" w:cs="Times New Roman" w:eastAsiaTheme="majorEastAsia"/>
          <w:i/>
          <w:iCs/>
          <w:lang w:eastAsia="it-IT"/>
        </w:rPr>
        <w:t>Brassica</w:t>
      </w:r>
      <w:r w:rsidRPr="009616CB">
        <w:rPr>
          <w:rFonts w:ascii="Times New Roman" w:hAnsi="Times New Roman" w:cs="Times New Roman" w:eastAsiaTheme="majorEastAsia"/>
          <w:lang w:eastAsia="it-IT"/>
        </w:rPr>
        <w:t xml:space="preserve">, particularly </w:t>
      </w:r>
      <w:r w:rsidRPr="009616CB">
        <w:rPr>
          <w:rFonts w:ascii="Times New Roman" w:hAnsi="Times New Roman" w:cs="Times New Roman" w:eastAsiaTheme="majorEastAsia"/>
          <w:i/>
          <w:iCs/>
          <w:lang w:eastAsia="it-IT"/>
        </w:rPr>
        <w:t>B. napus</w:t>
      </w:r>
      <w:r w:rsidRPr="009616CB">
        <w:rPr>
          <w:rFonts w:ascii="Times New Roman" w:hAnsi="Times New Roman" w:cs="Times New Roman" w:eastAsiaTheme="majorEastAsia"/>
          <w:lang w:eastAsia="it-IT"/>
        </w:rPr>
        <w:t xml:space="preserve"> and </w:t>
      </w:r>
      <w:r w:rsidRPr="009616CB">
        <w:rPr>
          <w:rFonts w:ascii="Times New Roman" w:hAnsi="Times New Roman" w:cs="Times New Roman" w:eastAsiaTheme="majorEastAsia"/>
          <w:i/>
          <w:iCs/>
          <w:lang w:eastAsia="it-IT"/>
        </w:rPr>
        <w:t xml:space="preserve">B. </w:t>
      </w:r>
      <w:proofErr w:type="gramStart"/>
      <w:r w:rsidRPr="009616CB">
        <w:rPr>
          <w:rFonts w:ascii="Times New Roman" w:hAnsi="Times New Roman" w:cs="Times New Roman" w:eastAsiaTheme="majorEastAsia"/>
          <w:i/>
          <w:iCs/>
          <w:lang w:eastAsia="it-IT"/>
        </w:rPr>
        <w:t>rapa</w:t>
      </w:r>
      <w:proofErr w:type="gramEnd"/>
      <w:r w:rsidRPr="009616CB">
        <w:rPr>
          <w:rFonts w:ascii="Times New Roman" w:hAnsi="Times New Roman" w:cs="Times New Roman" w:eastAsiaTheme="majorEastAsia"/>
          <w:lang w:eastAsia="it-IT"/>
        </w:rPr>
        <w:t xml:space="preserve"> (or </w:t>
      </w:r>
      <w:r w:rsidRPr="009616CB">
        <w:rPr>
          <w:rFonts w:ascii="Times New Roman" w:hAnsi="Times New Roman" w:cs="Times New Roman" w:eastAsiaTheme="majorEastAsia"/>
          <w:i/>
          <w:iCs/>
          <w:lang w:eastAsia="it-IT"/>
        </w:rPr>
        <w:t>B. campestris</w:t>
      </w:r>
      <w:r w:rsidRPr="009616CB">
        <w:rPr>
          <w:rFonts w:ascii="Times New Roman" w:hAnsi="Times New Roman" w:cs="Times New Roman" w:eastAsiaTheme="majorEastAsia"/>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hAnsi="Times New Roman" w:cs="Times New Roman" w:eastAsiaTheme="majorEastAsia"/>
          <w:lang w:eastAsia="it-IT"/>
        </w:rPr>
        <w:t>purposes,</w:t>
      </w:r>
      <w:proofErr w:type="gramEnd"/>
      <w:r w:rsidRPr="009616CB">
        <w:rPr>
          <w:rFonts w:ascii="Times New Roman" w:hAnsi="Times New Roman" w:cs="Times New Roman" w:eastAsiaTheme="majorEastAsia"/>
          <w:lang w:eastAsia="it-IT"/>
        </w:rPr>
        <w:t xml:space="preserve"> it is used for salad dressings, to produce margarine, and for other industrial products. The refined oils (generally colza oil) are edible.</w:t>
      </w:r>
    </w:p>
    <w:p xmlns:wp14="http://schemas.microsoft.com/office/word/2010/wordml" w:rsidRPr="009616CB" w:rsidR="00374C82" w:rsidP="00374C82" w:rsidRDefault="00374C82" w14:paraId="0EDDAC5B"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2D5D336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mustard seed</w:t>
      </w:r>
      <w:r w:rsidRPr="009616CB">
        <w:rPr>
          <w:rFonts w:ascii="Times New Roman" w:hAnsi="Times New Roman" w:cs="Times New Roman" w:eastAsiaTheme="majorEastAsia"/>
          <w:lang w:eastAsia="it-IT"/>
        </w:rPr>
        <w:t xml:space="preserve"> is obtained of seeds of Sinapsis </w:t>
      </w:r>
      <w:proofErr w:type="gramStart"/>
      <w:r w:rsidRPr="009616CB">
        <w:rPr>
          <w:rFonts w:ascii="Times New Roman" w:hAnsi="Times New Roman" w:cs="Times New Roman" w:eastAsiaTheme="majorEastAsia"/>
          <w:lang w:eastAsia="it-IT"/>
        </w:rPr>
        <w:t>alba</w:t>
      </w:r>
      <w:proofErr w:type="gramEnd"/>
      <w:r w:rsidRPr="009616CB">
        <w:rPr>
          <w:rFonts w:ascii="Times New Roman" w:hAnsi="Times New Roman" w:cs="Times New Roman" w:eastAsiaTheme="majorEastAsia"/>
          <w:lang w:eastAsia="it-IT"/>
        </w:rPr>
        <w:t xml:space="preserve"> and Brassica hirta (white mustard), </w:t>
      </w:r>
      <w:r w:rsidRPr="009616CB">
        <w:rPr>
          <w:rFonts w:ascii="Times New Roman" w:hAnsi="Times New Roman" w:cs="Times New Roman" w:eastAsiaTheme="majorEastAsia"/>
          <w:i/>
          <w:iCs/>
          <w:lang w:eastAsia="it-IT"/>
        </w:rPr>
        <w:t>Brassica nigra</w:t>
      </w:r>
      <w:r w:rsidRPr="009616CB">
        <w:rPr>
          <w:rFonts w:ascii="Times New Roman" w:hAnsi="Times New Roman" w:cs="Times New Roman" w:eastAsiaTheme="majorEastAsia"/>
          <w:lang w:eastAsia="it-IT"/>
        </w:rPr>
        <w:t xml:space="preserve"> (black mustard) and </w:t>
      </w:r>
      <w:r w:rsidRPr="009616CB">
        <w:rPr>
          <w:rFonts w:ascii="Times New Roman" w:hAnsi="Times New Roman" w:cs="Times New Roman" w:eastAsiaTheme="majorEastAsia"/>
          <w:i/>
          <w:iCs/>
          <w:lang w:eastAsia="it-IT"/>
        </w:rPr>
        <w:t>Brassica juncea</w:t>
      </w:r>
      <w:r w:rsidRPr="009616CB">
        <w:rPr>
          <w:rFonts w:ascii="Times New Roman" w:hAnsi="Times New Roman" w:cs="Times New Roman" w:eastAsiaTheme="majorEastAsia"/>
          <w:lang w:eastAsia="it-IT"/>
        </w:rPr>
        <w:t xml:space="preserve"> (Indian mustard), and it is used in medicines, for cooking or in industrial products.</w:t>
      </w:r>
    </w:p>
    <w:p xmlns:wp14="http://schemas.microsoft.com/office/word/2010/wordml" w:rsidRPr="009616CB" w:rsidR="00374C82" w:rsidP="00374C82" w:rsidRDefault="00374C82" w14:paraId="6AA50240"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29BAE2C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2575 - Cottonseed oil</w:t>
      </w:r>
    </w:p>
    <w:p xmlns:wp14="http://schemas.microsoft.com/office/word/2010/wordml" w:rsidRPr="009616CB" w:rsidR="00374C82" w:rsidP="00374C82" w:rsidRDefault="00374C82" w14:paraId="2AEC8D19"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obtained first by pressure extraction from the kernels of cotton seeds, used mainly as a food but also in industry.</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xmlns:wp14="http://schemas.microsoft.com/office/word/2010/wordml" w:rsidRPr="009616CB" w:rsidR="00374C82" w:rsidP="00374C82" w:rsidRDefault="00374C82" w14:paraId="4BE2E1E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00BA98A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2560 - </w:t>
      </w:r>
      <w:proofErr w:type="gramStart"/>
      <w:r w:rsidRPr="009616CB">
        <w:rPr>
          <w:rFonts w:ascii="Times New Roman" w:hAnsi="Times New Roman" w:eastAsiaTheme="majorEastAsia"/>
          <w:lang w:eastAsia="it-IT"/>
        </w:rPr>
        <w:t>Coconuts  (</w:t>
      </w:r>
      <w:proofErr w:type="gramEnd"/>
      <w:r w:rsidRPr="009616CB">
        <w:rPr>
          <w:rFonts w:ascii="Times New Roman" w:hAnsi="Times New Roman" w:eastAsiaTheme="majorEastAsia"/>
          <w:lang w:eastAsia="it-IT"/>
        </w:rPr>
        <w:t>Including Copra)</w:t>
      </w:r>
    </w:p>
    <w:p xmlns:wp14="http://schemas.microsoft.com/office/word/2010/wordml" w:rsidRPr="009616CB" w:rsidR="00374C82" w:rsidP="00374C82" w:rsidRDefault="00374C82" w14:paraId="40DBE28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374C82" w:rsidP="00374C82" w:rsidRDefault="00374C82" w14:paraId="68E9A9FF"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5699C7FC"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xmlns:wp14="http://schemas.microsoft.com/office/word/2010/wordml" w:rsidRPr="009616CB" w:rsidR="00374C82" w:rsidP="00374C82" w:rsidRDefault="00374C82" w14:paraId="1995633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6FD253B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2561 – Sesameseed</w:t>
      </w:r>
    </w:p>
    <w:p xmlns:wp14="http://schemas.microsoft.com/office/word/2010/wordml" w:rsidRPr="009616CB" w:rsidR="00374C82" w:rsidP="00374C82" w:rsidRDefault="00374C82" w14:paraId="2D7AE11C" wp14:textId="77777777">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xmlns:wp14="http://schemas.microsoft.com/office/word/2010/wordml" w:rsidRPr="009616CB" w:rsidR="00374C82" w:rsidP="00374C82" w:rsidRDefault="00374C82" w14:paraId="75A37225"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7DC6F629" wp14:textId="77777777">
      <w:pPr>
        <w:pStyle w:val="Heading3"/>
        <w:rPr>
          <w:rFonts w:ascii="Times New Roman" w:hAnsi="Times New Roman"/>
          <w:sz w:val="20"/>
        </w:rPr>
      </w:pPr>
      <w:r w:rsidRPr="009616CB">
        <w:rPr>
          <w:rFonts w:ascii="Times New Roman" w:hAnsi="Times New Roman" w:eastAsiaTheme="majorEastAsia"/>
          <w:lang w:eastAsia="it-IT"/>
        </w:rPr>
        <w:t>FBS 2576 - Palmkernel oil</w:t>
      </w:r>
    </w:p>
    <w:p xmlns:wp14="http://schemas.microsoft.com/office/word/2010/wordml" w:rsidRPr="009616CB" w:rsidR="00374C82" w:rsidP="00374C82" w:rsidRDefault="00374C82" w14:paraId="32077B92" wp14:textId="77777777">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xmlns:wp14="http://schemas.microsoft.com/office/word/2010/wordml" w:rsidRPr="009616CB" w:rsidR="00374C82" w:rsidP="00374C82" w:rsidRDefault="00374C82" w14:paraId="28C4216C"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2940CF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2563 – Olives</w:t>
      </w:r>
    </w:p>
    <w:p xmlns:wp14="http://schemas.microsoft.com/office/word/2010/wordml" w:rsidRPr="009616CB" w:rsidR="00374C82" w:rsidP="00374C82" w:rsidRDefault="00374C82" w14:paraId="5DDCAC07" wp14:textId="77777777">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xmlns:wp14="http://schemas.microsoft.com/office/word/2010/wordml" w:rsidRPr="009616CB" w:rsidR="00374C82" w:rsidP="00374C82" w:rsidRDefault="00374C82" w14:paraId="56CBC894"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11C7FB8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2570 - Oilcrops, Other</w:t>
      </w:r>
    </w:p>
    <w:p xmlns:wp14="http://schemas.microsoft.com/office/word/2010/wordml" w:rsidRPr="009616CB" w:rsidR="00374C82" w:rsidP="00374C82" w:rsidRDefault="00374C82" w14:paraId="57114A21"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xmlns:wp14="http://schemas.microsoft.com/office/word/2010/wordml" w:rsidRPr="009616CB" w:rsidR="00374C82" w:rsidP="00374C82" w:rsidRDefault="00374C82" w14:paraId="3DB591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E0F57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xmlns:wp14="http://schemas.microsoft.com/office/word/2010/wordml" w:rsidRPr="009616CB" w:rsidR="00374C82" w:rsidP="00374C82" w:rsidRDefault="00374C82" w14:paraId="26FA64F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xmlns:wp14="http://schemas.microsoft.com/office/word/2010/wordml" w:rsidRPr="009616CB" w:rsidR="00374C82" w:rsidP="00374C82" w:rsidRDefault="00374C82" w14:paraId="3218D2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xmlns:wp14="http://schemas.microsoft.com/office/word/2010/wordml" w:rsidRPr="009616CB" w:rsidR="00374C82" w:rsidP="00374C82" w:rsidRDefault="00374C82" w14:paraId="4E358FA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xmlns:wp14="http://schemas.microsoft.com/office/word/2010/wordml" w:rsidRPr="009616CB" w:rsidR="00374C82" w:rsidP="00374C82" w:rsidRDefault="00374C82" w14:paraId="09DBC5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xmlns:wp14="http://schemas.microsoft.com/office/word/2010/wordml" w:rsidRPr="009616CB" w:rsidR="00374C82" w:rsidP="00374C82" w:rsidRDefault="00374C82" w14:paraId="561F897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xmlns:wp14="http://schemas.microsoft.com/office/word/2010/wordml" w:rsidRPr="009616CB" w:rsidR="00374C82" w:rsidP="00374C82" w:rsidRDefault="00374C82" w14:paraId="61F86CE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xmlns:wp14="http://schemas.microsoft.com/office/word/2010/wordml" w:rsidRPr="009616CB" w:rsidR="00374C82" w:rsidP="00374C82" w:rsidRDefault="00374C82" w14:paraId="59C5A53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xmlns:wp14="http://schemas.microsoft.com/office/word/2010/wordml" w:rsidRPr="009616CB" w:rsidR="00374C82" w:rsidP="00374C82" w:rsidRDefault="00374C82" w14:paraId="69E0390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xmlns:wp14="http://schemas.microsoft.com/office/word/2010/wordml" w:rsidRPr="009616CB" w:rsidR="00374C82" w:rsidP="00374C82" w:rsidRDefault="00374C82" w14:paraId="7A4C639D" wp14:textId="77777777">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xmlns:wp14="http://schemas.microsoft.com/office/word/2010/wordml" w:rsidRPr="009616CB" w:rsidR="00374C82" w:rsidP="00374C82" w:rsidRDefault="00374C82" w14:paraId="0FC57BB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xmlns:wp14="http://schemas.microsoft.com/office/word/2010/wordml" w:rsidRPr="009616CB" w:rsidR="00374C82" w:rsidP="00374C82" w:rsidRDefault="00374C82" w14:paraId="232211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xmlns:wp14="http://schemas.microsoft.com/office/word/2010/wordml" w:rsidRPr="009616CB" w:rsidR="00374C82" w:rsidP="00374C82" w:rsidRDefault="00374C82" w14:paraId="0F9602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xmlns:wp14="http://schemas.microsoft.com/office/word/2010/wordml" w:rsidRPr="009616CB" w:rsidR="00374C82" w:rsidP="00374C82" w:rsidRDefault="00374C82" w14:paraId="386AE9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xmlns:wp14="http://schemas.microsoft.com/office/word/2010/wordml" w:rsidRPr="009616CB" w:rsidR="00374C82" w:rsidP="00374C82" w:rsidRDefault="00374C82" w14:paraId="7269C97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xmlns:wp14="http://schemas.microsoft.com/office/word/2010/wordml" w:rsidRPr="009616CB" w:rsidR="00374C82" w:rsidP="00374C82" w:rsidRDefault="00374C82" w14:paraId="62AB271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xmlns:wp14="http://schemas.microsoft.com/office/word/2010/wordml" w:rsidRPr="009616CB" w:rsidR="00374C82" w:rsidP="00374C82" w:rsidRDefault="00374C82" w14:paraId="0A902C68"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xmlns:wp14="http://schemas.microsoft.com/office/word/2010/wordml" w:rsidRPr="009616CB" w:rsidR="00374C82" w:rsidP="00374C82" w:rsidRDefault="00374C82" w14:paraId="27A5F3C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xmlns:wp14="http://schemas.microsoft.com/office/word/2010/wordml" w:rsidRPr="009616CB" w:rsidR="00374C82" w:rsidP="00374C82" w:rsidRDefault="00374C82" w14:paraId="1F802AC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xmlns:wp14="http://schemas.microsoft.com/office/word/2010/wordml" w:rsidRPr="009616CB" w:rsidR="00374C82" w:rsidP="00374C82" w:rsidRDefault="00374C82" w14:paraId="4256EF93"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xmlns:wp14="http://schemas.microsoft.com/office/word/2010/wordml" w:rsidRPr="009616CB" w:rsidR="00374C82" w:rsidP="00374C82" w:rsidRDefault="00374C82" w14:paraId="19482DE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xmlns:wp14="http://schemas.microsoft.com/office/word/2010/wordml" w:rsidRPr="009616CB" w:rsidR="00374C82" w:rsidP="00374C82" w:rsidRDefault="00374C82" w14:paraId="144AC6AD"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xmlns:wp14="http://schemas.microsoft.com/office/word/2010/wordml" w:rsidRPr="009616CB" w:rsidR="00374C82" w:rsidP="00374C82" w:rsidRDefault="00374C82" w14:paraId="7848099C"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xmlns:wp14="http://schemas.microsoft.com/office/word/2010/wordml" w:rsidRPr="009616CB" w:rsidR="00374C82" w:rsidP="00374C82" w:rsidRDefault="00374C82" w14:paraId="0DAEA21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xmlns:wp14="http://schemas.microsoft.com/office/word/2010/wordml" w:rsidRPr="009616CB" w:rsidR="00374C82" w:rsidP="00374C82" w:rsidRDefault="00374C82" w14:paraId="09052E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xmlns:wp14="http://schemas.microsoft.com/office/word/2010/wordml" w:rsidRPr="009616CB" w:rsidR="00374C82" w:rsidP="00374C82" w:rsidRDefault="00374C82" w14:paraId="5347AA2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21D94FA"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xmlns:wp14="http://schemas.microsoft.com/office/word/2010/wordml" w:rsidRPr="009616CB" w:rsidR="00374C82" w:rsidP="00374C82" w:rsidRDefault="00374C82" w14:paraId="598B377B" wp14:textId="77777777">
      <w:pPr>
        <w:spacing w:after="0" w:line="240" w:lineRule="auto"/>
        <w:ind w:left="142" w:hanging="142"/>
        <w:jc w:val="both"/>
        <w:rPr>
          <w:rFonts w:ascii="Times New Roman" w:hAnsi="Times New Roman" w:cs="Times New Roman"/>
        </w:rPr>
      </w:pPr>
    </w:p>
    <w:p xmlns:wp14="http://schemas.microsoft.com/office/word/2010/wordml" w:rsidRPr="009616CB" w:rsidR="00374C82" w:rsidP="00374C82" w:rsidRDefault="00374C82" w14:paraId="7315E776"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xmlns:wp14="http://schemas.microsoft.com/office/word/2010/wordml" w:rsidRPr="009616CB" w:rsidR="00374C82" w:rsidP="00374C82" w:rsidRDefault="00374C82" w14:paraId="655F3BBF" wp14:textId="77777777">
      <w:pPr>
        <w:spacing w:after="0" w:line="240" w:lineRule="auto"/>
        <w:jc w:val="both"/>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49037F64" wp14:textId="77777777">
      <w:pPr>
        <w:spacing w:after="0" w:line="240" w:lineRule="auto"/>
        <w:jc w:val="both"/>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8"/>
          <w:szCs w:val="26"/>
          <w:lang w:eastAsia="it-IT"/>
        </w:rPr>
        <w:lastRenderedPageBreak/>
        <w:br w:type="page"/>
      </w:r>
    </w:p>
    <w:p xmlns:wp14="http://schemas.microsoft.com/office/word/2010/wordml" w:rsidRPr="009616CB" w:rsidR="00374C82" w:rsidP="00E93C3B" w:rsidRDefault="00F61868" w14:paraId="2A719576" wp14:textId="77777777">
      <w:pPr>
        <w:pStyle w:val="Heading2"/>
        <w:rPr>
          <w:rFonts w:eastAsiaTheme="majorEastAsia"/>
          <w:lang w:eastAsia="it-IT"/>
        </w:rPr>
      </w:pPr>
      <w:bookmarkStart w:name="_Toc428436087" w:id="3910"/>
      <w:bookmarkStart w:name="_Toc428436388" w:id="3911"/>
      <w:bookmarkStart w:name="_Toc428436514" w:id="3912"/>
      <w:r w:rsidRPr="009616CB">
        <w:rPr>
          <w:rFonts w:eastAsiaTheme="majorEastAsia"/>
          <w:lang w:eastAsia="it-IT"/>
        </w:rPr>
        <w:lastRenderedPageBreak/>
        <w:t>Vegetable oils and fats</w:t>
      </w:r>
      <w:bookmarkEnd w:id="3910"/>
      <w:bookmarkEnd w:id="3911"/>
      <w:bookmarkEnd w:id="3912"/>
    </w:p>
    <w:p xmlns:wp14="http://schemas.microsoft.com/office/word/2010/wordml" w:rsidRPr="009616CB" w:rsidR="00374C82" w:rsidP="00374C82" w:rsidRDefault="00374C82" w14:paraId="37CC623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6FA7A195"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rPr>
        <w:t>VEGETABLE OILS AND FATS.</w:t>
      </w:r>
      <w:proofErr w:type="gramEnd"/>
      <w:r w:rsidRPr="009616CB">
        <w:rPr>
          <w:rFonts w:ascii="Times New Roman" w:hAnsi="Times New Roman" w:cs="Times New Roman"/>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374C82" w:rsidP="00374C82" w:rsidRDefault="00374C82" w14:paraId="5C95AA8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F61868" w:rsidRDefault="00374C82" w14:paraId="02C07DD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2571 - Soyabean Oil</w:t>
      </w:r>
    </w:p>
    <w:p xmlns:wp14="http://schemas.microsoft.com/office/word/2010/wordml" w:rsidRPr="009616CB" w:rsidR="00374C82" w:rsidP="00374C82" w:rsidRDefault="00374C82" w14:paraId="78D3BA51" wp14:textId="77777777">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xmlns:wp14="http://schemas.microsoft.com/office/word/2010/wordml" w:rsidRPr="009616CB" w:rsidR="00374C82" w:rsidP="00374C82" w:rsidRDefault="00374C82" w14:paraId="7DAD523B"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6DED2E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2572 - Groundnut Oil</w:t>
      </w:r>
    </w:p>
    <w:p xmlns:wp14="http://schemas.microsoft.com/office/word/2010/wordml" w:rsidRPr="009616CB" w:rsidR="00374C82" w:rsidP="00374C82" w:rsidRDefault="00374C82" w14:paraId="6ABC590B"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hint="eastAsia" w:ascii="MS Mincho" w:hAnsi="MS Mincho" w:eastAsia="MS Mincho" w:cs="MS Mincho"/>
          <w:rtl/>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w:t>
      </w:r>
      <w:proofErr w:type="gramEnd"/>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xmlns:wp14="http://schemas.microsoft.com/office/word/2010/wordml" w:rsidRPr="009616CB" w:rsidR="00374C82" w:rsidP="00374C82" w:rsidRDefault="00374C82" w14:paraId="06F13D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CD422C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2573 - Sunflowerseed Oil</w:t>
      </w:r>
    </w:p>
    <w:p xmlns:wp14="http://schemas.microsoft.com/office/word/2010/wordml" w:rsidRPr="009616CB" w:rsidR="00374C82" w:rsidP="00374C82" w:rsidRDefault="00374C82" w14:paraId="2FB52A33"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xmlns:wp14="http://schemas.microsoft.com/office/word/2010/wordml" w:rsidRPr="009616CB" w:rsidR="00374C82" w:rsidP="00374C82" w:rsidRDefault="00374C82" w14:paraId="7585F0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1DB5656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2577 - Palm oil</w:t>
      </w:r>
    </w:p>
    <w:p xmlns:wp14="http://schemas.microsoft.com/office/word/2010/wordml" w:rsidRPr="009616CB" w:rsidR="00374C82" w:rsidP="00374C82" w:rsidRDefault="00374C82" w14:paraId="528160FF" wp14:textId="77777777">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374C82" w:rsidP="00374C82" w:rsidRDefault="00374C82" w14:paraId="6E30F348" wp14:textId="77777777">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xmlns:wp14="http://schemas.microsoft.com/office/word/2010/wordml" w:rsidRPr="009616CB" w:rsidR="00374C82" w:rsidP="00374C82" w:rsidRDefault="00374C82" w14:paraId="799C919B"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65A57FB"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xmlns:wp14="http://schemas.microsoft.com/office/word/2010/wordml" w:rsidRPr="009616CB" w:rsidR="00374C82" w:rsidP="00374C82" w:rsidRDefault="00374C82" w14:paraId="6FE8E5D5"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34C7F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2578 - Coconut oil</w:t>
      </w:r>
    </w:p>
    <w:p xmlns:wp14="http://schemas.microsoft.com/office/word/2010/wordml" w:rsidRPr="009616CB" w:rsidR="00374C82" w:rsidP="00374C82" w:rsidRDefault="00374C82" w14:paraId="2F25D4CE" wp14:textId="77777777">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xmlns:wp14="http://schemas.microsoft.com/office/word/2010/wordml" w:rsidRPr="009616CB" w:rsidR="00374C82" w:rsidP="00F61868" w:rsidRDefault="00374C82" w14:paraId="7247D0B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2579 - Sesameseed Oil</w:t>
      </w:r>
    </w:p>
    <w:p xmlns:wp14="http://schemas.microsoft.com/office/word/2010/wordml" w:rsidRPr="009616CB" w:rsidR="00374C82" w:rsidP="00374C82" w:rsidRDefault="00374C82" w14:paraId="14BA5A8E" wp14:textId="77777777">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374C82" w:rsidP="00374C82" w:rsidRDefault="00374C82" w14:paraId="246D63F4" wp14:textId="77777777">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xmlns:wp14="http://schemas.microsoft.com/office/word/2010/wordml" w:rsidRPr="009616CB" w:rsidR="00374C82" w:rsidP="00374C82" w:rsidRDefault="00374C82" w14:paraId="79C49110"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2EB25B6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2580 - Olive Oil</w:t>
      </w:r>
    </w:p>
    <w:p xmlns:wp14="http://schemas.microsoft.com/office/word/2010/wordml" w:rsidRPr="009616CB" w:rsidR="00374C82" w:rsidP="00374C82" w:rsidRDefault="00374C82" w14:paraId="246A30B7" wp14:textId="77777777">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xmlns:wp14="http://schemas.microsoft.com/office/word/2010/wordml" w:rsidRPr="009616CB" w:rsidR="00374C82" w:rsidP="00374C82" w:rsidRDefault="00374C82" w14:paraId="453060B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36941B90"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xmlns:wp14="http://schemas.microsoft.com/office/word/2010/wordml" w:rsidRPr="009616CB" w:rsidR="00374C82" w:rsidP="00374C82" w:rsidRDefault="00374C82" w14:paraId="3401F48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086D357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2581 - Ricebran Oil</w:t>
      </w:r>
    </w:p>
    <w:p xmlns:wp14="http://schemas.microsoft.com/office/word/2010/wordml" w:rsidRPr="009616CB" w:rsidR="00374C82" w:rsidP="00374C82" w:rsidRDefault="00374C82" w14:paraId="66AFBDBE" wp14:textId="77777777">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xmlns:wp14="http://schemas.microsoft.com/office/word/2010/wordml" w:rsidRPr="009616CB" w:rsidR="00374C82" w:rsidP="00374C82" w:rsidRDefault="00374C82" w14:paraId="0480FD48"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148E43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2582 - Maize Germ Oil</w:t>
      </w:r>
    </w:p>
    <w:p xmlns:wp14="http://schemas.microsoft.com/office/word/2010/wordml" w:rsidRPr="009616CB" w:rsidR="00374C82" w:rsidP="00374C82" w:rsidRDefault="00374C82" w14:paraId="6553E639" wp14:textId="77777777">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xmlns:wp14="http://schemas.microsoft.com/office/word/2010/wordml" w:rsidRPr="009616CB" w:rsidR="00374C82" w:rsidP="00374C82" w:rsidRDefault="00374C82" w14:paraId="6B55AEE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1FEE614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2586 - Oilcrops Oil, Other</w:t>
      </w:r>
    </w:p>
    <w:p xmlns:wp14="http://schemas.microsoft.com/office/word/2010/wordml" w:rsidRPr="009616CB" w:rsidR="00374C82" w:rsidP="00374C82" w:rsidRDefault="00374C82" w14:paraId="5BD53F7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xmlns:wp14="http://schemas.microsoft.com/office/word/2010/wordml" w:rsidRPr="009616CB" w:rsidR="00374C82" w:rsidP="00374C82" w:rsidRDefault="00374C82" w14:paraId="6FA94B9E"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69D76CC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xmlns:wp14="http://schemas.microsoft.com/office/word/2010/wordml" w:rsidRPr="009616CB" w:rsidR="00374C82" w:rsidP="00374C82" w:rsidRDefault="00374C82" w14:paraId="0CE2DA2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xmlns:wp14="http://schemas.microsoft.com/office/word/2010/wordml" w:rsidRPr="009616CB" w:rsidR="00374C82" w:rsidP="00374C82" w:rsidRDefault="00374C82" w14:paraId="30C720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xmlns:wp14="http://schemas.microsoft.com/office/word/2010/wordml" w:rsidRPr="009616CB" w:rsidR="00374C82" w:rsidP="00374C82" w:rsidRDefault="00374C82" w14:paraId="34C3D1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374C82" w:rsidP="00374C82" w:rsidRDefault="00374C82" w14:paraId="3B65B27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xmlns:wp14="http://schemas.microsoft.com/office/word/2010/wordml" w:rsidRPr="009616CB" w:rsidR="00374C82" w:rsidP="00374C82" w:rsidRDefault="00374C82" w14:paraId="1C740B1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xmlns:wp14="http://schemas.microsoft.com/office/word/2010/wordml" w:rsidRPr="009616CB" w:rsidR="00374C82" w:rsidP="00374C82" w:rsidRDefault="00374C82" w14:paraId="64959C7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374C82" w:rsidP="00374C82" w:rsidRDefault="00374C82" w14:paraId="02C2198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xmlns:wp14="http://schemas.microsoft.com/office/word/2010/wordml" w:rsidRPr="009616CB" w:rsidR="00374C82" w:rsidP="00374C82" w:rsidRDefault="00374C82" w14:paraId="6FF93CA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xmlns:wp14="http://schemas.microsoft.com/office/word/2010/wordml" w:rsidRPr="009616CB" w:rsidR="00374C82" w:rsidP="00374C82" w:rsidRDefault="00374C82" w14:paraId="3683CD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hAnsi="Times New Roman" w:eastAsia="MS Gothic"/>
          <w:lang w:val="en-US"/>
        </w:rPr>
        <w:t>-</w:t>
      </w:r>
      <w:r w:rsidRPr="009616CB">
        <w:rPr>
          <w:rFonts w:ascii="Times New Roman" w:hAnsi="Times New Roman"/>
        </w:rPr>
        <w:t>pressed linseed oil fits for human consumption.</w:t>
      </w:r>
    </w:p>
    <w:p xmlns:wp14="http://schemas.microsoft.com/office/word/2010/wordml" w:rsidRPr="009616CB" w:rsidR="00374C82" w:rsidP="00374C82" w:rsidRDefault="00374C82" w14:paraId="6516B6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xmlns:wp14="http://schemas.microsoft.com/office/word/2010/wordml" w:rsidRPr="009616CB" w:rsidR="00374C82" w:rsidP="00374C82" w:rsidRDefault="00374C82" w14:paraId="2881035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xmlns:wp14="http://schemas.microsoft.com/office/word/2010/wordml" w:rsidRPr="009616CB" w:rsidR="00374C82" w:rsidP="00374C82" w:rsidRDefault="00374C82" w14:paraId="2330DF8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hint="eastAsia" w:ascii="MS Mincho" w:hAnsi="MS Mincho" w:eastAsia="MS Mincho" w:cs="MS Mincho"/>
        </w:rPr>
        <w:t>‑</w:t>
      </w:r>
      <w:r w:rsidRPr="009616CB">
        <w:rPr>
          <w:rFonts w:ascii="Times New Roman" w:hAnsi="Times New Roman"/>
        </w:rPr>
        <w:t>making to enrich cocoa pastes, in confectionery, perfumery, in the manufacture of cosmetics and in pharmacy.</w:t>
      </w:r>
    </w:p>
    <w:p xmlns:wp14="http://schemas.microsoft.com/office/word/2010/wordml" w:rsidRPr="009616CB" w:rsidR="00374C82" w:rsidP="00374C82" w:rsidRDefault="00374C82" w14:paraId="032D01A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374C82" w:rsidP="00374C82" w:rsidRDefault="00374C82" w14:paraId="1212BC2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374C82" w:rsidP="00374C82" w:rsidRDefault="00374C82" w14:paraId="19DDAA9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xmlns:wp14="http://schemas.microsoft.com/office/word/2010/wordml" w:rsidRPr="009616CB" w:rsidR="00374C82" w:rsidP="00374C82" w:rsidRDefault="00374C82" w14:paraId="3829C4BD"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xmlns:wp14="http://schemas.microsoft.com/office/word/2010/wordml" w:rsidRPr="009616CB" w:rsidR="00374C82" w:rsidP="00374C82" w:rsidRDefault="00374C82" w14:paraId="231207A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xmlns:wp14="http://schemas.microsoft.com/office/word/2010/wordml" w:rsidRPr="009616CB" w:rsidR="00374C82" w:rsidP="00374C82" w:rsidRDefault="00374C82" w14:paraId="4B3A3DA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xmlns:wp14="http://schemas.microsoft.com/office/word/2010/wordml" w:rsidRPr="009616CB" w:rsidR="00374C82" w:rsidP="00374C82" w:rsidRDefault="00374C82" w14:paraId="62D119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xmlns:wp14="http://schemas.microsoft.com/office/word/2010/wordml" w:rsidRPr="009616CB" w:rsidR="00374C82" w:rsidP="00374C82" w:rsidRDefault="00374C82" w14:paraId="540E22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xmlns:wp14="http://schemas.microsoft.com/office/word/2010/wordml" w:rsidRPr="009616CB" w:rsidR="00374C82" w:rsidP="00374C82" w:rsidRDefault="00374C82" w14:paraId="5469899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xmlns:wp14="http://schemas.microsoft.com/office/word/2010/wordml" w:rsidRPr="009616CB" w:rsidR="00374C82" w:rsidP="00374C82" w:rsidRDefault="00374C82" w14:paraId="387CF18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xmlns:wp14="http://schemas.microsoft.com/office/word/2010/wordml" w:rsidRPr="009616CB" w:rsidR="00374C82" w:rsidP="00374C82" w:rsidRDefault="00374C82" w14:paraId="404AB750"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xmlns:wp14="http://schemas.microsoft.com/office/word/2010/wordml" w:rsidRPr="009616CB" w:rsidR="00374C82" w:rsidP="00374C82" w:rsidRDefault="00374C82" w14:paraId="36BA648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xmlns:wp14="http://schemas.microsoft.com/office/word/2010/wordml" w:rsidRPr="009616CB" w:rsidR="00374C82" w:rsidP="00374C82" w:rsidRDefault="00374C82" w14:paraId="7E8407A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xmlns:wp14="http://schemas.microsoft.com/office/word/2010/wordml" w:rsidRPr="009616CB" w:rsidR="00374C82" w:rsidP="00374C82" w:rsidRDefault="00374C82" w14:paraId="1624650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xmlns:wp14="http://schemas.microsoft.com/office/word/2010/wordml" w:rsidRPr="009616CB" w:rsidR="00374C82" w:rsidP="00374C82" w:rsidRDefault="00374C82" w14:paraId="2B342CE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xmlns:wp14="http://schemas.microsoft.com/office/word/2010/wordml" w:rsidRPr="009616CB" w:rsidR="00374C82" w:rsidP="00374C82" w:rsidRDefault="00374C82" w14:paraId="443D0BD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xmlns:wp14="http://schemas.microsoft.com/office/word/2010/wordml" w:rsidRPr="009616CB" w:rsidR="00374C82" w:rsidP="00374C82" w:rsidRDefault="00374C82" w14:paraId="38617F3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xmlns:wp14="http://schemas.microsoft.com/office/word/2010/wordml" w:rsidRPr="009616CB" w:rsidR="00374C82" w:rsidP="00374C82" w:rsidRDefault="00374C82" w14:paraId="672BB21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xmlns:wp14="http://schemas.microsoft.com/office/word/2010/wordml" w:rsidRPr="009616CB" w:rsidR="00374C82" w:rsidP="00374C82" w:rsidRDefault="00374C82" w14:paraId="4E4291FD"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xmlns:wp14="http://schemas.microsoft.com/office/word/2010/wordml" w:rsidRPr="009616CB" w:rsidR="00374C82" w:rsidP="00374C82" w:rsidRDefault="00374C82" w14:paraId="1DC7522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xmlns:wp14="http://schemas.microsoft.com/office/word/2010/wordml" w:rsidRPr="009616CB" w:rsidR="00374C82" w:rsidP="00374C82" w:rsidRDefault="00374C82" w14:paraId="46B10C5C" wp14:textId="77777777">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xmlns:wp14="http://schemas.microsoft.com/office/word/2010/wordml" w:rsidRPr="009616CB" w:rsidR="00374C82" w:rsidP="00374C82" w:rsidRDefault="00374C82" w14:paraId="0611790D" wp14:textId="77777777">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374C82" w:rsidP="00374C82" w:rsidRDefault="00374C82" w14:paraId="4669A573"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7E5EB3E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32555A" w14:paraId="3D83FEFA" wp14:textId="77777777">
      <w:pPr>
        <w:pStyle w:val="Heading2"/>
        <w:rPr>
          <w:rFonts w:eastAsiaTheme="majorEastAsia"/>
          <w:lang w:eastAsia="it-IT"/>
        </w:rPr>
      </w:pPr>
      <w:bookmarkStart w:name="_Toc428436088" w:id="3913"/>
      <w:bookmarkStart w:name="_Toc428436389" w:id="3914"/>
      <w:bookmarkStart w:name="_Toc428436515" w:id="3915"/>
      <w:r w:rsidRPr="009616CB">
        <w:rPr>
          <w:rFonts w:eastAsiaTheme="majorEastAsia"/>
          <w:lang w:eastAsia="it-IT"/>
        </w:rPr>
        <w:lastRenderedPageBreak/>
        <w:t>Vegetables and derived products</w:t>
      </w:r>
      <w:bookmarkEnd w:id="3913"/>
      <w:bookmarkEnd w:id="3914"/>
      <w:bookmarkEnd w:id="3915"/>
    </w:p>
    <w:p xmlns:wp14="http://schemas.microsoft.com/office/word/2010/wordml" w:rsidRPr="009616CB" w:rsidR="00374C82" w:rsidP="00374C82" w:rsidRDefault="00374C82" w14:paraId="5954A80E" wp14:textId="77777777">
      <w:pPr>
        <w:spacing w:after="0" w:line="240" w:lineRule="auto"/>
        <w:jc w:val="center"/>
        <w:rPr>
          <w:rFonts w:ascii="Times New Roman" w:hAnsi="Times New Roman" w:cs="Times New Roman"/>
          <w:b/>
          <w:bCs/>
          <w:color w:val="FF0000"/>
          <w:sz w:val="26"/>
          <w:szCs w:val="26"/>
        </w:rPr>
      </w:pPr>
    </w:p>
    <w:p xmlns:wp14="http://schemas.microsoft.com/office/word/2010/wordml" w:rsidRPr="009616CB" w:rsidR="00374C82" w:rsidP="00374C82" w:rsidRDefault="00374C82" w14:paraId="07F958D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author="Veronica" w:date="2015-09-03T16:25:00Z" w:id="3916">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Pr="009616CB" w:rsidR="00A96307">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374C82" w:rsidP="00374C82" w:rsidRDefault="00374C82" w14:paraId="152EF497"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374C82" w:rsidRDefault="00374C82" w14:paraId="2BF041D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374C82" w:rsidP="00374C82" w:rsidRDefault="00374C82" w14:paraId="3470F413" wp14:textId="77777777">
      <w:pPr>
        <w:spacing w:after="0" w:line="240" w:lineRule="auto"/>
        <w:jc w:val="both"/>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0EAC92C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2601 – Tomatoes</w:t>
      </w:r>
    </w:p>
    <w:p xmlns:wp14="http://schemas.microsoft.com/office/word/2010/wordml" w:rsidRPr="009616CB" w:rsidR="00374C82" w:rsidP="00374C82" w:rsidRDefault="00374C82" w14:paraId="517D64AA" wp14:textId="77777777">
      <w:pPr>
        <w:spacing w:after="0" w:line="240" w:lineRule="auto"/>
        <w:jc w:val="both"/>
        <w:rPr>
          <w:rFonts w:ascii="Times New Roman" w:hAnsi="Times New Roman" w:cs="Times New Roman" w:eastAsiaTheme="majorEastAsia"/>
          <w:szCs w:val="20"/>
          <w:lang w:eastAsia="it-IT"/>
        </w:rPr>
      </w:pPr>
      <w:proofErr w:type="gramStart"/>
      <w:r w:rsidRPr="009616CB">
        <w:rPr>
          <w:rFonts w:ascii="Times New Roman" w:hAnsi="Times New Roman" w:cs="Times New Roman" w:eastAsiaTheme="majorEastAsia"/>
          <w:szCs w:val="20"/>
          <w:lang w:eastAsia="it-IT"/>
        </w:rPr>
        <w:t>Tomatoes, species of Lycopersicon esculentum, fresh or chilled of all kinds.</w:t>
      </w:r>
      <w:proofErr w:type="gramEnd"/>
    </w:p>
    <w:p xmlns:wp14="http://schemas.microsoft.com/office/word/2010/wordml" w:rsidRPr="009616CB" w:rsidR="00374C82" w:rsidP="00374C82" w:rsidRDefault="00374C82" w14:paraId="0B80F123"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 </w:t>
      </w:r>
    </w:p>
    <w:p xmlns:wp14="http://schemas.microsoft.com/office/word/2010/wordml" w:rsidRPr="009616CB" w:rsidR="00374C82" w:rsidP="00374C82" w:rsidRDefault="00374C82" w14:paraId="653C55EF"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Processed products expressed in terms of primary equivalent: </w:t>
      </w:r>
    </w:p>
    <w:p xmlns:wp14="http://schemas.microsoft.com/office/word/2010/wordml" w:rsidRPr="009616CB" w:rsidR="00374C82" w:rsidP="00374C82" w:rsidRDefault="00374C82" w14:paraId="6382BC1D"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•juice of tomatoes (21321); paste of tomatoes (21399.01); tomato peeled (21399.02).</w:t>
      </w:r>
    </w:p>
    <w:p xmlns:wp14="http://schemas.microsoft.com/office/word/2010/wordml" w:rsidRPr="009616CB" w:rsidR="00374C82" w:rsidP="00374C82" w:rsidRDefault="00374C82" w14:paraId="726E4127" wp14:textId="77777777">
      <w:pPr>
        <w:spacing w:after="0" w:line="240" w:lineRule="auto"/>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176B39A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2602 – Onions</w:t>
      </w:r>
    </w:p>
    <w:p xmlns:wp14="http://schemas.microsoft.com/office/word/2010/wordml" w:rsidRPr="009616CB" w:rsidR="00374C82" w:rsidP="00374C82" w:rsidRDefault="00374C82" w14:paraId="2D2A217C"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xmlns:wp14="http://schemas.microsoft.com/office/word/2010/wordml" w:rsidRPr="009616CB" w:rsidR="00374C82" w:rsidP="00374C82" w:rsidRDefault="00374C82" w14:paraId="4843A741"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4B423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2605 - Vegetables, Other</w:t>
      </w:r>
    </w:p>
    <w:p xmlns:wp14="http://schemas.microsoft.com/office/word/2010/wordml" w:rsidRPr="009616CB" w:rsidR="00374C82" w:rsidP="00374C82" w:rsidRDefault="00374C82" w14:paraId="79042601"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Vegetables other includes</w:t>
      </w:r>
      <w:proofErr w:type="gramEnd"/>
      <w:r w:rsidRPr="009616CB">
        <w:rPr>
          <w:rFonts w:ascii="Times New Roman" w:hAnsi="Times New Roman" w:cs="Times New Roman"/>
        </w:rPr>
        <w:t xml:space="preserv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1B9B292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xmlns:wp14="http://schemas.microsoft.com/office/word/2010/wordml" w:rsidRPr="009616CB" w:rsidR="00374C82" w:rsidP="00374C82" w:rsidRDefault="00374C82" w14:paraId="156DE32E"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xmlns:wp14="http://schemas.microsoft.com/office/word/2010/wordml" w:rsidRPr="009616CB" w:rsidR="00374C82" w:rsidP="00374C82" w:rsidRDefault="00374C82" w14:paraId="5465E8A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xmlns:wp14="http://schemas.microsoft.com/office/word/2010/wordml" w:rsidRPr="009616CB" w:rsidR="00374C82" w:rsidP="00374C82" w:rsidRDefault="00374C82" w14:paraId="707C6994"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xmlns:wp14="http://schemas.microsoft.com/office/word/2010/wordml" w:rsidRPr="009616CB" w:rsidR="00374C82" w:rsidP="00374C82" w:rsidRDefault="00374C82" w14:paraId="7E096D3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xmlns:wp14="http://schemas.microsoft.com/office/word/2010/wordml" w:rsidRPr="009616CB" w:rsidR="00374C82" w:rsidP="00374C82" w:rsidRDefault="00374C82" w14:paraId="3CE1AAD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xmlns:wp14="http://schemas.microsoft.com/office/word/2010/wordml" w:rsidRPr="009616CB" w:rsidR="00374C82" w:rsidP="00374C82" w:rsidRDefault="00374C82" w14:paraId="064FA61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chicory (blanched, curly, escarole and witloof); endive; escarole; lettuce (cabbage, head, </w:t>
      </w:r>
      <w:proofErr w:type="gramStart"/>
      <w:r w:rsidRPr="009616CB">
        <w:rPr>
          <w:rFonts w:ascii="Times New Roman" w:hAnsi="Times New Roman"/>
          <w:bCs/>
        </w:rPr>
        <w:t>romaine</w:t>
      </w:r>
      <w:proofErr w:type="gramEnd"/>
      <w:r w:rsidRPr="009616CB">
        <w:rPr>
          <w:rFonts w:ascii="Times New Roman" w:hAnsi="Times New Roman"/>
          <w:bCs/>
        </w:rPr>
        <w:t>).</w:t>
      </w:r>
    </w:p>
    <w:p xmlns:wp14="http://schemas.microsoft.com/office/word/2010/wordml" w:rsidRPr="009616CB" w:rsidR="00374C82" w:rsidP="00374C82" w:rsidRDefault="00374C82" w14:paraId="39616F8E" wp14:textId="77777777">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xmlns:wp14="http://schemas.microsoft.com/office/word/2010/wordml" w:rsidRPr="009616CB" w:rsidR="00374C82" w:rsidP="00374C82" w:rsidRDefault="00374C82" w14:paraId="3E850D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xmlns:wp14="http://schemas.microsoft.com/office/word/2010/wordml" w:rsidRPr="009616CB" w:rsidR="00374C82" w:rsidP="00374C82" w:rsidRDefault="00374C82" w14:paraId="3797BD71"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xmlns:wp14="http://schemas.microsoft.com/office/word/2010/wordml" w:rsidRPr="009616CB" w:rsidR="00374C82" w:rsidP="00374C82" w:rsidRDefault="00374C82" w14:paraId="4F581BE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xmlns:wp14="http://schemas.microsoft.com/office/word/2010/wordml" w:rsidRPr="009616CB" w:rsidR="00374C82" w:rsidP="00374C82" w:rsidRDefault="00374C82" w14:paraId="16D424E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xmlns:wp14="http://schemas.microsoft.com/office/word/2010/wordml" w:rsidRPr="009616CB" w:rsidR="00374C82" w:rsidP="00374C82" w:rsidRDefault="00374C82" w14:paraId="0AB9B13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xmlns:wp14="http://schemas.microsoft.com/office/word/2010/wordml" w:rsidRPr="009616CB" w:rsidR="00374C82" w:rsidP="00374C82" w:rsidRDefault="00374C82" w14:paraId="5C7FD32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xmlns:wp14="http://schemas.microsoft.com/office/word/2010/wordml" w:rsidRPr="009616CB" w:rsidR="00374C82" w:rsidP="00374C82" w:rsidRDefault="00374C82" w14:paraId="7D1B889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xmlns:wp14="http://schemas.microsoft.com/office/word/2010/wordml" w:rsidRPr="009616CB" w:rsidR="00374C82" w:rsidP="00374C82" w:rsidRDefault="00374C82" w14:paraId="4BA916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xmlns:wp14="http://schemas.microsoft.com/office/word/2010/wordml" w:rsidRPr="009616CB" w:rsidR="00374C82" w:rsidP="00374C82" w:rsidRDefault="00374C82" w14:paraId="1B7EF6A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xmlns:wp14="http://schemas.microsoft.com/office/word/2010/wordml" w:rsidRPr="009616CB" w:rsidR="00374C82" w:rsidP="00374C82" w:rsidRDefault="00374C82" w14:paraId="7AA5C5C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xmlns:wp14="http://schemas.microsoft.com/office/word/2010/wordml" w:rsidRPr="009616CB" w:rsidR="00374C82" w:rsidP="00374C82" w:rsidRDefault="00374C82" w14:paraId="49BD5F9C"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xmlns:wp14="http://schemas.microsoft.com/office/word/2010/wordml" w:rsidRPr="009616CB" w:rsidR="00374C82" w:rsidP="00374C82" w:rsidRDefault="00374C82" w14:paraId="4340E4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t>
      </w:r>
      <w:proofErr w:type="gramStart"/>
      <w:r w:rsidRPr="009616CB">
        <w:rPr>
          <w:rFonts w:ascii="Times New Roman" w:hAnsi="Times New Roman"/>
          <w:bCs/>
        </w:rPr>
        <w:t>welsh</w:t>
      </w:r>
      <w:proofErr w:type="gramEnd"/>
      <w:r w:rsidRPr="009616CB">
        <w:rPr>
          <w:rFonts w:ascii="Times New Roman" w:hAnsi="Times New Roman"/>
          <w:bCs/>
        </w:rPr>
        <w:t xml:space="preserve"> onions). Young onions pulled before the bulb has enlarged; used especially in salads. Includes onion sets.</w:t>
      </w:r>
    </w:p>
    <w:p xmlns:wp14="http://schemas.microsoft.com/office/word/2010/wordml" w:rsidRPr="009616CB" w:rsidR="00374C82" w:rsidP="00374C82" w:rsidRDefault="00374C82" w14:paraId="4DA224D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xmlns:wp14="http://schemas.microsoft.com/office/word/2010/wordml" w:rsidRPr="009616CB" w:rsidR="00374C82" w:rsidP="00374C82" w:rsidRDefault="00374C82" w14:paraId="281DE0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374C82" w:rsidP="00374C82" w:rsidRDefault="00374C82" w14:paraId="1FF8958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xmlns:wp14="http://schemas.microsoft.com/office/word/2010/wordml" w:rsidRPr="009616CB" w:rsidR="00374C82" w:rsidP="00374C82" w:rsidRDefault="00374C82" w14:paraId="29D05E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xmlns:wp14="http://schemas.microsoft.com/office/word/2010/wordml" w:rsidRPr="009616CB" w:rsidR="00374C82" w:rsidP="00374C82" w:rsidRDefault="00374C82" w14:paraId="6ECD52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xmlns:wp14="http://schemas.microsoft.com/office/word/2010/wordml" w:rsidRPr="009616CB" w:rsidR="00374C82" w:rsidP="00374C82" w:rsidRDefault="00374C82" w14:paraId="2B39736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xmlns:wp14="http://schemas.microsoft.com/office/word/2010/wordml" w:rsidRPr="009616CB" w:rsidR="00374C82" w:rsidP="00374C82" w:rsidRDefault="00374C82" w14:paraId="1947B1B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 xml:space="preserve">Brassica </w:t>
      </w:r>
      <w:proofErr w:type="gramStart"/>
      <w:r w:rsidRPr="009616CB">
        <w:rPr>
          <w:rFonts w:ascii="Times New Roman" w:hAnsi="Times New Roman"/>
          <w:bCs/>
          <w:i/>
          <w:iCs/>
        </w:rPr>
        <w:t>rapa</w:t>
      </w:r>
      <w:proofErr w:type="gramEnd"/>
      <w:r w:rsidRPr="009616CB">
        <w:rPr>
          <w:rFonts w:ascii="Times New Roman" w:hAnsi="Times New Roman"/>
          <w:bCs/>
          <w:i/>
          <w:iCs/>
        </w:rPr>
        <w:t xml:space="preserve"> var. rapifera</w:t>
      </w:r>
      <w:r w:rsidRPr="009616CB">
        <w:rPr>
          <w:rFonts w:ascii="Times New Roman" w:hAnsi="Times New Roman"/>
          <w:bCs/>
        </w:rPr>
        <w:t>). Forage carrots excluded.</w:t>
      </w:r>
    </w:p>
    <w:p xmlns:wp14="http://schemas.microsoft.com/office/word/2010/wordml" w:rsidRPr="009616CB" w:rsidR="00374C82" w:rsidP="00374C82" w:rsidRDefault="00374C82" w14:paraId="32A1A8E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xmlns:wp14="http://schemas.microsoft.com/office/word/2010/wordml" w:rsidRPr="009616CB" w:rsidR="00374C82" w:rsidP="00374C82" w:rsidRDefault="00374C82" w14:paraId="38C5EB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xmlns:wp14="http://schemas.microsoft.com/office/word/2010/wordml" w:rsidRPr="009616CB" w:rsidR="00374C82" w:rsidP="00374C82" w:rsidRDefault="00374C82" w14:paraId="2CD1D23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xmlns:wp14="http://schemas.microsoft.com/office/word/2010/wordml" w:rsidRPr="009616CB" w:rsidR="00374C82" w:rsidP="00374C82" w:rsidRDefault="00374C82" w14:paraId="0B375DB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xmlns:wp14="http://schemas.microsoft.com/office/word/2010/wordml" w:rsidRPr="009616CB" w:rsidR="00374C82" w:rsidP="00374C82" w:rsidRDefault="00374C82" w14:paraId="1EE80AD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xmlns:wp14="http://schemas.microsoft.com/office/word/2010/wordml" w:rsidRPr="009616CB" w:rsidR="00374C82" w:rsidP="00374C82" w:rsidRDefault="00374C82" w14:paraId="798E6E5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374C82" w:rsidP="00374C82" w:rsidRDefault="00374C82" w14:paraId="24C32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xmlns:wp14="http://schemas.microsoft.com/office/word/2010/wordml" w:rsidRPr="009616CB" w:rsidR="00374C82" w:rsidP="00374C82" w:rsidRDefault="00374C82" w14:paraId="2B15E3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xmlns:wp14="http://schemas.microsoft.com/office/word/2010/wordml" w:rsidRPr="009616CB" w:rsidR="00374C82" w:rsidP="00374C82" w:rsidRDefault="00374C82" w14:paraId="70A395D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xmlns:wp14="http://schemas.microsoft.com/office/word/2010/wordml" w:rsidRPr="009616CB" w:rsidR="00374C82" w:rsidP="00374C82" w:rsidRDefault="00374C82" w14:paraId="7203BCC9"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xmlns:wp14="http://schemas.microsoft.com/office/word/2010/wordml" w:rsidRPr="009616CB" w:rsidR="00374C82" w:rsidP="00374C82" w:rsidRDefault="00374C82" w14:paraId="0DE24A54"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9616CB" w:rsidRDefault="00374C82" w14:paraId="3F7A91C6"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xmlns:wp14="http://schemas.microsoft.com/office/word/2010/wordml" w:rsidRPr="009616CB" w:rsidR="00374C82" w:rsidP="00374C82" w:rsidRDefault="00374C82" w14:paraId="1C72FD33" wp14:textId="77777777">
      <w:pPr>
        <w:spacing w:after="0" w:line="240" w:lineRule="auto"/>
        <w:rPr>
          <w:rFonts w:ascii="Times New Roman" w:hAnsi="Times New Roman" w:cs="Times New Roman"/>
          <w:bCs/>
          <w:sz w:val="20"/>
        </w:rPr>
      </w:pPr>
      <w:r w:rsidRPr="009616CB">
        <w:rPr>
          <w:rFonts w:ascii="Times New Roman" w:hAnsi="Times New Roman" w:cs="Times New Roman"/>
          <w:bCs/>
        </w:rPr>
        <w:br w:type="page"/>
      </w:r>
    </w:p>
    <w:p xmlns:wp14="http://schemas.microsoft.com/office/word/2010/wordml" w:rsidRPr="009616CB" w:rsidR="00374C82" w:rsidP="00E93C3B" w:rsidRDefault="00653C56" w14:paraId="01A9B2C8" wp14:textId="77777777">
      <w:pPr>
        <w:pStyle w:val="Heading2"/>
        <w:rPr>
          <w:rFonts w:eastAsiaTheme="majorEastAsia"/>
        </w:rPr>
      </w:pPr>
      <w:bookmarkStart w:name="_Toc428436089" w:id="3917"/>
      <w:bookmarkStart w:name="_Toc428436390" w:id="3918"/>
      <w:bookmarkStart w:name="_Toc428436516" w:id="3919"/>
      <w:r w:rsidRPr="009616CB">
        <w:rPr>
          <w:rFonts w:eastAsiaTheme="majorEastAsia"/>
          <w:lang w:eastAsia="it-IT"/>
        </w:rPr>
        <w:lastRenderedPageBreak/>
        <w:t>Fruits and derived products</w:t>
      </w:r>
      <w:bookmarkEnd w:id="3917"/>
      <w:bookmarkEnd w:id="3918"/>
      <w:bookmarkEnd w:id="3919"/>
    </w:p>
    <w:p xmlns:wp14="http://schemas.microsoft.com/office/word/2010/wordml" w:rsidRPr="009616CB" w:rsidR="00374C82" w:rsidP="00374C82" w:rsidRDefault="00374C82" w14:paraId="5BCD8508" wp14:textId="77777777">
      <w:pPr>
        <w:spacing w:after="0" w:line="240" w:lineRule="auto"/>
        <w:jc w:val="center"/>
        <w:rPr>
          <w:rFonts w:ascii="Times New Roman" w:hAnsi="Times New Roman" w:cs="Times New Roman"/>
        </w:rPr>
      </w:pPr>
    </w:p>
    <w:p xmlns:wp14="http://schemas.microsoft.com/office/word/2010/wordml" w:rsidRPr="009616CB" w:rsidR="00374C82" w:rsidP="00374C82" w:rsidRDefault="00374C82" w14:paraId="6D6B342B"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374C82" w:rsidP="00374C82" w:rsidRDefault="00374C82" w14:paraId="7CD936A1"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F5476DF" wp14:textId="77777777">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374C82" w:rsidP="00374C82" w:rsidRDefault="00374C82" w14:paraId="3AA93FC2" wp14:textId="77777777">
      <w:pPr>
        <w:pStyle w:val="ListParagraph"/>
        <w:widowControl w:val="0"/>
        <w:tabs>
          <w:tab w:val="left" w:pos="142"/>
        </w:tabs>
        <w:autoSpaceDE w:val="0"/>
        <w:autoSpaceDN w:val="0"/>
        <w:adjustRightInd w:val="0"/>
        <w:spacing w:after="0" w:line="240" w:lineRule="auto"/>
        <w:ind w:left="0"/>
        <w:contextualSpacing w:val="0"/>
        <w:rPr>
          <w:rFonts w:ascii="Times New Roman" w:hAnsi="Times New Roman" w:eastAsiaTheme="majorEastAsia"/>
          <w:b/>
          <w:bCs/>
        </w:rPr>
      </w:pPr>
    </w:p>
    <w:p xmlns:wp14="http://schemas.microsoft.com/office/word/2010/wordml" w:rsidRPr="009616CB" w:rsidR="00374C82" w:rsidP="0032555A" w:rsidRDefault="00374C82" w14:paraId="00C73FE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2611 - Oranges, Mandarines</w:t>
      </w:r>
    </w:p>
    <w:p xmlns:wp14="http://schemas.microsoft.com/office/word/2010/wordml" w:rsidRPr="009616CB" w:rsidR="00374C82" w:rsidP="00374C82" w:rsidRDefault="00374C82" w14:paraId="08BC82CC"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xmlns:wp14="http://schemas.microsoft.com/office/word/2010/wordml" w:rsidRPr="009616CB" w:rsidR="00374C82" w:rsidP="00374C82" w:rsidRDefault="00374C82" w14:paraId="66673389"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6C52A7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xmlns:wp14="http://schemas.microsoft.com/office/word/2010/wordml" w:rsidRPr="009616CB" w:rsidR="00374C82" w:rsidP="00374C82" w:rsidRDefault="00374C82" w14:paraId="7BEC42F5" wp14:textId="77777777">
      <w:pPr>
        <w:spacing w:after="0" w:line="240" w:lineRule="auto"/>
        <w:jc w:val="both"/>
        <w:rPr>
          <w:rFonts w:ascii="Times New Roman" w:hAnsi="Times New Roman" w:cs="Times New Roman" w:eastAsiaTheme="majorEastAsia"/>
          <w:color w:val="365F91" w:themeColor="accent1" w:themeShade="BF"/>
          <w:sz w:val="20"/>
          <w:szCs w:val="20"/>
          <w:lang w:eastAsia="it-IT"/>
        </w:rPr>
      </w:pPr>
    </w:p>
    <w:p xmlns:wp14="http://schemas.microsoft.com/office/word/2010/wordml" w:rsidRPr="009616CB" w:rsidR="00374C82" w:rsidP="0032555A" w:rsidRDefault="00374C82" w14:paraId="32845BB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2612 - Lemons, Limes</w:t>
      </w:r>
    </w:p>
    <w:p xmlns:wp14="http://schemas.microsoft.com/office/word/2010/wordml" w:rsidRPr="009616CB" w:rsidR="00374C82" w:rsidP="00374C82" w:rsidRDefault="00374C82" w14:paraId="7E8647A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xmlns:wp14="http://schemas.microsoft.com/office/word/2010/wordml" w:rsidRPr="009616CB" w:rsidR="00374C82" w:rsidP="00374C82" w:rsidRDefault="00374C82" w14:paraId="11733EE2"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B620127"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xmlns:wp14="http://schemas.microsoft.com/office/word/2010/wordml" w:rsidRPr="009616CB" w:rsidR="00374C82" w:rsidP="00374C82" w:rsidRDefault="00374C82" w14:paraId="737D4893"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5754DA6"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2A9589E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2613 - Grapefruit</w:t>
      </w:r>
    </w:p>
    <w:p xmlns:wp14="http://schemas.microsoft.com/office/word/2010/wordml" w:rsidRPr="009616CB" w:rsidR="00374C82" w:rsidP="00374C82" w:rsidRDefault="00374C82" w14:paraId="01AF16E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xmlns:wp14="http://schemas.microsoft.com/office/word/2010/wordml" w:rsidRPr="009616CB" w:rsidR="00374C82" w:rsidP="00374C82" w:rsidRDefault="00374C82" w14:paraId="52CFF9C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399F9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xmlns:wp14="http://schemas.microsoft.com/office/word/2010/wordml" w:rsidRPr="009616CB" w:rsidR="00374C82" w:rsidP="00374C82" w:rsidRDefault="00374C82" w14:paraId="53ADFD27" wp14:textId="77777777">
      <w:pPr>
        <w:tabs>
          <w:tab w:val="left" w:pos="190"/>
        </w:tabs>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009B83C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2614 - Citrus, other</w:t>
      </w:r>
    </w:p>
    <w:p xmlns:wp14="http://schemas.microsoft.com/office/word/2010/wordml" w:rsidRPr="009616CB" w:rsidR="00374C82" w:rsidP="00374C82" w:rsidRDefault="00374C82" w14:paraId="11B33B74"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xmlns:wp14="http://schemas.microsoft.com/office/word/2010/wordml" w:rsidRPr="009616CB" w:rsidR="00374C82" w:rsidP="00374C82" w:rsidRDefault="00374C82" w14:paraId="2C605FBB"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0701112"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xmlns:wp14="http://schemas.microsoft.com/office/word/2010/wordml" w:rsidRPr="009616CB" w:rsidR="00374C82" w:rsidP="00374C82" w:rsidRDefault="00374C82" w14:paraId="1D45B694" wp14:textId="77777777">
      <w:pPr>
        <w:pStyle w:val="ListParagraph"/>
        <w:tabs>
          <w:tab w:val="left" w:pos="190"/>
        </w:tabs>
        <w:spacing w:after="0" w:line="240" w:lineRule="auto"/>
        <w:ind w:left="0"/>
        <w:contextualSpacing w:val="0"/>
        <w:rPr>
          <w:rFonts w:ascii="Times New Roman" w:hAnsi="Times New Roman" w:eastAsiaTheme="majorEastAsia"/>
          <w:b/>
          <w:bCs/>
          <w:lang w:eastAsia="it-IT"/>
        </w:rPr>
      </w:pPr>
    </w:p>
    <w:p xmlns:wp14="http://schemas.microsoft.com/office/word/2010/wordml" w:rsidRPr="009616CB" w:rsidR="00374C82" w:rsidP="0032555A" w:rsidRDefault="00374C82" w14:paraId="65F6850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2615 – Bananas</w:t>
      </w:r>
    </w:p>
    <w:p xmlns:wp14="http://schemas.microsoft.com/office/word/2010/wordml" w:rsidRPr="009616CB" w:rsidR="00374C82" w:rsidP="00374C82" w:rsidRDefault="00374C82" w14:paraId="3169EFF4"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0C77F2B5" wp14:textId="77777777">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xmlns:wp14="http://schemas.microsoft.com/office/word/2010/wordml" w:rsidRPr="009616CB" w:rsidR="00374C82" w:rsidP="00374C82" w:rsidRDefault="00374C82" w14:paraId="59A559E2"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0D9CAC59" wp14:textId="77777777">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xmlns:wp14="http://schemas.microsoft.com/office/word/2010/wordml" w:rsidRPr="009616CB" w:rsidR="00374C82" w:rsidP="00374C82" w:rsidRDefault="00374C82" w14:paraId="3B2B33F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2D4A626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2616 – Plantains</w:t>
      </w:r>
    </w:p>
    <w:p xmlns:wp14="http://schemas.microsoft.com/office/word/2010/wordml" w:rsidRPr="009616CB" w:rsidR="00374C82" w:rsidP="00374C82" w:rsidRDefault="00374C82" w14:paraId="419731FF" wp14:textId="77777777">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xmlns:wp14="http://schemas.microsoft.com/office/word/2010/wordml" w:rsidRPr="009616CB" w:rsidR="00374C82" w:rsidP="00374C82" w:rsidRDefault="00374C82" w14:paraId="71D49FD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AB2AC6D" wp14:textId="77777777">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xmlns:wp14="http://schemas.microsoft.com/office/word/2010/wordml" w:rsidRPr="009616CB" w:rsidR="00374C82" w:rsidP="00374C82" w:rsidRDefault="00374C82" w14:paraId="231F5EE5"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6A7BE7D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2617 – Apples</w:t>
      </w:r>
    </w:p>
    <w:p xmlns:wp14="http://schemas.microsoft.com/office/word/2010/wordml" w:rsidRPr="009616CB" w:rsidR="00374C82" w:rsidP="00374C82" w:rsidRDefault="00374C82" w14:paraId="342412E3"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xmlns:wp14="http://schemas.microsoft.com/office/word/2010/wordml" w:rsidRPr="009616CB" w:rsidR="00374C82" w:rsidP="00374C82" w:rsidRDefault="00374C82" w14:paraId="2A72337A" wp14:textId="77777777">
      <w:pPr>
        <w:widowControl w:val="0"/>
        <w:autoSpaceDE w:val="0"/>
        <w:autoSpaceDN w:val="0"/>
        <w:adjustRightInd w:val="0"/>
        <w:spacing w:after="0" w:line="240" w:lineRule="auto"/>
        <w:rPr>
          <w:rFonts w:ascii="Times New Roman" w:hAnsi="Times New Roman" w:cs="Times New Roman"/>
        </w:rPr>
      </w:pPr>
    </w:p>
    <w:p xmlns:wp14="http://schemas.microsoft.com/office/word/2010/wordml" w:rsidRPr="009616CB" w:rsidR="00374C82" w:rsidP="00374C82" w:rsidRDefault="00374C82" w14:paraId="108B2E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xmlns:wp14="http://schemas.microsoft.com/office/word/2010/wordml" w:rsidRPr="009616CB" w:rsidR="00374C82" w:rsidP="00374C82" w:rsidRDefault="00374C82" w14:paraId="4C3A756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200C14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2618 – Pineapples</w:t>
      </w:r>
    </w:p>
    <w:p xmlns:wp14="http://schemas.microsoft.com/office/word/2010/wordml" w:rsidRPr="009616CB" w:rsidR="00374C82" w:rsidP="00374C82" w:rsidRDefault="00374C82" w14:paraId="30E58F42"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xmlns:wp14="http://schemas.microsoft.com/office/word/2010/wordml" w:rsidRPr="009616CB" w:rsidR="00374C82" w:rsidP="00374C82" w:rsidRDefault="00374C82" w14:paraId="58B301FC"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2061C32C"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xmlns:wp14="http://schemas.microsoft.com/office/word/2010/wordml" w:rsidRPr="009616CB" w:rsidR="00374C82" w:rsidP="0032555A" w:rsidRDefault="00374C82" w14:paraId="681B2F71" wp14:textId="77777777">
      <w:pPr>
        <w:pStyle w:val="Heading3"/>
        <w:rPr>
          <w:rFonts w:ascii="Times New Roman" w:hAnsi="Times New Roman" w:eastAsiaTheme="majorEastAsia"/>
          <w:sz w:val="20"/>
          <w:szCs w:val="20"/>
          <w:lang w:eastAsia="it-IT"/>
        </w:rPr>
      </w:pPr>
      <w:r w:rsidRPr="009616CB">
        <w:rPr>
          <w:rFonts w:ascii="Times New Roman" w:hAnsi="Times New Roman" w:eastAsiaTheme="majorEastAsia"/>
          <w:lang w:eastAsia="it-IT"/>
        </w:rPr>
        <w:lastRenderedPageBreak/>
        <w:t>FBS 2619 - Dates</w:t>
      </w:r>
    </w:p>
    <w:p xmlns:wp14="http://schemas.microsoft.com/office/word/2010/wordml" w:rsidRPr="009616CB" w:rsidR="00374C82" w:rsidP="00374C82" w:rsidRDefault="00374C82" w14:paraId="79612AFE" wp14:textId="77777777">
      <w:pPr>
        <w:spacing w:after="0" w:line="240" w:lineRule="auto"/>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Dates, species of </w:t>
      </w:r>
      <w:r w:rsidRPr="009616CB">
        <w:rPr>
          <w:rFonts w:ascii="Times New Roman" w:hAnsi="Times New Roman" w:cs="Times New Roman" w:eastAsiaTheme="majorEastAsia"/>
          <w:i/>
          <w:iCs/>
          <w:szCs w:val="20"/>
          <w:lang w:eastAsia="it-IT"/>
        </w:rPr>
        <w:t>Phoenix dactylifera</w:t>
      </w:r>
      <w:r w:rsidRPr="009616CB">
        <w:rPr>
          <w:rFonts w:ascii="Times New Roman" w:hAnsi="Times New Roman" w:cs="Times New Roman" w:eastAsiaTheme="majorEastAsia"/>
          <w:szCs w:val="20"/>
          <w:lang w:eastAsia="it-IT"/>
        </w:rPr>
        <w:t>, include fresh, dried and chilled fruit.</w:t>
      </w:r>
    </w:p>
    <w:p xmlns:wp14="http://schemas.microsoft.com/office/word/2010/wordml" w:rsidRPr="009616CB" w:rsidR="00374C82" w:rsidP="00374C82" w:rsidRDefault="00374C82" w14:paraId="37989A9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7B2E483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2620 – Grapes</w:t>
      </w:r>
    </w:p>
    <w:p xmlns:wp14="http://schemas.microsoft.com/office/word/2010/wordml" w:rsidRPr="009616CB" w:rsidR="00374C82" w:rsidP="00374C82" w:rsidRDefault="00374C82" w14:paraId="476E32DF"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hint="eastAsia" w:ascii="MS Mincho" w:hAnsi="MS Mincho" w:eastAsia="MS Mincho" w:cs="MS Mincho"/>
          <w:rtl/>
        </w:rPr>
        <w:t>‑</w:t>
      </w:r>
      <w:r w:rsidRPr="009616CB">
        <w:rPr>
          <w:rFonts w:ascii="Times New Roman" w:hAnsi="Times New Roman" w:cs="Times New Roman"/>
        </w:rPr>
        <w:t>production, whether grown outdoors or under glass.</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C333365"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Includes both table and wine grapes.</w:t>
      </w:r>
      <w:proofErr w:type="gramEnd"/>
    </w:p>
    <w:p xmlns:wp14="http://schemas.microsoft.com/office/word/2010/wordml" w:rsidRPr="009616CB" w:rsidR="00374C82" w:rsidP="00374C82" w:rsidRDefault="00374C82" w14:paraId="6CAA97F9"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78D9040B"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xmlns:wp14="http://schemas.microsoft.com/office/word/2010/wordml" w:rsidRPr="009616CB" w:rsidR="00374C82" w:rsidP="00374C82" w:rsidRDefault="00374C82" w14:paraId="2DFBB5A0" wp14:textId="77777777">
      <w:pPr>
        <w:pStyle w:val="ListParagraph"/>
        <w:tabs>
          <w:tab w:val="left" w:pos="19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B32013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2625 - Fruits, Other</w:t>
      </w:r>
    </w:p>
    <w:p xmlns:wp14="http://schemas.microsoft.com/office/word/2010/wordml" w:rsidRPr="009616CB" w:rsidR="00374C82" w:rsidP="00374C82" w:rsidRDefault="00374C82" w14:paraId="5BB7F8B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5078D6E6"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0EE465C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xmlns:wp14="http://schemas.microsoft.com/office/word/2010/wordml" w:rsidRPr="009616CB" w:rsidR="00374C82" w:rsidP="00374C82" w:rsidRDefault="00374C82" w14:paraId="1D63892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xmlns:wp14="http://schemas.microsoft.com/office/word/2010/wordml" w:rsidRPr="009616CB" w:rsidR="00374C82" w:rsidP="00374C82" w:rsidRDefault="00374C82" w14:paraId="1AD0BAD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xmlns:wp14="http://schemas.microsoft.com/office/word/2010/wordml" w:rsidRPr="009616CB" w:rsidR="00374C82" w:rsidP="00374C82" w:rsidRDefault="00374C82" w14:paraId="575292D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xmlns:wp14="http://schemas.microsoft.com/office/word/2010/wordml" w:rsidRPr="009616CB" w:rsidR="00374C82" w:rsidP="00374C82" w:rsidRDefault="00374C82" w14:paraId="59EF40D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xmlns:wp14="http://schemas.microsoft.com/office/word/2010/wordml" w:rsidRPr="009616CB" w:rsidR="00374C82" w:rsidP="00374C82" w:rsidRDefault="00374C82" w14:paraId="4D1FD09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xmlns:wp14="http://schemas.microsoft.com/office/word/2010/wordml" w:rsidRPr="009616CB" w:rsidR="00374C82" w:rsidP="00374C82" w:rsidRDefault="00374C82" w14:paraId="6E4F969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xmlns:wp14="http://schemas.microsoft.com/office/word/2010/wordml" w:rsidRPr="009616CB" w:rsidR="00374C82" w:rsidP="00374C82" w:rsidRDefault="00374C82" w14:paraId="775927B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xmlns:wp14="http://schemas.microsoft.com/office/word/2010/wordml" w:rsidRPr="009616CB" w:rsidR="00374C82" w:rsidP="00374C82" w:rsidRDefault="00374C82" w14:paraId="513BE53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0B360D">
        <w:rPr>
          <w:rFonts w:ascii="Times New Roman" w:hAnsi="Times New Roman"/>
          <w:bCs/>
          <w:lang w:val="it-IT"/>
          <w:rPrChange w:author="Onno Hoffmeister (ESS)" w:date="2015-09-08T14:04:00Z" w:id="3920">
            <w:rPr>
              <w:rFonts w:ascii="Times New Roman" w:hAnsi="Times New Roman"/>
              <w:bCs/>
              <w:lang w:val="en-US"/>
            </w:rPr>
          </w:rPrChange>
        </w:rPr>
        <w:t>Pome fruit n.e.c</w:t>
      </w:r>
      <w:proofErr w:type="gramStart"/>
      <w:r w:rsidRPr="000B360D">
        <w:rPr>
          <w:rFonts w:ascii="Times New Roman" w:hAnsi="Times New Roman"/>
          <w:bCs/>
          <w:lang w:val="it-IT"/>
          <w:rPrChange w:author="Onno Hoffmeister (ESS)" w:date="2015-09-08T14:04:00Z" w:id="3921">
            <w:rPr>
              <w:rFonts w:ascii="Times New Roman" w:hAnsi="Times New Roman"/>
              <w:bCs/>
              <w:lang w:val="en-US"/>
            </w:rPr>
          </w:rPrChange>
        </w:rPr>
        <w:t>..</w:t>
      </w:r>
      <w:proofErr w:type="gramEnd"/>
      <w:r w:rsidRPr="000B360D">
        <w:rPr>
          <w:rFonts w:ascii="Times New Roman" w:hAnsi="Times New Roman"/>
          <w:bCs/>
          <w:lang w:val="it-IT"/>
          <w:rPrChange w:author="Onno Hoffmeister (ESS)" w:date="2015-09-08T14:04:00Z" w:id="3922">
            <w:rPr>
              <w:rFonts w:ascii="Times New Roman" w:hAnsi="Times New Roman"/>
              <w:bCs/>
              <w:lang w:val="en-US"/>
            </w:rPr>
          </w:rPrChange>
        </w:rPr>
        <w:t xml:space="preserve"> </w:t>
      </w:r>
      <w:r w:rsidRPr="009616CB">
        <w:rPr>
          <w:rFonts w:ascii="Times New Roman" w:hAnsi="Times New Roman"/>
          <w:bCs/>
        </w:rPr>
        <w:t>Other pome fruit not separately identified. In some countries apples, pears and quinces are reported under this general category.</w:t>
      </w:r>
    </w:p>
    <w:p xmlns:wp14="http://schemas.microsoft.com/office/word/2010/wordml" w:rsidRPr="009616CB" w:rsidR="00374C82" w:rsidP="00374C82" w:rsidRDefault="00374C82" w14:paraId="4FDC0CE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xmlns:wp14="http://schemas.microsoft.com/office/word/2010/wordml" w:rsidRPr="009616CB" w:rsidR="00374C82" w:rsidP="00374C82" w:rsidRDefault="00374C82" w14:paraId="398D615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xmlns:wp14="http://schemas.microsoft.com/office/word/2010/wordml" w:rsidRPr="009616CB" w:rsidR="00374C82" w:rsidP="00374C82" w:rsidRDefault="00374C82" w14:paraId="38CA9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xmlns:wp14="http://schemas.microsoft.com/office/word/2010/wordml" w:rsidRPr="009616CB" w:rsidR="00374C82" w:rsidP="00374C82" w:rsidRDefault="00374C82" w14:paraId="5255EEC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xmlns:wp14="http://schemas.microsoft.com/office/word/2010/wordml" w:rsidRPr="009616CB" w:rsidR="00374C82" w:rsidP="00374C82" w:rsidRDefault="00374C82" w14:paraId="4019A2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4D8B04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285DC65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 xml:space="preserve">Morus </w:t>
      </w:r>
      <w:proofErr w:type="gramStart"/>
      <w:r w:rsidRPr="009616CB">
        <w:rPr>
          <w:rFonts w:ascii="Times New Roman" w:hAnsi="Times New Roman"/>
          <w:bCs/>
          <w:i/>
          <w:iCs/>
        </w:rPr>
        <w:t>alba</w:t>
      </w:r>
      <w:proofErr w:type="gramEnd"/>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xmlns:wp14="http://schemas.microsoft.com/office/word/2010/wordml" w:rsidRPr="009616CB" w:rsidR="00374C82" w:rsidP="00374C82" w:rsidRDefault="00374C82" w14:paraId="130ECA3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xmlns:wp14="http://schemas.microsoft.com/office/word/2010/wordml" w:rsidRPr="009616CB" w:rsidR="00374C82" w:rsidP="00374C82" w:rsidRDefault="00374C82" w14:paraId="077387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xmlns:wp14="http://schemas.microsoft.com/office/word/2010/wordml" w:rsidRPr="009616CB" w:rsidR="00374C82" w:rsidP="00374C82" w:rsidRDefault="00374C82" w14:paraId="6E9AC28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xmlns:wp14="http://schemas.microsoft.com/office/word/2010/wordml" w:rsidRPr="009616CB" w:rsidR="00374C82" w:rsidP="00374C82" w:rsidRDefault="00374C82" w14:paraId="60CDAC3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xmlns:wp14="http://schemas.microsoft.com/office/word/2010/wordml" w:rsidRPr="009616CB" w:rsidR="00374C82" w:rsidP="00374C82" w:rsidRDefault="00374C82" w14:paraId="53AD5D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xmlns:wp14="http://schemas.microsoft.com/office/word/2010/wordml" w:rsidRPr="009616CB" w:rsidR="00374C82" w:rsidP="00374C82" w:rsidRDefault="00374C82" w14:paraId="100E4DE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xmlns:wp14="http://schemas.microsoft.com/office/word/2010/wordml" w:rsidRPr="009616CB" w:rsidR="00374C82" w:rsidP="00374C82" w:rsidRDefault="00374C82" w14:paraId="352A872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xmlns:wp14="http://schemas.microsoft.com/office/word/2010/wordml" w:rsidRPr="009616CB" w:rsidR="00374C82" w:rsidP="00374C82" w:rsidRDefault="00374C82" w14:paraId="6C955A1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xmlns:wp14="http://schemas.microsoft.com/office/word/2010/wordml" w:rsidRPr="009616CB" w:rsidR="00374C82" w:rsidP="00374C82" w:rsidRDefault="00374C82" w14:paraId="79D1555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xmlns:wp14="http://schemas.microsoft.com/office/word/2010/wordml" w:rsidRPr="009616CB" w:rsidR="00374C82" w:rsidP="00374C82" w:rsidRDefault="00374C82" w14:paraId="1149AA7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xmlns:wp14="http://schemas.microsoft.com/office/word/2010/wordml" w:rsidRPr="009616CB" w:rsidR="00374C82" w:rsidP="00374C82" w:rsidRDefault="00374C82" w14:paraId="1237270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xmlns:wp14="http://schemas.microsoft.com/office/word/2010/wordml" w:rsidRPr="009616CB" w:rsidR="00374C82" w:rsidP="00374C82" w:rsidRDefault="00374C82" w14:paraId="016978F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 xml:space="preserve">Annona </w:t>
      </w:r>
      <w:proofErr w:type="gramStart"/>
      <w:r w:rsidRPr="009616CB">
        <w:rPr>
          <w:rFonts w:ascii="Times New Roman" w:hAnsi="Times New Roman"/>
          <w:bCs/>
          <w:i/>
          <w:iCs/>
          <w:lang w:val="it-IT"/>
        </w:rPr>
        <w:t>spp.</w:t>
      </w:r>
      <w:proofErr w:type="gramEnd"/>
      <w:r w:rsidRPr="009616CB">
        <w:rPr>
          <w:rFonts w:ascii="Times New Roman" w:hAnsi="Times New Roman"/>
          <w:bCs/>
          <w:i/>
          <w:iCs/>
          <w:lang w:val="it-IT"/>
        </w:rPr>
        <w:t xml:space="preserve"> (cherimoya, custard apple)</w:t>
      </w:r>
    </w:p>
    <w:p xmlns:wp14="http://schemas.microsoft.com/office/word/2010/wordml" w:rsidRPr="009616CB" w:rsidR="00374C82" w:rsidP="00374C82" w:rsidRDefault="00374C82" w14:paraId="4E809C0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xmlns:wp14="http://schemas.microsoft.com/office/word/2010/wordml" w:rsidRPr="009616CB" w:rsidR="00374C82" w:rsidP="00374C82" w:rsidRDefault="00374C82" w14:paraId="34715E5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xmlns:wp14="http://schemas.microsoft.com/office/word/2010/wordml" w:rsidRPr="009616CB" w:rsidR="00374C82" w:rsidP="00374C82" w:rsidRDefault="00374C82" w14:paraId="139B7C5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xmlns:wp14="http://schemas.microsoft.com/office/word/2010/wordml" w:rsidRPr="009616CB" w:rsidR="00374C82" w:rsidP="00374C82" w:rsidRDefault="00374C82" w14:paraId="16A29E9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xmlns:wp14="http://schemas.microsoft.com/office/word/2010/wordml" w:rsidRPr="009616CB" w:rsidR="00374C82" w:rsidP="00374C82" w:rsidRDefault="00374C82" w14:paraId="5EFAB3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xmlns:wp14="http://schemas.microsoft.com/office/word/2010/wordml" w:rsidRPr="009616CB" w:rsidR="00374C82" w:rsidP="00374C82" w:rsidRDefault="00374C82" w14:paraId="52A687FE"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xmlns:wp14="http://schemas.microsoft.com/office/word/2010/wordml" w:rsidRPr="009616CB" w:rsidR="00374C82" w:rsidP="00374C82" w:rsidRDefault="00374C82" w14:paraId="5B97821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xmlns:wp14="http://schemas.microsoft.com/office/word/2010/wordml" w:rsidRPr="009616CB" w:rsidR="00374C82" w:rsidP="00374C82" w:rsidRDefault="00374C82" w14:paraId="16C089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xmlns:wp14="http://schemas.microsoft.com/office/word/2010/wordml" w:rsidRPr="009616CB" w:rsidR="00374C82" w:rsidP="00374C82" w:rsidRDefault="00374C82" w14:paraId="0FA1789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xmlns:wp14="http://schemas.microsoft.com/office/word/2010/wordml" w:rsidRPr="009616CB" w:rsidR="00374C82" w:rsidP="00374C82" w:rsidRDefault="00374C82" w14:paraId="39389C10"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xmlns:wp14="http://schemas.microsoft.com/office/word/2010/wordml" w:rsidRPr="009616CB" w:rsidR="00374C82" w:rsidP="00374C82" w:rsidRDefault="00374C82" w14:paraId="724B348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xmlns:wp14="http://schemas.microsoft.com/office/word/2010/wordml" w:rsidRPr="009616CB" w:rsidR="00374C82" w:rsidP="00374C82" w:rsidRDefault="00374C82" w14:paraId="44E0F0A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xmlns:wp14="http://schemas.microsoft.com/office/word/2010/wordml" w:rsidRPr="009616CB" w:rsidR="00374C82" w:rsidP="00374C82" w:rsidRDefault="00374C82" w14:paraId="4295F8A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xmlns:wp14="http://schemas.microsoft.com/office/word/2010/wordml" w:rsidRPr="009616CB" w:rsidR="00374C82" w:rsidP="00374C82" w:rsidRDefault="00374C82" w14:paraId="6159DA3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 xml:space="preserve">Chrysophyllum </w:t>
      </w:r>
      <w:proofErr w:type="gramStart"/>
      <w:r w:rsidRPr="009616CB">
        <w:rPr>
          <w:rFonts w:ascii="Times New Roman" w:hAnsi="Times New Roman"/>
          <w:bCs/>
          <w:i/>
          <w:iCs/>
          <w:lang w:val="en-US"/>
        </w:rPr>
        <w:t>spp  (</w:t>
      </w:r>
      <w:proofErr w:type="gramEnd"/>
      <w:r w:rsidRPr="009616CB">
        <w:rPr>
          <w:rFonts w:ascii="Times New Roman" w:hAnsi="Times New Roman"/>
          <w:bCs/>
          <w:i/>
          <w:iCs/>
          <w:lang w:val="en-US"/>
        </w:rPr>
        <w:t>star apple, cainito).</w:t>
      </w:r>
    </w:p>
    <w:p xmlns:wp14="http://schemas.microsoft.com/office/word/2010/wordml" w:rsidRPr="009616CB" w:rsidR="00374C82" w:rsidP="00374C82" w:rsidRDefault="00374C82" w14:paraId="4F25DDF0" wp14:textId="77777777">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xmlns:wp14="http://schemas.microsoft.com/office/word/2010/wordml" w:rsidRPr="009616CB" w:rsidR="00374C82" w:rsidP="007E09C4" w:rsidRDefault="00374C82" w14:paraId="183F228F"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xmlns:wp14="http://schemas.microsoft.com/office/word/2010/wordml" w:rsidRPr="009616CB" w:rsidR="00374C82" w:rsidP="007E09C4" w:rsidRDefault="00374C82" w14:paraId="3FD3C9A9" wp14:textId="77777777">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xmlns:wp14="http://schemas.microsoft.com/office/word/2010/wordml" w:rsidRPr="009616CB" w:rsidR="00374C82" w:rsidP="007E09C4" w:rsidRDefault="00374C82" w14:paraId="7ECDFE74" wp14:textId="77777777">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xmlns:wp14="http://schemas.microsoft.com/office/word/2010/wordml" w:rsidRPr="009616CB" w:rsidR="00374C82" w:rsidP="007E09C4" w:rsidRDefault="00374C82" w14:paraId="28D85976" wp14:textId="77777777">
      <w:pPr>
        <w:tabs>
          <w:tab w:val="left" w:pos="142"/>
        </w:tabs>
        <w:spacing w:after="0" w:line="240" w:lineRule="auto"/>
        <w:ind w:left="142" w:hanging="142"/>
        <w:jc w:val="both"/>
        <w:rPr>
          <w:rFonts w:ascii="Times New Roman" w:hAnsi="Times New Roman" w:cs="Times New Roman"/>
          <w:bCs/>
        </w:rPr>
      </w:pPr>
    </w:p>
    <w:p xmlns:wp14="http://schemas.microsoft.com/office/word/2010/wordml" w:rsidRPr="009616CB" w:rsidR="00374C82" w:rsidP="007E09C4" w:rsidRDefault="00374C82" w14:paraId="075490D5"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xmlns:wp14="http://schemas.microsoft.com/office/word/2010/wordml" w:rsidRPr="009616CB" w:rsidR="00374C82" w:rsidP="007E09C4" w:rsidRDefault="00374C82" w14:paraId="3EA82F59"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xmlns:wp14="http://schemas.microsoft.com/office/word/2010/wordml" w:rsidRPr="009616CB" w:rsidR="00374C82" w:rsidP="007E09C4" w:rsidRDefault="00374C82" w14:paraId="444CD1A7"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xmlns:wp14="http://schemas.microsoft.com/office/word/2010/wordml" w:rsidRPr="009616CB" w:rsidR="00374C82" w:rsidP="00374C82" w:rsidRDefault="00374C82" w14:paraId="65CA39CC"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6882DD9"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6C973EB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7AEA4C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E93C3B" w:rsidRDefault="00653C56" w14:paraId="7CCB7927" wp14:textId="77777777">
      <w:pPr>
        <w:pStyle w:val="Heading2"/>
        <w:rPr>
          <w:rFonts w:eastAsiaTheme="majorEastAsia"/>
          <w:lang w:eastAsia="it-IT"/>
        </w:rPr>
      </w:pPr>
      <w:bookmarkStart w:name="_Toc428436090" w:id="3923"/>
      <w:bookmarkStart w:name="_Toc428436391" w:id="3924"/>
      <w:bookmarkStart w:name="_Toc428436517" w:id="3925"/>
      <w:r w:rsidRPr="009616CB">
        <w:rPr>
          <w:rFonts w:eastAsiaTheme="majorEastAsia"/>
          <w:lang w:eastAsia="it-IT"/>
        </w:rPr>
        <w:lastRenderedPageBreak/>
        <w:t>Stimulant crops and derived products</w:t>
      </w:r>
      <w:bookmarkEnd w:id="3923"/>
      <w:bookmarkEnd w:id="3924"/>
      <w:bookmarkEnd w:id="3925"/>
    </w:p>
    <w:p xmlns:wp14="http://schemas.microsoft.com/office/word/2010/wordml" w:rsidRPr="009616CB" w:rsidR="00374C82" w:rsidP="00374C82" w:rsidRDefault="00374C82" w14:paraId="7ED617E6" wp14:textId="77777777">
      <w:pPr>
        <w:spacing w:after="0" w:line="240" w:lineRule="auto"/>
        <w:ind w:firstLine="993"/>
        <w:jc w:val="both"/>
        <w:rPr>
          <w:rFonts w:ascii="Times New Roman" w:hAnsi="Times New Roman" w:cs="Times New Roman"/>
        </w:rPr>
      </w:pPr>
    </w:p>
    <w:p xmlns:wp14="http://schemas.microsoft.com/office/word/2010/wordml" w:rsidRPr="009616CB" w:rsidR="00374C82" w:rsidP="00374C82" w:rsidRDefault="00374C82" w14:paraId="6839020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COFFEE</w:t>
      </w:r>
      <w:r w:rsidRPr="60226960">
        <w:rPr>
          <w:rFonts w:ascii="Times New Roman" w:hAnsi="Times New Roman" w:eastAsia="Times New Roman" w:cs="Times New Roman"/>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author="Josh Browning" w:date="2015-09-03T16:38:00Z" w:id="3926">
        <w:r w:rsidRPr="009616CB" w:rsidDel="005321B7">
          <w:rPr>
            <w:rFonts w:ascii="Times New Roman" w:hAnsi="Times New Roman" w:cs="Times New Roman"/>
            <w:szCs w:val="20"/>
          </w:rPr>
          <w:delText xml:space="preserve">beand </w:delText>
        </w:r>
      </w:del>
      <w:ins w:author="Josh Browning" w:date="2015-09-03T16:38:00Z" w:id="392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are called "green coffee" or "clean coffee" and this is considered to be a primary crop. Coffee contains caffeine, an alkaloid. Coffee is a stimulant, not a food crop.</w:t>
      </w:r>
    </w:p>
    <w:p xmlns:wp14="http://schemas.microsoft.com/office/word/2010/wordml" w:rsidRPr="009616CB" w:rsidR="00374C82" w:rsidP="00374C82" w:rsidRDefault="00374C82" w14:paraId="2E3B60CC" wp14:textId="77777777">
      <w:pPr>
        <w:spacing w:after="0" w:line="240" w:lineRule="auto"/>
        <w:ind w:firstLine="993"/>
        <w:jc w:val="both"/>
        <w:rPr>
          <w:rFonts w:ascii="Times New Roman" w:hAnsi="Times New Roman" w:cs="Times New Roman"/>
          <w:sz w:val="20"/>
          <w:szCs w:val="20"/>
        </w:rPr>
      </w:pPr>
    </w:p>
    <w:p xmlns:wp14="http://schemas.microsoft.com/office/word/2010/wordml" w:rsidRPr="009616CB" w:rsidR="00374C82" w:rsidP="00374C82" w:rsidRDefault="00374C82" w14:paraId="5D813D7E"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COCOA</w:t>
      </w:r>
      <w:r w:rsidRPr="60226960">
        <w:rPr>
          <w:rFonts w:ascii="Times New Roman" w:hAnsi="Times New Roman" w:eastAsia="Times New Roman" w:cs="Times New Roman"/>
        </w:rPr>
        <w:t xml:space="preserve"> is a rain-forest tree that is cultivated for its beans. The </w:t>
      </w:r>
      <w:del w:author="Josh Browning" w:date="2015-09-03T16:38:00Z" w:id="3928">
        <w:r w:rsidRPr="009616CB" w:rsidDel="005321B7">
          <w:rPr>
            <w:rFonts w:ascii="Times New Roman" w:hAnsi="Times New Roman" w:cs="Times New Roman"/>
            <w:szCs w:val="20"/>
          </w:rPr>
          <w:delText xml:space="preserve">beand </w:delText>
        </w:r>
      </w:del>
      <w:ins w:author="Josh Browning" w:date="2015-09-03T16:38:00Z" w:id="3929">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contained in ovoid pods that grow directly on the trunk and on major branches. The </w:t>
      </w:r>
      <w:del w:author="Josh Browning" w:date="2015-09-03T16:38:00Z" w:id="3930">
        <w:r w:rsidRPr="009616CB" w:rsidDel="005321B7">
          <w:rPr>
            <w:rFonts w:ascii="Times New Roman" w:hAnsi="Times New Roman" w:cs="Times New Roman"/>
            <w:szCs w:val="20"/>
          </w:rPr>
          <w:delText xml:space="preserve">beand </w:delText>
        </w:r>
      </w:del>
      <w:ins w:author="Josh Browning" w:date="2015-09-03T16:38:00Z" w:id="3931">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and the white mucilage or pulp that surrounds them represent about one-third of the total weight of the pods. The fermented and dried </w:t>
      </w:r>
      <w:del w:author="Josh Browning" w:date="2015-09-03T16:39:00Z" w:id="3932">
        <w:r w:rsidRPr="009616CB" w:rsidDel="005321B7">
          <w:rPr>
            <w:rFonts w:ascii="Times New Roman" w:hAnsi="Times New Roman" w:cs="Times New Roman"/>
            <w:szCs w:val="20"/>
          </w:rPr>
          <w:delText xml:space="preserve">beand </w:delText>
        </w:r>
      </w:del>
      <w:ins w:author="Josh Browning" w:date="2015-09-03T16:39:00Z" w:id="3933">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considered to be a primary crop from which various processed products are derived, including roasted </w:t>
      </w:r>
      <w:del w:author="Josh Browning" w:date="2015-09-03T16:39:00Z" w:id="3934">
        <w:r w:rsidRPr="009616CB" w:rsidDel="005321B7">
          <w:rPr>
            <w:rFonts w:ascii="Times New Roman" w:hAnsi="Times New Roman" w:cs="Times New Roman"/>
            <w:szCs w:val="20"/>
          </w:rPr>
          <w:delText xml:space="preserve">beand </w:delText>
        </w:r>
      </w:del>
      <w:ins w:author="Josh Browning" w:date="2015-09-03T16:39:00Z" w:id="3935">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author="Josh Browning" w:date="2015-09-03T16:39:00Z" w:id="3936">
        <w:r w:rsidRPr="009616CB" w:rsidDel="005321B7">
          <w:rPr>
            <w:rFonts w:ascii="Times New Roman" w:hAnsi="Times New Roman" w:cs="Times New Roman"/>
            <w:szCs w:val="20"/>
          </w:rPr>
          <w:delText xml:space="preserve">beand </w:delText>
        </w:r>
      </w:del>
      <w:ins w:author="Josh Browning" w:date="2015-09-03T16:39:00Z" w:id="393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contain carbohydrates, protein and particularly fat, making them a food crop as well as a stimulant.</w:t>
      </w:r>
    </w:p>
    <w:p xmlns:wp14="http://schemas.microsoft.com/office/word/2010/wordml" w:rsidRPr="009616CB" w:rsidR="00374C82" w:rsidP="00374C82" w:rsidRDefault="00374C82" w14:paraId="48A59657" wp14:textId="77777777">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xmlns:wp14="http://schemas.microsoft.com/office/word/2010/wordml" w:rsidRPr="009616CB" w:rsidR="00374C82" w:rsidP="00374C82" w:rsidRDefault="00374C82" w14:paraId="3AE8A995" wp14:textId="77777777">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374C82" w:rsidP="00374C82" w:rsidRDefault="00374C82" w14:paraId="6CE61DA8"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28D88BB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2630 – Coffee</w:t>
      </w:r>
    </w:p>
    <w:p xmlns:wp14="http://schemas.microsoft.com/office/word/2010/wordml" w:rsidRPr="009616CB" w:rsidR="00374C82" w:rsidP="00374C82" w:rsidRDefault="00374C82" w14:paraId="1CCA86DE"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xmlns:wp14="http://schemas.microsoft.com/office/word/2010/wordml" w:rsidRPr="009616CB" w:rsidR="00374C82" w:rsidP="007E09C4" w:rsidRDefault="00374C82" w14:paraId="3C409083" wp14:textId="77777777">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xmlns:wp14="http://schemas.microsoft.com/office/word/2010/wordml" w:rsidRPr="009616CB" w:rsidR="00374C82" w:rsidP="00374C82" w:rsidRDefault="00374C82" w14:paraId="22EAC2C1"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CFE870"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xmlns:wp14="http://schemas.microsoft.com/office/word/2010/wordml" w:rsidRPr="009616CB" w:rsidR="00374C82" w:rsidP="00374C82" w:rsidRDefault="00374C82" w14:paraId="7FAF66C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653C56" w:rsidRDefault="00374C82" w14:paraId="64821FF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2633 - Cocoa Beans</w:t>
      </w:r>
    </w:p>
    <w:p xmlns:wp14="http://schemas.microsoft.com/office/word/2010/wordml" w:rsidRPr="009616CB" w:rsidR="00374C82" w:rsidP="00374C82" w:rsidRDefault="00374C82" w14:paraId="36CA7A56"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roofErr w:type="gramEnd"/>
    </w:p>
    <w:p xmlns:wp14="http://schemas.microsoft.com/office/word/2010/wordml" w:rsidRPr="009616CB" w:rsidR="00374C82" w:rsidP="00374C82" w:rsidRDefault="00374C82" w14:paraId="18BC4DB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D62E2E"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374C82" w:rsidP="00374C82" w:rsidRDefault="00374C82" w14:paraId="152853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B9D1D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2635 – Tea</w:t>
      </w:r>
    </w:p>
    <w:p xmlns:wp14="http://schemas.microsoft.com/office/word/2010/wordml" w:rsidRPr="009616CB" w:rsidR="00374C82" w:rsidP="00374C82" w:rsidRDefault="00374C82" w14:paraId="1E37B38C"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xml:space="preserve">, includes green tea (unfermented), black tea (fermented), and partially fermented tea. </w:t>
      </w:r>
      <w:proofErr w:type="gramStart"/>
      <w:r w:rsidRPr="009616CB">
        <w:rPr>
          <w:rFonts w:ascii="Times New Roman" w:hAnsi="Times New Roman" w:cs="Times New Roman"/>
          <w:bCs/>
        </w:rPr>
        <w:t>Excludes green tea eaten as a vegetable.</w:t>
      </w:r>
      <w:proofErr w:type="gramEnd"/>
    </w:p>
    <w:p xmlns:wp14="http://schemas.microsoft.com/office/word/2010/wordml" w:rsidRPr="009616CB" w:rsidR="00374C82" w:rsidP="00374C82" w:rsidRDefault="00374C82" w14:paraId="7253837E" wp14:textId="77777777">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xmlns:wp14="http://schemas.microsoft.com/office/word/2010/wordml" w:rsidRPr="009616CB" w:rsidR="00374C82" w:rsidP="00374C82" w:rsidRDefault="00374C82" w14:paraId="40E86FF5"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the dried leaves of certain shrubs of the holly family which grow in South America.</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xmlns:wp14="http://schemas.microsoft.com/office/word/2010/wordml" w:rsidRPr="009616CB" w:rsidR="00374C82" w:rsidP="00374C82" w:rsidRDefault="00374C82" w14:paraId="1CEB649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CC19067"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hAnsi="Times New Roman" w:cs="Times New Roman" w:eastAsiaTheme="majorEastAsia"/>
          <w:b/>
          <w:bCs/>
          <w:sz w:val="24"/>
          <w:lang w:eastAsia="it-IT"/>
        </w:rPr>
        <w:tab/>
      </w:r>
    </w:p>
    <w:p xmlns:wp14="http://schemas.microsoft.com/office/word/2010/wordml" w:rsidRPr="009616CB" w:rsidR="00374C82" w:rsidP="00374C82" w:rsidRDefault="00374C82" w14:paraId="7B0356E3" wp14:textId="77777777">
      <w:pPr>
        <w:tabs>
          <w:tab w:val="left" w:pos="142"/>
        </w:tabs>
        <w:spacing w:after="0" w:line="240" w:lineRule="auto"/>
        <w:ind w:left="142" w:hanging="142"/>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8715106"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6"/>
          <w:szCs w:val="26"/>
          <w:lang w:eastAsia="it-IT"/>
        </w:rPr>
        <w:br w:type="page"/>
      </w:r>
    </w:p>
    <w:p xmlns:wp14="http://schemas.microsoft.com/office/word/2010/wordml" w:rsidRPr="009616CB" w:rsidR="00374C82" w:rsidP="00E93C3B" w:rsidRDefault="00653C56" w14:paraId="0AE2962E" wp14:textId="77777777">
      <w:pPr>
        <w:pStyle w:val="Heading2"/>
        <w:rPr>
          <w:rFonts w:eastAsiaTheme="majorEastAsia"/>
          <w:lang w:eastAsia="it-IT"/>
        </w:rPr>
      </w:pPr>
      <w:bookmarkStart w:name="_Toc428436091" w:id="3938"/>
      <w:bookmarkStart w:name="_Toc428436392" w:id="3939"/>
      <w:bookmarkStart w:name="_Toc428436518" w:id="3940"/>
      <w:r w:rsidRPr="009616CB">
        <w:rPr>
          <w:rFonts w:eastAsiaTheme="majorEastAsia"/>
          <w:lang w:eastAsia="it-IT"/>
        </w:rPr>
        <w:lastRenderedPageBreak/>
        <w:t>Spices</w:t>
      </w:r>
      <w:bookmarkEnd w:id="3938"/>
      <w:bookmarkEnd w:id="3939"/>
      <w:bookmarkEnd w:id="3940"/>
      <w:r w:rsidRPr="009616CB" w:rsidR="00374C82">
        <w:rPr>
          <w:rFonts w:eastAsiaTheme="majorEastAsia"/>
          <w:lang w:eastAsia="it-IT"/>
        </w:rPr>
        <w:t xml:space="preserve"> </w:t>
      </w:r>
    </w:p>
    <w:p xmlns:wp14="http://schemas.microsoft.com/office/word/2010/wordml" w:rsidRPr="009616CB" w:rsidR="00374C82" w:rsidP="00374C82" w:rsidRDefault="00374C82" w14:paraId="42C1499A" wp14:textId="77777777">
      <w:pPr>
        <w:spacing w:after="0" w:line="240" w:lineRule="auto"/>
        <w:jc w:val="center"/>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0A33CA5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374C82" w:rsidP="00374C82" w:rsidRDefault="00374C82" w14:paraId="4EA72490"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Production data of spices should be reported in terms of ripe, dried or powdered products. Essential oils extracted from spices are included under FAO Group TOBACCO AND RUBBER AND OTHER CROPS, along with other essential oils.</w:t>
      </w:r>
    </w:p>
    <w:p xmlns:wp14="http://schemas.microsoft.com/office/word/2010/wordml" w:rsidRPr="009616CB" w:rsidR="00374C82" w:rsidP="00374C82" w:rsidRDefault="00374C82" w14:paraId="6D134E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A0B5FD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2640 - Pepper</w:t>
      </w:r>
    </w:p>
    <w:p xmlns:wp14="http://schemas.microsoft.com/office/word/2010/wordml" w:rsidRPr="009616CB" w:rsidR="00374C82" w:rsidP="00374C82" w:rsidRDefault="00374C82" w14:paraId="6410672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w:t>
      </w:r>
      <w:proofErr w:type="gramStart"/>
      <w:r w:rsidRPr="009616CB">
        <w:rPr>
          <w:rFonts w:ascii="Times New Roman" w:hAnsi="Times New Roman" w:cs="Times New Roman"/>
          <w:bCs/>
        </w:rPr>
        <w:t>vines</w:t>
      </w:r>
      <w:proofErr w:type="gramEnd"/>
      <w:r w:rsidRPr="009616CB">
        <w:rPr>
          <w:rFonts w:ascii="Times New Roman" w:hAnsi="Times New Roman" w:cs="Times New Roman"/>
          <w:bCs/>
        </w:rPr>
        <w:t xml:space="preserve">.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xmlns:wp14="http://schemas.microsoft.com/office/word/2010/wordml" w:rsidRPr="009616CB" w:rsidR="00374C82" w:rsidP="00374C82" w:rsidRDefault="00374C82" w14:paraId="55DB0ED6" wp14:textId="77777777">
      <w:pPr>
        <w:widowControl w:val="0"/>
        <w:autoSpaceDE w:val="0"/>
        <w:autoSpaceDN w:val="0"/>
        <w:adjustRightInd w:val="0"/>
        <w:spacing w:after="0" w:line="240" w:lineRule="auto"/>
        <w:rPr>
          <w:rFonts w:ascii="Times New Roman" w:hAnsi="Times New Roman" w:cs="Times New Roman"/>
          <w:bCs/>
          <w:i/>
          <w:iCs/>
          <w:sz w:val="20"/>
        </w:rPr>
      </w:pPr>
    </w:p>
    <w:p xmlns:wp14="http://schemas.microsoft.com/office/word/2010/wordml" w:rsidRPr="009616CB" w:rsidR="00374C82" w:rsidP="00374C82" w:rsidRDefault="00374C82" w14:paraId="5CC16A2B"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xmlns:wp14="http://schemas.microsoft.com/office/word/2010/wordml" w:rsidRPr="009616CB" w:rsidR="00374C82" w:rsidP="00374C82" w:rsidRDefault="00374C82" w14:paraId="2E8787A9" wp14:textId="77777777">
      <w:pPr>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616617D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2641 - Pimento</w:t>
      </w:r>
    </w:p>
    <w:p xmlns:wp14="http://schemas.microsoft.com/office/word/2010/wordml" w:rsidRPr="009616CB" w:rsidR="00374C82" w:rsidP="007E09C4" w:rsidRDefault="00374C82" w14:paraId="5BB75E91" wp14:textId="77777777">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w:t>
      </w:r>
      <w:proofErr w:type="gramStart"/>
      <w:r w:rsidRPr="009616CB">
        <w:rPr>
          <w:rFonts w:ascii="Times New Roman" w:hAnsi="Times New Roman" w:cs="Times New Roman"/>
          <w:bCs/>
        </w:rPr>
        <w:t>anaheim</w:t>
      </w:r>
      <w:proofErr w:type="gramEnd"/>
      <w:r w:rsidRPr="009616CB">
        <w:rPr>
          <w:rFonts w:ascii="Times New Roman" w:hAnsi="Times New Roman" w:cs="Times New Roman"/>
          <w:bCs/>
        </w:rPr>
        <w:t xml:space="preserve">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xmlns:wp14="http://schemas.microsoft.com/office/word/2010/wordml" w:rsidRPr="009616CB" w:rsidR="00374C82" w:rsidP="00374C82" w:rsidRDefault="00374C82" w14:paraId="29A59E34"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09F8471A" wp14:textId="77777777">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xmlns:wp14="http://schemas.microsoft.com/office/word/2010/wordml" w:rsidRPr="009616CB" w:rsidR="00374C82" w:rsidP="00374C82" w:rsidRDefault="00374C82" w14:paraId="55AFDAFC"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38814E8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Uncrushed or unground fresh pimentos are considered to be vegetables.</w:t>
      </w:r>
    </w:p>
    <w:p xmlns:wp14="http://schemas.microsoft.com/office/word/2010/wordml" w:rsidRPr="009616CB" w:rsidR="00374C82" w:rsidP="00374C82" w:rsidRDefault="00374C82" w14:paraId="325B5712"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5BFE920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2642 - Cloves</w:t>
      </w:r>
    </w:p>
    <w:p xmlns:wp14="http://schemas.microsoft.com/office/word/2010/wordml" w:rsidRPr="009616CB" w:rsidR="00374C82" w:rsidP="00374C82" w:rsidRDefault="00374C82" w14:paraId="1CE906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w:t>
      </w:r>
    </w:p>
    <w:p xmlns:wp14="http://schemas.microsoft.com/office/word/2010/wordml" w:rsidRPr="009616CB" w:rsidR="00374C82" w:rsidP="00374C82" w:rsidRDefault="00374C82" w14:paraId="24FE160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28F2B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2645 - Spices, Other</w:t>
      </w:r>
    </w:p>
    <w:p xmlns:wp14="http://schemas.microsoft.com/office/word/2010/wordml" w:rsidRPr="005321B7" w:rsidR="00374C82" w:rsidP="00374C82" w:rsidRDefault="00374C82" w14:paraId="22D270DD" wp14:textId="77777777" wp14:noSpellErr="1">
      <w:pPr>
        <w:widowControl w:val="0"/>
        <w:autoSpaceDE w:val="0"/>
        <w:autoSpaceDN w:val="0"/>
        <w:adjustRightInd w:val="0"/>
        <w:spacing w:after="0" w:line="240" w:lineRule="auto"/>
        <w:ind w:left="142" w:hanging="142"/>
        <w:rPr>
          <w:rFonts w:ascii="Times New Roman" w:hAnsi="Times New Roman" w:cs="Times New Roman"/>
          <w:bCs/>
          <w:rPrChange w:author="Josh Browning" w:date="2015-09-03T16:39:00Z" w:id="3941">
            <w:rPr>
              <w:rFonts w:ascii="Times New Roman" w:hAnsi="Times New Roman" w:cs="Times New Roman"/>
              <w:bCs/>
              <w:color w:val="FF0000"/>
            </w:rPr>
          </w:rPrChange>
        </w:rPr>
      </w:pPr>
      <w:proofErr w:type="gramStart"/>
      <w:r w:rsidRPr="60226960">
        <w:rPr>
          <w:rFonts w:ascii="Times New Roman" w:hAnsi="Times New Roman" w:eastAsia="Times New Roman" w:cs="Times New Roman"/>
          <w:rPrChange w:author="Josh Browning" w:date="2015-09-03T16:39:00Z" w:id="3942">
            <w:rPr>
              <w:rFonts w:ascii="Times New Roman" w:hAnsi="Times New Roman" w:cs="Times New Roman"/>
              <w:color w:val="FF0000"/>
            </w:rPr>
          </w:rPrChange>
        </w:rPr>
        <w:t>Spices  other</w:t>
      </w:r>
      <w:proofErr w:type="gramEnd"/>
      <w:r w:rsidRPr="60226960">
        <w:rPr>
          <w:rFonts w:ascii="Times New Roman" w:hAnsi="Times New Roman" w:eastAsia="Times New Roman" w:cs="Times New Roman"/>
          <w:rPrChange w:author="Josh Browning" w:date="2015-09-03T16:39:00Z" w:id="3943">
            <w:rPr>
              <w:rFonts w:ascii="Times New Roman" w:hAnsi="Times New Roman" w:cs="Times New Roman"/>
              <w:color w:val="FF0000"/>
            </w:rPr>
          </w:rPrChange>
        </w:rPr>
        <w:t xml:space="preserve">, </w:t>
      </w:r>
      <w:r w:rsidRPr="60226960">
        <w:rPr>
          <w:rFonts w:ascii="Times New Roman" w:hAnsi="Times New Roman" w:eastAsia="Times New Roman" w:cs="Times New Roman"/>
          <w:rPrChange w:author="Josh Browning" w:date="2015-09-03T16:39:00Z" w:id="3944">
            <w:rPr>
              <w:rFonts w:ascii="Times New Roman" w:hAnsi="Times New Roman" w:cs="Times New Roman"/>
              <w:bCs/>
              <w:color w:val="FF0000"/>
            </w:rPr>
          </w:rPrChange>
        </w:rPr>
        <w:t>w</w:t>
      </w:r>
      <w:ins w:author="Josh Browning" w:date="2015-09-03T16:39:00Z" w:id="3945">
        <w:r w:rsidRPr="60226960" w:rsidR="005321B7">
          <w:rPr>
            <w:rFonts w:ascii="Times New Roman" w:hAnsi="Times New Roman" w:eastAsia="Times New Roman" w:cs="Times New Roman"/>
            <w:rPrChange w:author="Josh Browning" w:date="2015-09-03T16:39:00Z" w:id="3946">
              <w:rPr>
                <w:rFonts w:ascii="Times New Roman" w:hAnsi="Times New Roman" w:cs="Times New Roman"/>
                <w:bCs/>
                <w:color w:val="FF0000"/>
              </w:rPr>
            </w:rPrChange>
          </w:rPr>
          <w:t>h</w:t>
        </w:r>
      </w:ins>
      <w:r w:rsidRPr="60226960">
        <w:rPr>
          <w:rFonts w:ascii="Times New Roman" w:hAnsi="Times New Roman" w:eastAsia="Times New Roman" w:cs="Times New Roman"/>
          <w:rPrChange w:author="Josh Browning" w:date="2015-09-03T16:39:00Z" w:id="3947">
            <w:rPr>
              <w:rFonts w:ascii="Times New Roman" w:hAnsi="Times New Roman" w:cs="Times New Roman"/>
              <w:bCs/>
              <w:color w:val="FF0000"/>
            </w:rPr>
          </w:rPrChange>
        </w:rPr>
        <w:t>ether raw or processed, crushed or ground,</w:t>
      </w:r>
      <w:r w:rsidRPr="60226960">
        <w:rPr>
          <w:rFonts w:ascii="Times New Roman" w:hAnsi="Times New Roman" w:eastAsia="Times New Roman" w:cs="Times New Roman"/>
          <w:rPrChange w:author="Josh Browning" w:date="2015-09-03T16:39:00Z" w:id="3948">
            <w:rPr>
              <w:rFonts w:ascii="Times New Roman" w:hAnsi="Times New Roman" w:cs="Times New Roman"/>
              <w:color w:val="FF0000"/>
            </w:rPr>
          </w:rPrChange>
        </w:rPr>
        <w:t xml:space="preserve"> includes:</w:t>
      </w:r>
    </w:p>
    <w:p xmlns:wp14="http://schemas.microsoft.com/office/word/2010/wordml" w:rsidRPr="009616CB" w:rsidR="00374C82" w:rsidP="00374C82" w:rsidRDefault="00374C82" w14:paraId="07DDB503"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w:t>
      </w:r>
      <w:proofErr w:type="gramStart"/>
      <w:r w:rsidRPr="009616CB">
        <w:rPr>
          <w:rFonts w:ascii="Times New Roman" w:hAnsi="Times New Roman"/>
          <w:lang w:val="it-IT"/>
        </w:rPr>
        <w:t>of</w:t>
      </w:r>
      <w:proofErr w:type="gramEnd"/>
      <w:r w:rsidRPr="009616CB">
        <w:rPr>
          <w:rFonts w:ascii="Times New Roman" w:hAnsi="Times New Roman"/>
          <w:lang w:val="it-IT"/>
        </w:rPr>
        <w:t xml:space="preserve">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xmlns:wp14="http://schemas.microsoft.com/office/word/2010/wordml" w:rsidRPr="009616CB" w:rsidR="00374C82" w:rsidP="00374C82" w:rsidRDefault="00374C82" w14:paraId="2B9083F2"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xmlns:wp14="http://schemas.microsoft.com/office/word/2010/wordml" w:rsidRPr="009616CB" w:rsidR="00374C82" w:rsidP="00374C82" w:rsidRDefault="00374C82" w14:paraId="0BF40B9E"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115FDA9E"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xmlns:wp14="http://schemas.microsoft.com/office/word/2010/wordml" w:rsidRPr="009616CB" w:rsidR="00374C82" w:rsidP="00374C82" w:rsidRDefault="00374C82" w14:paraId="42DD6CE7"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w:t>
      </w:r>
      <w:proofErr w:type="gramStart"/>
      <w:r w:rsidRPr="009616CB">
        <w:rPr>
          <w:rFonts w:ascii="Times New Roman" w:hAnsi="Times New Roman"/>
        </w:rPr>
        <w:t>Includes cinnamon- tree flowers, cinnamon fruit and cinnamon waste (chips), whether whole, crushed or ground.</w:t>
      </w:r>
      <w:proofErr w:type="gramEnd"/>
    </w:p>
    <w:p xmlns:wp14="http://schemas.microsoft.com/office/word/2010/wordml" w:rsidRPr="009616CB" w:rsidR="00374C82" w:rsidP="00374C82" w:rsidRDefault="00374C82" w14:paraId="5CB298F9"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xmlns:wp14="http://schemas.microsoft.com/office/word/2010/wordml" w:rsidRPr="009616CB" w:rsidR="00374C82" w:rsidP="00374C82" w:rsidRDefault="00374C82" w14:paraId="0A77F5A9"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DEDA7F1" wp14:textId="77777777">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xmlns:wp14="http://schemas.microsoft.com/office/word/2010/wordml" w:rsidRPr="009616CB" w:rsidR="00374C82" w:rsidP="00374C82" w:rsidRDefault="00374C82" w14:paraId="4B4D9D78"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xmlns:wp14="http://schemas.microsoft.com/office/word/2010/wordml" w:rsidRPr="009616CB" w:rsidR="00374C82" w:rsidP="00374C82" w:rsidRDefault="00374C82" w14:paraId="0179D065"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627DE69A"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xmlns:wp14="http://schemas.microsoft.com/office/word/2010/wordml" w:rsidRPr="009616CB" w:rsidR="00374C82" w:rsidP="00374C82" w:rsidRDefault="00374C82" w14:paraId="6034455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xmlns:wp14="http://schemas.microsoft.com/office/word/2010/wordml" w:rsidRPr="009616CB" w:rsidR="00374C82" w:rsidP="00374C82" w:rsidRDefault="00374C82" w14:paraId="3006136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xmlns:wp14="http://schemas.microsoft.com/office/word/2010/wordml" w:rsidRPr="009616CB" w:rsidR="00374C82" w:rsidP="00374C82" w:rsidRDefault="00374C82" w14:paraId="2A24D40E"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xmlns:wp14="http://schemas.microsoft.com/office/word/2010/wordml" w:rsidRPr="009616CB" w:rsidR="00374C82" w:rsidP="00374C82" w:rsidRDefault="00374C82" w14:paraId="1EA4C15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xmlns:wp14="http://schemas.microsoft.com/office/word/2010/wordml" w:rsidRPr="009616CB" w:rsidR="00374C82" w:rsidP="00374C82" w:rsidRDefault="00374C82" w14:paraId="4E23624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xmlns:wp14="http://schemas.microsoft.com/office/word/2010/wordml" w:rsidRPr="009616CB" w:rsidR="00374C82" w:rsidP="00374C82" w:rsidRDefault="00374C82" w14:paraId="4F2D41F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xmlns:wp14="http://schemas.microsoft.com/office/word/2010/wordml" w:rsidRPr="009616CB" w:rsidR="00374C82" w:rsidP="00374C82" w:rsidRDefault="00374C82" w14:paraId="78DF62E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xmlns:wp14="http://schemas.microsoft.com/office/word/2010/wordml" w:rsidRPr="009616CB" w:rsidR="00374C82" w:rsidP="00374C82" w:rsidRDefault="00374C82" w14:paraId="75BF814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374C82" w:rsidP="00374C82" w:rsidRDefault="00374C82" w14:paraId="29D457EC" wp14:textId="77777777">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07C0B5CC"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xmlns:wp14="http://schemas.microsoft.com/office/word/2010/wordml" w:rsidRPr="009616CB" w:rsidR="00374C82" w:rsidP="00374C82" w:rsidRDefault="00374C82" w14:paraId="0842F2AD"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75635E4"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xmlns:wp14="http://schemas.microsoft.com/office/word/2010/wordml" w:rsidRPr="009616CB" w:rsidR="00374C82" w:rsidP="00374C82" w:rsidRDefault="00374C82" w14:paraId="7E1ECF9C"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xmlns:wp14="http://schemas.microsoft.com/office/word/2010/wordml" w:rsidRPr="009616CB" w:rsidR="00374C82" w:rsidP="00374C82" w:rsidRDefault="00374C82" w14:paraId="6B82B506"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xmlns:wp14="http://schemas.microsoft.com/office/word/2010/wordml" w:rsidRPr="009616CB" w:rsidR="00374C82" w:rsidP="00374C82" w:rsidRDefault="00374C82" w14:paraId="1FC18AB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xmlns:wp14="http://schemas.microsoft.com/office/word/2010/wordml" w:rsidRPr="009616CB" w:rsidR="00374C82" w:rsidP="00374C82" w:rsidRDefault="00374C82" w14:paraId="4887D88F"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xmlns:wp14="http://schemas.microsoft.com/office/word/2010/wordml" w:rsidRPr="009616CB" w:rsidR="00374C82" w:rsidP="00374C82" w:rsidRDefault="00374C82" w14:paraId="39D234F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xmlns:wp14="http://schemas.microsoft.com/office/word/2010/wordml" w:rsidRPr="009616CB" w:rsidR="00374C82" w:rsidP="00374C82" w:rsidRDefault="00374C82" w14:paraId="0E8D18E3"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xmlns:wp14="http://schemas.microsoft.com/office/word/2010/wordml" w:rsidRPr="009616CB" w:rsidR="00374C82" w:rsidP="00374C82" w:rsidRDefault="00374C82" w14:paraId="40ECD287"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xmlns:wp14="http://schemas.microsoft.com/office/word/2010/wordml" w:rsidRPr="009616CB" w:rsidR="00374C82" w:rsidP="007E09C4" w:rsidRDefault="00374C82" w14:paraId="0FD8897F" wp14:textId="77777777">
      <w:pPr>
        <w:spacing w:after="0" w:line="240" w:lineRule="auto"/>
        <w:jc w:val="both"/>
        <w:rPr>
          <w:rFonts w:ascii="Times New Roman" w:hAnsi="Times New Roman" w:cs="Times New Roman" w:eastAsiaTheme="majorEastAsia"/>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xmlns:wp14="http://schemas.microsoft.com/office/word/2010/wordml" w:rsidRPr="009616CB" w:rsidR="00374C82" w:rsidP="00374C82" w:rsidRDefault="00374C82" w14:paraId="560540DF" wp14:textId="77777777">
      <w:pPr>
        <w:spacing w:after="0" w:line="240" w:lineRule="auto"/>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3F485E53"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68102550" wp14:textId="77777777">
      <w:pPr>
        <w:pStyle w:val="Heading2"/>
        <w:rPr>
          <w:rFonts w:eastAsiaTheme="majorEastAsia"/>
          <w:lang w:eastAsia="it-IT"/>
        </w:rPr>
      </w:pPr>
      <w:bookmarkStart w:name="_Toc428436092" w:id="3949"/>
      <w:bookmarkStart w:name="_Toc428436393" w:id="3950"/>
      <w:bookmarkStart w:name="_Toc428436519" w:id="3951"/>
      <w:r w:rsidRPr="009616CB">
        <w:rPr>
          <w:rFonts w:eastAsiaTheme="majorEastAsia"/>
          <w:lang w:eastAsia="it-IT"/>
        </w:rPr>
        <w:lastRenderedPageBreak/>
        <w:t>Alcoholic beverages</w:t>
      </w:r>
      <w:bookmarkEnd w:id="3949"/>
      <w:bookmarkEnd w:id="3950"/>
      <w:bookmarkEnd w:id="3951"/>
    </w:p>
    <w:p xmlns:wp14="http://schemas.microsoft.com/office/word/2010/wordml" w:rsidRPr="009616CB" w:rsidR="00374C82" w:rsidP="00374C82" w:rsidRDefault="00374C82" w14:paraId="3AE39497" wp14:textId="77777777">
      <w:pPr>
        <w:spacing w:after="0" w:line="240" w:lineRule="auto"/>
        <w:jc w:val="center"/>
        <w:rPr>
          <w:rFonts w:ascii="Times New Roman" w:hAnsi="Times New Roman" w:cs="Times New Roman"/>
          <w:b/>
          <w:bCs/>
          <w:sz w:val="20"/>
          <w:szCs w:val="20"/>
          <w:u w:val="single"/>
        </w:rPr>
      </w:pPr>
    </w:p>
    <w:p xmlns:wp14="http://schemas.microsoft.com/office/word/2010/wordml" w:rsidRPr="009616CB" w:rsidR="00374C82" w:rsidP="00374C82" w:rsidRDefault="00374C82" w14:paraId="5EA34668" wp14:textId="77777777">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Pr="009616CB" w:rsidR="001E2220">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374C82" w:rsidP="00374C82" w:rsidRDefault="00374C82" w14:paraId="42B318F2"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BB373E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2655 - Wine</w:t>
      </w:r>
    </w:p>
    <w:p xmlns:wp14="http://schemas.microsoft.com/office/word/2010/wordml" w:rsidRPr="009616CB" w:rsidR="00374C82" w:rsidP="00374C82" w:rsidRDefault="00374C82" w14:paraId="672DF2F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xmlns:wp14="http://schemas.microsoft.com/office/word/2010/wordml" w:rsidRPr="009616CB" w:rsidR="00374C82" w:rsidP="00374C82" w:rsidRDefault="00374C82" w14:paraId="075DCE3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xmlns:wp14="http://schemas.microsoft.com/office/word/2010/wordml" w:rsidRPr="009616CB" w:rsidR="00374C82" w:rsidP="00374C82" w:rsidRDefault="00374C82" w14:paraId="4B63192D" wp14:textId="77777777">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xmlns:wp14="http://schemas.microsoft.com/office/word/2010/wordml" w:rsidRPr="009616CB" w:rsidR="00374C82" w:rsidP="00374C82" w:rsidRDefault="00374C82" w14:paraId="1ED3C23A" wp14:textId="77777777">
      <w:pPr>
        <w:tabs>
          <w:tab w:val="left" w:pos="2405"/>
        </w:tabs>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339EA30"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Vermouths, etc., includes beverages made with wine of fresh grapes and flavoured with aromatic substances.</w:t>
      </w:r>
    </w:p>
    <w:p xmlns:wp14="http://schemas.microsoft.com/office/word/2010/wordml" w:rsidRPr="009616CB" w:rsidR="00374C82" w:rsidP="00374C82" w:rsidRDefault="00374C82" w14:paraId="5FEC476B"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793977F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2656 - Beer of Barley</w:t>
      </w:r>
    </w:p>
    <w:p xmlns:wp14="http://schemas.microsoft.com/office/word/2010/wordml" w:rsidRPr="009616CB" w:rsidR="00374C82" w:rsidP="00374C82" w:rsidRDefault="00374C82" w14:paraId="497158E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Beer of Barley is a beverage that may be alcoholic or non-</w:t>
      </w:r>
      <w:proofErr w:type="gramStart"/>
      <w:r w:rsidRPr="009616CB">
        <w:rPr>
          <w:rFonts w:ascii="Times New Roman" w:hAnsi="Times New Roman" w:cs="Times New Roman"/>
          <w:bCs/>
        </w:rPr>
        <w:t>alcoholic, that</w:t>
      </w:r>
      <w:proofErr w:type="gramEnd"/>
      <w:r w:rsidRPr="009616CB">
        <w:rPr>
          <w:rFonts w:ascii="Times New Roman" w:hAnsi="Times New Roman" w:cs="Times New Roman"/>
          <w:bCs/>
        </w:rPr>
        <w:t xml:space="preserve"> is made from fermented malted cereals (mainly barley), water and hops. Non-malted cereals may also be used. </w:t>
      </w:r>
    </w:p>
    <w:p xmlns:wp14="http://schemas.microsoft.com/office/word/2010/wordml" w:rsidRPr="009616CB" w:rsidR="00374C82" w:rsidP="00374C82" w:rsidRDefault="00374C82" w14:paraId="59F233B2"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2B8B06EE"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The FAO definition differs from the main international classifications in that it includes non-alcoholic beer.</w:t>
      </w:r>
    </w:p>
    <w:p xmlns:wp14="http://schemas.microsoft.com/office/word/2010/wordml" w:rsidRPr="009616CB" w:rsidR="00374C82" w:rsidP="00374C82" w:rsidRDefault="00374C82" w14:paraId="19DC8D2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6437F4C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2657 - Beverages, Fermented</w:t>
      </w:r>
    </w:p>
    <w:p xmlns:wp14="http://schemas.microsoft.com/office/word/2010/wordml" w:rsidRPr="009616CB" w:rsidR="00374C82" w:rsidP="00374C82" w:rsidRDefault="00374C82" w14:paraId="0CD1500E"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Fermented beverages includes</w:t>
      </w:r>
      <w:proofErr w:type="gramEnd"/>
      <w:r w:rsidRPr="009616CB">
        <w:rPr>
          <w:rFonts w:ascii="Times New Roman" w:hAnsi="Times New Roman" w:cs="Times New Roman"/>
        </w:rPr>
        <w:t>:</w:t>
      </w:r>
    </w:p>
    <w:p xmlns:wp14="http://schemas.microsoft.com/office/word/2010/wordml" w:rsidRPr="009616CB" w:rsidR="00374C82" w:rsidP="00374C82" w:rsidRDefault="00374C82" w14:paraId="2409A400"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2F3E94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xmlns:wp14="http://schemas.microsoft.com/office/word/2010/wordml" w:rsidRPr="009616CB" w:rsidR="00374C82" w:rsidP="00374C82" w:rsidRDefault="00374C82" w14:paraId="7F549AC6"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1B11BB1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xmlns:wp14="http://schemas.microsoft.com/office/word/2010/wordml" w:rsidRPr="009616CB" w:rsidR="00374C82" w:rsidP="00374C82" w:rsidRDefault="00374C82" w14:paraId="7F9AC255" wp14:textId="77777777">
      <w:pPr>
        <w:pStyle w:val="ListParagraph"/>
        <w:tabs>
          <w:tab w:val="left" w:pos="142"/>
        </w:tabs>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743A4E0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xmlns:wp14="http://schemas.microsoft.com/office/word/2010/wordml" w:rsidRPr="009616CB" w:rsidR="00374C82" w:rsidP="00374C82" w:rsidRDefault="00374C82" w14:paraId="0DD53C01" wp14:textId="77777777">
      <w:pPr>
        <w:pStyle w:val="ListParagraph"/>
        <w:spacing w:after="0" w:line="240" w:lineRule="auto"/>
        <w:contextualSpacing w:val="0"/>
        <w:rPr>
          <w:rFonts w:ascii="Times New Roman" w:hAnsi="Times New Roman"/>
          <w:bCs/>
        </w:rPr>
      </w:pPr>
    </w:p>
    <w:p xmlns:wp14="http://schemas.microsoft.com/office/word/2010/wordml" w:rsidRPr="009616CB" w:rsidR="00374C82" w:rsidP="00374C82" w:rsidRDefault="00374C82" w14:paraId="25DD2597"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374C82" w:rsidP="00374C82" w:rsidRDefault="00374C82" w14:paraId="231BE22E"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42AC06A" wp14:textId="77777777">
      <w:pPr>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32555A" w:rsidRDefault="00374C82" w14:paraId="50A5C0A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2658 - Beverages, Alcoholic</w:t>
      </w:r>
    </w:p>
    <w:p xmlns:wp14="http://schemas.microsoft.com/office/word/2010/wordml" w:rsidRPr="009616CB" w:rsidR="00374C82" w:rsidP="00374C82" w:rsidRDefault="00374C82" w14:paraId="2F608F0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xmlns:wp14="http://schemas.microsoft.com/office/word/2010/wordml" w:rsidRPr="009616CB" w:rsidR="00374C82" w:rsidP="00374C82" w:rsidRDefault="00374C82" w14:paraId="0A60CAF1"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71A146E5" wp14:textId="77777777">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0C78A5B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xmlns:wp14="http://schemas.microsoft.com/office/word/2010/wordml" w:rsidRPr="009616CB" w:rsidR="00374C82" w:rsidP="00374C82" w:rsidRDefault="00374C82" w14:paraId="20EBE6F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xmlns:wp14="http://schemas.microsoft.com/office/word/2010/wordml" w:rsidRPr="009616CB" w:rsidR="00374C82" w:rsidP="00374C82" w:rsidRDefault="00374C82" w14:paraId="47F5EE1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xmlns:wp14="http://schemas.microsoft.com/office/word/2010/wordml" w:rsidRPr="009616CB" w:rsidR="00374C82" w:rsidP="00374C82" w:rsidRDefault="00374C82" w14:paraId="6F413F7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xmlns:wp14="http://schemas.microsoft.com/office/word/2010/wordml" w:rsidRPr="009616CB" w:rsidR="00374C82" w:rsidP="00374C82" w:rsidRDefault="00374C82" w14:paraId="40017A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xmlns:wp14="http://schemas.microsoft.com/office/word/2010/wordml" w:rsidRPr="009616CB" w:rsidR="00374C82" w:rsidP="00374C82" w:rsidRDefault="00374C82" w14:paraId="0B70495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xmlns:wp14="http://schemas.microsoft.com/office/word/2010/wordml" w:rsidRPr="009616CB" w:rsidR="00374C82" w:rsidP="00374C82" w:rsidRDefault="00374C82" w14:paraId="7379CE1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xmlns:wp14="http://schemas.microsoft.com/office/word/2010/wordml" w:rsidRPr="009616CB" w:rsidR="00374C82" w:rsidP="00374C82" w:rsidRDefault="00374C82" w14:paraId="11B16F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xmlns:wp14="http://schemas.microsoft.com/office/word/2010/wordml" w:rsidRPr="009616CB" w:rsidR="00374C82" w:rsidP="00374C82" w:rsidRDefault="00374C82" w14:paraId="6E61B30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xmlns:wp14="http://schemas.microsoft.com/office/word/2010/wordml" w:rsidRPr="009616CB" w:rsidR="00374C82" w:rsidP="00374C82" w:rsidRDefault="00374C82" w14:paraId="5E713E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xmlns:wp14="http://schemas.microsoft.com/office/word/2010/wordml" w:rsidRPr="009616CB" w:rsidR="00374C82" w:rsidP="00374C82" w:rsidRDefault="00374C82" w14:paraId="68ECF39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xmlns:wp14="http://schemas.microsoft.com/office/word/2010/wordml" w:rsidRPr="009616CB" w:rsidR="00374C82" w:rsidP="00374C82" w:rsidRDefault="00374C82" w14:paraId="2509087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xmlns:wp14="http://schemas.microsoft.com/office/word/2010/wordml" w:rsidRPr="009616CB" w:rsidR="00374C82" w:rsidP="00374C82" w:rsidRDefault="00374C82" w14:paraId="5769EE78"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xmlns:wp14="http://schemas.microsoft.com/office/word/2010/wordml" w:rsidRPr="009616CB" w:rsidR="00374C82" w:rsidP="00374C82" w:rsidRDefault="00374C82" w14:paraId="04E557A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xmlns:wp14="http://schemas.microsoft.com/office/word/2010/wordml" w:rsidRPr="009616CB" w:rsidR="00374C82" w:rsidP="00374C82" w:rsidRDefault="00374C82" w14:paraId="22115C2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xmlns:wp14="http://schemas.microsoft.com/office/word/2010/wordml" w:rsidRPr="009616CB" w:rsidR="00374C82" w:rsidP="00374C82" w:rsidRDefault="00374C82" w14:paraId="45CF570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xmlns:wp14="http://schemas.microsoft.com/office/word/2010/wordml" w:rsidRPr="009616CB" w:rsidR="00374C82" w:rsidP="00374C82" w:rsidRDefault="00374C82" w14:paraId="1CFCD1A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xmlns:wp14="http://schemas.microsoft.com/office/word/2010/wordml" w:rsidRPr="009616CB" w:rsidR="00374C82" w:rsidP="00374C82" w:rsidRDefault="00374C82" w14:paraId="1FF5A7D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xmlns:wp14="http://schemas.microsoft.com/office/word/2010/wordml" w:rsidRPr="009616CB" w:rsidR="00374C82" w:rsidP="00374C82" w:rsidRDefault="00374C82" w14:paraId="2A55241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xmlns:wp14="http://schemas.microsoft.com/office/word/2010/wordml" w:rsidRPr="009616CB" w:rsidR="00374C82" w:rsidP="00374C82" w:rsidRDefault="00374C82" w14:paraId="341B8279"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xmlns:wp14="http://schemas.microsoft.com/office/word/2010/wordml" w:rsidRPr="009616CB" w:rsidR="00374C82" w:rsidP="00374C82" w:rsidRDefault="00374C82" w14:paraId="6BCEE57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xmlns:wp14="http://schemas.microsoft.com/office/word/2010/wordml" w:rsidRPr="009616CB" w:rsidR="00374C82" w:rsidP="00374C82" w:rsidRDefault="00374C82" w14:paraId="26C6AC1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xmlns:wp14="http://schemas.microsoft.com/office/word/2010/wordml" w:rsidRPr="009616CB" w:rsidR="00374C82" w:rsidP="00374C82" w:rsidRDefault="00374C82" w14:paraId="3FF3C38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xmlns:wp14="http://schemas.microsoft.com/office/word/2010/wordml" w:rsidRPr="009616CB" w:rsidR="00374C82" w:rsidP="00374C82" w:rsidRDefault="00374C82" w14:paraId="4CFE6A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xmlns:wp14="http://schemas.microsoft.com/office/word/2010/wordml" w:rsidRPr="009616CB" w:rsidR="00374C82" w:rsidP="00374C82" w:rsidRDefault="00374C82" w14:paraId="3B48D24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xmlns:wp14="http://schemas.microsoft.com/office/word/2010/wordml" w:rsidRPr="009616CB" w:rsidR="00374C82" w:rsidP="00374C82" w:rsidRDefault="00374C82" w14:paraId="6A68F85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xmlns:wp14="http://schemas.microsoft.com/office/word/2010/wordml" w:rsidRPr="009616CB" w:rsidR="00374C82" w:rsidP="00374C82" w:rsidRDefault="00374C82" w14:paraId="34DDDCF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xmlns:wp14="http://schemas.microsoft.com/office/word/2010/wordml" w:rsidRPr="009616CB" w:rsidR="00374C82" w:rsidP="00374C82" w:rsidRDefault="00374C82" w14:paraId="35D64E5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xmlns:wp14="http://schemas.microsoft.com/office/word/2010/wordml" w:rsidRPr="009616CB" w:rsidR="00374C82" w:rsidP="007E09C4" w:rsidRDefault="00374C82" w14:paraId="441210C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374C82" w:rsidP="00374C82" w:rsidRDefault="00374C82" w14:paraId="73330DC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xmlns:wp14="http://schemas.microsoft.com/office/word/2010/wordml" w:rsidRPr="009616CB" w:rsidR="00374C82" w:rsidP="00374C82" w:rsidRDefault="00374C82" w14:paraId="7ABD587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xmlns:wp14="http://schemas.microsoft.com/office/word/2010/wordml" w:rsidRPr="009616CB" w:rsidR="00374C82" w:rsidP="00374C82" w:rsidRDefault="00374C82" w14:paraId="6F73332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xmlns:wp14="http://schemas.microsoft.com/office/word/2010/wordml" w:rsidRPr="009616CB" w:rsidR="00374C82" w:rsidP="00374C82" w:rsidRDefault="00374C82" w14:paraId="58D91F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xmlns:wp14="http://schemas.microsoft.com/office/word/2010/wordml" w:rsidRPr="009616CB" w:rsidR="00374C82" w:rsidP="00374C82" w:rsidRDefault="00374C82" w14:paraId="6E4B008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xmlns:wp14="http://schemas.microsoft.com/office/word/2010/wordml" w:rsidRPr="009616CB" w:rsidR="00374C82" w:rsidP="00374C82" w:rsidRDefault="00374C82" w14:paraId="6CC0D23B" wp14:textId="77777777">
      <w:pPr>
        <w:spacing w:after="0" w:line="240" w:lineRule="auto"/>
        <w:rPr>
          <w:rFonts w:ascii="Times New Roman" w:hAnsi="Times New Roman" w:cs="Times New Roman" w:eastAsiaTheme="majorEastAsia"/>
          <w:b/>
          <w:bCs/>
          <w:sz w:val="24"/>
          <w:lang w:eastAsia="it-IT"/>
        </w:rPr>
      </w:pPr>
      <w:proofErr w:type="gramStart"/>
      <w:r w:rsidRPr="009616CB">
        <w:rPr>
          <w:rFonts w:ascii="Times New Roman" w:hAnsi="Times New Roman" w:cs="Times New Roman"/>
          <w:bCs/>
        </w:rPr>
        <w:t>Wine, distilled (excl. wine of fresh grapes).</w:t>
      </w:r>
      <w:proofErr w:type="gramEnd"/>
    </w:p>
    <w:p xmlns:wp14="http://schemas.microsoft.com/office/word/2010/wordml" w:rsidRPr="009616CB" w:rsidR="00374C82" w:rsidP="00374C82" w:rsidRDefault="00374C82" w14:paraId="288571E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1FC459C"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3C49C777" wp14:textId="77777777">
      <w:pPr>
        <w:pStyle w:val="Heading2"/>
        <w:rPr>
          <w:rFonts w:eastAsiaTheme="majorEastAsia"/>
          <w:lang w:eastAsia="it-IT"/>
        </w:rPr>
      </w:pPr>
      <w:bookmarkStart w:name="_Toc428436093" w:id="3952"/>
      <w:bookmarkStart w:name="_Toc428436394" w:id="3953"/>
      <w:bookmarkStart w:name="_Toc428436520" w:id="3954"/>
      <w:r w:rsidRPr="009616CB">
        <w:rPr>
          <w:rFonts w:eastAsiaTheme="majorEastAsia"/>
          <w:lang w:eastAsia="it-IT"/>
        </w:rPr>
        <w:lastRenderedPageBreak/>
        <w:t>Products from slaughtered animals</w:t>
      </w:r>
      <w:bookmarkEnd w:id="3952"/>
      <w:bookmarkEnd w:id="3953"/>
      <w:bookmarkEnd w:id="3954"/>
      <w:r w:rsidRPr="009616CB">
        <w:rPr>
          <w:rFonts w:eastAsiaTheme="majorEastAsia"/>
          <w:lang w:eastAsia="it-IT"/>
        </w:rPr>
        <w:t xml:space="preserve"> </w:t>
      </w:r>
    </w:p>
    <w:p xmlns:wp14="http://schemas.microsoft.com/office/word/2010/wordml" w:rsidRPr="009616CB" w:rsidR="00653C56" w:rsidP="00653C56" w:rsidRDefault="00653C56" w14:paraId="59DB122F" wp14:textId="77777777">
      <w:pPr>
        <w:rPr>
          <w:rFonts w:ascii="Times New Roman" w:hAnsi="Times New Roman" w:cs="Times New Roman"/>
        </w:rPr>
      </w:pPr>
    </w:p>
    <w:p xmlns:wp14="http://schemas.microsoft.com/office/word/2010/wordml" w:rsidRPr="009616CB" w:rsidR="00374C82" w:rsidP="00653C56" w:rsidRDefault="00653C56" w14:paraId="58C7AB69" wp14:textId="77777777" wp14:noSpellErr="1">
      <w:pPr>
        <w:rPr>
          <w:rFonts w:ascii="Times New Roman" w:hAnsi="Times New Roman" w:cs="Times New Roman"/>
          <w:b/>
        </w:rPr>
      </w:pPr>
      <w:del w:author="Veronica" w:date="2015-09-03T16:25:00Z" w:id="3955">
        <w:r w:rsidRPr="009616CB" w:rsidDel="00424D0B">
          <w:rPr>
            <w:rFonts w:ascii="Times New Roman" w:hAnsi="Times New Roman" w:cs="Times New Roman"/>
            <w:b/>
          </w:rPr>
          <w:delText>Meat and edible offals</w:delText>
        </w:r>
      </w:del>
      <w:ins w:author="Veronica" w:date="2015-09-03T16:25:00Z" w:id="3956">
        <w:r w:rsidRPr="60226960" w:rsidR="00424D0B">
          <w:rPr>
            <w:rFonts w:ascii="Times New Roman" w:hAnsi="Times New Roman" w:eastAsia="Times New Roman" w:cs="Times New Roman"/>
            <w:b w:val="1"/>
            <w:bCs w:val="1"/>
          </w:rPr>
          <w:t>MEAT AND EDIBLE OFFALS</w:t>
        </w:r>
      </w:ins>
    </w:p>
    <w:p xmlns:wp14="http://schemas.microsoft.com/office/word/2010/wordml" w:rsidRPr="009616CB" w:rsidR="00374C82" w:rsidP="00374C82" w:rsidRDefault="00374C82" w14:paraId="195781F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author="Veronica" w:date="2015-09-03T16:25:00Z" w:id="3957">
        <w:r w:rsidRPr="009616CB" w:rsidDel="00EE226A">
          <w:rPr>
            <w:rFonts w:ascii="Times New Roman" w:hAnsi="Times New Roman" w:cs="Times New Roman"/>
            <w:szCs w:val="20"/>
            <w:lang w:eastAsia="it-IT"/>
          </w:rPr>
          <w:delText xml:space="preserve">MEAT </w:delText>
        </w:r>
      </w:del>
      <w:ins w:author="Veronica" w:date="2015-09-03T16:25:00Z" w:id="3958">
        <w:r w:rsidR="00EE226A">
          <w:rPr>
            <w:rFonts w:ascii="Times New Roman" w:hAnsi="Times New Roman" w:cs="Times New Roman"/>
            <w:szCs w:val="20"/>
            <w:lang w:eastAsia="it-IT"/>
          </w:rPr>
          <w:t>meat</w:t>
        </w:r>
        <w:r w:rsidRPr="009616CB" w:rsidR="00EE226A">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author="Josh Browning" w:date="2015-09-03T16:39:00Z" w:id="3959">
        <w:r w:rsidRPr="009616CB" w:rsidDel="005321B7">
          <w:rPr>
            <w:rFonts w:ascii="Times New Roman" w:hAnsi="Times New Roman" w:cs="Times New Roman"/>
            <w:szCs w:val="20"/>
            <w:lang w:eastAsia="it-IT"/>
          </w:rPr>
          <w:delText>productiondata</w:delText>
        </w:r>
      </w:del>
      <w:ins w:author="Josh Browning" w:date="2015-09-03T16:39:00Z" w:id="3960">
        <w:r w:rsidRPr="009616CB" w:rsidR="005321B7">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author="Josh Browning" w:date="2015-09-03T16:39:00Z" w:id="3961">
        <w:r w:rsidRPr="009616CB" w:rsidDel="005321B7">
          <w:rPr>
            <w:rFonts w:ascii="Times New Roman" w:hAnsi="Times New Roman" w:cs="Times New Roman"/>
            <w:szCs w:val="20"/>
            <w:lang w:eastAsia="it-IT"/>
          </w:rPr>
          <w:delText>ofmeat</w:delText>
        </w:r>
      </w:del>
      <w:ins w:author="Josh Browning" w:date="2015-09-03T16:39:00Z" w:id="3962">
        <w:r w:rsidRPr="009616CB" w:rsidR="005321B7">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author="Josh Browning" w:date="2015-09-03T16:39:00Z" w:id="3963">
        <w:r w:rsidRPr="009616CB" w:rsidDel="005321B7">
          <w:rPr>
            <w:rFonts w:ascii="Times New Roman" w:hAnsi="Times New Roman" w:cs="Times New Roman"/>
            <w:szCs w:val="20"/>
            <w:lang w:eastAsia="it-IT"/>
          </w:rPr>
          <w:delText>commercialproduction</w:delText>
        </w:r>
      </w:del>
      <w:ins w:author="Josh Browning" w:date="2015-09-03T16:39:00Z" w:id="3964">
        <w:r w:rsidRPr="009616CB" w:rsidR="005321B7">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author="Josh Browning" w:date="2015-09-03T16:39:00Z" w:id="3965">
        <w:r w:rsidRPr="009616CB" w:rsidDel="005321B7">
          <w:rPr>
            <w:rFonts w:ascii="Times New Roman" w:hAnsi="Times New Roman" w:cs="Times New Roman"/>
            <w:szCs w:val="20"/>
            <w:lang w:eastAsia="it-IT"/>
          </w:rPr>
          <w:delText>totalproduction</w:delText>
        </w:r>
      </w:del>
      <w:ins w:author="Josh Browning" w:date="2015-09-03T16:39:00Z" w:id="3966">
        <w:r w:rsidRPr="009616CB" w:rsidR="005321B7">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author="Josh Browning" w:date="2015-09-03T16:39:00Z" w:id="3967">
        <w:r w:rsidRPr="009616CB" w:rsidDel="005321B7">
          <w:rPr>
            <w:rFonts w:ascii="Times New Roman" w:hAnsi="Times New Roman" w:cs="Times New Roman"/>
            <w:szCs w:val="20"/>
            <w:lang w:eastAsia="it-IT"/>
          </w:rPr>
          <w:delText>plusslaughter</w:delText>
        </w:r>
      </w:del>
      <w:ins w:author="Josh Browning" w:date="2015-09-03T16:39:00Z" w:id="3968">
        <w:r w:rsidRPr="009616CB" w:rsidR="005321B7">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author="Josh Browning" w:date="2015-09-03T16:39:00Z" w:id="3969">
        <w:r w:rsidRPr="009616CB" w:rsidDel="005321B7">
          <w:rPr>
            <w:rFonts w:ascii="Times New Roman" w:hAnsi="Times New Roman" w:cs="Times New Roman"/>
            <w:szCs w:val="20"/>
            <w:lang w:eastAsia="it-IT"/>
          </w:rPr>
          <w:delText>datarefer</w:delText>
        </w:r>
      </w:del>
      <w:ins w:author="Josh Browning" w:date="2015-09-03T16:39:00Z" w:id="3970">
        <w:r w:rsidRPr="009616CB" w:rsidR="005321B7">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xmlns:wp14="http://schemas.microsoft.com/office/word/2010/wordml" w:rsidRPr="009616CB" w:rsidR="00374C82" w:rsidP="00374C82" w:rsidRDefault="00374C82" w14:paraId="1258340A"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0DCE1B8"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Country statistics on meat production adhere to one or more of </w:t>
      </w:r>
      <w:del w:author="Josh Browning" w:date="2015-09-03T16:39:00Z" w:id="3971">
        <w:r w:rsidRPr="009616CB" w:rsidDel="005321B7">
          <w:rPr>
            <w:rFonts w:ascii="Times New Roman" w:hAnsi="Times New Roman" w:cs="Times New Roman"/>
            <w:szCs w:val="20"/>
            <w:lang w:eastAsia="it-IT"/>
          </w:rPr>
          <w:delText>thefollowing</w:delText>
        </w:r>
      </w:del>
      <w:ins w:author="Josh Browning" w:date="2015-09-03T16:39:00Z" w:id="3972">
        <w:r w:rsidRPr="60226960" w:rsidR="005321B7">
          <w:rPr>
            <w:rFonts w:ascii="Times New Roman" w:hAnsi="Times New Roman" w:eastAsia="Times New Roman" w:cs="Times New Roman"/>
            <w:lang w:eastAsia="it-IT"/>
          </w:rPr>
          <w:t>the following</w:t>
        </w:r>
      </w:ins>
      <w:r w:rsidRPr="60226960">
        <w:rPr>
          <w:rFonts w:ascii="Times New Roman" w:hAnsi="Times New Roman" w:eastAsia="Times New Roman" w:cs="Times New Roman"/>
          <w:lang w:eastAsia="it-IT"/>
        </w:rPr>
        <w:t xml:space="preserve"> concepts:</w:t>
      </w:r>
    </w:p>
    <w:p xmlns:wp14="http://schemas.microsoft.com/office/word/2010/wordml" w:rsidRPr="009616CB" w:rsidR="00374C82" w:rsidP="00374C82" w:rsidRDefault="00374C82" w14:paraId="20E35C0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xmlns:wp14="http://schemas.microsoft.com/office/word/2010/wordml" w:rsidRPr="009616CB" w:rsidR="00374C82" w:rsidP="00374C82" w:rsidRDefault="00374C82" w14:paraId="3224C77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xmlns:wp14="http://schemas.microsoft.com/office/word/2010/wordml" w:rsidRPr="009616CB" w:rsidR="00374C82" w:rsidP="00374C82" w:rsidRDefault="00374C82" w14:paraId="5A91B9D9"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374C82" w:rsidP="00374C82" w:rsidRDefault="00374C82" w14:paraId="1CD05F95"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8EFE45B"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Meat production data for minor animals (poultry, rabbits, etc.) </w:t>
      </w:r>
      <w:del w:author="Josh Browning" w:date="2015-09-03T16:39:00Z" w:id="3973">
        <w:r w:rsidRPr="009616CB" w:rsidDel="005321B7">
          <w:rPr>
            <w:rFonts w:ascii="Times New Roman" w:hAnsi="Times New Roman" w:cs="Times New Roman"/>
            <w:szCs w:val="20"/>
            <w:lang w:eastAsia="it-IT"/>
          </w:rPr>
          <w:delText>arereported</w:delText>
        </w:r>
      </w:del>
      <w:ins w:author="Josh Browning" w:date="2015-09-03T16:39:00Z" w:id="3974">
        <w:r w:rsidRPr="60226960" w:rsidR="005321B7">
          <w:rPr>
            <w:rFonts w:ascii="Times New Roman" w:hAnsi="Times New Roman" w:eastAsia="Times New Roman" w:cs="Times New Roman"/>
            <w:lang w:eastAsia="it-IT"/>
          </w:rPr>
          <w:t>are reported</w:t>
        </w:r>
      </w:ins>
      <w:r w:rsidRPr="60226960">
        <w:rPr>
          <w:rFonts w:ascii="Times New Roman" w:hAnsi="Times New Roman" w:eastAsia="Times New Roman" w:cs="Times New Roman"/>
          <w:lang w:eastAsia="it-IT"/>
        </w:rPr>
        <w:t xml:space="preserve"> in one of the following three ways: ready-to-cook weight (giblets are sometimes included and sometimes excluded); </w:t>
      </w:r>
      <w:del w:author="Josh Browning" w:date="2015-09-03T16:39:00Z" w:id="3975">
        <w:r w:rsidRPr="009616CB" w:rsidDel="005321B7">
          <w:rPr>
            <w:rFonts w:ascii="Times New Roman" w:hAnsi="Times New Roman" w:cs="Times New Roman"/>
            <w:szCs w:val="20"/>
            <w:lang w:eastAsia="it-IT"/>
          </w:rPr>
          <w:delText>evisceratedweight</w:delText>
        </w:r>
      </w:del>
      <w:ins w:author="Josh Browning" w:date="2015-09-03T16:39:00Z" w:id="3976">
        <w:r w:rsidRPr="60226960" w:rsidR="005321B7">
          <w:rPr>
            <w:rFonts w:ascii="Times New Roman" w:hAnsi="Times New Roman" w:eastAsia="Times New Roman" w:cs="Times New Roman"/>
            <w:lang w:eastAsia="it-IT"/>
          </w:rPr>
          <w:t>eviscerated weight</w:t>
        </w:r>
      </w:ins>
      <w:r w:rsidRPr="60226960">
        <w:rPr>
          <w:rFonts w:ascii="Times New Roman" w:hAnsi="Times New Roman" w:eastAsia="Times New Roman" w:cs="Times New Roman"/>
          <w:lang w:eastAsia="it-IT"/>
        </w:rPr>
        <w:t xml:space="preserve"> (including the feet and head); or dressed weight, i.e. the </w:t>
      </w:r>
      <w:del w:author="Josh Browning" w:date="2015-09-03T16:40:00Z" w:id="3977">
        <w:r w:rsidRPr="009616CB" w:rsidDel="005321B7">
          <w:rPr>
            <w:rFonts w:ascii="Times New Roman" w:hAnsi="Times New Roman" w:cs="Times New Roman"/>
            <w:szCs w:val="20"/>
            <w:lang w:eastAsia="it-IT"/>
          </w:rPr>
          <w:delText>liveweight</w:delText>
        </w:r>
      </w:del>
      <w:ins w:author="Josh Browning" w:date="2015-09-03T16:40:00Z" w:id="3978">
        <w:r w:rsidRPr="60226960" w:rsidR="005321B7">
          <w:rPr>
            <w:rFonts w:ascii="Times New Roman" w:hAnsi="Times New Roman" w:eastAsia="Times New Roman" w:cs="Times New Roman"/>
            <w:lang w:eastAsia="it-IT"/>
          </w:rPr>
          <w:t>live weight</w:t>
        </w:r>
      </w:ins>
      <w:r w:rsidRPr="60226960">
        <w:rPr>
          <w:rFonts w:ascii="Times New Roman" w:hAnsi="Times New Roman" w:eastAsia="Times New Roman" w:cs="Times New Roman"/>
          <w:lang w:eastAsia="it-IT"/>
        </w:rPr>
        <w:t xml:space="preserve"> less the blood, feathers and skin.</w:t>
      </w:r>
    </w:p>
    <w:p xmlns:wp14="http://schemas.microsoft.com/office/word/2010/wordml" w:rsidRPr="009616CB" w:rsidR="00374C82" w:rsidP="00374C82" w:rsidRDefault="00374C82" w14:paraId="03CBC974"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D4C8B2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FAO data relate to dressed carcass weight for livestock and, </w:t>
      </w:r>
      <w:del w:author="Josh Browning" w:date="2015-09-03T16:40:00Z" w:id="3979">
        <w:r w:rsidRPr="009616CB" w:rsidDel="005321B7">
          <w:rPr>
            <w:rFonts w:ascii="Times New Roman" w:hAnsi="Times New Roman" w:cs="Times New Roman"/>
            <w:szCs w:val="20"/>
            <w:lang w:eastAsia="it-IT"/>
          </w:rPr>
          <w:delText>whereverpossible</w:delText>
        </w:r>
      </w:del>
      <w:ins w:author="Josh Browning" w:date="2015-09-03T16:40:00Z" w:id="3980">
        <w:r w:rsidRPr="60226960" w:rsidR="005321B7">
          <w:rPr>
            <w:rFonts w:ascii="Times New Roman" w:hAnsi="Times New Roman" w:eastAsia="Times New Roman" w:cs="Times New Roman"/>
            <w:lang w:eastAsia="it-IT"/>
          </w:rPr>
          <w:t>wherever possible</w:t>
        </w:r>
      </w:ins>
      <w:r w:rsidRPr="60226960">
        <w:rPr>
          <w:rFonts w:ascii="Times New Roman" w:hAnsi="Times New Roman" w:eastAsia="Times New Roman" w:cs="Times New Roman"/>
          <w:lang w:eastAsia="it-IT"/>
        </w:rPr>
        <w:t>, ready-to- cook weight for poultry.</w:t>
      </w:r>
    </w:p>
    <w:p xmlns:wp14="http://schemas.microsoft.com/office/word/2010/wordml" w:rsidRPr="009616CB" w:rsidR="00374C82" w:rsidP="00374C82" w:rsidRDefault="00374C82" w14:paraId="772DEEC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0B018DC"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Among individual countries, one of the following three concepts </w:t>
      </w:r>
      <w:del w:author="Josh Browning" w:date="2015-09-03T16:40:00Z" w:id="3981">
        <w:r w:rsidRPr="009616CB" w:rsidDel="005321B7">
          <w:rPr>
            <w:rFonts w:ascii="Times New Roman" w:hAnsi="Times New Roman" w:cs="Times New Roman"/>
            <w:szCs w:val="20"/>
            <w:lang w:eastAsia="it-IT"/>
          </w:rPr>
          <w:delText>isused</w:delText>
        </w:r>
      </w:del>
      <w:ins w:author="Josh Browning" w:date="2015-09-03T16:40:00Z" w:id="3982">
        <w:r w:rsidRPr="60226960" w:rsidR="005321B7">
          <w:rPr>
            <w:rFonts w:ascii="Times New Roman" w:hAnsi="Times New Roman" w:eastAsia="Times New Roman" w:cs="Times New Roman"/>
            <w:lang w:eastAsia="it-IT"/>
          </w:rPr>
          <w:t>issued</w:t>
        </w:r>
      </w:ins>
      <w:r w:rsidRPr="60226960">
        <w:rPr>
          <w:rFonts w:ascii="Times New Roman" w:hAnsi="Times New Roman" w:eastAsia="Times New Roman" w:cs="Times New Roman"/>
          <w:lang w:eastAsia="it-IT"/>
        </w:rPr>
        <w:t xml:space="preserve"> to measure production:</w:t>
      </w:r>
    </w:p>
    <w:p xmlns:wp14="http://schemas.microsoft.com/office/word/2010/wordml" w:rsidRPr="009616CB" w:rsidR="00374C82" w:rsidP="00374C82" w:rsidRDefault="00374C82" w14:paraId="050B6AF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  Production from all animals, of both indigenous and </w:t>
      </w:r>
      <w:del w:author="Josh Browning" w:date="2015-09-03T16:40:00Z" w:id="3983">
        <w:r w:rsidRPr="009616CB" w:rsidDel="005321B7">
          <w:rPr>
            <w:rFonts w:ascii="Times New Roman" w:hAnsi="Times New Roman" w:cs="Times New Roman"/>
            <w:szCs w:val="20"/>
            <w:lang w:eastAsia="it-IT"/>
          </w:rPr>
          <w:delText>foreignorigin</w:delText>
        </w:r>
      </w:del>
      <w:ins w:author="Josh Browning" w:date="2015-09-03T16:40:00Z" w:id="3984">
        <w:r w:rsidRPr="60226960" w:rsidR="005321B7">
          <w:rPr>
            <w:rFonts w:ascii="Times New Roman" w:hAnsi="Times New Roman" w:eastAsia="Times New Roman" w:cs="Times New Roman"/>
            <w:lang w:eastAsia="it-IT"/>
          </w:rPr>
          <w:t>foreign origin</w:t>
        </w:r>
      </w:ins>
      <w:r w:rsidRPr="60226960">
        <w:rPr>
          <w:rFonts w:ascii="Times New Roman" w:hAnsi="Times New Roman" w:eastAsia="Times New Roman" w:cs="Times New Roman"/>
          <w:lang w:eastAsia="it-IT"/>
        </w:rPr>
        <w:t>, that are slaughtered within national boundaries.</w:t>
      </w:r>
    </w:p>
    <w:p xmlns:wp14="http://schemas.microsoft.com/office/word/2010/wordml" w:rsidRPr="009616CB" w:rsidR="00374C82" w:rsidP="00374C82" w:rsidRDefault="00374C82" w14:paraId="5645487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B.  Production from the slaughter of indigenous animals plus exports of live indigenous animals during the reference period. </w:t>
      </w:r>
      <w:proofErr w:type="gramStart"/>
      <w:r w:rsidRPr="60226960">
        <w:rPr>
          <w:rFonts w:ascii="Times New Roman" w:hAnsi="Times New Roman" w:eastAsia="Times New Roman" w:cs="Times New Roman"/>
          <w:lang w:eastAsia="it-IT"/>
        </w:rPr>
        <w:t xml:space="preserve">Derived </w:t>
      </w:r>
      <w:del w:author="Josh Browning" w:date="2015-09-03T16:40:00Z" w:id="3985">
        <w:r w:rsidRPr="009616CB" w:rsidDel="005321B7">
          <w:rPr>
            <w:rFonts w:ascii="Times New Roman" w:hAnsi="Times New Roman" w:cs="Times New Roman"/>
            <w:szCs w:val="20"/>
            <w:lang w:eastAsia="it-IT"/>
          </w:rPr>
          <w:delText>frommeat</w:delText>
        </w:r>
      </w:del>
      <w:ins w:author="Josh Browning" w:date="2015-09-03T16:40:00Z" w:id="3986">
        <w:r w:rsidRPr="60226960" w:rsidR="005321B7">
          <w:rPr>
            <w:rFonts w:ascii="Times New Roman" w:hAnsi="Times New Roman" w:eastAsia="Times New Roman" w:cs="Times New Roman"/>
            <w:lang w:eastAsia="it-IT"/>
          </w:rPr>
          <w:t>from meat</w:t>
        </w:r>
      </w:ins>
      <w:r w:rsidRPr="60226960">
        <w:rPr>
          <w:rFonts w:ascii="Times New Roman" w:hAnsi="Times New Roman" w:eastAsia="Times New Roman" w:cs="Times New Roman"/>
          <w:lang w:eastAsia="it-IT"/>
        </w:rPr>
        <w:t xml:space="preserve"> production as follows: production from slaughtered animals </w:t>
      </w:r>
      <w:del w:author="Josh Browning" w:date="2015-09-03T16:40:00Z" w:id="3987">
        <w:r w:rsidRPr="009616CB" w:rsidDel="005321B7">
          <w:rPr>
            <w:rFonts w:ascii="Times New Roman" w:hAnsi="Times New Roman" w:cs="Times New Roman"/>
            <w:szCs w:val="20"/>
            <w:lang w:eastAsia="it-IT"/>
          </w:rPr>
          <w:delText>plusthe</w:delText>
        </w:r>
      </w:del>
      <w:ins w:author="Josh Browning" w:date="2015-09-03T16:40:00Z" w:id="3988">
        <w:r w:rsidRPr="60226960" w:rsidR="005321B7">
          <w:rPr>
            <w:rFonts w:ascii="Times New Roman" w:hAnsi="Times New Roman" w:eastAsia="Times New Roman" w:cs="Times New Roman"/>
            <w:lang w:eastAsia="it-IT"/>
          </w:rPr>
          <w:t>plus the</w:t>
        </w:r>
      </w:ins>
      <w:r w:rsidRPr="60226960">
        <w:rPr>
          <w:rFonts w:ascii="Times New Roman" w:hAnsi="Times New Roman" w:eastAsia="Times New Roman" w:cs="Times New Roman"/>
          <w:lang w:eastAsia="it-IT"/>
        </w:rPr>
        <w:t xml:space="preserve"> meat equivalent of all animals exported alive, minus the </w:t>
      </w:r>
      <w:del w:author="Josh Browning" w:date="2015-09-03T16:40:00Z" w:id="3989">
        <w:r w:rsidRPr="009616CB" w:rsidDel="005321B7">
          <w:rPr>
            <w:rFonts w:ascii="Times New Roman" w:hAnsi="Times New Roman" w:cs="Times New Roman"/>
            <w:szCs w:val="20"/>
            <w:lang w:eastAsia="it-IT"/>
          </w:rPr>
          <w:delText>meatequivalent</w:delText>
        </w:r>
      </w:del>
      <w:ins w:author="Josh Browning" w:date="2015-09-03T16:40:00Z" w:id="3990">
        <w:r w:rsidRPr="60226960" w:rsidR="005321B7">
          <w:rPr>
            <w:rFonts w:ascii="Times New Roman" w:hAnsi="Times New Roman" w:eastAsia="Times New Roman" w:cs="Times New Roman"/>
            <w:lang w:eastAsia="it-IT"/>
          </w:rPr>
          <w:t>meat equivalent</w:t>
        </w:r>
      </w:ins>
      <w:r w:rsidRPr="60226960">
        <w:rPr>
          <w:rFonts w:ascii="Times New Roman" w:hAnsi="Times New Roman" w:eastAsia="Times New Roman" w:cs="Times New Roman"/>
          <w:lang w:eastAsia="it-IT"/>
        </w:rPr>
        <w:t xml:space="preserve"> of all animals imported alive.</w:t>
      </w:r>
      <w:proofErr w:type="gramEnd"/>
      <w:r w:rsidRPr="60226960">
        <w:rPr>
          <w:rFonts w:ascii="Times New Roman" w:hAnsi="Times New Roman" w:eastAsia="Times New Roman" w:cs="Times New Roman"/>
          <w:lang w:eastAsia="it-IT"/>
        </w:rPr>
        <w:t xml:space="preserve"> As imports/exports of </w:t>
      </w:r>
      <w:del w:author="Josh Browning" w:date="2015-09-03T16:40:00Z" w:id="3991">
        <w:r w:rsidRPr="009616CB" w:rsidDel="005321B7">
          <w:rPr>
            <w:rFonts w:ascii="Times New Roman" w:hAnsi="Times New Roman" w:cs="Times New Roman"/>
            <w:szCs w:val="20"/>
            <w:lang w:eastAsia="it-IT"/>
          </w:rPr>
          <w:delText>liveanimals</w:delText>
        </w:r>
      </w:del>
      <w:ins w:author="Josh Browning" w:date="2015-09-03T16:40:00Z" w:id="3992">
        <w:r w:rsidRPr="60226960" w:rsidR="005321B7">
          <w:rPr>
            <w:rFonts w:ascii="Times New Roman" w:hAnsi="Times New Roman" w:eastAsia="Times New Roman" w:cs="Times New Roman"/>
            <w:lang w:eastAsia="it-IT"/>
          </w:rPr>
          <w:t>live animals</w:t>
        </w:r>
      </w:ins>
      <w:r w:rsidRPr="60226960">
        <w:rPr>
          <w:rFonts w:ascii="Times New Roman" w:hAnsi="Times New Roman" w:eastAsia="Times New Roman" w:cs="Times New Roman"/>
          <w:lang w:eastAsia="it-IT"/>
        </w:rPr>
        <w:t xml:space="preserve"> are recorded by FAO in numbers, not weight, animal type </w:t>
      </w:r>
      <w:del w:author="Josh Browning" w:date="2015-09-03T16:40:00Z" w:id="3993">
        <w:r w:rsidRPr="009616CB" w:rsidDel="005321B7">
          <w:rPr>
            <w:rFonts w:ascii="Times New Roman" w:hAnsi="Times New Roman" w:cs="Times New Roman"/>
            <w:szCs w:val="20"/>
            <w:lang w:eastAsia="it-IT"/>
          </w:rPr>
          <w:delText>andsize</w:delText>
        </w:r>
      </w:del>
      <w:ins w:author="Josh Browning" w:date="2015-09-03T16:40:00Z" w:id="3994">
        <w:r w:rsidRPr="60226960" w:rsidR="005321B7">
          <w:rPr>
            <w:rFonts w:ascii="Times New Roman" w:hAnsi="Times New Roman" w:eastAsia="Times New Roman" w:cs="Times New Roman"/>
            <w:lang w:eastAsia="it-IT"/>
          </w:rPr>
          <w:t>and size</w:t>
        </w:r>
      </w:ins>
      <w:r w:rsidRPr="60226960">
        <w:rPr>
          <w:rFonts w:ascii="Times New Roman" w:hAnsi="Times New Roman" w:eastAsia="Times New Roman" w:cs="Times New Roman"/>
          <w:lang w:eastAsia="it-IT"/>
        </w:rPr>
        <w:t xml:space="preserve"> are of significance.</w:t>
      </w:r>
    </w:p>
    <w:p xmlns:wp14="http://schemas.microsoft.com/office/word/2010/wordml" w:rsidRPr="009616CB" w:rsidR="00374C82" w:rsidP="00374C82" w:rsidRDefault="00374C82" w14:paraId="05D2616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  The biological production concept covers indigenous animals </w:t>
      </w:r>
      <w:del w:author="Josh Browning" w:date="2015-09-03T16:40:00Z" w:id="3995">
        <w:r w:rsidRPr="009616CB" w:rsidDel="005321B7">
          <w:rPr>
            <w:rFonts w:ascii="Times New Roman" w:hAnsi="Times New Roman" w:cs="Times New Roman"/>
            <w:szCs w:val="20"/>
            <w:lang w:eastAsia="it-IT"/>
          </w:rPr>
          <w:delText>thatare</w:delText>
        </w:r>
      </w:del>
      <w:ins w:author="Josh Browning" w:date="2015-09-03T16:40:00Z" w:id="3996">
        <w:r w:rsidRPr="60226960" w:rsidR="005321B7">
          <w:rPr>
            <w:rFonts w:ascii="Times New Roman" w:hAnsi="Times New Roman" w:eastAsia="Times New Roman" w:cs="Times New Roman"/>
            <w:lang w:eastAsia="it-IT"/>
          </w:rPr>
          <w:t>that are</w:t>
        </w:r>
      </w:ins>
      <w:r w:rsidRPr="60226960">
        <w:rPr>
          <w:rFonts w:ascii="Times New Roman" w:hAnsi="Times New Roman" w:eastAsia="Times New Roman" w:cs="Times New Roman"/>
          <w:lang w:eastAsia="it-IT"/>
        </w:rPr>
        <w:t xml:space="preserve"> either slaughtered or exported live, plus net additions to </w:t>
      </w:r>
      <w:del w:author="Josh Browning" w:date="2015-09-03T16:40:00Z" w:id="3997">
        <w:r w:rsidRPr="009616CB" w:rsidDel="005321B7">
          <w:rPr>
            <w:rFonts w:ascii="Times New Roman" w:hAnsi="Times New Roman" w:cs="Times New Roman"/>
            <w:szCs w:val="20"/>
            <w:lang w:eastAsia="it-IT"/>
          </w:rPr>
          <w:delText>thestock</w:delText>
        </w:r>
      </w:del>
      <w:ins w:author="Josh Browning" w:date="2015-09-03T16:40:00Z" w:id="3998">
        <w:r w:rsidRPr="60226960" w:rsidR="005321B7">
          <w:rPr>
            <w:rFonts w:ascii="Times New Roman" w:hAnsi="Times New Roman" w:eastAsia="Times New Roman" w:cs="Times New Roman"/>
            <w:lang w:eastAsia="it-IT"/>
          </w:rPr>
          <w:t>the stock</w:t>
        </w:r>
      </w:ins>
      <w:r w:rsidRPr="60226960">
        <w:rPr>
          <w:rFonts w:ascii="Times New Roman" w:hAnsi="Times New Roman" w:eastAsia="Times New Roman" w:cs="Times New Roman"/>
          <w:lang w:eastAsia="it-IT"/>
        </w:rPr>
        <w:t xml:space="preserve"> during the reference period.</w:t>
      </w:r>
    </w:p>
    <w:p xmlns:wp14="http://schemas.microsoft.com/office/word/2010/wordml" w:rsidRPr="009616CB" w:rsidR="00374C82" w:rsidP="00374C82" w:rsidRDefault="00374C82" w14:paraId="65B1F99E"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60F8237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Derived from indigenous </w:t>
      </w:r>
      <w:del w:author="Josh Browning" w:date="2015-09-03T16:40:00Z" w:id="3999">
        <w:r w:rsidRPr="009616CB" w:rsidDel="005321B7">
          <w:rPr>
            <w:rFonts w:ascii="Times New Roman" w:hAnsi="Times New Roman" w:cs="Times New Roman"/>
            <w:szCs w:val="20"/>
            <w:lang w:eastAsia="it-IT"/>
          </w:rPr>
          <w:delText>productionas</w:delText>
        </w:r>
      </w:del>
      <w:ins w:author="Josh Browning" w:date="2015-09-03T16:40:00Z" w:id="4000">
        <w:r w:rsidRPr="60226960" w:rsidR="005321B7">
          <w:rPr>
            <w:rFonts w:ascii="Times New Roman" w:hAnsi="Times New Roman" w:eastAsia="Times New Roman" w:cs="Times New Roman"/>
            <w:lang w:eastAsia="it-IT"/>
          </w:rPr>
          <w:t>production as</w:t>
        </w:r>
      </w:ins>
      <w:r w:rsidRPr="60226960">
        <w:rPr>
          <w:rFonts w:ascii="Times New Roman" w:hAnsi="Times New Roman" w:eastAsia="Times New Roman" w:cs="Times New Roman"/>
          <w:lang w:eastAsia="it-IT"/>
        </w:rPr>
        <w:t xml:space="preserve"> follows: indigenous production plus (or minus) the meat </w:t>
      </w:r>
      <w:del w:author="Josh Browning" w:date="2015-09-03T16:40:00Z" w:id="4001">
        <w:r w:rsidRPr="009616CB" w:rsidDel="005321B7">
          <w:rPr>
            <w:rFonts w:ascii="Times New Roman" w:hAnsi="Times New Roman" w:cs="Times New Roman"/>
            <w:szCs w:val="20"/>
            <w:lang w:eastAsia="it-IT"/>
          </w:rPr>
          <w:delText>equivalentof</w:delText>
        </w:r>
      </w:del>
      <w:ins w:author="Josh Browning" w:date="2015-09-03T16:40:00Z" w:id="4002">
        <w:r w:rsidRPr="60226960" w:rsidR="005321B7">
          <w:rPr>
            <w:rFonts w:ascii="Times New Roman" w:hAnsi="Times New Roman" w:eastAsia="Times New Roman" w:cs="Times New Roman"/>
            <w:lang w:eastAsia="it-IT"/>
          </w:rPr>
          <w:t>equivalent of</w:t>
        </w:r>
      </w:ins>
      <w:r w:rsidRPr="60226960">
        <w:rPr>
          <w:rFonts w:ascii="Times New Roman" w:hAnsi="Times New Roman" w:eastAsia="Times New Roman" w:cs="Times New Roman"/>
          <w:lang w:eastAsia="it-IT"/>
        </w:rPr>
        <w:t xml:space="preserve"> the change in the stock numbers during the reference </w:t>
      </w:r>
      <w:del w:author="Josh Browning" w:date="2015-09-03T16:40:00Z" w:id="4003">
        <w:r w:rsidRPr="009616CB" w:rsidDel="005321B7">
          <w:rPr>
            <w:rFonts w:ascii="Times New Roman" w:hAnsi="Times New Roman" w:cs="Times New Roman"/>
            <w:szCs w:val="20"/>
            <w:lang w:eastAsia="it-IT"/>
          </w:rPr>
          <w:delText>period.Production</w:delText>
        </w:r>
      </w:del>
      <w:ins w:author="Josh Browning" w:date="2015-09-03T16:40:00Z" w:id="4004">
        <w:r w:rsidRPr="60226960" w:rsidR="005321B7">
          <w:rPr>
            <w:rFonts w:ascii="Times New Roman" w:hAnsi="Times New Roman" w:eastAsia="Times New Roman" w:cs="Times New Roman"/>
            <w:lang w:eastAsia="it-IT"/>
          </w:rPr>
          <w:t>period. Production</w:t>
        </w:r>
      </w:ins>
      <w:r w:rsidRPr="60226960">
        <w:rPr>
          <w:rFonts w:ascii="Times New Roman" w:hAnsi="Times New Roman" w:eastAsia="Times New Roman" w:cs="Times New Roman"/>
          <w:lang w:eastAsia="it-IT"/>
        </w:rPr>
        <w:t xml:space="preserve"> is expressed in terms of live weight. Changes in the </w:t>
      </w:r>
      <w:del w:author="Josh Browning" w:date="2015-09-03T16:40:00Z" w:id="4005">
        <w:r w:rsidRPr="009616CB" w:rsidDel="005321B7">
          <w:rPr>
            <w:rFonts w:ascii="Times New Roman" w:hAnsi="Times New Roman" w:cs="Times New Roman"/>
            <w:szCs w:val="20"/>
            <w:lang w:eastAsia="it-IT"/>
          </w:rPr>
          <w:delText>totallive</w:delText>
        </w:r>
      </w:del>
      <w:ins w:author="Josh Browning" w:date="2015-09-03T16:40:00Z" w:id="4006">
        <w:r w:rsidRPr="60226960" w:rsidR="005321B7">
          <w:rPr>
            <w:rFonts w:ascii="Times New Roman" w:hAnsi="Times New Roman" w:eastAsia="Times New Roman" w:cs="Times New Roman"/>
            <w:lang w:eastAsia="it-IT"/>
          </w:rPr>
          <w:t>total live</w:t>
        </w:r>
      </w:ins>
      <w:r w:rsidRPr="60226960">
        <w:rPr>
          <w:rFonts w:ascii="Times New Roman" w:hAnsi="Times New Roman" w:eastAsia="Times New Roman" w:cs="Times New Roman"/>
          <w:lang w:eastAsia="it-IT"/>
        </w:rPr>
        <w:t xml:space="preserve"> weight of all animals are not taken into account.</w:t>
      </w:r>
    </w:p>
    <w:p xmlns:wp14="http://schemas.microsoft.com/office/word/2010/wordml" w:rsidRPr="009616CB" w:rsidR="00374C82" w:rsidP="00374C82" w:rsidRDefault="00374C82" w14:paraId="7AF783D6"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3F86D3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author="Josh Browning" w:date="2015-09-03T16:40:00Z" w:id="4007">
        <w:r w:rsidRPr="009616CB" w:rsidDel="005321B7">
          <w:rPr>
            <w:rFonts w:ascii="Times New Roman" w:hAnsi="Times New Roman" w:cs="Times New Roman"/>
            <w:szCs w:val="20"/>
            <w:lang w:eastAsia="it-IT"/>
          </w:rPr>
          <w:delText>ofits</w:delText>
        </w:r>
      </w:del>
      <w:ins w:author="Josh Browning" w:date="2015-09-03T16:40:00Z" w:id="4008">
        <w:r w:rsidRPr="009616CB" w:rsidR="005321B7">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author="Josh Browning" w:date="2015-09-03T16:40:00Z" w:id="4009">
        <w:r w:rsidRPr="009616CB" w:rsidDel="005321B7">
          <w:rPr>
            <w:rFonts w:ascii="Times New Roman" w:hAnsi="Times New Roman" w:cs="Times New Roman"/>
            <w:szCs w:val="20"/>
            <w:lang w:eastAsia="it-IT"/>
          </w:rPr>
          <w:delText>thenational</w:delText>
        </w:r>
      </w:del>
      <w:ins w:author="Josh Browning" w:date="2015-09-03T16:40:00Z" w:id="4010">
        <w:r w:rsidRPr="009616CB" w:rsidR="005321B7">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author="Josh Browning" w:date="2015-09-03T16:40:00Z" w:id="4011">
        <w:r w:rsidRPr="009616CB" w:rsidDel="005321B7">
          <w:rPr>
            <w:rFonts w:ascii="Times New Roman" w:hAnsi="Times New Roman" w:cs="Times New Roman"/>
            <w:szCs w:val="20"/>
            <w:lang w:eastAsia="it-IT"/>
          </w:rPr>
          <w:delText>ofindex</w:delText>
        </w:r>
      </w:del>
      <w:ins w:author="Josh Browning" w:date="2015-09-03T16:40:00Z" w:id="4012">
        <w:r w:rsidRPr="009616CB" w:rsidR="005321B7">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author="Josh Browning" w:date="2015-09-03T16:40:00Z" w:id="4013">
        <w:r w:rsidRPr="009616CB" w:rsidDel="005321B7">
          <w:rPr>
            <w:rFonts w:ascii="Times New Roman" w:hAnsi="Times New Roman" w:cs="Times New Roman"/>
            <w:szCs w:val="20"/>
            <w:lang w:eastAsia="it-IT"/>
          </w:rPr>
          <w:delText>concept,biological</w:delText>
        </w:r>
      </w:del>
      <w:ins w:author="Josh Browning" w:date="2015-09-03T16:40:00Z" w:id="4014">
        <w:r w:rsidRPr="009616CB" w:rsidR="005321B7">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author="Josh Browning" w:date="2015-09-03T16:40:00Z" w:id="4015">
        <w:r w:rsidRPr="009616CB" w:rsidDel="005321B7">
          <w:rPr>
            <w:rFonts w:ascii="Times New Roman" w:hAnsi="Times New Roman" w:cs="Times New Roman"/>
            <w:szCs w:val="20"/>
            <w:lang w:eastAsia="it-IT"/>
          </w:rPr>
          <w:delText>reflectschanges</w:delText>
        </w:r>
      </w:del>
      <w:ins w:author="Josh Browning" w:date="2015-09-03T16:40:00Z" w:id="4016">
        <w:r w:rsidRPr="009616CB" w:rsidR="005321B7">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author="Josh Browning" w:date="2015-09-03T16:40:00Z" w:id="4017">
        <w:r w:rsidRPr="009616CB" w:rsidDel="005321B7">
          <w:rPr>
            <w:rFonts w:ascii="Times New Roman" w:hAnsi="Times New Roman" w:cs="Times New Roman"/>
            <w:szCs w:val="20"/>
            <w:lang w:eastAsia="it-IT"/>
          </w:rPr>
          <w:delText>ofdifficulties</w:delText>
        </w:r>
      </w:del>
      <w:ins w:author="Josh Browning" w:date="2015-09-03T16:40:00Z" w:id="4018">
        <w:r w:rsidRPr="009616CB" w:rsidR="005321B7">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author="Josh Browning" w:date="2015-09-03T16:40:00Z" w:id="4019">
        <w:r w:rsidRPr="009616CB" w:rsidDel="005321B7">
          <w:rPr>
            <w:rFonts w:ascii="Times New Roman" w:hAnsi="Times New Roman" w:cs="Times New Roman"/>
            <w:szCs w:val="20"/>
            <w:lang w:eastAsia="it-IT"/>
          </w:rPr>
          <w:lastRenderedPageBreak/>
          <w:delText>offices.The</w:delText>
        </w:r>
      </w:del>
      <w:ins w:author="Josh Browning" w:date="2015-09-03T16:40:00Z" w:id="4020">
        <w:r w:rsidRPr="009616CB" w:rsidR="005321B7">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author="Josh Browning" w:date="2015-09-03T16:40:00Z" w:id="4021">
        <w:r w:rsidRPr="009616CB" w:rsidDel="005321B7">
          <w:rPr>
            <w:rFonts w:ascii="Times New Roman" w:hAnsi="Times New Roman" w:cs="Times New Roman"/>
            <w:szCs w:val="20"/>
            <w:lang w:eastAsia="it-IT"/>
          </w:rPr>
          <w:delText>fromprices</w:delText>
        </w:r>
      </w:del>
      <w:ins w:author="Josh Browning" w:date="2015-09-03T16:40:00Z" w:id="4022">
        <w:r w:rsidRPr="009616CB" w:rsidR="005321B7">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author="Josh Browning" w:date="2015-09-03T16:40:00Z" w:id="4023">
        <w:r w:rsidRPr="009616CB" w:rsidDel="005321B7">
          <w:rPr>
            <w:rFonts w:ascii="Times New Roman" w:hAnsi="Times New Roman" w:cs="Times New Roman"/>
            <w:szCs w:val="20"/>
            <w:lang w:eastAsia="it-IT"/>
          </w:rPr>
          <w:delText>butalso</w:delText>
        </w:r>
      </w:del>
      <w:ins w:author="Josh Browning" w:date="2015-09-03T16:40:00Z" w:id="4024">
        <w:r w:rsidRPr="009616CB" w:rsidR="005321B7">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xmlns:wp14="http://schemas.microsoft.com/office/word/2010/wordml" w:rsidRPr="009616CB" w:rsidR="00374C82" w:rsidP="00374C82" w:rsidRDefault="00374C82" w14:paraId="5598829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6926C69" wp14:textId="77777777">
      <w:pPr>
        <w:spacing w:after="0" w:line="240" w:lineRule="auto"/>
        <w:jc w:val="both"/>
        <w:rPr>
          <w:rFonts w:ascii="Times New Roman" w:hAnsi="Times New Roman" w:cs="Times New Roman"/>
          <w:szCs w:val="20"/>
          <w:lang w:eastAsia="it-IT"/>
        </w:rPr>
      </w:pPr>
      <w:proofErr w:type="gramStart"/>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Meat (including chilled or frozen), edible offals, fats and hides and skins are </w:t>
      </w:r>
      <w:del w:author="Josh Browning" w:date="2015-09-03T16:40:00Z" w:id="4025">
        <w:r w:rsidRPr="009616CB" w:rsidDel="005321B7">
          <w:rPr>
            <w:rFonts w:ascii="Times New Roman" w:hAnsi="Times New Roman" w:cs="Times New Roman"/>
            <w:szCs w:val="20"/>
            <w:lang w:eastAsia="it-IT"/>
          </w:rPr>
          <w:delText>consideredprimary</w:delText>
        </w:r>
      </w:del>
      <w:ins w:author="Josh Browning" w:date="2015-09-03T16:40:00Z" w:id="4026">
        <w:r w:rsidRPr="009616CB" w:rsidR="005321B7">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xmlns:wp14="http://schemas.microsoft.com/office/word/2010/wordml" w:rsidRPr="009616CB" w:rsidR="00374C82" w:rsidP="00374C82" w:rsidRDefault="00374C82" w14:paraId="3DA37FC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author="Josh Browning" w:date="2015-09-03T16:40:00Z" w:id="4027">
        <w:r w:rsidRPr="009616CB" w:rsidDel="005321B7">
          <w:rPr>
            <w:rFonts w:ascii="Times New Roman" w:hAnsi="Times New Roman" w:cs="Times New Roman"/>
            <w:szCs w:val="20"/>
            <w:lang w:eastAsia="it-IT"/>
          </w:rPr>
          <w:delText>containingvarious</w:delText>
        </w:r>
      </w:del>
      <w:ins w:author="Josh Browning" w:date="2015-09-03T16:40:00Z" w:id="4028">
        <w:r w:rsidRPr="009616CB" w:rsidR="005321B7">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author="Josh Browning" w:date="2015-09-03T16:40:00Z" w:id="4029">
        <w:r w:rsidRPr="009616CB" w:rsidDel="005321B7">
          <w:rPr>
            <w:rFonts w:ascii="Times New Roman" w:hAnsi="Times New Roman" w:cs="Times New Roman"/>
            <w:szCs w:val="20"/>
            <w:lang w:eastAsia="it-IT"/>
          </w:rPr>
          <w:delText>anddried</w:delText>
        </w:r>
      </w:del>
      <w:ins w:author="Josh Browning" w:date="2015-09-03T16:40:00Z" w:id="4030">
        <w:r w:rsidRPr="009616CB" w:rsidR="005321B7">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author="Josh Browning" w:date="2015-09-03T16:40:00Z" w:id="4031">
        <w:r w:rsidRPr="009616CB" w:rsidDel="005321B7">
          <w:rPr>
            <w:rFonts w:ascii="Times New Roman" w:hAnsi="Times New Roman" w:cs="Times New Roman"/>
            <w:szCs w:val="20"/>
            <w:lang w:eastAsia="it-IT"/>
          </w:rPr>
          <w:delText>pigsand</w:delText>
        </w:r>
      </w:del>
      <w:ins w:author="Josh Browning" w:date="2015-09-03T16:40:00Z" w:id="4032">
        <w:r w:rsidRPr="009616CB" w:rsidR="005321B7">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xmlns:wp14="http://schemas.microsoft.com/office/word/2010/wordml" w:rsidRPr="009616CB" w:rsidR="00374C82" w:rsidP="00374C82" w:rsidRDefault="00374C82" w14:paraId="4D9F5F32"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2.  Sausages are highly seasoned products made from meat (usually beef </w:t>
      </w:r>
      <w:del w:author="Josh Browning" w:date="2015-09-03T16:40:00Z" w:id="4033">
        <w:r w:rsidRPr="009616CB" w:rsidDel="005321B7">
          <w:rPr>
            <w:rFonts w:ascii="Times New Roman" w:hAnsi="Times New Roman" w:cs="Times New Roman"/>
            <w:szCs w:val="20"/>
            <w:lang w:eastAsia="it-IT"/>
          </w:rPr>
          <w:delText>orpig</w:delText>
        </w:r>
      </w:del>
      <w:ins w:author="Josh Browning" w:date="2015-09-03T16:40:00Z" w:id="4034">
        <w:r w:rsidRPr="60226960" w:rsidR="005321B7">
          <w:rPr>
            <w:rFonts w:ascii="Times New Roman" w:hAnsi="Times New Roman" w:eastAsia="Times New Roman" w:cs="Times New Roman"/>
            <w:lang w:eastAsia="it-IT"/>
          </w:rPr>
          <w:t>or pig</w:t>
        </w:r>
      </w:ins>
      <w:r w:rsidRPr="60226960">
        <w:rPr>
          <w:rFonts w:ascii="Times New Roman" w:hAnsi="Times New Roman" w:eastAsia="Times New Roman" w:cs="Times New Roman"/>
          <w:lang w:eastAsia="it-IT"/>
        </w:rPr>
        <w:t xml:space="preserve">) that has been ground, chopped and encased. Sausages may </w:t>
      </w:r>
      <w:del w:author="Josh Browning" w:date="2015-09-03T16:41:00Z" w:id="4035">
        <w:r w:rsidRPr="009616CB" w:rsidDel="005321B7">
          <w:rPr>
            <w:rFonts w:ascii="Times New Roman" w:hAnsi="Times New Roman" w:cs="Times New Roman"/>
            <w:szCs w:val="20"/>
            <w:lang w:eastAsia="it-IT"/>
          </w:rPr>
          <w:delText>befresh</w:delText>
        </w:r>
      </w:del>
      <w:ins w:author="Josh Browning" w:date="2015-09-03T16:41:00Z" w:id="4036">
        <w:r w:rsidRPr="60226960" w:rsidR="005321B7">
          <w:rPr>
            <w:rFonts w:ascii="Times New Roman" w:hAnsi="Times New Roman" w:eastAsia="Times New Roman" w:cs="Times New Roman"/>
            <w:lang w:eastAsia="it-IT"/>
          </w:rPr>
          <w:t>be fresh</w:t>
        </w:r>
      </w:ins>
      <w:r w:rsidRPr="60226960">
        <w:rPr>
          <w:rFonts w:ascii="Times New Roman" w:hAnsi="Times New Roman" w:eastAsia="Times New Roman" w:cs="Times New Roman"/>
          <w:lang w:eastAsia="it-IT"/>
        </w:rPr>
        <w:t xml:space="preserve">, pickled, dry or semi-dry, cooked or uncooked and smoked </w:t>
      </w:r>
      <w:r w:rsidRPr="60226960" w:rsidR="005321B7">
        <w:rPr>
          <w:rFonts w:ascii="Times New Roman" w:hAnsi="Times New Roman" w:eastAsia="Times New Roman" w:cs="Times New Roman"/>
          <w:lang w:eastAsia="it-IT"/>
        </w:rPr>
        <w:t>or</w:t>
      </w:r>
      <w:ins w:author="Josh Browning" w:date="2015-09-03T16:41:00Z" w:id="4037">
        <w:r w:rsidRPr="60226960" w:rsidR="005321B7">
          <w:rPr>
            <w:rFonts w:ascii="Times New Roman" w:hAnsi="Times New Roman" w:eastAsia="Times New Roman" w:cs="Times New Roman"/>
            <w:lang w:eastAsia="it-IT"/>
          </w:rPr>
          <w:t xml:space="preserve"> </w:t>
        </w:r>
      </w:ins>
      <w:r w:rsidRPr="60226960" w:rsidR="005321B7">
        <w:rPr>
          <w:rFonts w:ascii="Times New Roman" w:hAnsi="Times New Roman" w:eastAsia="Times New Roman" w:cs="Times New Roman"/>
          <w:lang w:eastAsia="it-IT"/>
        </w:rPr>
        <w:t>unsmoked</w:t>
      </w:r>
      <w:r w:rsidRPr="60226960">
        <w:rPr>
          <w:rFonts w:ascii="Times New Roman" w:hAnsi="Times New Roman" w:eastAsia="Times New Roman" w:cs="Times New Roman"/>
          <w:lang w:eastAsia="it-IT"/>
        </w:rPr>
        <w:t xml:space="preserve">. Sausages usually contain various additives, such as </w:t>
      </w:r>
      <w:del w:author="Josh Browning" w:date="2015-09-03T16:41:00Z" w:id="4038">
        <w:r w:rsidRPr="009616CB" w:rsidDel="005321B7">
          <w:rPr>
            <w:rFonts w:ascii="Times New Roman" w:hAnsi="Times New Roman" w:cs="Times New Roman"/>
            <w:szCs w:val="20"/>
            <w:lang w:eastAsia="it-IT"/>
          </w:rPr>
          <w:delText>salt,onions</w:delText>
        </w:r>
      </w:del>
      <w:ins w:author="Josh Browning" w:date="2015-09-03T16:41:00Z" w:id="4039">
        <w:r w:rsidRPr="60226960" w:rsidR="005321B7">
          <w:rPr>
            <w:rFonts w:ascii="Times New Roman" w:hAnsi="Times New Roman" w:eastAsia="Times New Roman" w:cs="Times New Roman"/>
            <w:lang w:eastAsia="it-IT"/>
          </w:rPr>
          <w:t>salt, onions</w:t>
        </w:r>
      </w:ins>
      <w:r w:rsidRPr="60226960">
        <w:rPr>
          <w:rFonts w:ascii="Times New Roman" w:hAnsi="Times New Roman" w:eastAsia="Times New Roman" w:cs="Times New Roman"/>
          <w:lang w:eastAsia="it-IT"/>
        </w:rPr>
        <w:t xml:space="preserve"> and spices. The casings are made either of prepared </w:t>
      </w:r>
      <w:del w:author="Josh Browning" w:date="2015-09-03T16:41:00Z" w:id="4040">
        <w:r w:rsidRPr="009616CB" w:rsidDel="005321B7">
          <w:rPr>
            <w:rFonts w:ascii="Times New Roman" w:hAnsi="Times New Roman" w:cs="Times New Roman"/>
            <w:szCs w:val="20"/>
            <w:lang w:eastAsia="it-IT"/>
          </w:rPr>
          <w:delText>animalintestines</w:delText>
        </w:r>
      </w:del>
      <w:ins w:author="Josh Browning" w:date="2015-09-03T16:41:00Z" w:id="4041">
        <w:r w:rsidRPr="60226960" w:rsidR="005321B7">
          <w:rPr>
            <w:rFonts w:ascii="Times New Roman" w:hAnsi="Times New Roman" w:eastAsia="Times New Roman" w:cs="Times New Roman"/>
            <w:lang w:eastAsia="it-IT"/>
          </w:rPr>
          <w:t>animal intestines</w:t>
        </w:r>
      </w:ins>
      <w:r w:rsidRPr="60226960">
        <w:rPr>
          <w:rFonts w:ascii="Times New Roman" w:hAnsi="Times New Roman" w:eastAsia="Times New Roman" w:cs="Times New Roman"/>
          <w:lang w:eastAsia="it-IT"/>
        </w:rPr>
        <w:t xml:space="preserve"> or synthetic material.</w:t>
      </w:r>
    </w:p>
    <w:p xmlns:wp14="http://schemas.microsoft.com/office/word/2010/wordml" w:rsidRPr="009616CB" w:rsidR="00374C82" w:rsidP="00374C82" w:rsidRDefault="00374C82" w14:paraId="7B2EA53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author="Josh Browning" w:date="2015-09-03T16:41:00Z" w:id="4042">
        <w:r w:rsidRPr="009616CB" w:rsidDel="005321B7">
          <w:rPr>
            <w:rFonts w:ascii="Times New Roman" w:hAnsi="Times New Roman" w:cs="Times New Roman"/>
            <w:szCs w:val="20"/>
            <w:lang w:eastAsia="it-IT"/>
          </w:rPr>
          <w:delText>beenboiled</w:delText>
        </w:r>
      </w:del>
      <w:ins w:author="Josh Browning" w:date="2015-09-03T16:41:00Z" w:id="4043">
        <w:r w:rsidRPr="009616CB" w:rsidR="005321B7">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xmlns:wp14="http://schemas.microsoft.com/office/word/2010/wordml" w:rsidRPr="009616CB" w:rsidR="00374C82" w:rsidP="00374C82" w:rsidRDefault="00374C82" w14:paraId="63B3E6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979C06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374C82" w:rsidP="00374C82" w:rsidRDefault="00374C82" w14:paraId="4C2FE93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691EEDF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2731 - Bovine Meat</w:t>
      </w:r>
    </w:p>
    <w:p xmlns:wp14="http://schemas.microsoft.com/office/word/2010/wordml" w:rsidRPr="009616CB" w:rsidR="00374C82" w:rsidP="00374C82" w:rsidRDefault="00374C82" w14:paraId="1824856A"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xmlns:wp14="http://schemas.microsoft.com/office/word/2010/wordml" w:rsidRPr="009616CB" w:rsidR="00374C82" w:rsidP="00374C82" w:rsidRDefault="00374C82" w14:paraId="798BEA3C"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33D3116A"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xmlns:wp14="http://schemas.microsoft.com/office/word/2010/wordml" w:rsidRPr="009616CB" w:rsidR="00374C82" w:rsidP="00374C82" w:rsidRDefault="00374C82" w14:paraId="60B30A29"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xmlns:wp14="http://schemas.microsoft.com/office/word/2010/wordml" w:rsidRPr="009616CB" w:rsidR="00374C82" w:rsidP="00374C82" w:rsidRDefault="00374C82" w14:paraId="461A95A3"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xmlns:wp14="http://schemas.microsoft.com/office/word/2010/wordml" w:rsidRPr="009616CB" w:rsidR="00374C82" w:rsidP="00374C82" w:rsidRDefault="00374C82" w14:paraId="518D78B4"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xmlns:wp14="http://schemas.microsoft.com/office/word/2010/wordml" w:rsidRPr="009616CB" w:rsidR="00374C82" w:rsidP="00374C82" w:rsidRDefault="00374C82" w14:paraId="1AC40081" wp14:textId="77777777">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976B17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374C82" w:rsidP="00374C82" w:rsidRDefault="00374C82" w14:paraId="65E9CA63"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F10678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2732 - Mutton and Goat Meat </w:t>
      </w:r>
    </w:p>
    <w:p xmlns:wp14="http://schemas.microsoft.com/office/word/2010/wordml" w:rsidRPr="009616CB" w:rsidR="00374C82" w:rsidP="00374C82" w:rsidRDefault="00374C82" w14:paraId="1AD9A2C0" wp14:textId="77777777">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xmlns:wp14="http://schemas.microsoft.com/office/word/2010/wordml" w:rsidRPr="009616CB" w:rsidR="00374C82" w:rsidP="00374C82" w:rsidRDefault="00374C82" w14:paraId="60B71867" wp14:textId="77777777">
      <w:pPr>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sz w:val="20"/>
        </w:rPr>
        <w:t>Meat of lamb comes from animals of the ovine species not more than 12 months of age.</w:t>
      </w:r>
    </w:p>
    <w:p xmlns:wp14="http://schemas.microsoft.com/office/word/2010/wordml" w:rsidRPr="009616CB" w:rsidR="00374C82" w:rsidP="00374C82" w:rsidRDefault="00374C82" w14:paraId="4D9898C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BEDF89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2733 - Pigmeat</w:t>
      </w:r>
      <w:r w:rsidRPr="009616CB">
        <w:rPr>
          <w:rFonts w:ascii="Times New Roman" w:hAnsi="Times New Roman" w:eastAsiaTheme="majorEastAsia"/>
          <w:lang w:eastAsia="it-IT"/>
        </w:rPr>
        <w:tab/>
      </w:r>
    </w:p>
    <w:p xmlns:wp14="http://schemas.microsoft.com/office/word/2010/wordml" w:rsidRPr="009616CB" w:rsidR="00374C82" w:rsidP="00374C82" w:rsidRDefault="00374C82" w14:paraId="320A84DC"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xmlns:wp14="http://schemas.microsoft.com/office/word/2010/wordml" w:rsidRPr="009616CB" w:rsidR="00374C82" w:rsidP="00374C82" w:rsidRDefault="00374C82" w14:paraId="66C5859B"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xmlns:wp14="http://schemas.microsoft.com/office/word/2010/wordml" w:rsidRPr="009616CB" w:rsidR="00374C82" w:rsidP="00374C82" w:rsidRDefault="00374C82" w14:paraId="7C051F02"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A0D3FA1"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xmlns:wp14="http://schemas.microsoft.com/office/word/2010/wordml" w:rsidRPr="009616CB" w:rsidR="00374C82" w:rsidP="00374C82" w:rsidRDefault="00374C82" w14:paraId="6A67C8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293D6C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2734 - Poultry Meat</w:t>
      </w:r>
    </w:p>
    <w:p xmlns:wp14="http://schemas.microsoft.com/office/word/2010/wordml" w:rsidRPr="009616CB" w:rsidR="00374C82" w:rsidP="00374C82" w:rsidRDefault="00374C82" w14:paraId="68789F1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xmlns:wp14="http://schemas.microsoft.com/office/word/2010/wordml" w:rsidRPr="009616CB" w:rsidR="00374C82" w:rsidP="00374C82" w:rsidRDefault="00374C82" w14:paraId="070ED89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xmlns:wp14="http://schemas.microsoft.com/office/word/2010/wordml" w:rsidRPr="009616CB" w:rsidR="00374C82" w:rsidP="00374C82" w:rsidRDefault="00374C82" w14:paraId="478D4E7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704C1C5"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w:t>
      </w:r>
      <w:proofErr w:type="gramStart"/>
      <w:r w:rsidRPr="009616CB">
        <w:rPr>
          <w:rFonts w:ascii="Times New Roman" w:hAnsi="Times New Roman" w:cs="Times New Roman"/>
        </w:rPr>
        <w:t>Fatty livers of geese or ducks which may be distinguished from other livers by the fact that they are much larger and heavier, firmer and richer in fat.</w:t>
      </w:r>
      <w:proofErr w:type="gramEnd"/>
    </w:p>
    <w:p xmlns:wp14="http://schemas.microsoft.com/office/word/2010/wordml" w:rsidRPr="009616CB" w:rsidR="00374C82" w:rsidP="00374C82" w:rsidRDefault="00374C82" w14:paraId="08515A42"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4428F9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xmlns:wp14="http://schemas.microsoft.com/office/word/2010/wordml" w:rsidRPr="009616CB" w:rsidR="00374C82" w:rsidP="00374C82" w:rsidRDefault="00374C82" w14:paraId="02353F00"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5BB4023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2735 - Meat other</w:t>
      </w:r>
    </w:p>
    <w:p xmlns:wp14="http://schemas.microsoft.com/office/word/2010/wordml" w:rsidRPr="009616CB" w:rsidR="00374C82" w:rsidP="00374C82" w:rsidRDefault="00374C82" w14:paraId="44B8D4D7"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w:t>
      </w:r>
      <w:proofErr w:type="gramStart"/>
      <w:r w:rsidRPr="009616CB">
        <w:rPr>
          <w:rFonts w:ascii="Times New Roman" w:hAnsi="Times New Roman" w:cs="Times New Roman"/>
          <w:bCs/>
        </w:rPr>
        <w:t>birds</w:t>
      </w:r>
      <w:proofErr w:type="gramEnd"/>
      <w:r w:rsidRPr="009616CB">
        <w:rPr>
          <w:rFonts w:ascii="Times New Roman" w:hAnsi="Times New Roman" w:cs="Times New Roman"/>
          <w:bCs/>
        </w:rPr>
        <w:t xml:space="preserve"> n.e.s., horses, asses, mules, camels, rabbits (may include hare meat), other domestic rodents and camelids, games (meat and offals of wild animals) and snails, other than sea snails. </w:t>
      </w:r>
    </w:p>
    <w:p xmlns:wp14="http://schemas.microsoft.com/office/word/2010/wordml" w:rsidRPr="009616CB" w:rsidR="00374C82" w:rsidP="00374C82" w:rsidRDefault="00374C82" w14:paraId="45AE3C79"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374C82" w:rsidP="00374C82" w:rsidRDefault="00374C82" w14:paraId="3D2F75C7"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8AB071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xmlns:wp14="http://schemas.microsoft.com/office/word/2010/wordml" w:rsidRPr="009616CB" w:rsidR="00374C82" w:rsidP="00374C82" w:rsidRDefault="00374C82" w14:paraId="0E61D09D"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33B171A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2736 - Offals edible </w:t>
      </w:r>
    </w:p>
    <w:p xmlns:wp14="http://schemas.microsoft.com/office/word/2010/wordml" w:rsidRPr="009616CB" w:rsidR="00374C82" w:rsidP="007E09C4" w:rsidRDefault="00374C82" w14:paraId="70CB5EF0"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374C82" w:rsidP="00374C82" w:rsidRDefault="00374C82" w14:paraId="0A3FDF37" wp14:textId="77777777">
      <w:pPr>
        <w:spacing w:after="0" w:line="240" w:lineRule="auto"/>
        <w:rPr>
          <w:rFonts w:ascii="Times New Roman" w:hAnsi="Times New Roman" w:cs="Times New Roman"/>
        </w:rPr>
      </w:pPr>
    </w:p>
    <w:p xmlns:wp14="http://schemas.microsoft.com/office/word/2010/wordml" w:rsidRPr="009616CB" w:rsidR="00374C82" w:rsidP="00374C82" w:rsidRDefault="00374C82" w14:paraId="297979BD"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xmlns:wp14="http://schemas.microsoft.com/office/word/2010/wordml" w:rsidRPr="009616CB" w:rsidR="00374C82" w:rsidP="00374C82" w:rsidRDefault="00374C82" w14:paraId="167AE4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A95833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653C56" w14:paraId="337DF23B" wp14:textId="77777777">
      <w:pPr>
        <w:pStyle w:val="Heading2"/>
        <w:rPr>
          <w:rFonts w:eastAsiaTheme="majorEastAsia"/>
          <w:lang w:eastAsia="it-IT"/>
        </w:rPr>
      </w:pPr>
      <w:bookmarkStart w:name="_Toc428436094" w:id="4044"/>
      <w:bookmarkStart w:name="_Toc428436395" w:id="4045"/>
      <w:bookmarkStart w:name="_Toc428436521" w:id="4046"/>
      <w:r w:rsidRPr="009616CB">
        <w:rPr>
          <w:rFonts w:eastAsiaTheme="majorEastAsia"/>
          <w:lang w:eastAsia="it-IT"/>
        </w:rPr>
        <w:lastRenderedPageBreak/>
        <w:t>Animal fats and oils</w:t>
      </w:r>
      <w:bookmarkEnd w:id="4044"/>
      <w:bookmarkEnd w:id="4045"/>
      <w:bookmarkEnd w:id="4046"/>
    </w:p>
    <w:p xmlns:wp14="http://schemas.microsoft.com/office/word/2010/wordml" w:rsidRPr="009616CB" w:rsidR="00374C82" w:rsidP="00374C82" w:rsidRDefault="00374C82" w14:paraId="3B8147F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C5BAFF2" wp14:textId="77777777" wp14:noSpellErr="1">
      <w:pPr>
        <w:spacing w:after="0" w:line="240" w:lineRule="auto"/>
        <w:jc w:val="both"/>
        <w:rPr>
          <w:rFonts w:ascii="Times New Roman" w:hAnsi="Times New Roman" w:cs="Times New Roman" w:eastAsiaTheme="majorEastAsia"/>
          <w:szCs w:val="20"/>
          <w:lang w:eastAsia="it-IT"/>
        </w:rPr>
      </w:pPr>
      <w:r w:rsidRPr="60226960">
        <w:rPr>
          <w:rFonts w:ascii="Times New Roman,宋体" w:hAnsi="Times New Roman,宋体" w:eastAsia="Times New Roman,宋体" w:cs="Times New Roman,宋体"/>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author="Veronica" w:date="2015-09-03T16:26:00Z" w:id="4047">
        <w:r w:rsidRPr="60226960" w:rsidR="00EE226A">
          <w:rPr>
            <w:rFonts w:ascii="Times New Roman,宋体" w:hAnsi="Times New Roman,宋体" w:eastAsia="Times New Roman,宋体" w:cs="Times New Roman,宋体"/>
            <w:lang w:eastAsia="it-IT"/>
          </w:rPr>
          <w:t xml:space="preserve">the </w:t>
        </w:r>
      </w:ins>
      <w:del w:author="Veronica" w:date="2015-09-03T16:26:00Z" w:id="4048">
        <w:r w:rsidRPr="009616CB" w:rsidDel="00EE226A">
          <w:rPr>
            <w:rFonts w:ascii="Times New Roman" w:hAnsi="Times New Roman" w:cs="Times New Roman" w:eastAsiaTheme="majorEastAsia"/>
            <w:szCs w:val="20"/>
            <w:lang w:eastAsia="it-IT"/>
          </w:rPr>
          <w:delText xml:space="preserve">Group </w:delText>
        </w:r>
      </w:del>
      <w:ins w:author="Veronica" w:date="2015-09-03T16:26:00Z" w:id="4049">
        <w:r w:rsidRPr="60226960" w:rsidR="00EE226A">
          <w:rPr>
            <w:rFonts w:ascii="Times New Roman,宋体" w:hAnsi="Times New Roman,宋体" w:eastAsia="Times New Roman,宋体" w:cs="Times New Roman,宋体"/>
            <w:lang w:eastAsia="it-IT"/>
          </w:rPr>
          <w:t>g</w:t>
        </w:r>
        <w:r w:rsidRPr="60226960" w:rsidR="00EE226A">
          <w:rPr>
            <w:rFonts w:ascii="Times New Roman,宋体" w:hAnsi="Times New Roman,宋体" w:eastAsia="Times New Roman,宋体" w:cs="Times New Roman,宋体"/>
            <w:lang w:eastAsia="it-IT"/>
          </w:rPr>
          <w:t xml:space="preserve">roup </w:t>
        </w:r>
        <w:r w:rsidRPr="60226960" w:rsidR="00EE226A">
          <w:rPr>
            <w:rFonts w:ascii="Times New Roman,宋体" w:hAnsi="Times New Roman,宋体" w:eastAsia="Times New Roman,宋体" w:cs="Times New Roman,宋体"/>
            <w:lang w:eastAsia="it-IT"/>
          </w:rPr>
          <w:t>"Products from live animals"</w:t>
        </w:r>
      </w:ins>
      <w:del w:author="Veronica" w:date="2015-09-03T16:26:00Z" w:id="4050">
        <w:r w:rsidRPr="009616CB" w:rsidDel="00EE226A">
          <w:rPr>
            <w:rFonts w:ascii="Times New Roman" w:hAnsi="Times New Roman" w:cs="Times New Roman" w:eastAsiaTheme="majorEastAsia"/>
            <w:szCs w:val="20"/>
            <w:lang w:eastAsia="it-IT"/>
          </w:rPr>
          <w:delText>18</w:delText>
        </w:r>
      </w:del>
      <w:r w:rsidRPr="60226960">
        <w:rPr>
          <w:rFonts w:ascii="Times New Roman,宋体" w:hAnsi="Times New Roman,宋体" w:eastAsia="Times New Roman,宋体" w:cs="Times New Roman,宋体"/>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374C82" w:rsidP="00374C82" w:rsidRDefault="00374C82" w14:paraId="7FC82F3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41E7BBE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2740 - Butter, Ghee</w:t>
      </w:r>
    </w:p>
    <w:p xmlns:wp14="http://schemas.microsoft.com/office/word/2010/wordml" w:rsidRPr="009616CB" w:rsidR="00374C82" w:rsidP="00374C82" w:rsidRDefault="00374C82" w14:paraId="601DE11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xmlns:wp14="http://schemas.microsoft.com/office/word/2010/wordml" w:rsidRPr="009616CB" w:rsidR="00374C82" w:rsidP="00374C82" w:rsidRDefault="00374C82" w14:paraId="534154CD"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7FFE9D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Includes also anhydrous butterfat or butter oil.</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2AA473D3"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B98FAE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xmlns:wp14="http://schemas.microsoft.com/office/word/2010/wordml" w:rsidRPr="009616CB" w:rsidR="00374C82" w:rsidP="00374C82" w:rsidRDefault="00374C82" w14:paraId="66D9D996"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F29863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xmlns:wp14="http://schemas.microsoft.com/office/word/2010/wordml" w:rsidRPr="009616CB" w:rsidR="00374C82" w:rsidP="00374C82" w:rsidRDefault="00374C82" w14:paraId="19A6A6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F11F82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2737 - Fats, Animals, Raw</w:t>
      </w:r>
    </w:p>
    <w:p xmlns:wp14="http://schemas.microsoft.com/office/word/2010/wordml" w:rsidRPr="009616CB" w:rsidR="00374C82" w:rsidP="007E09C4" w:rsidRDefault="00374C82" w14:paraId="499C1274"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Animals</w:t>
      </w:r>
      <w:proofErr w:type="gramEnd"/>
      <w:r w:rsidRPr="009616CB">
        <w:rPr>
          <w:rFonts w:ascii="Times New Roman" w:hAnsi="Times New Roman" w:cs="Times New Roman"/>
        </w:rPr>
        <w:t xml:space="preserve">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xmlns:wp14="http://schemas.microsoft.com/office/word/2010/wordml" w:rsidRPr="009616CB" w:rsidR="00374C82" w:rsidP="007E09C4" w:rsidRDefault="00374C82" w14:paraId="00A64ED4" wp14:textId="77777777">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xmlns:wp14="http://schemas.microsoft.com/office/word/2010/wordml" w:rsidRPr="009616CB" w:rsidR="00374C82" w:rsidP="00374C82" w:rsidRDefault="00374C82" w14:paraId="1115ACCD" wp14:textId="77777777">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xmlns:wp14="http://schemas.microsoft.com/office/word/2010/wordml" w:rsidRPr="009616CB" w:rsidR="00374C82" w:rsidP="00374C82" w:rsidRDefault="00374C82" w14:paraId="31FE9BC7"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1CCE4FA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xmlns:wp14="http://schemas.microsoft.com/office/word/2010/wordml" w:rsidRPr="009616CB" w:rsidR="00374C82" w:rsidP="00374C82" w:rsidRDefault="00374C82" w14:paraId="5861AFE7"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41D8060F"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C70D72" w14:paraId="4F5839B4" wp14:textId="77777777">
      <w:pPr>
        <w:pStyle w:val="Heading2"/>
        <w:rPr>
          <w:rFonts w:eastAsiaTheme="majorEastAsia"/>
          <w:lang w:eastAsia="it-IT"/>
        </w:rPr>
      </w:pPr>
      <w:bookmarkStart w:name="_Toc428436095" w:id="4051"/>
      <w:bookmarkStart w:name="_Toc428436396" w:id="4052"/>
      <w:bookmarkStart w:name="_Toc428436522" w:id="4053"/>
      <w:r w:rsidRPr="009616CB">
        <w:rPr>
          <w:rFonts w:eastAsiaTheme="majorEastAsia"/>
          <w:lang w:eastAsia="it-IT"/>
        </w:rPr>
        <w:lastRenderedPageBreak/>
        <w:t>Products from live animals</w:t>
      </w:r>
      <w:bookmarkEnd w:id="4051"/>
      <w:bookmarkEnd w:id="4052"/>
      <w:bookmarkEnd w:id="4053"/>
    </w:p>
    <w:p xmlns:wp14="http://schemas.microsoft.com/office/word/2010/wordml" w:rsidRPr="009616CB" w:rsidR="00374C82" w:rsidP="00374C82" w:rsidRDefault="00374C82" w14:paraId="3F0FFE4E" wp14:textId="77777777">
      <w:pPr>
        <w:spacing w:after="0" w:line="240" w:lineRule="auto"/>
        <w:jc w:val="both"/>
        <w:rPr>
          <w:rFonts w:ascii="Times New Roman" w:hAnsi="Times New Roman" w:cs="Times New Roman"/>
          <w:b/>
          <w:bCs/>
          <w:color w:val="FF0000"/>
          <w:sz w:val="20"/>
          <w:szCs w:val="20"/>
        </w:rPr>
      </w:pPr>
    </w:p>
    <w:p xmlns:wp14="http://schemas.microsoft.com/office/word/2010/wordml" w:rsidRPr="009616CB" w:rsidR="00374C82" w:rsidP="00374C82" w:rsidRDefault="00374C82" w14:paraId="14BDDC9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xmlns:wp14="http://schemas.microsoft.com/office/word/2010/wordml" w:rsidRPr="009616CB" w:rsidR="00374C82" w:rsidP="00374C82" w:rsidRDefault="00374C82" w14:paraId="203B8DEA"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61E0F1BC" wp14:textId="77777777" wp14:noSpellErr="1">
      <w:pPr>
        <w:pStyle w:val="Heading3"/>
        <w:rPr>
          <w:rFonts w:ascii="Times New Roman" w:hAnsi="Times New Roman" w:eastAsia="Times New Roman" w:cs="Times New Roman"/>
          <w:color w:val="000000" w:themeColor="text1"/>
        </w:rPr>
      </w:pPr>
      <w:del w:author="Veronica" w:date="2015-09-03T16:26:00Z" w:id="4054">
        <w:r w:rsidRPr="009616CB" w:rsidDel="00EE226A">
          <w:rPr>
            <w:rFonts w:ascii="Times New Roman" w:hAnsi="Times New Roman"/>
            <w:color w:val="000000" w:themeColor="text1"/>
          </w:rPr>
          <w:delText>Milk and dairy products</w:delText>
        </w:r>
      </w:del>
      <w:ins w:author="Veronica" w:date="2015-09-03T16:26:00Z" w:id="4055">
        <w:r w:rsidRPr="60226960" w:rsidR="00EE226A">
          <w:rPr>
            <w:rFonts w:ascii="Times New Roman" w:hAnsi="Times New Roman" w:eastAsia="Times New Roman" w:cs="Times New Roman"/>
            <w:color w:val="000000" w:themeColor="text1"/>
          </w:rPr>
          <w:t>MILK AND DAIRY PRODUCTS</w:t>
        </w:r>
      </w:ins>
      <w:r w:rsidRPr="60226960" w:rsidR="00374C82">
        <w:rPr>
          <w:rFonts w:ascii="Times New Roman" w:hAnsi="Times New Roman" w:eastAsia="Times New Roman" w:cs="Times New Roman"/>
          <w:color w:val="000000" w:themeColor="text1"/>
        </w:rPr>
        <w:t xml:space="preserve"> </w:t>
      </w:r>
    </w:p>
    <w:p xmlns:wp14="http://schemas.microsoft.com/office/word/2010/wordml" w:rsidRPr="009616CB" w:rsidR="00374C82" w:rsidP="00374C82" w:rsidRDefault="00374C82" w14:paraId="622E9BA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xmlns:wp14="http://schemas.microsoft.com/office/word/2010/wordml" w:rsidRPr="009616CB" w:rsidR="00374C82" w:rsidP="00374C82" w:rsidRDefault="00374C82" w14:paraId="525547CA"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9E7272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xmlns:wp14="http://schemas.microsoft.com/office/word/2010/wordml" w:rsidRPr="009616CB" w:rsidR="00374C82" w:rsidP="00374C82" w:rsidRDefault="00374C82" w14:paraId="3B2299A5"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7CAA5A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374C82" w:rsidP="00374C82" w:rsidRDefault="00374C82" w14:paraId="3D4C0BDE"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58A3A6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w:t>
      </w:r>
      <w:proofErr w:type="gramStart"/>
      <w:r w:rsidRPr="009616CB">
        <w:rPr>
          <w:rFonts w:ascii="Times New Roman" w:hAnsi="Times New Roman" w:cs="Times New Roman"/>
          <w:szCs w:val="20"/>
        </w:rPr>
        <w:t>follows,</w:t>
      </w:r>
      <w:proofErr w:type="gramEnd"/>
      <w:r w:rsidRPr="009616CB">
        <w:rPr>
          <w:rFonts w:ascii="Times New Roman" w:hAnsi="Times New Roman" w:cs="Times New Roman"/>
          <w:szCs w:val="20"/>
        </w:rPr>
        <w:t xml:space="preserve"> of which five are primary products. Some food products conta</w:t>
      </w:r>
      <w:del w:author="Josh Browning" w:date="2015-09-03T16:41:00Z" w:id="4056">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author="Josh Browning" w:date="2015-09-03T16:42:00Z" w:id="4057">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xmlns:wp14="http://schemas.microsoft.com/office/word/2010/wordml" w:rsidRPr="009616CB" w:rsidR="00374C82" w:rsidP="00374C82" w:rsidRDefault="00374C82" w14:paraId="5F77BC68"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36E9D600" wp14:textId="77777777" wp14:noSpellErr="1">
      <w:pPr>
        <w:pStyle w:val="Heading3"/>
        <w:rPr>
          <w:rFonts w:ascii="Times New Roman" w:hAnsi="Times New Roman" w:eastAsia="Times New Roman" w:cs="Times New Roman"/>
          <w:color w:val="000000" w:themeColor="text1"/>
        </w:rPr>
      </w:pPr>
      <w:del w:author="Veronica" w:date="2015-09-03T16:27:00Z" w:id="4058">
        <w:r w:rsidRPr="009616CB" w:rsidDel="00EE226A">
          <w:rPr>
            <w:rFonts w:ascii="Times New Roman" w:hAnsi="Times New Roman"/>
            <w:color w:val="000000" w:themeColor="text1"/>
          </w:rPr>
          <w:delText>Eggs and egg products</w:delText>
        </w:r>
        <w:r w:rsidRPr="009616CB" w:rsidDel="00EE226A" w:rsidR="00374C82">
          <w:rPr>
            <w:rFonts w:ascii="Times New Roman" w:hAnsi="Times New Roman"/>
            <w:color w:val="000000" w:themeColor="text1"/>
          </w:rPr>
          <w:delText xml:space="preserve"> </w:delText>
        </w:r>
      </w:del>
      <w:ins w:author="Veronica" w:date="2015-09-03T16:27:00Z" w:id="4059">
        <w:r w:rsidRPr="60226960" w:rsidR="00EE226A">
          <w:rPr>
            <w:rFonts w:ascii="Times New Roman" w:hAnsi="Times New Roman" w:eastAsia="Times New Roman" w:cs="Times New Roman"/>
            <w:color w:val="000000" w:themeColor="text1"/>
          </w:rPr>
          <w:t>EGGS AND EGG PRODUCTS</w:t>
        </w:r>
      </w:ins>
    </w:p>
    <w:p xmlns:wp14="http://schemas.microsoft.com/office/word/2010/wordml" w:rsidRPr="009616CB" w:rsidR="00374C82" w:rsidP="00374C82" w:rsidRDefault="00374C82" w14:paraId="47128ED1"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374C82" w:rsidP="00374C82" w:rsidRDefault="00374C82" w14:paraId="3C1CEF2C"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746A962"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xmlns:wp14="http://schemas.microsoft.com/office/word/2010/wordml" w:rsidRPr="009616CB" w:rsidR="00374C82" w:rsidP="00374C82" w:rsidRDefault="00374C82" w14:paraId="05A59289" wp14:textId="77777777">
      <w:pPr>
        <w:spacing w:after="0" w:line="240" w:lineRule="auto"/>
        <w:jc w:val="both"/>
        <w:rPr>
          <w:rFonts w:ascii="Times New Roman" w:hAnsi="Times New Roman" w:cs="Times New Roman"/>
          <w:szCs w:val="20"/>
        </w:rPr>
      </w:pPr>
    </w:p>
    <w:p xmlns:wp14="http://schemas.microsoft.com/office/word/2010/wordml" w:rsidRPr="009616CB" w:rsidR="0032555A" w:rsidP="0032555A" w:rsidRDefault="0032555A" w14:paraId="36E6E0AE" wp14:textId="77777777" wp14:noSpellErr="1">
      <w:pPr>
        <w:pStyle w:val="Heading3"/>
        <w:rPr>
          <w:rFonts w:ascii="Times New Roman" w:hAnsi="Times New Roman" w:eastAsia="Times New Roman" w:cs="Times New Roman"/>
          <w:color w:val="000000" w:themeColor="text1"/>
        </w:rPr>
      </w:pPr>
      <w:del w:author="Veronica" w:date="2015-09-03T16:27:00Z" w:id="4060">
        <w:r w:rsidRPr="009616CB" w:rsidDel="00EE226A">
          <w:rPr>
            <w:rFonts w:ascii="Times New Roman" w:hAnsi="Times New Roman"/>
            <w:color w:val="000000" w:themeColor="text1"/>
          </w:rPr>
          <w:delText>Honey and beeswax</w:delText>
        </w:r>
        <w:r w:rsidRPr="009616CB" w:rsidDel="00EE226A" w:rsidR="00374C82">
          <w:rPr>
            <w:rFonts w:ascii="Times New Roman" w:hAnsi="Times New Roman"/>
            <w:color w:val="000000" w:themeColor="text1"/>
          </w:rPr>
          <w:delText xml:space="preserve"> </w:delText>
        </w:r>
      </w:del>
      <w:ins w:author="Veronica" w:date="2015-09-03T16:27:00Z" w:id="4061">
        <w:r w:rsidRPr="60226960" w:rsidR="00EE226A">
          <w:rPr>
            <w:rFonts w:ascii="Times New Roman" w:hAnsi="Times New Roman" w:eastAsia="Times New Roman" w:cs="Times New Roman"/>
            <w:color w:val="000000" w:themeColor="text1"/>
          </w:rPr>
          <w:t>HONEY AND BEESWAX</w:t>
        </w:r>
      </w:ins>
    </w:p>
    <w:p xmlns:wp14="http://schemas.microsoft.com/office/word/2010/wordml" w:rsidRPr="009616CB" w:rsidR="00374C82" w:rsidP="00374C82" w:rsidRDefault="00374C82" w14:paraId="3510057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374C82" w:rsidP="00374C82" w:rsidRDefault="00374C82" w14:paraId="7C42A5B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5790CB2C"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xmlns:wp14="http://schemas.microsoft.com/office/word/2010/wordml" w:rsidRPr="009616CB" w:rsidR="00374C82" w:rsidP="00374C82" w:rsidRDefault="00374C82" w14:paraId="501B0749"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1E2220" w:rsidRDefault="00374C82" w14:paraId="5DDEFB4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2744 - Eggs</w:t>
      </w:r>
    </w:p>
    <w:p xmlns:wp14="http://schemas.microsoft.com/office/word/2010/wordml" w:rsidRPr="009616CB" w:rsidR="00374C82" w:rsidP="001E2220" w:rsidRDefault="00374C82" w14:paraId="4684B63D" wp14:textId="77777777">
      <w:pPr>
        <w:keepNext/>
        <w:spacing w:after="0" w:line="240" w:lineRule="auto"/>
        <w:jc w:val="both"/>
        <w:rPr>
          <w:rFonts w:ascii="Times New Roman" w:hAnsi="Times New Roman" w:cs="Times New Roman"/>
        </w:rPr>
      </w:pPr>
      <w:proofErr w:type="gramStart"/>
      <w:r w:rsidRPr="009616CB">
        <w:rPr>
          <w:rFonts w:ascii="Times New Roman" w:hAnsi="Times New Roman" w:cs="Times New Roman"/>
          <w:bCs/>
        </w:rPr>
        <w:t>Eggs hen, ducks, geese, ostriches, quail and turkeys, fresh, in shell, not for hatching, weight in shell.</w:t>
      </w:r>
      <w:proofErr w:type="gramEnd"/>
    </w:p>
    <w:p xmlns:wp14="http://schemas.microsoft.com/office/word/2010/wordml" w:rsidRPr="009616CB" w:rsidR="00374C82" w:rsidP="001E2220" w:rsidRDefault="00374C82" w14:paraId="2388CF28" wp14:textId="77777777">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xmlns:wp14="http://schemas.microsoft.com/office/word/2010/wordml" w:rsidRPr="009616CB" w:rsidR="00374C82" w:rsidP="001E2220" w:rsidRDefault="00374C82" w14:paraId="29990EEF" wp14:textId="77777777">
      <w:pPr>
        <w:keepNext/>
        <w:spacing w:after="0" w:line="240" w:lineRule="auto"/>
        <w:jc w:val="both"/>
        <w:rPr>
          <w:rFonts w:ascii="Times New Roman" w:hAnsi="Times New Roman" w:cs="Times New Roman"/>
        </w:rPr>
      </w:pPr>
    </w:p>
    <w:p xmlns:wp14="http://schemas.microsoft.com/office/word/2010/wordml" w:rsidRPr="009616CB" w:rsidR="00374C82" w:rsidP="001E2220" w:rsidRDefault="00374C82" w14:paraId="44C5BE28" wp14:textId="77777777">
      <w:pPr>
        <w:keepNext/>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eggs, liquid (23993.02); egg albumin (23993.01).</w:t>
      </w:r>
    </w:p>
    <w:p xmlns:wp14="http://schemas.microsoft.com/office/word/2010/wordml" w:rsidRPr="009616CB" w:rsidR="00374C82" w:rsidP="00374C82" w:rsidRDefault="00374C82" w14:paraId="330B22CE" wp14:textId="77777777">
      <w:pPr>
        <w:pStyle w:val="ListParagraph"/>
        <w:tabs>
          <w:tab w:val="left" w:pos="21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FB5B22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2848 – Milk, </w:t>
      </w:r>
      <w:r w:rsidRPr="009616CB">
        <w:rPr>
          <w:rFonts w:ascii="Times New Roman" w:hAnsi="Times New Roman" w:eastAsiaTheme="majorEastAsia"/>
        </w:rPr>
        <w:t>Excluding</w:t>
      </w:r>
      <w:r w:rsidRPr="009616CB">
        <w:rPr>
          <w:rFonts w:ascii="Times New Roman" w:hAnsi="Times New Roman" w:eastAsiaTheme="majorEastAsia"/>
          <w:lang w:eastAsia="it-IT"/>
        </w:rPr>
        <w:t xml:space="preserve"> Butter</w:t>
      </w:r>
    </w:p>
    <w:p xmlns:wp14="http://schemas.microsoft.com/office/word/2010/wordml" w:rsidRPr="009616CB" w:rsidR="00374C82" w:rsidP="00374C82" w:rsidRDefault="00374C82" w14:paraId="5841436F" wp14:textId="77777777" wp14:noSpellErr="1">
      <w:pPr>
        <w:spacing w:after="0" w:line="240" w:lineRule="auto"/>
        <w:rPr>
          <w:rFonts w:ascii="Times New Roman" w:hAnsi="Times New Roman" w:cs="Times New Roman"/>
          <w:sz w:val="24"/>
        </w:rPr>
      </w:pPr>
      <w:proofErr w:type="gramStart"/>
      <w:r w:rsidRPr="60226960">
        <w:rPr>
          <w:rFonts w:ascii="Times New Roman" w:hAnsi="Times New Roman" w:eastAsia="Times New Roman" w:cs="Times New Roman"/>
        </w:rPr>
        <w:t xml:space="preserve">Fresh milk of </w:t>
      </w:r>
      <w:del w:author="Josh Browning" w:date="2015-09-03T16:28:00Z" w:id="4062">
        <w:r w:rsidRPr="009616CB" w:rsidDel="00CF730D">
          <w:rPr>
            <w:rFonts w:ascii="Times New Roman" w:hAnsi="Times New Roman" w:cs="Times New Roman"/>
            <w:bCs/>
          </w:rPr>
          <w:delText>catte</w:delText>
        </w:r>
      </w:del>
      <w:ins w:author="Josh Browning" w:date="2015-09-03T16:28:00Z" w:id="4063">
        <w:r w:rsidRPr="60226960" w:rsidR="00CF730D">
          <w:rPr>
            <w:rFonts w:ascii="Times New Roman" w:hAnsi="Times New Roman" w:eastAsia="Times New Roman" w:cs="Times New Roman"/>
          </w:rPr>
          <w:t>cattle</w:t>
        </w:r>
      </w:ins>
      <w:r w:rsidRPr="60226960">
        <w:rPr>
          <w:rFonts w:ascii="Times New Roman" w:hAnsi="Times New Roman" w:eastAsia="Times New Roman" w:cs="Times New Roman"/>
        </w:rPr>
        <w:t xml:space="preserve"> (cow and yak), buffalo, sheep, goat and camel.</w:t>
      </w:r>
      <w:proofErr w:type="gramEnd"/>
      <w:r w:rsidRPr="60226960">
        <w:rPr>
          <w:rFonts w:ascii="Times New Roman" w:hAnsi="Times New Roman" w:eastAsia="Times New Roman" w:cs="Times New Roman"/>
        </w:rPr>
        <w:t xml:space="preserve"> </w:t>
      </w:r>
    </w:p>
    <w:p xmlns:wp14="http://schemas.microsoft.com/office/word/2010/wordml" w:rsidRPr="009616CB" w:rsidR="00374C82" w:rsidP="007E09C4" w:rsidRDefault="00374C82" w14:paraId="0CAB2A18"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xmlns:wp14="http://schemas.microsoft.com/office/word/2010/wordml" w:rsidRPr="009616CB" w:rsidR="00374C82" w:rsidP="00374C82" w:rsidRDefault="00374C82" w14:paraId="3E1934B7" wp14:textId="77777777">
      <w:pPr>
        <w:spacing w:after="0" w:line="240" w:lineRule="auto"/>
        <w:rPr>
          <w:rFonts w:ascii="Times New Roman" w:hAnsi="Times New Roman" w:cs="Times New Roman"/>
          <w:bCs/>
        </w:rPr>
      </w:pPr>
    </w:p>
    <w:p xmlns:wp14="http://schemas.microsoft.com/office/word/2010/wordml" w:rsidRPr="009616CB" w:rsidR="00374C82" w:rsidP="007E09C4" w:rsidRDefault="00374C82" w14:paraId="28BD7D2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xmlns:wp14="http://schemas.microsoft.com/office/word/2010/wordml" w:rsidRPr="009616CB" w:rsidR="00EB7AF1" w:rsidP="001F5200" w:rsidRDefault="00EB7AF1" w14:paraId="6425B886" wp14:textId="77777777">
      <w:pPr>
        <w:jc w:val="both"/>
        <w:rPr>
          <w:rFonts w:ascii="Times New Roman" w:hAnsi="Times New Roman" w:cs="Times New Roman"/>
          <w:lang w:val="en-GB"/>
        </w:rPr>
      </w:pPr>
    </w:p>
    <w:sectPr w:rsidRPr="009616CB" w:rsidR="00EB7AF1" w:rsidSect="00C54184">
      <w:footerReference w:type="default" r:id="rId7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JB" w:author="Josh Browning" w:date="2015-09-03T16:02:00Z" w:id="400">
    <w:p xmlns:wp14="http://schemas.microsoft.com/office/word/2010/wordml" w:rsidR="00657C93" w:rsidRDefault="00657C93" w14:paraId="7C7149A7"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OH" w:author="Onno Hoffmeister (ESS)" w:date="2015-09-09T10:44:00Z" w:id="401">
    <w:p xmlns:wp14="http://schemas.microsoft.com/office/word/2010/wordml" w:rsidR="00657C93" w:rsidP="006676C4" w:rsidRDefault="00657C93" w14:paraId="179DD355" wp14:textId="77777777">
      <w:pPr>
        <w:pStyle w:val="CommentText"/>
      </w:pPr>
      <w:r>
        <w:rPr>
          <w:rStyle w:val="CommentReference"/>
        </w:rPr>
        <w:annotationRef/>
      </w:r>
      <w:r>
        <w:t>I agree. I will add that. I was guided by the outline circulated in the beginning (- and a little bit by time constraints).</w:t>
      </w:r>
    </w:p>
  </w:comment>
  <w:comment w:initials="ST" w:author="Salar Tayyib" w:date="2015-09-03T16:02:00Z" w:id="405">
    <w:p xmlns:wp14="http://schemas.microsoft.com/office/word/2010/wordml" w:rsidR="00657C93" w:rsidRDefault="00657C93" w14:paraId="5F8CA150" wp14:textId="77777777">
      <w:pPr>
        <w:pStyle w:val="CommentText"/>
      </w:pPr>
      <w:r>
        <w:rPr>
          <w:rStyle w:val="CommentReference"/>
        </w:rPr>
        <w:annotationRef/>
      </w:r>
      <w:r>
        <w:t>Central Asia is inlcuded in Asia I assume</w:t>
      </w:r>
    </w:p>
  </w:comment>
  <w:comment w:initials="JB" w:author="Josh Browning" w:date="2015-09-03T16:02:00Z" w:id="414">
    <w:p xmlns:wp14="http://schemas.microsoft.com/office/word/2010/wordml" w:rsidR="00657C93" w:rsidRDefault="00657C93" w14:paraId="6006CA2F" wp14:textId="77777777">
      <w:pPr>
        <w:pStyle w:val="CommentText"/>
      </w:pPr>
      <w:r>
        <w:rPr>
          <w:rStyle w:val="CommentReference"/>
        </w:rPr>
        <w:annotationRef/>
      </w:r>
      <w:r>
        <w:t>It’s going to be hard to remember the GS acronym.</w:t>
      </w:r>
    </w:p>
  </w:comment>
  <w:comment w:initials="OH" w:author="Onno Hoffmeister (ESS)" w:date="2015-09-09T10:47:00Z" w:id="415">
    <w:p xmlns:wp14="http://schemas.microsoft.com/office/word/2010/wordml" w:rsidR="00657C93" w:rsidP="006676C4" w:rsidRDefault="00657C93" w14:paraId="7DEF456F" wp14:textId="77777777">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nitials="JB" w:author="Josh Browning" w:date="2015-09-03T16:02:00Z" w:id="535">
    <w:p xmlns:wp14="http://schemas.microsoft.com/office/word/2010/wordml" w:rsidR="00657C93" w:rsidRDefault="00657C93" w14:paraId="00EC0D03" wp14:textId="77777777">
      <w:pPr>
        <w:pStyle w:val="CommentText"/>
      </w:pPr>
      <w:r>
        <w:rPr>
          <w:rStyle w:val="CommentReference"/>
        </w:rPr>
        <w:annotationRef/>
      </w:r>
      <w:r>
        <w:t>Is this a word?  This sounds weird to me.</w:t>
      </w:r>
    </w:p>
  </w:comment>
  <w:comment w:initials="OH" w:author="Onno Hoffmeister (ESS)" w:date="2015-09-09T11:25:00Z" w:id="536">
    <w:p xmlns:wp14="http://schemas.microsoft.com/office/word/2010/wordml" w:rsidR="00657C93" w:rsidP="00536040" w:rsidRDefault="00657C93" w14:paraId="6E18C2B2" wp14:textId="77777777">
      <w:pPr>
        <w:pStyle w:val="CommentText"/>
      </w:pPr>
      <w:r>
        <w:rPr>
          <w:rStyle w:val="CommentReference"/>
        </w:rPr>
        <w:annotationRef/>
      </w:r>
      <w:r>
        <w:t>It has somehow evolved as a standard ESS term. Should we change it into “production of plant products” or “plant-based production”, or simply “harvest”?</w:t>
      </w:r>
    </w:p>
  </w:comment>
  <w:comment w:initials="JB" w:author="Josh Browning" w:date="2015-09-03T16:02:00Z" w:id="563">
    <w:p xmlns:wp14="http://schemas.microsoft.com/office/word/2010/wordml" w:rsidR="00657C93" w:rsidRDefault="00657C93" w14:paraId="6F81DA2D" wp14:textId="77777777">
      <w:pPr>
        <w:pStyle w:val="CommentText"/>
      </w:pPr>
      <w:r>
        <w:rPr>
          <w:rStyle w:val="CommentReference"/>
        </w:rPr>
        <w:annotationRef/>
      </w:r>
      <w:r>
        <w:t>Really?  This sounds like a very inaccurate approach…  What if you have a long and narrow plot?</w:t>
      </w:r>
    </w:p>
  </w:comment>
  <w:comment w:initials="OH" w:author="Onno Hoffmeister (ESS)" w:date="2015-09-09T12:17:00Z" w:id="564">
    <w:p xmlns:wp14="http://schemas.microsoft.com/office/word/2010/wordml" w:rsidR="00657C93" w:rsidP="00EB16E2" w:rsidRDefault="00657C93" w14:paraId="63CE5543" wp14:textId="77777777">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nitials="ST" w:author="Salar Tayyib" w:date="2015-09-03T16:02:00Z" w:id="606">
    <w:p xmlns:wp14="http://schemas.microsoft.com/office/word/2010/wordml" w:rsidR="00657C93" w:rsidRDefault="00657C93" w14:paraId="298DCDB8" wp14:textId="77777777">
      <w:pPr>
        <w:pStyle w:val="CommentText"/>
      </w:pPr>
      <w:r>
        <w:rPr>
          <w:rStyle w:val="CommentReference"/>
        </w:rPr>
        <w:annotationRef/>
      </w:r>
      <w:r>
        <w:t>Or quantity/number</w:t>
      </w:r>
    </w:p>
  </w:comment>
  <w:comment w:initials="ST" w:author="Salar Tayyib" w:date="2015-09-03T16:02:00Z" w:id="676">
    <w:p xmlns:wp14="http://schemas.microsoft.com/office/word/2010/wordml" w:rsidR="00657C93" w:rsidRDefault="00657C93" w14:paraId="199F4BD8" wp14:textId="77777777">
      <w:pPr>
        <w:pStyle w:val="CommentText"/>
      </w:pPr>
      <w:r>
        <w:rPr>
          <w:rStyle w:val="CommentReference"/>
        </w:rPr>
        <w:annotationRef/>
      </w:r>
      <w:r>
        <w:t>I would put this as the first successive step before the imputation step</w:t>
      </w:r>
    </w:p>
  </w:comment>
  <w:comment w:initials="OH" w:author="Onno Hoffmeister (ESS)" w:date="2015-09-09T16:35:00Z" w:id="677">
    <w:p xmlns:wp14="http://schemas.microsoft.com/office/word/2010/wordml" w:rsidR="00657C93" w:rsidP="00F5751E" w:rsidRDefault="00657C93" w14:paraId="3A2EEA36" wp14:textId="77777777">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nitials="OH" w:author="Onno Hoffmeister (ESS)" w:date="2015-09-09T15:40:00Z" w:id="810">
    <w:p xmlns:wp14="http://schemas.microsoft.com/office/word/2010/wordml" w:rsidR="00657C93" w:rsidP="00110D9F" w:rsidRDefault="00657C93" w14:paraId="58282229" wp14:textId="77777777">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nitials="OH" w:author="Onno Hoffmeister (ESS)" w:date="2015-09-09T15:40:00Z" w:id="813">
    <w:p xmlns:wp14="http://schemas.microsoft.com/office/word/2010/wordml" w:rsidR="00657C93" w:rsidP="00110D9F" w:rsidRDefault="00657C93" w14:paraId="028983A3" wp14:textId="77777777">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w:history="1" r:id="rId1">
        <w:r w:rsidRPr="00067647">
          <w:rPr>
            <w:rStyle w:val="Hyperlink"/>
          </w:rPr>
          <w:t>https://www.destatis.de/DE/Publikationen/Thematisch/VolkswirtschaftlicheGesamtrechnungen/Inlandsprodukt/InlandsproduktMethodenGrundlagen2189022059004.pdf?__blob=publicationFile</w:t>
        </w:r>
      </w:hyperlink>
      <w:r>
        <w:t>, pp. 234ff.)</w:t>
      </w:r>
    </w:p>
    <w:p xmlns:wp14="http://schemas.microsoft.com/office/word/2010/wordml" w:rsidR="00657C93" w:rsidRDefault="00657C93" w14:paraId="44895FA7" wp14:textId="77777777">
      <w:pPr>
        <w:pStyle w:val="CommentText"/>
      </w:pPr>
    </w:p>
  </w:comment>
  <w:comment w:initials="JB" w:author="Josh Browning" w:date="2015-09-03T16:02:00Z" w:id="854">
    <w:p xmlns:wp14="http://schemas.microsoft.com/office/word/2010/wordml" w:rsidR="00657C93" w:rsidRDefault="00657C93" w14:paraId="09CF036B" wp14:textId="77777777">
      <w:pPr>
        <w:pStyle w:val="CommentText"/>
      </w:pPr>
      <w:r>
        <w:rPr>
          <w:rStyle w:val="CommentReference"/>
        </w:rPr>
        <w:annotationRef/>
      </w:r>
      <w:r>
        <w:t>Stocking?</w:t>
      </w:r>
    </w:p>
  </w:comment>
  <w:comment w:initials="OH" w:author="Onno Hoffmeister (ESS)" w:date="2015-09-09T15:58:00Z" w:id="855">
    <w:p xmlns:wp14="http://schemas.microsoft.com/office/word/2010/wordml" w:rsidR="00657C93" w:rsidP="00A67CF0" w:rsidRDefault="00657C93" w14:paraId="2C59093E" wp14:textId="77777777">
      <w:pPr>
        <w:pStyle w:val="CommentText"/>
      </w:pPr>
      <w:r>
        <w:rPr>
          <w:rStyle w:val="CommentReference"/>
        </w:rPr>
        <w:annotationRef/>
      </w:r>
      <w:r>
        <w:t>Stooking means to arrange the sheaves in a certain way on the field.</w:t>
      </w:r>
    </w:p>
  </w:comment>
  <w:comment w:initials="ST" w:author="Salar Tayyib" w:date="2015-09-03T16:02:00Z" w:id="944">
    <w:p xmlns:wp14="http://schemas.microsoft.com/office/word/2010/wordml" w:rsidR="00657C93" w:rsidRDefault="00657C93" w14:paraId="65E76EF6" wp14:textId="77777777">
      <w:pPr>
        <w:pStyle w:val="CommentText"/>
      </w:pPr>
      <w:r>
        <w:rPr>
          <w:rStyle w:val="CommentReference"/>
        </w:rPr>
        <w:annotationRef/>
      </w:r>
      <w:r>
        <w:t>Data more frequently sre provided for areas harvested by the countries.</w:t>
      </w:r>
    </w:p>
  </w:comment>
  <w:comment w:initials="OH" w:author="Onno Hoffmeister (ESS)" w:date="2015-09-09T16:13:00Z" w:id="945">
    <w:p xmlns:wp14="http://schemas.microsoft.com/office/word/2010/wordml" w:rsidR="00657C93" w:rsidRDefault="00657C93" w14:paraId="2351AA73" wp14:textId="77777777">
      <w:pPr>
        <w:pStyle w:val="CommentText"/>
      </w:pPr>
      <w:r>
        <w:rPr>
          <w:rStyle w:val="CommentReference"/>
        </w:rPr>
        <w:annotationRef/>
      </w:r>
      <w:r>
        <w:t>Indeed.</w:t>
      </w:r>
    </w:p>
  </w:comment>
  <w:comment w:initials="OH" w:author="Onno Hoffmeister (ESS)" w:date="2015-09-09T16:29:00Z" w:id="1017">
    <w:p xmlns:wp14="http://schemas.microsoft.com/office/word/2010/wordml" w:rsidR="00657C93" w:rsidRDefault="00657C93" w14:paraId="45956051" wp14:textId="77777777">
      <w:pPr>
        <w:pStyle w:val="CommentText"/>
      </w:pPr>
      <w:r>
        <w:rPr>
          <w:rStyle w:val="CommentReference"/>
        </w:rPr>
        <w:annotationRef/>
      </w:r>
      <w:r>
        <w:t>I would not put the URLs in capitals, as these are usually case sensitive.</w:t>
      </w:r>
    </w:p>
  </w:comment>
  <w:comment w:initials="ST" w:author="Salar Tayyib" w:date="2015-09-03T16:02:00Z" w:id="1032">
    <w:p xmlns:wp14="http://schemas.microsoft.com/office/word/2010/wordml" w:rsidR="00657C93" w:rsidRDefault="00657C93" w14:paraId="77C76E87" wp14:textId="77777777">
      <w:pPr>
        <w:pStyle w:val="CommentText"/>
      </w:pPr>
      <w:r>
        <w:rPr>
          <w:rStyle w:val="CommentReference"/>
        </w:rPr>
        <w:annotationRef/>
      </w:r>
      <w:r>
        <w:t>Should “for processing” not also be included. It is included in the formula in the wheat example section</w:t>
      </w:r>
    </w:p>
  </w:comment>
  <w:comment w:initials="JB" w:author="Josh Browning" w:date="2015-09-03T16:02:00Z" w:id="1059">
    <w:p xmlns:wp14="http://schemas.microsoft.com/office/word/2010/wordml" w:rsidR="00657C93" w:rsidRDefault="00657C93" w14:paraId="6EF4F704" wp14:textId="77777777">
      <w:pPr>
        <w:pStyle w:val="CommentText"/>
      </w:pPr>
      <w:r>
        <w:rPr>
          <w:rStyle w:val="CommentReference"/>
        </w:rPr>
        <w:annotationRef/>
      </w:r>
      <w:r>
        <w:t>I haven’t yet found this section.</w:t>
      </w:r>
    </w:p>
  </w:comment>
  <w:comment w:initials="JB" w:author="Josh Browning" w:date="2015-09-03T16:02:00Z" w:id="1061">
    <w:p xmlns:wp14="http://schemas.microsoft.com/office/word/2010/wordml" w:rsidR="00657C93" w:rsidRDefault="00657C93" w14:paraId="36DEE15C" wp14:textId="77777777">
      <w:pPr>
        <w:pStyle w:val="CommentText"/>
      </w:pPr>
      <w:r>
        <w:rPr>
          <w:rStyle w:val="CommentReference"/>
        </w:rPr>
        <w:annotationRef/>
      </w:r>
      <w:r>
        <w:t>For what variable do we estimate average quantity per person per day?</w:t>
      </w:r>
    </w:p>
  </w:comment>
  <w:comment w:initials="JB" w:author="Josh Browning" w:date="2015-09-03T16:02:00Z" w:id="1178">
    <w:p xmlns:wp14="http://schemas.microsoft.com/office/word/2010/wordml" w:rsidR="00657C93" w:rsidRDefault="00657C93" w14:paraId="59B6D7AC" wp14:textId="77777777">
      <w:pPr>
        <w:pStyle w:val="CommentText"/>
      </w:pPr>
      <w:r>
        <w:rPr>
          <w:rStyle w:val="CommentReference"/>
        </w:rPr>
        <w:annotationRef/>
      </w:r>
      <w:r>
        <w:t>I don’t understand this part of the sentence.</w:t>
      </w:r>
    </w:p>
  </w:comment>
  <w:comment w:initials="ST" w:author="Salar Tayyib" w:date="2015-09-03T16:02:00Z" w:id="1238">
    <w:p xmlns:wp14="http://schemas.microsoft.com/office/word/2010/wordml" w:rsidR="00657C93" w:rsidRDefault="00657C93" w14:paraId="3E582294" wp14:textId="77777777">
      <w:pPr>
        <w:pStyle w:val="CommentText"/>
      </w:pPr>
      <w:r>
        <w:rPr>
          <w:rStyle w:val="CommentReference"/>
        </w:rPr>
        <w:annotationRef/>
      </w:r>
      <w:r>
        <w:t>Some countries provide their production data through COUNTRYSTAT</w:t>
      </w:r>
    </w:p>
  </w:comment>
  <w:comment w:initials="JB" w:author="Josh Browning" w:date="2015-09-03T16:02:00Z" w:id="1292">
    <w:p xmlns:wp14="http://schemas.microsoft.com/office/word/2010/wordml" w:rsidR="00657C93" w:rsidRDefault="00657C93" w14:paraId="38958CB7"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9-03T16:02:00Z" w:id="1300">
    <w:p xmlns:wp14="http://schemas.microsoft.com/office/word/2010/wordml" w:rsidR="00657C93" w:rsidRDefault="00657C93" w14:paraId="0D8F89A2"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VR" w:author="Valentina" w:date="2015-09-03T16:02:00Z" w:id="1352">
    <w:p xmlns:wp14="http://schemas.microsoft.com/office/word/2010/wordml" w:rsidR="00657C93" w:rsidRDefault="00657C93" w14:paraId="66DC0454" wp14:textId="77777777">
      <w:pPr>
        <w:pStyle w:val="CommentText"/>
      </w:pPr>
      <w:r>
        <w:rPr>
          <w:rStyle w:val="CommentReference"/>
        </w:rPr>
        <w:annotationRef/>
      </w:r>
      <w:r>
        <w:t>In classification terminology, the most detailed levels are the “lowest” levels. Low is for details, high levels are for aggregates.</w:t>
      </w:r>
    </w:p>
  </w:comment>
  <w:comment w:initials="VR" w:author="Valentina" w:date="2015-09-03T16:02:00Z" w:id="1371">
    <w:p xmlns:wp14="http://schemas.microsoft.com/office/word/2010/wordml" w:rsidR="00657C93" w:rsidRDefault="00657C93" w14:paraId="5B6CE781" wp14:textId="77777777">
      <w:pPr>
        <w:pStyle w:val="CommentText"/>
      </w:pPr>
      <w:r>
        <w:rPr>
          <w:rStyle w:val="CommentReference"/>
        </w:rPr>
        <w:annotationRef/>
      </w:r>
      <w:proofErr w:type="gramStart"/>
      <w:r>
        <w:t>the</w:t>
      </w:r>
      <w:proofErr w:type="gramEnd"/>
      <w:r>
        <w:t xml:space="preserve"> version should not be mentioned otherwise the text will be out of date in a few years (however the version is to be mentioned in the section on classifications)</w:t>
      </w:r>
    </w:p>
  </w:comment>
  <w:comment w:initials="ST" w:author="Salar Tayyib" w:date="2015-09-03T16:02:00Z" w:id="1400">
    <w:p xmlns:wp14="http://schemas.microsoft.com/office/word/2010/wordml" w:rsidR="00657C93" w:rsidRDefault="00657C93" w14:paraId="4F896235" wp14:textId="77777777">
      <w:pPr>
        <w:pStyle w:val="CommentText"/>
      </w:pPr>
      <w:r>
        <w:rPr>
          <w:rStyle w:val="CommentReference"/>
        </w:rPr>
        <w:annotationRef/>
      </w:r>
      <w:r>
        <w:t>Steps iii and iv should be reversed.</w:t>
      </w:r>
    </w:p>
  </w:comment>
  <w:comment w:initials="ST" w:author="Salar Tayyib" w:date="2015-09-03T16:02:00Z" w:id="1402">
    <w:p xmlns:wp14="http://schemas.microsoft.com/office/word/2010/wordml" w:rsidR="00657C93" w:rsidRDefault="00657C93" w14:paraId="30A0E1C6" wp14:textId="77777777">
      <w:pPr>
        <w:pStyle w:val="CommentText"/>
      </w:pPr>
      <w:r>
        <w:rPr>
          <w:rStyle w:val="CommentReference"/>
        </w:rPr>
        <w:annotationRef/>
      </w:r>
      <w:r>
        <w:t xml:space="preserve">No mention of </w:t>
      </w:r>
      <w:proofErr w:type="gramStart"/>
      <w:r>
        <w:t>FCL ?</w:t>
      </w:r>
      <w:proofErr w:type="gramEnd"/>
    </w:p>
  </w:comment>
  <w:comment w:initials="JB" w:author="Josh Browning" w:date="2015-09-03T16:02:00Z" w:id="1397">
    <w:p xmlns:wp14="http://schemas.microsoft.com/office/word/2010/wordml" w:rsidR="00657C93" w:rsidRDefault="00657C93" w14:paraId="277105AC" wp14:textId="77777777">
      <w:pPr>
        <w:pStyle w:val="CommentText"/>
      </w:pPr>
      <w:r>
        <w:rPr>
          <w:rStyle w:val="CommentReference"/>
        </w:rPr>
        <w:annotationRef/>
      </w:r>
      <w:r>
        <w:t>Make sure Salar edits this flow.</w:t>
      </w:r>
    </w:p>
  </w:comment>
  <w:comment w:initials="ST" w:author="Salar Tayyib" w:date="2015-09-03T16:02:00Z" w:id="1471">
    <w:p xmlns:wp14="http://schemas.microsoft.com/office/word/2010/wordml" w:rsidR="00657C93" w:rsidRDefault="00657C93" w14:paraId="36BA3F3F" wp14:textId="77777777">
      <w:pPr>
        <w:pStyle w:val="CommentText"/>
      </w:pPr>
      <w:r>
        <w:rPr>
          <w:rStyle w:val="CommentReference"/>
        </w:rPr>
        <w:annotationRef/>
      </w:r>
      <w:r>
        <w:t>The sequence/path dependency of these two steps should be reversed</w:t>
      </w:r>
    </w:p>
  </w:comment>
  <w:comment w:initials="ST" w:author="Salar Tayyib" w:date="2015-09-03T16:02:00Z" w:id="1552">
    <w:p xmlns:wp14="http://schemas.microsoft.com/office/word/2010/wordml" w:rsidR="00657C93" w:rsidRDefault="00657C93" w14:paraId="52C41D79" wp14:textId="77777777">
      <w:pPr>
        <w:pStyle w:val="CommentText"/>
      </w:pPr>
      <w:r>
        <w:rPr>
          <w:rStyle w:val="CommentReference"/>
        </w:rPr>
        <w:annotationRef/>
      </w:r>
      <w:r>
        <w:t>Note sure how meaningful is the diagram below</w:t>
      </w:r>
    </w:p>
  </w:comment>
  <w:comment w:initials="ST" w:author="Salar Tayyib" w:date="2015-09-03T16:02:00Z" w:id="1565">
    <w:p xmlns:wp14="http://schemas.microsoft.com/office/word/2010/wordml" w:rsidR="00657C93" w:rsidRDefault="00657C93" w14:paraId="4AA14529" wp14:textId="77777777">
      <w:pPr>
        <w:pStyle w:val="CommentText"/>
      </w:pPr>
      <w:r>
        <w:rPr>
          <w:rStyle w:val="CommentReference"/>
        </w:rPr>
        <w:annotationRef/>
      </w:r>
      <w:r>
        <w:t>Even advanced reporting countries generally have data on startegic stocks and not at the individual household/farm levels</w:t>
      </w:r>
    </w:p>
  </w:comment>
  <w:comment w:initials="ST" w:author="Salar Tayyib" w:date="2015-09-03T16:02:00Z" w:id="1586">
    <w:p xmlns:wp14="http://schemas.microsoft.com/office/word/2010/wordml" w:rsidR="00657C93" w:rsidRDefault="00657C93" w14:paraId="247F1BD7" wp14:textId="77777777">
      <w:pPr>
        <w:pStyle w:val="CommentText"/>
      </w:pPr>
      <w:r>
        <w:rPr>
          <w:rStyle w:val="CommentReference"/>
        </w:rPr>
        <w:annotationRef/>
      </w:r>
      <w:r>
        <w:t xml:space="preserve">Shouldn’t all such Latin terms be in </w:t>
      </w:r>
      <w:proofErr w:type="gramStart"/>
      <w:r>
        <w:t>italics ?</w:t>
      </w:r>
      <w:proofErr w:type="gramEnd"/>
    </w:p>
  </w:comment>
  <w:comment w:initials="JB" w:author="Josh Browning" w:date="2015-09-03T16:02:00Z" w:id="1606">
    <w:p xmlns:wp14="http://schemas.microsoft.com/office/word/2010/wordml" w:rsidR="00657C93" w:rsidRDefault="00657C93" w14:paraId="27BA0811"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3T16:02:00Z" w:id="1712">
    <w:p xmlns:wp14="http://schemas.microsoft.com/office/word/2010/wordml" w:rsidR="00657C93" w:rsidRDefault="00657C93" w14:paraId="259EC859" wp14:textId="77777777">
      <w:pPr>
        <w:pStyle w:val="CommentText"/>
      </w:pPr>
      <w:r>
        <w:rPr>
          <w:rStyle w:val="CommentReference"/>
        </w:rPr>
        <w:annotationRef/>
      </w:r>
      <w:r>
        <w:t>What is “arc-efficiency”?</w:t>
      </w:r>
    </w:p>
  </w:comment>
  <w:comment w:initials="JB" w:author="Josh Browning" w:date="2015-09-03T16:02:00Z" w:id="1724">
    <w:p xmlns:wp14="http://schemas.microsoft.com/office/word/2010/wordml" w:rsidR="00657C93" w:rsidRDefault="00657C93" w14:paraId="38F79B3E" wp14:textId="77777777">
      <w:pPr>
        <w:pStyle w:val="CommentText"/>
      </w:pPr>
      <w:r>
        <w:rPr>
          <w:rStyle w:val="CommentReference"/>
        </w:rPr>
        <w:annotationRef/>
      </w:r>
      <w:r>
        <w:t>Is this really a problem?</w:t>
      </w:r>
    </w:p>
  </w:comment>
  <w:comment w:initials="JB" w:author="Josh Browning" w:date="2015-09-03T16:02:00Z" w:id="1800">
    <w:p xmlns:wp14="http://schemas.microsoft.com/office/word/2010/wordml" w:rsidR="00657C93" w:rsidRDefault="00657C93" w14:paraId="0E29E30B"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3T16:02:00Z" w:id="1810">
    <w:p xmlns:wp14="http://schemas.microsoft.com/office/word/2010/wordml" w:rsidR="00657C93" w:rsidRDefault="00657C93" w14:paraId="680EF0FE"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3T16:02:00Z" w:id="1832">
    <w:p xmlns:wp14="http://schemas.microsoft.com/office/word/2010/wordml" w:rsidR="00657C93" w:rsidRDefault="00657C93" w14:paraId="6C4CB205" wp14:textId="77777777">
      <w:pPr>
        <w:pStyle w:val="CommentText"/>
      </w:pPr>
      <w:r>
        <w:rPr>
          <w:rStyle w:val="CommentReference"/>
        </w:rPr>
        <w:annotationRef/>
      </w:r>
      <w:r>
        <w:t>Extraordinary feed use rates?  What do we mean by this?</w:t>
      </w:r>
    </w:p>
  </w:comment>
  <w:comment w:initials="JB" w:author="Josh Browning" w:date="2015-09-03T16:02:00Z" w:id="1844">
    <w:p xmlns:wp14="http://schemas.microsoft.com/office/word/2010/wordml" w:rsidR="00657C93" w:rsidRDefault="00657C93" w14:paraId="34512D88" wp14:textId="77777777">
      <w:pPr>
        <w:pStyle w:val="CommentText"/>
      </w:pPr>
      <w:r>
        <w:rPr>
          <w:rStyle w:val="CommentReference"/>
        </w:rPr>
        <w:annotationRef/>
      </w:r>
      <w:r>
        <w:t>For how many years?</w:t>
      </w:r>
    </w:p>
  </w:comment>
  <w:comment w:initials="JB" w:author="Josh Browning" w:date="2015-09-03T16:02:00Z" w:id="1882">
    <w:p xmlns:wp14="http://schemas.microsoft.com/office/word/2010/wordml" w:rsidR="00657C93" w:rsidRDefault="00657C93" w14:paraId="2CE56A65" wp14:textId="77777777">
      <w:pPr>
        <w:pStyle w:val="CommentText"/>
      </w:pPr>
      <w:r>
        <w:rPr>
          <w:rStyle w:val="CommentReference"/>
        </w:rPr>
        <w:annotationRef/>
      </w:r>
      <w:r>
        <w:t>What’s a mensa?</w:t>
      </w:r>
    </w:p>
  </w:comment>
  <w:comment w:initials="JB" w:author="Josh Browning" w:date="2015-09-03T16:02:00Z" w:id="2601">
    <w:p xmlns:wp14="http://schemas.microsoft.com/office/word/2010/wordml" w:rsidR="00657C93" w:rsidRDefault="00657C93" w14:paraId="6959E4F1" wp14:textId="77777777">
      <w:pPr>
        <w:pStyle w:val="CommentText"/>
      </w:pPr>
      <w:r>
        <w:rPr>
          <w:rStyle w:val="CommentReference"/>
        </w:rPr>
        <w:annotationRef/>
      </w:r>
      <w:r>
        <w:t>Why is this highlighted?</w:t>
      </w:r>
    </w:p>
  </w:comment>
  <w:comment w:initials="JB" w:author="Josh Browning" w:date="2015-09-03T16:02:00Z" w:id="2779">
    <w:p xmlns:wp14="http://schemas.microsoft.com/office/word/2010/wordml" w:rsidR="00657C93" w:rsidRDefault="00657C93" w14:paraId="5170ECC5" wp14:textId="77777777">
      <w:pPr>
        <w:pStyle w:val="CommentText"/>
      </w:pPr>
      <w:r>
        <w:rPr>
          <w:rStyle w:val="CommentReference"/>
        </w:rPr>
        <w:annotationRef/>
      </w:r>
      <w:r>
        <w:t>What is this?  Median unit value for the commodity?</w:t>
      </w:r>
    </w:p>
  </w:comment>
  <w:comment w:initials="JB" w:author="Josh Browning" w:date="2015-09-03T16:02:00Z" w:id="2994">
    <w:p xmlns:wp14="http://schemas.microsoft.com/office/word/2010/wordml" w:rsidR="00657C93" w:rsidRDefault="00657C93" w14:paraId="423C3A85"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vr" w:author="Valentina Ramaschiello (ESS)" w:date="2015-09-03T16:02:00Z" w:id="3521">
    <w:p xmlns:wp14="http://schemas.microsoft.com/office/word/2010/wordml" w:rsidR="00657C93" w:rsidP="00B2210D" w:rsidRDefault="00657C93" w14:paraId="55E6AEB8" wp14:textId="77777777">
      <w:pPr>
        <w:pStyle w:val="CommentText"/>
      </w:pPr>
      <w:r>
        <w:rPr>
          <w:rStyle w:val="CommentReference"/>
        </w:rPr>
        <w:annotationRef/>
      </w:r>
      <w:r>
        <w:t>The change is fine with me but I followed the FAO official rule (use a space as 1000 separator and not the “,”)</w:t>
      </w:r>
    </w:p>
  </w:comment>
  <w:comment w:initials="JB" w:author="Josh Browning" w:date="2015-09-03T16:02:00Z" w:id="3698">
    <w:p xmlns:wp14="http://schemas.microsoft.com/office/word/2010/wordml" w:rsidR="00657C93" w:rsidP="00B2210D" w:rsidRDefault="00657C93" w14:paraId="2BE83A31" wp14:textId="77777777">
      <w:pPr>
        <w:pStyle w:val="CommentText"/>
      </w:pPr>
      <w:r>
        <w:rPr>
          <w:rStyle w:val="CommentReference"/>
        </w:rPr>
        <w:annotationRef/>
      </w:r>
      <w:r>
        <w:t>These tables need some formatting work.  I started adjusting one of the other ones but ran out of steam…</w:t>
      </w:r>
    </w:p>
  </w:comment>
  <w:comment w:initials="VR" w:author="Veronica" w:date="2015-09-03T16:21:00Z" w:id="3874">
    <w:p xmlns:wp14="http://schemas.microsoft.com/office/word/2010/wordml" w:rsidR="00657C93" w:rsidP="00424D0B" w:rsidRDefault="00657C93" w14:paraId="26C3BB21"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1AC78A44" wp14:textId="77777777">
      <w:pPr>
        <w:pStyle w:val="CommentText"/>
      </w:pPr>
    </w:p>
  </w:comment>
  <w:comment w:initials="VR" w:author="Veronica" w:date="2015-09-03T16:22:00Z" w:id="3878">
    <w:p xmlns:wp14="http://schemas.microsoft.com/office/word/2010/wordml" w:rsidR="00657C93" w:rsidRDefault="00657C93" w14:paraId="63281CD7" wp14:textId="77777777">
      <w:pPr>
        <w:pStyle w:val="CommentText"/>
      </w:pPr>
      <w:r>
        <w:rPr>
          <w:rStyle w:val="CommentReference"/>
        </w:rPr>
        <w:annotationRef/>
      </w:r>
      <w:r>
        <w:t>This may be removed according to changes suggested in section on standardization</w:t>
      </w:r>
    </w:p>
  </w:comment>
  <w:comment w:initials="VR" w:author="Veronica" w:date="2015-09-03T16:22:00Z" w:id="3882">
    <w:p xmlns:wp14="http://schemas.microsoft.com/office/word/2010/wordml" w:rsidR="00657C93" w:rsidP="00424D0B" w:rsidRDefault="00657C93" w14:paraId="6C5E49FE"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0D7C52A3" wp14:textId="77777777">
      <w:pPr>
        <w:pStyle w:val="CommentText"/>
      </w:pPr>
    </w:p>
  </w:comment>
  <w:comment w:initials="vg" w:author="veronica gianfaldoni" w:date="2015-09-18T11:06:13" w:id="36288132">
    <w:p w:rsidR="60226960" w:rsidRDefault="60226960" w14:paraId="523E405A" w14:textId="54E843D6">
      <w:pPr>
        <w:pStyle w:val="CommentText"/>
      </w:pPr>
      <w:r>
        <w:rPr>
          <w:rStyle w:val="CommentReference"/>
        </w:rPr>
        <w:annotationRef/>
      </w:r>
      <w:r>
        <w:t>Is this paragraph ok?</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6DCF" w:rsidP="00DB6CDA" w:rsidRDefault="00F76DCF" w14:paraId="60BEF1F8" wp14:textId="77777777">
      <w:pPr>
        <w:spacing w:after="0" w:line="240" w:lineRule="auto"/>
      </w:pPr>
      <w:r>
        <w:separator/>
      </w:r>
    </w:p>
  </w:endnote>
  <w:endnote w:type="continuationSeparator" w:id="0">
    <w:p xmlns:wp14="http://schemas.microsoft.com/office/word/2010/wordml" w:rsidR="00F76DCF" w:rsidP="00DB6CDA" w:rsidRDefault="00F76DCF" w14:paraId="05D5C9A4" wp14:textId="77777777">
      <w:pPr>
        <w:spacing w:after="0" w:line="240" w:lineRule="auto"/>
      </w:pPr>
      <w:r>
        <w:continuationSeparator/>
      </w:r>
    </w:p>
  </w:endnote>
  <w:endnote w:type="continuationNotice" w:id="1">
    <w:p xmlns:wp14="http://schemas.microsoft.com/office/word/2010/wordml" w:rsidR="00F76DCF" w:rsidRDefault="00F76DCF" w14:paraId="21AEA79B" wp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57C93" w:rsidRDefault="00657C93" w14:paraId="4559B8B8" wp14:textId="77777777">
    <w:pPr>
      <w:pStyle w:val="Footer"/>
    </w:pPr>
    <w:r>
      <w:tab/>
    </w:r>
    <w:r>
      <w:t xml:space="preserve">Page </w:t>
    </w:r>
    <w:r>
      <w:fldChar w:fldCharType="begin"/>
    </w:r>
    <w:r>
      <w:instrText xml:space="preserve"> PAGE </w:instrText>
    </w:r>
    <w:r>
      <w:fldChar w:fldCharType="separate"/>
    </w:r>
    <w:r w:rsidR="00C4241C">
      <w:rPr>
        <w:noProof/>
      </w:rPr>
      <w:t>21</w:t>
    </w:r>
    <w:r>
      <w:rPr>
        <w:noProof/>
      </w:rPr>
      <w:fldChar w:fldCharType="end"/>
    </w:r>
    <w:r>
      <w:t xml:space="preserve"> of </w:t>
    </w:r>
    <w:r>
      <w:fldChar w:fldCharType="begin"/>
    </w:r>
    <w:r>
      <w:instrText xml:space="preserve"> NUMPAGES \*Arabic </w:instrText>
    </w:r>
    <w:r>
      <w:fldChar w:fldCharType="separate"/>
    </w:r>
    <w:r w:rsidR="00C4241C">
      <w:rPr>
        <w:noProof/>
      </w:rPr>
      <w:t>208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6DCF" w:rsidP="00DB6CDA" w:rsidRDefault="00F76DCF" w14:paraId="735C8360" wp14:textId="77777777">
      <w:pPr>
        <w:spacing w:after="0" w:line="240" w:lineRule="auto"/>
      </w:pPr>
      <w:r>
        <w:separator/>
      </w:r>
    </w:p>
  </w:footnote>
  <w:footnote w:type="continuationSeparator" w:id="0">
    <w:p xmlns:wp14="http://schemas.microsoft.com/office/word/2010/wordml" w:rsidR="00F76DCF" w:rsidP="00DB6CDA" w:rsidRDefault="00F76DCF" w14:paraId="073CBE5E" wp14:textId="77777777">
      <w:pPr>
        <w:spacing w:after="0" w:line="240" w:lineRule="auto"/>
      </w:pPr>
      <w:r>
        <w:continuationSeparator/>
      </w:r>
    </w:p>
  </w:footnote>
  <w:footnote w:type="continuationNotice" w:id="1">
    <w:p xmlns:wp14="http://schemas.microsoft.com/office/word/2010/wordml" w:rsidR="00F76DCF" w:rsidRDefault="00F76DCF" w14:paraId="1414F2AC" wp14:textId="77777777">
      <w:pPr>
        <w:spacing w:after="0" w:line="240" w:lineRule="auto"/>
      </w:pPr>
    </w:p>
  </w:footnote>
  <w:footnote w:id="2">
    <w:p xmlns:wp14="http://schemas.microsoft.com/office/word/2010/wordml" w:rsidRPr="004C0D51" w:rsidR="00657C93" w:rsidRDefault="00657C93" w14:paraId="1444F30E" wp14:textId="77777777">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xmlns:wp14="http://schemas.microsoft.com/office/word/2010/wordml" w:rsidRPr="002D4DFE" w:rsidR="00657C93" w:rsidP="00090BA3" w:rsidRDefault="00657C93" w14:paraId="78ECEBF1"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xmlns:wp14="http://schemas.microsoft.com/office/word/2010/wordml" w:rsidRPr="00A65712" w:rsidR="00657C93" w:rsidP="00490230" w:rsidRDefault="00657C93" w14:paraId="722E462B"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xmlns:wp14="http://schemas.microsoft.com/office/word/2010/wordml" w:rsidR="00657C93" w:rsidP="00351629" w:rsidRDefault="00657C93" w14:paraId="0374AAF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xmlns:wp14="http://schemas.microsoft.com/office/word/2010/wordml" w:rsidRPr="00337A55" w:rsidR="00657C93" w:rsidP="00171E58" w:rsidRDefault="00657C93" w14:paraId="056404B0"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xmlns:wp14="http://schemas.microsoft.com/office/word/2010/wordml" w:rsidR="00657C93" w:rsidP="001E58EB" w:rsidRDefault="00657C93" w14:paraId="37E83E79"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657C93" w:rsidP="001E58EB" w:rsidRDefault="00657C93" w14:paraId="200A43D0" wp14:textId="77777777">
      <w:pPr>
        <w:pStyle w:val="FootnoteText"/>
      </w:pPr>
    </w:p>
  </w:footnote>
  <w:footnote w:id="8">
    <w:p xmlns:wp14="http://schemas.microsoft.com/office/word/2010/wordml" w:rsidRPr="002D546A" w:rsidR="00657C93" w:rsidP="00E70192" w:rsidRDefault="00657C93" w14:paraId="6214FB59" wp14:textId="77777777">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xmlns:wp14="http://schemas.microsoft.com/office/word/2010/wordml" w:rsidRPr="00856799" w:rsidR="00657C93" w:rsidP="00E70192" w:rsidRDefault="00657C93" w14:paraId="06BA40E5"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xmlns:wp14="http://schemas.microsoft.com/office/word/2010/wordml" w:rsidRPr="003761C6" w:rsidR="00657C93" w:rsidP="004F65E4" w:rsidRDefault="00657C93" w14:paraId="2CEFD3B8"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657C93" w:rsidP="004F65E4" w:rsidRDefault="00657C93" w14:paraId="6F2DB201" wp14:textId="77777777">
      <w:pPr>
        <w:pStyle w:val="FootnoteText"/>
        <w:rPr>
          <w:lang w:val="en-GB"/>
        </w:rPr>
      </w:pPr>
    </w:p>
  </w:footnote>
  <w:footnote w:id="11">
    <w:p xmlns:wp14="http://schemas.microsoft.com/office/word/2010/wordml" w:rsidRPr="009D1A1C" w:rsidR="00657C93" w:rsidDel="006676C4" w:rsidP="004F65E4" w:rsidRDefault="00657C93" w14:paraId="376B7D46" wp14:textId="77777777">
      <w:pPr>
        <w:rPr>
          <w:del w:author="Onno Hoffmeister (ESS)" w:date="2015-09-09T10:49:00Z" w:id="395"/>
          <w:rFonts w:cs="Times New Roman"/>
          <w:color w:val="000000" w:themeColor="text1"/>
          <w:sz w:val="20"/>
          <w:szCs w:val="18"/>
        </w:rPr>
      </w:pPr>
      <w:del w:author="Onno Hoffmeister (ESS)" w:date="2015-09-09T10:49:00Z" w:id="396">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xmlns:wp14="http://schemas.microsoft.com/office/word/2010/wordml" w:rsidR="00657C93" w:rsidDel="006676C4" w:rsidP="004F65E4" w:rsidRDefault="00657C93" w14:paraId="0FB87D89" wp14:textId="77777777">
      <w:pPr>
        <w:pStyle w:val="FootnoteText"/>
        <w:rPr>
          <w:del w:author="Onno Hoffmeister (ESS)" w:date="2015-09-09T10:49:00Z" w:id="397"/>
        </w:rPr>
      </w:pPr>
    </w:p>
  </w:footnote>
  <w:footnote w:id="12">
    <w:p xmlns:wp14="http://schemas.microsoft.com/office/word/2010/wordml" w:rsidRPr="009D1A1C" w:rsidR="00657C93" w:rsidP="00925E69" w:rsidRDefault="00657C93" w14:paraId="02A844FF" wp14:textId="77777777" wp14:noSpellErr="1">
      <w:pPr>
        <w:rPr>
          <w:ins w:author="Onno Hoffmeister (ESS)" w:date="2015-09-09T10:49:00Z" w:id="423"/>
          <w:rFonts w:cs="Times New Roman"/>
          <w:color w:val="000000" w:themeColor="text1"/>
          <w:sz w:val="20"/>
          <w:szCs w:val="18"/>
        </w:rPr>
      </w:pPr>
      <w:ins w:author="Onno Hoffmeister (ESS)" w:date="2015-09-09T10:49:00Z" w:id="424">
        <w:r>
          <w:rPr>
            <w:rStyle w:val="FootnoteReference"/>
          </w:rPr>
          <w:footnoteRef/>
        </w:r>
        <w:r>
          <w:rPr/>
          <w:t xml:space="preserve"> </w:t>
        </w:r>
        <w:r w:rsidRPr="60226960">
          <w:rPr>
            <w:rFonts w:ascii="Times New Roman" w:hAnsi="Times New Roman" w:eastAsia="Times New Roman" w:cs="Times New Roman"/>
            <w:color w:val="000000" w:themeColor="text1"/>
            <w:sz w:val="20"/>
            <w:szCs w:val="20"/>
          </w:rPr>
          <w:t>A lack of integration within national agricultural systems has been identified as a main reason for the decline in coverage and quality of agricultural data in developing countries</w:t>
        </w:r>
      </w:ins>
      <w:ins w:author="Onno Hoffmeister (ESS)" w:date="2015-09-09T10:50:00Z" w:id="425">
        <w:r w:rsidRPr="60226960">
          <w:rPr>
            <w:rFonts w:ascii="Times New Roman" w:hAnsi="Times New Roman" w:eastAsia="Times New Roman" w:cs="Times New Roman"/>
            <w:color w:val="000000" w:themeColor="text1"/>
            <w:sz w:val="20"/>
            <w:szCs w:val="20"/>
          </w:rPr>
          <w:t xml:space="preserve"> (World Bank 2011)</w:t>
        </w:r>
      </w:ins>
      <w:ins w:author="Onno Hoffmeister (ESS)" w:date="2015-09-09T10:49:00Z" w:id="426">
        <w:r w:rsidRPr="60226960">
          <w:rPr>
            <w:rFonts w:ascii="Times New Roman" w:hAnsi="Times New Roman" w:eastAsia="Times New Roman" w:cs="Times New Roman"/>
            <w:color w:val="000000" w:themeColor="text1"/>
            <w:sz w:val="20"/>
            <w:szCs w:val="20"/>
          </w:rPr>
          <w:t xml:space="preserve">. </w:t>
        </w:r>
      </w:ins>
      <w:ins w:author="Onno Hoffmeister (ESS)" w:date="2015-09-09T10:50:00Z" w:id="427">
        <w:r w:rsidRPr="60226960">
          <w:rPr>
            <w:rFonts w:ascii="Times New Roman" w:hAnsi="Times New Roman" w:eastAsia="Times New Roman" w:cs="Times New Roman"/>
            <w:color w:val="000000" w:themeColor="text1"/>
            <w:sz w:val="20"/>
            <w:szCs w:val="20"/>
          </w:rPr>
          <w:t>Overcoming thi</w:t>
        </w:r>
      </w:ins>
      <w:ins w:author="Onno Hoffmeister (ESS)" w:date="2015-09-09T10:51:00Z" w:id="428">
        <w:r w:rsidRPr="60226960">
          <w:rPr>
            <w:rFonts w:ascii="Times New Roman" w:hAnsi="Times New Roman" w:eastAsia="Times New Roman" w:cs="Times New Roman"/>
            <w:color w:val="000000" w:themeColor="text1"/>
            <w:sz w:val="20"/>
            <w:szCs w:val="20"/>
          </w:rPr>
          <w:t xml:space="preserve">s deficit is crucial for </w:t>
        </w:r>
      </w:ins>
      <w:ins w:author="Onno Hoffmeister (ESS)" w:date="2015-09-09T10:54:00Z" w:id="429">
        <w:r w:rsidRPr="60226960">
          <w:rPr>
            <w:rFonts w:ascii="Times New Roman" w:hAnsi="Times New Roman" w:eastAsia="Times New Roman" w:cs="Times New Roman"/>
            <w:color w:val="000000" w:themeColor="text1"/>
            <w:sz w:val="20"/>
            <w:szCs w:val="20"/>
          </w:rPr>
          <w:t>setting up a</w:t>
        </w:r>
      </w:ins>
      <w:ins w:author="Onno Hoffmeister (ESS)" w:date="2015-09-09T11:21:00Z" w:id="430">
        <w:r w:rsidRPr="60226960">
          <w:rPr>
            <w:rFonts w:ascii="Times New Roman" w:hAnsi="Times New Roman" w:eastAsia="Times New Roman" w:cs="Times New Roman"/>
            <w:color w:val="000000" w:themeColor="text1"/>
            <w:sz w:val="20"/>
            <w:szCs w:val="20"/>
          </w:rPr>
          <w:t>n efficient</w:t>
        </w:r>
      </w:ins>
      <w:ins w:author="Onno Hoffmeister (ESS)" w:date="2015-09-09T10:54:00Z" w:id="431">
        <w:r w:rsidRPr="60226960">
          <w:rPr>
            <w:rFonts w:ascii="Times New Roman" w:hAnsi="Times New Roman" w:eastAsia="Times New Roman" w:cs="Times New Roman"/>
            <w:color w:val="000000" w:themeColor="text1"/>
            <w:sz w:val="20"/>
            <w:szCs w:val="20"/>
          </w:rPr>
          <w:t xml:space="preserve"> FBS </w:t>
        </w:r>
      </w:ins>
      <w:ins w:author="Onno Hoffmeister (ESS)" w:date="2015-09-09T10:53:00Z" w:id="432">
        <w:r w:rsidRPr="60226960">
          <w:rPr>
            <w:rFonts w:ascii="Times New Roman" w:hAnsi="Times New Roman" w:eastAsia="Times New Roman" w:cs="Times New Roman"/>
            <w:color w:val="000000" w:themeColor="text1"/>
            <w:sz w:val="20"/>
            <w:szCs w:val="20"/>
          </w:rPr>
          <w:t>compilation</w:t>
        </w:r>
      </w:ins>
      <w:ins w:author="Onno Hoffmeister (ESS)" w:date="2015-09-09T10:54:00Z" w:id="433">
        <w:r w:rsidRPr="60226960">
          <w:rPr>
            <w:rFonts w:ascii="Times New Roman" w:hAnsi="Times New Roman" w:eastAsia="Times New Roman" w:cs="Times New Roman"/>
            <w:color w:val="000000" w:themeColor="text1"/>
            <w:sz w:val="20"/>
            <w:szCs w:val="20"/>
          </w:rPr>
          <w:t xml:space="preserve"> </w:t>
        </w:r>
      </w:ins>
      <w:ins w:author="Onno Hoffmeister (ESS)" w:date="2015-09-09T11:21:00Z" w:id="434">
        <w:r w:rsidRPr="60226960">
          <w:rPr>
            <w:rFonts w:ascii="Times New Roman" w:hAnsi="Times New Roman" w:eastAsia="Times New Roman" w:cs="Times New Roman"/>
            <w:color w:val="000000" w:themeColor="text1"/>
            <w:sz w:val="20"/>
            <w:szCs w:val="20"/>
          </w:rPr>
          <w:t xml:space="preserve">system </w:t>
        </w:r>
      </w:ins>
      <w:ins w:author="Onno Hoffmeister (ESS)" w:date="2015-09-09T10:54:00Z" w:id="435">
        <w:r w:rsidRPr="60226960">
          <w:rPr>
            <w:rFonts w:ascii="Times New Roman" w:hAnsi="Times New Roman" w:eastAsia="Times New Roman" w:cs="Times New Roman"/>
            <w:color w:val="000000" w:themeColor="text1"/>
            <w:sz w:val="20"/>
            <w:szCs w:val="20"/>
          </w:rPr>
          <w:t xml:space="preserve">which, </w:t>
        </w:r>
      </w:ins>
      <w:ins w:author="Onno Hoffmeister (ESS)" w:date="2015-09-09T10:53:00Z" w:id="436">
        <w:r w:rsidRPr="60226960">
          <w:rPr>
            <w:rFonts w:ascii="Times New Roman" w:hAnsi="Times New Roman" w:eastAsia="Times New Roman" w:cs="Times New Roman"/>
            <w:color w:val="000000" w:themeColor="text1"/>
            <w:sz w:val="20"/>
            <w:szCs w:val="20"/>
          </w:rPr>
          <w:t xml:space="preserve">as </w:t>
        </w:r>
      </w:ins>
      <w:ins w:author="Onno Hoffmeister (ESS)" w:date="2015-09-09T10:54:00Z" w:id="437">
        <w:r w:rsidRPr="60226960">
          <w:rPr>
            <w:rFonts w:ascii="Times New Roman" w:hAnsi="Times New Roman" w:eastAsia="Times New Roman" w:cs="Times New Roman"/>
            <w:color w:val="000000" w:themeColor="text1"/>
            <w:sz w:val="20"/>
            <w:szCs w:val="20"/>
          </w:rPr>
          <w:t xml:space="preserve">FBS </w:t>
        </w:r>
      </w:ins>
      <w:ins w:author="Onno Hoffmeister (ESS)" w:date="2015-09-09T10:55:00Z" w:id="438">
        <w:r w:rsidRPr="60226960">
          <w:rPr>
            <w:rFonts w:ascii="Times New Roman" w:hAnsi="Times New Roman" w:eastAsia="Times New Roman" w:cs="Times New Roman"/>
            <w:color w:val="000000" w:themeColor="text1"/>
            <w:sz w:val="20"/>
            <w:szCs w:val="20"/>
          </w:rPr>
          <w:t xml:space="preserve">represent </w:t>
        </w:r>
      </w:ins>
      <w:ins w:author="Onno Hoffmeister (ESS)" w:date="2015-09-09T10:54:00Z" w:id="439">
        <w:r w:rsidRPr="60226960">
          <w:rPr>
            <w:rFonts w:ascii="Times New Roman" w:hAnsi="Times New Roman" w:eastAsia="Times New Roman" w:cs="Times New Roman"/>
            <w:color w:val="000000" w:themeColor="text1"/>
            <w:sz w:val="20"/>
            <w:szCs w:val="20"/>
          </w:rPr>
          <w:t xml:space="preserve">a </w:t>
        </w:r>
      </w:ins>
      <w:ins w:author="Onno Hoffmeister (ESS)" w:date="2015-09-09T10:53:00Z" w:id="440">
        <w:r w:rsidRPr="60226960">
          <w:rPr>
            <w:rFonts w:ascii="Times New Roman" w:hAnsi="Times New Roman" w:eastAsia="Times New Roman" w:cs="Times New Roman"/>
            <w:color w:val="000000" w:themeColor="text1"/>
            <w:sz w:val="20"/>
            <w:szCs w:val="20"/>
          </w:rPr>
          <w:t xml:space="preserve">cross-domain dataset, </w:t>
        </w:r>
      </w:ins>
      <w:ins w:author="Onno Hoffmeister (ESS)" w:date="2015-09-09T10:55:00Z" w:id="441">
        <w:r w:rsidRPr="60226960">
          <w:rPr>
            <w:rFonts w:ascii="Times New Roman" w:hAnsi="Times New Roman" w:eastAsia="Times New Roman" w:cs="Times New Roman"/>
            <w:color w:val="000000" w:themeColor="text1"/>
            <w:sz w:val="20"/>
            <w:szCs w:val="20"/>
          </w:rPr>
          <w:t xml:space="preserve">requires involvement of a variety of different organizations. </w:t>
        </w:r>
      </w:ins>
    </w:p>
    <w:p xmlns:wp14="http://schemas.microsoft.com/office/word/2010/wordml" w:rsidR="00657C93" w:rsidP="006676C4" w:rsidRDefault="00657C93" w14:paraId="028DB3D4" wp14:textId="77777777">
      <w:pPr>
        <w:pStyle w:val="FootnoteText"/>
        <w:rPr>
          <w:ins w:author="Onno Hoffmeister (ESS)" w:date="2015-09-09T10:49:00Z" w:id="442"/>
        </w:rPr>
      </w:pPr>
    </w:p>
  </w:footnote>
  <w:footnote w:id="13">
    <w:p xmlns:wp14="http://schemas.microsoft.com/office/word/2010/wordml" w:rsidR="00657C93" w:rsidP="001339CB" w:rsidRDefault="00657C93" w14:paraId="2CD16D47" wp14:textId="77777777" wp14:noSpellErr="1">
      <w:pPr>
        <w:pStyle w:val="FootnoteText"/>
      </w:pPr>
      <w:r>
        <w:rPr>
          <w:rStyle w:val="FootnoteReference"/>
        </w:rPr>
        <w:footnoteRef/>
      </w:r>
      <w:r>
        <w:rP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author="Onno Hoffmeister (ESS)" w:date="2015-09-09T15:17:00Z" w:id="468">
        <w:r>
          <w:rPr>
            <w:lang w:val="en-GB"/>
          </w:rPr>
          <w:t>the World Census of Agricul</w:t>
        </w:r>
      </w:ins>
      <w:ins w:author="Onno Hoffmeister (ESS)" w:date="2015-09-09T15:18:00Z" w:id="469">
        <w:r>
          <w:rPr>
            <w:lang w:val="en-GB"/>
          </w:rPr>
          <w:t>t</w:t>
        </w:r>
      </w:ins>
      <w:ins w:author="Onno Hoffmeister (ESS)" w:date="2015-09-09T15:17:00Z" w:id="470">
        <w:r>
          <w:rPr>
            <w:lang w:val="en-GB"/>
          </w:rPr>
          <w:t xml:space="preserve">ure </w:t>
        </w:r>
      </w:ins>
      <w:del w:author="Onno Hoffmeister (ESS)" w:date="2015-09-09T15:18:00Z" w:id="471">
        <w:r w:rsidDel="001D084C">
          <w:rPr>
            <w:lang w:val="en-GB"/>
          </w:rPr>
          <w:delText xml:space="preserve">censuses </w:delText>
        </w:r>
        <w:r w:rsidDel="001339CB">
          <w:rPr>
            <w:lang w:val="en-GB"/>
          </w:rPr>
          <w:delText xml:space="preserve">(WCA 2020) </w:delText>
        </w:r>
      </w:del>
      <w:r>
        <w:rPr>
          <w:lang w:val="en-GB"/>
        </w:rPr>
        <w:t>have just been released</w:t>
      </w:r>
      <w:ins w:author="Onno Hoffmeister (ESS)" w:date="2015-09-09T15:18:00Z" w:id="472">
        <w:r>
          <w:rPr>
            <w:lang w:val="en-GB"/>
          </w:rPr>
          <w:t xml:space="preserve"> (FAO 2015a)</w:t>
        </w:r>
      </w:ins>
      <w:r>
        <w:rPr>
          <w:lang w:val="en-GB"/>
        </w:rPr>
        <w:t>.</w:t>
      </w:r>
    </w:p>
  </w:footnote>
  <w:footnote w:id="14">
    <w:p xmlns:wp14="http://schemas.microsoft.com/office/word/2010/wordml" w:rsidR="00657C93" w:rsidP="004F65E4" w:rsidRDefault="00657C93" w14:paraId="54FE3DA2"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xmlns:wp14="http://schemas.microsoft.com/office/word/2010/wordml" w:rsidR="00657C93" w:rsidP="004F65E4" w:rsidRDefault="00657C93" w14:paraId="67249FF1" wp14:textId="77777777">
      <w:pPr>
        <w:pStyle w:val="FootnoteText"/>
      </w:pPr>
      <w:r>
        <w:rPr>
          <w:rStyle w:val="FootnoteReference"/>
        </w:rPr>
        <w:footnoteRef/>
      </w:r>
      <w:r>
        <w:t xml:space="preserve"> See chapter 5 below for details about the Harmonized System classification.</w:t>
      </w:r>
    </w:p>
  </w:footnote>
  <w:footnote w:id="16">
    <w:p xmlns:wp14="http://schemas.microsoft.com/office/word/2010/wordml" w:rsidR="00657C93" w:rsidP="004F65E4" w:rsidRDefault="00657C93" w14:paraId="4B534F1C"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7">
    <w:p xmlns:wp14="http://schemas.microsoft.com/office/word/2010/wordml" w:rsidR="00657C93" w:rsidRDefault="00657C93" w14:paraId="785A412D" wp14:textId="77777777">
      <w:pPr>
        <w:pStyle w:val="FootnoteText"/>
        <w:pPrChange w:author="Onno Hoffmeister (ESS)" w:date="2015-09-09T15:21:00Z" w:id="687">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xmlns:wp14="http://schemas.microsoft.com/office/word/2010/wordml" w:rsidRPr="009571C8" w:rsidR="00657C93" w:rsidRDefault="00657C93" w14:paraId="058638C9" wp14:textId="77777777">
      <w:pPr>
        <w:pStyle w:val="FootnoteText"/>
        <w:rPr>
          <w:lang w:val="en-GB"/>
        </w:rPr>
        <w:pPrChange w:author="Onno Hoffmeister (ESS)" w:date="2015-09-09T15:21:00Z" w:id="698">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author="Onno Hoffmeister (ESS)" w:date="2015-09-09T15:07:00Z" w:id="699">
        <w:r>
          <w:rPr>
            <w:lang w:val="en-GB"/>
          </w:rPr>
          <w:t xml:space="preserve">African </w:t>
        </w:r>
      </w:ins>
      <w:r w:rsidRPr="009571C8">
        <w:rPr>
          <w:lang w:val="en-GB"/>
        </w:rPr>
        <w:t>countries</w:t>
      </w:r>
      <w:del w:author="Onno Hoffmeister (ESS)" w:date="2015-09-09T15:07:00Z" w:id="700">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author="Onno Hoffmeister (ESS)" w:date="2015-09-09T15:08:00Z" w:id="701">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xmlns:wp14="http://schemas.microsoft.com/office/word/2010/wordml" w:rsidRPr="00FA2923" w:rsidR="00657C93" w:rsidP="004F65E4" w:rsidRDefault="00657C93" w14:paraId="23A12804" wp14:textId="77777777">
      <w:pPr>
        <w:pStyle w:val="FootnoteText"/>
        <w:rPr>
          <w:lang w:val="en-GB"/>
        </w:rPr>
      </w:pPr>
    </w:p>
  </w:footnote>
  <w:footnote w:id="19">
    <w:p xmlns:wp14="http://schemas.microsoft.com/office/word/2010/wordml" w:rsidR="00657C93" w:rsidP="004F65E4" w:rsidRDefault="00657C93" w14:paraId="09DD26A5"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779">
        <w:r>
          <w:delText>.</w:delText>
        </w:r>
      </w:del>
      <w:r>
        <w:t xml:space="preserve"> </w:t>
      </w:r>
      <w:r w:rsidRPr="00D262B6">
        <w:t>(KSH 2014)</w:t>
      </w:r>
      <w:r>
        <w:t>.</w:t>
      </w:r>
    </w:p>
  </w:footnote>
  <w:footnote w:id="20">
    <w:p xmlns:wp14="http://schemas.microsoft.com/office/word/2010/wordml" w:rsidR="00657C93" w:rsidP="00126B0D" w:rsidRDefault="00657C93" w14:paraId="0CA97B68" wp14:textId="77777777" wp14:noSpellErr="1">
      <w:pPr>
        <w:pStyle w:val="FootnoteText"/>
      </w:pPr>
      <w:r>
        <w:rPr>
          <w:rStyle w:val="FootnoteReference"/>
        </w:rPr>
        <w:footnoteRef/>
      </w:r>
      <w:r>
        <w:rPr/>
        <w:t xml:space="preserve"> </w:t>
      </w:r>
      <w:ins w:author="Onno Hoffmeister (ESS)" w:date="2015-09-09T15:32:00Z" w:id="784">
        <w:r w:rsidRPr="00126B0D">
          <w:rPr/>
          <w:t xml:space="preserve">In Moldova, for example, a feed-use questionnaire has been added as a one-off module to </w:t>
        </w:r>
      </w:ins>
      <w:del w:author="Onno Hoffmeister (ESS)" w:date="2015-09-09T15:32:00Z" w:id="785">
        <w:r w:rsidDel="00126B0D">
          <w:delText>Such</w:delText>
        </w:r>
      </w:del>
      <w:ins w:author="Josh Browning" w:date="2015-08-31T19:32:00Z" w:id="786">
        <w:del w:author="Onno Hoffmeister (ESS)" w:date="2015-09-09T15:32:00Z" w:id="787">
          <w:r w:rsidDel="00126B0D">
            <w:delText xml:space="preserve"> </w:delText>
          </w:r>
        </w:del>
      </w:ins>
      <w:ins w:author="Josh Browning" w:date="2015-08-31T06:50:00Z" w:id="788">
        <w:del w:author="Onno Hoffmeister (ESS)" w:date="2015-09-09T15:32:00Z" w:id="789">
          <w:r w:rsidDel="00126B0D">
            <w:delText xml:space="preserve">a </w:delText>
          </w:r>
        </w:del>
      </w:ins>
      <w:del w:author="Onno Hoffmeister (ESS)" w:date="2015-09-09T15:32:00Z" w:id="790">
        <w:r w:rsidDel="00126B0D">
          <w:delText xml:space="preserve">module has been added for example to </w:delText>
        </w:r>
      </w:del>
      <w:r>
        <w:rPr/>
        <w:t xml:space="preserve">the Agricultural Survey among Agricultural Smallholders </w:t>
      </w:r>
      <w:del w:author="Onno Hoffmeister (ESS)" w:date="2015-09-09T15:32:00Z" w:id="791">
        <w:r w:rsidDel="00126B0D">
          <w:delText xml:space="preserve">in Moldova </w:delText>
        </w:r>
      </w:del>
      <w:r>
        <w:rPr/>
        <w:t xml:space="preserve">in 2012. </w:t>
      </w:r>
      <w:ins w:author="Onno Hoffmeister (ESS)" w:date="2015-09-09T15:33:00Z" w:id="792">
        <w:r w:rsidRPr="00126B0D">
          <w:rPr/>
          <w:t>In Rwanda, questions on feed use are regularly included in the new Seasonal Agricultural Survey (NISR 2014).</w:t>
        </w:r>
      </w:ins>
    </w:p>
  </w:footnote>
  <w:footnote w:id="21">
    <w:p xmlns:wp14="http://schemas.microsoft.com/office/word/2010/wordml" w:rsidR="00657C93" w:rsidDel="00126B0D" w:rsidP="004F65E4" w:rsidRDefault="00657C93" w14:paraId="53922267" wp14:textId="77777777">
      <w:pPr>
        <w:pStyle w:val="FootnoteText"/>
        <w:rPr>
          <w:del w:author="Onno Hoffmeister (ESS)" w:date="2015-09-09T15:34:00Z" w:id="796"/>
        </w:rPr>
      </w:pPr>
      <w:del w:author="Onno Hoffmeister (ESS)" w:date="2015-09-09T15:34:00Z" w:id="797">
        <w:r w:rsidDel="00126B0D">
          <w:rPr>
            <w:rStyle w:val="FootnoteReference"/>
          </w:rPr>
          <w:footnoteRef/>
        </w:r>
        <w:r w:rsidDel="00126B0D">
          <w:delText xml:space="preserve"> This approach is followed for example in the Seasonal Agricultural Survey of Rwanda (NISR 2014).</w:delText>
        </w:r>
      </w:del>
    </w:p>
  </w:footnote>
  <w:footnote w:id="22">
    <w:p xmlns:wp14="http://schemas.microsoft.com/office/word/2010/wordml" w:rsidR="00657C93" w:rsidP="004F65E4" w:rsidRDefault="00657C93" w14:paraId="6665D37A" wp14:textId="77777777">
      <w:pPr>
        <w:pStyle w:val="FootnoteText"/>
      </w:pPr>
      <w:r>
        <w:rPr>
          <w:rStyle w:val="FootnoteReference"/>
        </w:rPr>
        <w:footnoteRef/>
      </w:r>
      <w:r>
        <w:t xml:space="preserve"> See the description above at the beginning of chapter 2.</w:t>
      </w:r>
    </w:p>
  </w:footnote>
  <w:footnote w:id="23">
    <w:p xmlns:wp14="http://schemas.microsoft.com/office/word/2010/wordml" w:rsidR="00657C93" w:rsidP="004F65E4" w:rsidRDefault="00657C93" w14:paraId="3D24F286" wp14:textId="77777777" wp14:noSpellErr="1">
      <w:pPr>
        <w:pStyle w:val="FootnoteText"/>
      </w:pPr>
      <w:r>
        <w:rPr>
          <w:rStyle w:val="FootnoteReference"/>
        </w:rPr>
        <w:footnoteRef/>
      </w:r>
      <w:r>
        <w:rPr/>
        <w:t xml:space="preserve"> </w:t>
      </w:r>
      <w:del w:author="Josh Browning" w:date="2015-08-31T06:53:00Z" w:id="849">
        <w:r>
          <w:delText>The</w:delText>
        </w:r>
        <w:r w:rsidDel="00706B28">
          <w:delText xml:space="preserve"> </w:delText>
        </w:r>
      </w:del>
      <w:ins w:author="Josh Browning" w:date="2015-08-31T06:53:00Z" w:id="850">
        <w:r>
          <w:rPr/>
          <w:t xml:space="preserve">For </w:t>
        </w:r>
      </w:ins>
      <w:r>
        <w:rPr/>
        <w:t>FBS purposes, coverage from farm to retail would suffice.</w:t>
      </w:r>
    </w:p>
  </w:footnote>
  <w:footnote w:id="24">
    <w:p xmlns:wp14="http://schemas.microsoft.com/office/word/2010/wordml" w:rsidR="00657C93" w:rsidP="004F65E4" w:rsidRDefault="00657C93" w14:paraId="43C029DE"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5">
    <w:p xmlns:wp14="http://schemas.microsoft.com/office/word/2010/wordml" w:rsidR="00657C93" w:rsidP="004F65E4" w:rsidRDefault="00657C93" w14:paraId="21E43E6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6">
    <w:p xmlns:wp14="http://schemas.microsoft.com/office/word/2010/wordml" w:rsidR="00657C93" w:rsidP="004F65E4" w:rsidRDefault="00657C93" w14:paraId="03F020BE"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7">
    <w:p xmlns:wp14="http://schemas.microsoft.com/office/word/2010/wordml" w:rsidR="00657C93" w:rsidP="004F65E4" w:rsidRDefault="00657C93" w14:paraId="739DE285"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8">
    <w:p xmlns:wp14="http://schemas.microsoft.com/office/word/2010/wordml" w:rsidRPr="00705DEE" w:rsidR="00657C93" w:rsidP="004F65E4" w:rsidRDefault="00657C93" w14:paraId="40C77510" wp14:textId="77777777" wp14:noSpellErr="1">
      <w:pPr>
        <w:pStyle w:val="FootnoteText"/>
        <w:rPr>
          <w:ins w:author="Salar Tayyib" w:date="2015-09-03T12:40:00Z" w:id="1034"/>
        </w:rPr>
      </w:pPr>
      <w:ins w:author="Salar Tayyib" w:date="2015-09-03T12:40:00Z" w:id="1035">
        <w:r>
          <w:rPr>
            <w:rStyle w:val="FootnoteReference"/>
          </w:rPr>
          <w:footnoteRef/>
        </w:r>
        <w:r>
          <w:rPr/>
          <w:t xml:space="preserve"> All variables/elements are described in detail in their respective chapters</w:t>
        </w:r>
      </w:ins>
    </w:p>
  </w:footnote>
  <w:footnote w:id="29">
    <w:p xmlns:wp14="http://schemas.microsoft.com/office/word/2010/wordml" w:rsidRPr="00705DEE" w:rsidR="00657C93" w:rsidP="004F65E4" w:rsidRDefault="00657C93" w14:paraId="06ED24AD" wp14:textId="77777777" wp14:noSpellErr="1">
      <w:pPr>
        <w:pStyle w:val="FootnoteText"/>
        <w:rPr>
          <w:ins w:author="Josh Browning" w:date="2015-09-03T12:40:00Z" w:id="1038"/>
        </w:rPr>
      </w:pPr>
      <w:ins w:author="Josh Browning" w:date="2015-09-03T12:40:00Z" w:id="1039">
        <w:r>
          <w:rPr>
            <w:rStyle w:val="FootnoteReference"/>
          </w:rPr>
          <w:footnoteRef/>
        </w:r>
        <w:r>
          <w:rPr/>
          <w:t xml:space="preserve"> All variables/elements are described in detail in their respective chapters</w:t>
        </w:r>
      </w:ins>
    </w:p>
  </w:footnote>
  <w:footnote w:id="30">
    <w:p xmlns:wp14="http://schemas.microsoft.com/office/word/2010/wordml" w:rsidRPr="008F143F" w:rsidR="00657C93" w:rsidP="004F65E4" w:rsidRDefault="00657C93" w14:paraId="53F9FE52"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1">
    <w:p xmlns:wp14="http://schemas.microsoft.com/office/word/2010/wordml" w:rsidR="00657C93" w:rsidP="004F65E4" w:rsidRDefault="00657C93" w14:paraId="5807BEF7"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2">
    <w:p xmlns:wp14="http://schemas.microsoft.com/office/word/2010/wordml" w:rsidRPr="00982A5D" w:rsidR="00657C93" w:rsidP="004F65E4" w:rsidRDefault="00657C93" w14:paraId="3B644196" wp14:textId="77777777">
      <w:pPr>
        <w:pStyle w:val="FootnoteText"/>
      </w:pPr>
      <w:r>
        <w:rPr>
          <w:rStyle w:val="FootnoteReference"/>
        </w:rPr>
        <w:footnoteRef/>
      </w:r>
      <w:r>
        <w:t xml:space="preserve"> For details, see section on Feed use estimation</w:t>
      </w:r>
    </w:p>
  </w:footnote>
  <w:footnote w:id="33">
    <w:p xmlns:wp14="http://schemas.microsoft.com/office/word/2010/wordml" w:rsidR="00657C93" w:rsidP="009571C8" w:rsidRDefault="00657C93" w14:paraId="3AB72439"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4">
    <w:p xmlns:wp14="http://schemas.microsoft.com/office/word/2010/wordml" w:rsidRPr="007E17FC" w:rsidR="00657C93" w:rsidP="004F65E4" w:rsidRDefault="00657C93" w14:paraId="65E539FA" wp14:textId="77777777">
      <w:pPr>
        <w:pStyle w:val="FootnoteText"/>
      </w:pPr>
      <w:r>
        <w:rPr>
          <w:rStyle w:val="FootnoteReference"/>
        </w:rPr>
        <w:footnoteRef/>
      </w:r>
      <w:r>
        <w:t xml:space="preserve"> Some few products are specified as processed products, such as butter or vegetable oils.</w:t>
      </w:r>
    </w:p>
  </w:footnote>
  <w:footnote w:id="35">
    <w:p xmlns:wp14="http://schemas.microsoft.com/office/word/2010/wordml" w:rsidRPr="00424547" w:rsidR="00657C93" w:rsidP="004F65E4" w:rsidRDefault="00657C93" w14:paraId="4C0CE815" wp14:textId="77777777">
      <w:pPr>
        <w:pStyle w:val="FootnoteText"/>
      </w:pPr>
      <w:r>
        <w:rPr>
          <w:rStyle w:val="FootnoteReference"/>
        </w:rPr>
        <w:footnoteRef/>
      </w:r>
      <w:r>
        <w:t xml:space="preserve"> </w:t>
      </w:r>
      <w:r w:rsidRPr="00424547">
        <w:t>http://www.ars.usda.gov/Services/docs.htm?docid=8964</w:t>
      </w:r>
    </w:p>
  </w:footnote>
  <w:footnote w:id="36">
    <w:p xmlns:wp14="http://schemas.microsoft.com/office/word/2010/wordml" w:rsidRPr="00B31AE7" w:rsidR="00657C93" w:rsidP="004F65E4" w:rsidRDefault="00657C93" w14:paraId="0A53FC0C"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7">
    <w:p xmlns:wp14="http://schemas.microsoft.com/office/word/2010/wordml" w:rsidRPr="004F65E4" w:rsidR="00657C93" w:rsidP="004F65E4" w:rsidRDefault="00657C93" w14:paraId="4E777F56" wp14:textId="77777777">
      <w:pPr>
        <w:pStyle w:val="FootnoteText"/>
        <w:rPr>
          <w:lang w:val="it-IT"/>
        </w:rPr>
      </w:pPr>
      <w:r>
        <w:rPr>
          <w:rStyle w:val="FootnoteReference"/>
        </w:rPr>
        <w:footnoteRef/>
      </w:r>
      <w:r w:rsidRPr="004F65E4">
        <w:rPr>
          <w:lang w:val="it-IT"/>
        </w:rPr>
        <w:t xml:space="preserve"> </w:t>
      </w:r>
      <w:r w:rsidRPr="001562E7">
        <w:fldChar w:fldCharType="begin"/>
      </w:r>
      <w:ins w:author="Josh Browning" w:date="2015-09-03T12:40:00Z" w:id="1266">
        <w:r w:rsidRPr="001562E7">
          <w:rPr>
            <w:lang w:val="it-IT"/>
            <w:rPrChange w:author="Josh Browning" w:date="2015-08-29T06:17:00Z" w:id="1267">
              <w:rPr>
                <w:sz w:val="22"/>
                <w:szCs w:val="22"/>
              </w:rPr>
            </w:rPrChange>
          </w:rPr>
          <w:instrText xml:space="preserve"> </w:instrText>
        </w:r>
      </w:ins>
      <w:r w:rsidRPr="001562E7">
        <w:rPr>
          <w:lang w:val="it-IT"/>
          <w:rPrChange w:author="Josh Browning" w:date="2015-09-03T12:40:00Z" w:id="1268">
            <w:rPr/>
          </w:rPrChange>
        </w:rPr>
        <w:instrText>HYPERLINK "http://www.fao.org/docrep/019/i3664e/i3664e.pdf</w:instrText>
      </w:r>
      <w:ins w:author="Salar Tayyib" w:date="2015-09-03T12:40:00Z" w:id="1269">
        <w:r w:rsidRPr="000B360D">
          <w:rPr>
            <w:lang w:val="it-IT"/>
            <w:rPrChange w:author="Onno Hoffmeister (ESS)" w:date="2015-09-08T14:04:00Z" w:id="1270">
              <w:rPr/>
            </w:rPrChange>
          </w:rPr>
          <w:instrText>"</w:instrText>
        </w:r>
      </w:ins>
      <w:ins w:author="Josh Browning" w:date="2015-09-03T12:40:00Z" w:id="1271">
        <w:r w:rsidRPr="001562E7">
          <w:rPr>
            <w:lang w:val="it-IT"/>
            <w:rPrChange w:author="Josh Browning" w:date="2015-08-29T06:17:00Z" w:id="1272">
              <w:rPr>
                <w:sz w:val="22"/>
                <w:szCs w:val="22"/>
              </w:rPr>
            </w:rPrChange>
          </w:rPr>
          <w:instrText xml:space="preserve">" </w:instrText>
        </w:r>
      </w:ins>
      <w:r w:rsidRPr="001562E7">
        <w:fldChar w:fldCharType="separate"/>
      </w:r>
      <w:r w:rsidRPr="004F65E4">
        <w:rPr>
          <w:rStyle w:val="Hyperlink"/>
          <w:lang w:val="it-IT"/>
        </w:rPr>
        <w:t>http://www.fao.org/docrep/019/i3664e/i3664e.pdf</w:t>
      </w:r>
      <w:r w:rsidRPr="001562E7">
        <w:rPr>
          <w:rStyle w:val="Hyperlink"/>
          <w:lang w:val="it-IT"/>
          <w:rPrChange w:author="Josh Browning" w:date="2015-09-03T12:40:00Z" w:id="1273">
            <w:rPr/>
          </w:rPrChange>
        </w:rPr>
        <w:fldChar w:fldCharType="end"/>
      </w:r>
    </w:p>
  </w:footnote>
  <w:footnote w:id="38">
    <w:p xmlns:wp14="http://schemas.microsoft.com/office/word/2010/wordml" w:rsidRPr="007C3FA3" w:rsidR="00657C93" w:rsidP="004F65E4" w:rsidRDefault="00657C93" w14:paraId="73D1B35E"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1274">
        <w:r w:rsidRPr="00863501" w:rsidDel="00BC2CDF">
          <w:delText>,</w:delText>
        </w:r>
      </w:del>
      <w:r w:rsidRPr="00863501">
        <w:t xml:space="preserve"> which often specialize on one commodity. These include Oil World, ISO, ICO, ICAC, etc.</w:t>
      </w:r>
    </w:p>
  </w:footnote>
  <w:footnote w:id="39">
    <w:p xmlns:wp14="http://schemas.microsoft.com/office/word/2010/wordml" w:rsidRPr="009C265F" w:rsidR="00657C93" w:rsidDel="00BC2CDF" w:rsidP="004F65E4" w:rsidRDefault="00657C93" w14:paraId="252DF94C" wp14:textId="77777777">
      <w:pPr>
        <w:spacing w:after="0" w:line="240" w:lineRule="auto"/>
        <w:jc w:val="both"/>
        <w:rPr>
          <w:del w:author="Josh Browning" w:date="2015-08-31T20:04:00Z" w:id="1294"/>
          <w:rFonts w:asciiTheme="majorBidi" w:hAnsiTheme="majorBidi" w:cstheme="majorBidi"/>
          <w:sz w:val="20"/>
          <w:szCs w:val="20"/>
        </w:rPr>
      </w:pPr>
      <w:del w:author="Josh Browning" w:date="2015-08-31T20:04:00Z" w:id="1295">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657C93" w:rsidDel="00BC2CDF" w:rsidP="004F65E4" w:rsidRDefault="00657C93" w14:paraId="79D3E768" wp14:textId="77777777">
      <w:pPr>
        <w:pStyle w:val="FootnoteText"/>
        <w:rPr>
          <w:del w:author="Josh Browning" w:date="2015-08-31T20:04:00Z" w:id="1296"/>
        </w:rPr>
      </w:pPr>
    </w:p>
  </w:footnote>
  <w:footnote w:id="40">
    <w:p xmlns:wp14="http://schemas.microsoft.com/office/word/2010/wordml" w:rsidRPr="001B4CBE" w:rsidR="00657C93" w:rsidP="004F65E4" w:rsidRDefault="00657C93" w14:paraId="2B99D842"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41">
    <w:p xmlns:wp14="http://schemas.microsoft.com/office/word/2010/wordml" w:rsidRPr="00CC57E1" w:rsidR="00657C93" w:rsidP="004F65E4" w:rsidRDefault="00657C93" w14:paraId="2BBC9F9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2">
    <w:p xmlns:wp14="http://schemas.microsoft.com/office/word/2010/wordml" w:rsidRPr="003E3B43" w:rsidR="00657C93" w:rsidP="004F65E4" w:rsidRDefault="00657C93" w14:paraId="5CA5CC75"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xmlns:wp14="http://schemas.microsoft.com/office/word/2010/wordml" w:rsidRPr="003D35E9" w:rsidR="00657C93" w:rsidP="004F65E4" w:rsidRDefault="00657C93" w14:paraId="0AD40DA4"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4">
    <w:p xmlns:wp14="http://schemas.microsoft.com/office/word/2010/wordml" w:rsidRPr="000C4A34" w:rsidR="00657C93" w:rsidP="004F65E4" w:rsidRDefault="00657C93" w14:paraId="5E313E24" wp14:textId="77777777">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5">
    <w:p xmlns:wp14="http://schemas.microsoft.com/office/word/2010/wordml" w:rsidRPr="007C7329" w:rsidR="00657C93" w:rsidP="006C05AE" w:rsidRDefault="00657C93" w14:paraId="59045C5C"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837">
        <w:r w:rsidRPr="007C7329" w:rsidDel="00C62BEB">
          <w:delText xml:space="preserve">by </w:delText>
        </w:r>
      </w:del>
      <w:ins w:author="Josh Browning" w:date="2015-09-01T06:43:00Z" w:id="1838">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6">
    <w:p xmlns:wp14="http://schemas.microsoft.com/office/word/2010/wordml" w:rsidRPr="00090AC3" w:rsidR="00657C93" w:rsidP="006C05AE" w:rsidRDefault="00657C93" w14:paraId="4CB069F8"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7">
    <w:p xmlns:wp14="http://schemas.microsoft.com/office/word/2010/wordml" w:rsidRPr="004952ED" w:rsidR="00657C93" w:rsidP="004F65E4" w:rsidRDefault="00657C93" w14:paraId="5E3518C6"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863">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8">
    <w:p xmlns:wp14="http://schemas.microsoft.com/office/word/2010/wordml" w:rsidR="00657C93" w:rsidP="004F65E4" w:rsidRDefault="00657C93" w14:paraId="28093444" wp14:textId="77777777">
      <w:pPr>
        <w:pStyle w:val="FootnoteText"/>
      </w:pPr>
      <w:r>
        <w:rPr>
          <w:rStyle w:val="FootnoteReference"/>
        </w:rPr>
        <w:footnoteRef/>
      </w:r>
      <w:r>
        <w:t xml:space="preserve"> Final estimates will be derived through the balancing mechanism presented in section 2.2 of this document.</w:t>
      </w:r>
    </w:p>
  </w:footnote>
  <w:footnote w:id="49">
    <w:p xmlns:wp14="http://schemas.microsoft.com/office/word/2010/wordml" w:rsidR="00657C93" w:rsidP="004F65E4" w:rsidRDefault="00657C93" w14:paraId="0EE27D30"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50">
    <w:p xmlns:wp14="http://schemas.microsoft.com/office/word/2010/wordml" w:rsidR="00657C93" w:rsidP="004F65E4" w:rsidRDefault="00657C93" w14:paraId="0E8EB9E3"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1">
    <w:p xmlns:wp14="http://schemas.microsoft.com/office/word/2010/wordml" w:rsidRPr="007761FA" w:rsidR="00657C93" w:rsidP="004F65E4" w:rsidRDefault="00657C93" w14:paraId="70A3CB09"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2">
    <w:p xmlns:wp14="http://schemas.microsoft.com/office/word/2010/wordml" w:rsidR="00657C93" w:rsidP="004F65E4" w:rsidRDefault="00657C93" w14:paraId="6F0FC54C"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3">
    <w:p xmlns:wp14="http://schemas.microsoft.com/office/word/2010/wordml" w:rsidRPr="00053514" w:rsidR="00657C93" w:rsidP="004F65E4" w:rsidRDefault="00657C93" w14:paraId="6584CAC3"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xmlns:wp14="http://schemas.microsoft.com/office/word/2010/wordml" w:rsidR="00657C93" w:rsidP="006E32A4" w:rsidRDefault="00657C93" w14:paraId="2FE2888F" wp14:textId="77777777">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5">
    <w:p xmlns:wp14="http://schemas.microsoft.com/office/word/2010/wordml" w:rsidR="00657C93" w:rsidP="006E32A4" w:rsidRDefault="00657C93" w14:paraId="1EFE3135"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6">
    <w:p xmlns:wp14="http://schemas.microsoft.com/office/word/2010/wordml" w:rsidR="00657C93" w:rsidP="006E32A4" w:rsidRDefault="00657C93" w14:paraId="7AC34BF2"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7">
    <w:p xmlns:wp14="http://schemas.microsoft.com/office/word/2010/wordml" w:rsidR="00657C93" w:rsidP="006E32A4" w:rsidRDefault="00657C93" w14:paraId="5C4A19F1"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657C93" w:rsidP="006E32A4" w:rsidRDefault="00657C93" w14:paraId="4030BCEC" wp14:textId="77777777">
      <w:pPr>
        <w:pStyle w:val="FootnoteText"/>
      </w:pPr>
    </w:p>
  </w:footnote>
  <w:footnote w:id="58">
    <w:p xmlns:wp14="http://schemas.microsoft.com/office/word/2010/wordml" w:rsidR="00657C93" w:rsidP="006E32A4" w:rsidRDefault="00657C93" w14:paraId="02CA2027" wp14:textId="77777777">
      <w:pPr>
        <w:pStyle w:val="Footnote"/>
      </w:pPr>
      <w:r>
        <w:rPr>
          <w:sz w:val="20"/>
          <w:szCs w:val="20"/>
        </w:rPr>
        <w:footnoteRef/>
      </w:r>
      <w:r>
        <w:rPr>
          <w:sz w:val="20"/>
          <w:szCs w:val="20"/>
        </w:rPr>
        <w:tab/>
      </w:r>
      <w:r>
        <w:rPr>
          <w:sz w:val="20"/>
          <w:szCs w:val="20"/>
        </w:rPr>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15621">
    <w:p w:rsidR="60226960" w:rsidRDefault="60226960" w14:noSpellErr="1" w14:paraId="2A6399D5" w14:textId="55DB14D5">
      <w:pPr>
        <w:bidi w:val="0"/>
      </w:pPr>
      <w:r w:rsidRPr="60226960">
        <w:rPr>
          <w:rStyle w:val="FootnoteReference"/>
          <w:u w:val="none"/>
        </w:rPr>
        <w:footnoteRef/>
      </w:r>
      <w:r w:rsidR="60226960">
        <w:rPr>
          <w:u w:val="none"/>
        </w:rPr>
        <w:t xml:space="preserve"> </w:t>
      </w:r>
      <w:hyperlink r:id="Raeb61619fa244780">
        <w:r w:rsidRPr="60226960" w:rsidR="60226960">
          <w:rPr>
            <w:rStyle w:val="Hyperlink"/>
            <w:rFonts w:ascii="Book Antiqua" w:hAnsi="Book Antiqua" w:eastAsia="Book Antiqua" w:cs="Book Antiqua"/>
            <w:sz w:val="22"/>
            <w:szCs w:val="22"/>
            <w:u w:val="none"/>
            <w:lang w:val="en-US"/>
          </w:rPr>
          <w:t>http://www.wcoomd.org/en/topics/nomenclature/instrument-and-tools/hs_nomenclature_2012/hs_nomenclature_table_2012.aspx</w:t>
        </w:r>
      </w:hyperlink>
      <w:r w:rsidR="60226960">
        <w:rPr/>
        <w:t xml:space="preserve"> </w:t>
      </w:r>
    </w:p>
  </w:footnote>
  <w:footnote w:id="20487">
    <w:p w:rsidR="60226960" w:rsidRDefault="60226960" w14:noSpellErr="1" w14:paraId="1C375B3A" w14:textId="6D3AC48C">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 xml:space="preserve">Products follow the SNA definition i.e. </w:t>
      </w:r>
      <w:r w:rsidRPr="60226960" w:rsidR="60226960">
        <w:rPr>
          <w:rFonts w:ascii="Book Antiqua" w:hAnsi="Book Antiqua" w:eastAsia="Book Antiqua" w:cs="Book Antiqua"/>
          <w:i w:val="1"/>
          <w:iCs w:val="1"/>
          <w:sz w:val="22"/>
          <w:szCs w:val="22"/>
          <w:lang w:val="en-US"/>
        </w:rPr>
        <w:t>all output of economic activities</w:t>
      </w:r>
      <w:r w:rsidRPr="60226960" w:rsidR="60226960">
        <w:rPr>
          <w:rFonts w:ascii="Book Antiqua" w:hAnsi="Book Antiqua" w:eastAsia="Book Antiqua" w:cs="Book Antiqua"/>
          <w:sz w:val="22"/>
          <w:szCs w:val="22"/>
          <w:lang w:val="en-US"/>
        </w:rPr>
        <w:t xml:space="preserve"> that can be the object of domestic or international transactions or that can be entered into stocks including transportable goods, non transportable goods, services and other products.</w:t>
      </w:r>
    </w:p>
  </w:footnote>
  <w:footnote w:id="3995">
    <w:p w:rsidR="60226960" w:rsidRDefault="60226960" w14:noSpellErr="1" w14:paraId="3F06568C" w14:textId="68F5B485">
      <w:pPr>
        <w:bidi w:val="0"/>
      </w:pPr>
      <w:r w:rsidRPr="60226960">
        <w:rPr>
          <w:rStyle w:val="FootnoteReference"/>
        </w:rPr>
        <w:footnoteRef/>
      </w:r>
      <w:r w:rsidR="60226960">
        <w:rPr/>
        <w:t xml:space="preserve"> </w:t>
      </w:r>
      <w:hyperlink r:id="Rb2e28e4659594e92">
        <w:r w:rsidRPr="60226960" w:rsidR="60226960">
          <w:rPr>
            <w:rStyle w:val="Hyperlink"/>
            <w:rFonts w:ascii="Book Antiqua" w:hAnsi="Book Antiqua" w:eastAsia="Book Antiqua" w:cs="Book Antiqua"/>
            <w:sz w:val="22"/>
            <w:szCs w:val="22"/>
            <w:u w:val="single"/>
            <w:lang w:val="en-US"/>
          </w:rPr>
          <w:t>http://unstats.un.org/unsd/cr/registry/cpc-21.asp</w:t>
        </w:r>
      </w:hyperlink>
      <w:r w:rsidR="60226960">
        <w:rPr/>
        <w:t xml:space="preserve"> </w:t>
      </w:r>
    </w:p>
  </w:footnote>
  <w:footnote w:id="1490">
    <w:p w:rsidR="60226960" w:rsidRDefault="60226960" w14:paraId="46B86765" w14:textId="2D48C23F">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implementation and other activities on classifications in FAO</w:t>
      </w:r>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presented at the Expert Group Meeting on International Classifications, UNSD, </w:t>
      </w:r>
      <w:r w:rsidRPr="60226960" w:rsidR="60226960">
        <w:rPr>
          <w:rFonts w:ascii="Book Antiqua" w:hAnsi="Book Antiqua" w:eastAsia="Book Antiqua" w:cs="Book Antiqua"/>
          <w:sz w:val="22"/>
          <w:szCs w:val="22"/>
          <w:u w:val="none"/>
          <w:lang w:val="en-US"/>
        </w:rPr>
        <w:t xml:space="preserve">New York, May 2015, </w:t>
      </w:r>
      <w:hyperlink r:id="R08227b740a0d413e">
        <w:r w:rsidRPr="60226960" w:rsidR="60226960">
          <w:rPr>
            <w:rStyle w:val="Hyperlink"/>
            <w:rFonts w:ascii="Book Antiqua" w:hAnsi="Book Antiqua" w:eastAsia="Book Antiqua" w:cs="Book Antiqua"/>
            <w:sz w:val="22"/>
            <w:szCs w:val="22"/>
            <w:u w:val="none"/>
            <w:lang w:val="en-US"/>
          </w:rPr>
          <w:t>http://unstats.un.org/unsd/class/intercop/expertgroup/2015/AC289-16.PDF</w:t>
        </w:r>
      </w:hyperlink>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 (FAO), “</w:t>
      </w:r>
      <w:r w:rsidRPr="60226960" w:rsidR="60226960">
        <w:rPr>
          <w:rFonts w:ascii="Book Antiqua" w:hAnsi="Book Antiqua" w:eastAsia="Book Antiqua" w:cs="Book Antiqua"/>
          <w:i w:val="1"/>
          <w:iCs w:val="1"/>
          <w:sz w:val="22"/>
          <w:szCs w:val="22"/>
          <w:u w:val="none"/>
          <w:lang w:val="en-US"/>
        </w:rPr>
        <w:t>Aligning Classifications for Agricultural Statistics with Other International Standards</w:t>
      </w:r>
      <w:r w:rsidRPr="60226960" w:rsidR="60226960">
        <w:rPr>
          <w:rFonts w:ascii="Book Antiqua" w:hAnsi="Book Antiqua" w:eastAsia="Book Antiqua" w:cs="Book Antiqua"/>
          <w:sz w:val="22"/>
          <w:szCs w:val="22"/>
          <w:u w:val="none"/>
          <w:lang w:val="en-US"/>
        </w:rPr>
        <w:t>”, presented at the Expert Group Meeting on International Classifications, UNSD, New York, May 201</w:t>
      </w:r>
      <w:r w:rsidRPr="60226960" w:rsidR="60226960">
        <w:rPr>
          <w:rFonts w:ascii="Book Antiqua" w:hAnsi="Book Antiqua" w:eastAsia="Book Antiqua" w:cs="Book Antiqua"/>
          <w:sz w:val="22"/>
          <w:szCs w:val="22"/>
          <w:u w:val="none"/>
          <w:lang w:val="en-US"/>
        </w:rPr>
        <w:t>3</w:t>
      </w:r>
      <w:r w:rsidRPr="60226960" w:rsidR="60226960">
        <w:rPr>
          <w:rFonts w:ascii="Book Antiqua" w:hAnsi="Book Antiqua" w:eastAsia="Book Antiqua" w:cs="Book Antiqua"/>
          <w:sz w:val="22"/>
          <w:szCs w:val="22"/>
          <w:u w:val="none"/>
          <w:lang w:val="en-US"/>
        </w:rPr>
        <w:t xml:space="preserve">, </w:t>
      </w:r>
      <w:hyperlink r:id="R7dae6712f2e04d6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Ver.2 Review and Harmonization with Food and Agriculture Statistics in FAO</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 xml:space="preserve">presented at the Expert Group Meeting on International Classifications, UNSD, New York, May 2011, </w:t>
      </w:r>
      <w:hyperlink r:id="R24b2f442289e433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single"/>
          <w:lang w:val="en-US"/>
        </w:rPr>
        <w:t xml:space="preserve"> </w:t>
      </w:r>
    </w:p>
    <w:p w:rsidR="60226960" w:rsidP="60226960" w:rsidRDefault="60226960" w14:paraId="5D72ECA9" w14:textId="33FD8E2C">
      <w:pPr>
        <w:pStyle w:val="Normal"/>
        <w:bidi w:val="0"/>
      </w:pPr>
    </w:p>
  </w:footnote>
  <w:footnote w:id="15607">
    <w:p w:rsidR="60226960" w:rsidRDefault="60226960" w14:paraId="1512AA62" w14:textId="1193E8DA">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rPr>
        <w:t>A classification at the lowest aggregation level is directly recoded to the revised classification. For example, the old code 12345 is recoded to 56789 and the historical data for 12345 are assigned to 56789. This method, also called “</w:t>
      </w:r>
      <w:r w:rsidRPr="60226960" w:rsidR="60226960">
        <w:rPr>
          <w:rFonts w:ascii="Times New Roman" w:hAnsi="Times New Roman" w:eastAsia="Times New Roman" w:cs="Times New Roman"/>
          <w:i w:val="1"/>
          <w:iCs w:val="1"/>
          <w:sz w:val="22"/>
          <w:szCs w:val="22"/>
        </w:rPr>
        <w:t>key method</w:t>
      </w:r>
      <w:r w:rsidRPr="60226960" w:rsidR="60226960">
        <w:rPr>
          <w:rFonts w:ascii="Times New Roman" w:hAnsi="Times New Roman" w:eastAsia="Times New Roman" w:cs="Times New Roman"/>
          <w:sz w:val="22"/>
          <w:szCs w:val="22"/>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60226960" w:rsidR="60226960">
        <w:rPr>
          <w:rFonts w:ascii="Times New Roman" w:hAnsi="Times New Roman" w:eastAsia="Times New Roman" w:cs="Times New Roman"/>
          <w:sz w:val="22"/>
          <w:szCs w:val="22"/>
          <w:lang w:val="en-US"/>
        </w:rPr>
        <w:t>Gert Buiten, Jarl Kampen and Sidney Vergouw, 2009, “</w:t>
      </w:r>
      <w:r w:rsidRPr="60226960" w:rsidR="60226960">
        <w:rPr>
          <w:rFonts w:ascii="Times New Roman" w:hAnsi="Times New Roman" w:eastAsia="Times New Roman" w:cs="Times New Roman"/>
          <w:i w:val="1"/>
          <w:iCs w:val="1"/>
          <w:sz w:val="22"/>
          <w:szCs w:val="22"/>
          <w:lang w:val="en-US"/>
        </w:rPr>
        <w:t>Producing historical time series for STS-statistics in NACE Rev.2</w:t>
      </w:r>
      <w:r w:rsidRPr="60226960" w:rsidR="60226960">
        <w:rPr>
          <w:rFonts w:ascii="Times New Roman" w:hAnsi="Times New Roman" w:eastAsia="Times New Roman" w:cs="Times New Roman"/>
          <w:sz w:val="22"/>
          <w:szCs w:val="22"/>
          <w:lang w:val="en-US"/>
        </w:rPr>
        <w:t xml:space="preserve">”, Discussion paper (09001), Statistics Netherlands. </w:t>
      </w:r>
      <w:hyperlink r:id="Rb6e35831dea24fd6">
        <w:r w:rsidRPr="60226960" w:rsidR="60226960">
          <w:rPr>
            <w:rStyle w:val="Hyperlink"/>
            <w:rFonts w:ascii="Times New Roman" w:hAnsi="Times New Roman" w:eastAsia="Times New Roman" w:cs="Times New Roman"/>
            <w:sz w:val="22"/>
            <w:szCs w:val="22"/>
            <w:lang w:val="en-US"/>
          </w:rPr>
          <w:t>http://www.cbs.nl/NR/rdonlyres/A8A9AB3B-37F6-480A-BA76-253979DED22D/0/200901x10pub.pdf</w:t>
        </w:r>
      </w:hyperlink>
    </w:p>
  </w:footnote>
  <w:footnote w:id="5908">
    <w:p w:rsidR="60226960" w:rsidRDefault="60226960" w14:noSpellErr="1" w14:paraId="1FB633DB" w14:textId="27C39E5B">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 xml:space="preserve"> FAO. 20</w:t>
      </w:r>
      <w:r w:rsidRPr="60226960" w:rsidR="60226960">
        <w:rPr>
          <w:rFonts w:ascii="Times New Roman" w:hAnsi="Times New Roman" w:eastAsia="Times New Roman" w:cs="Times New Roman"/>
          <w:strike w:val="1"/>
          <w:sz w:val="22"/>
          <w:szCs w:val="22"/>
          <w:lang w:val="en-US"/>
        </w:rPr>
        <w:t>1</w:t>
      </w:r>
      <w:r w:rsidRPr="60226960" w:rsidR="60226960">
        <w:rPr>
          <w:rFonts w:ascii="Times New Roman" w:hAnsi="Times New Roman" w:eastAsia="Times New Roman" w:cs="Times New Roman"/>
          <w:sz w:val="22"/>
          <w:szCs w:val="22"/>
          <w:u w:val="single"/>
          <w:lang w:val="en-US"/>
        </w:rPr>
        <w:t>0</w:t>
      </w:r>
      <w:r w:rsidRPr="60226960" w:rsidR="60226960">
        <w:rPr>
          <w:rFonts w:ascii="Times New Roman" w:hAnsi="Times New Roman" w:eastAsia="Times New Roman" w:cs="Times New Roman"/>
          <w:sz w:val="22"/>
          <w:szCs w:val="22"/>
          <w:lang w:val="en-US"/>
        </w:rPr>
        <w:t>1. “</w:t>
      </w:r>
      <w:r w:rsidRPr="60226960" w:rsidR="60226960">
        <w:rPr>
          <w:rFonts w:ascii="Times New Roman" w:hAnsi="Times New Roman" w:eastAsia="Times New Roman" w:cs="Times New Roman"/>
          <w:i w:val="1"/>
          <w:iCs w:val="1"/>
          <w:sz w:val="22"/>
          <w:szCs w:val="22"/>
          <w:lang w:val="en-US"/>
        </w:rPr>
        <w:t>Food Balance Sheet: A Handbook</w:t>
      </w:r>
      <w:r w:rsidRPr="60226960" w:rsidR="60226960">
        <w:rPr>
          <w:rFonts w:ascii="Times New Roman" w:hAnsi="Times New Roman" w:eastAsia="Times New Roman" w:cs="Times New Roman"/>
          <w:sz w:val="22"/>
          <w:szCs w:val="22"/>
          <w:lang w:val="en-US"/>
        </w:rPr>
        <w:t xml:space="preserve">” </w:t>
      </w:r>
      <w:hyperlink r:id="Raa1ec48840a0445a">
        <w:r w:rsidRPr="60226960" w:rsidR="60226960">
          <w:rPr>
            <w:rStyle w:val="Hyperlink"/>
            <w:rFonts w:ascii="Times New Roman" w:hAnsi="Times New Roman" w:eastAsia="Times New Roman" w:cs="Times New Roman"/>
            <w:sz w:val="22"/>
            <w:szCs w:val="22"/>
            <w:lang w:val="en-US"/>
          </w:rPr>
          <w:t>http://www.fao.org/docrep/003/X9892E/X9892E00.HTM</w:t>
        </w:r>
      </w:hyperlink>
      <w:r w:rsidRPr="60226960" w:rsidR="60226960">
        <w:rPr>
          <w:rFonts w:ascii="Times New Roman" w:hAnsi="Times New Roman" w:eastAsia="Times New Roman" w:cs="Times New Roman"/>
          <w:sz w:val="22"/>
          <w:szCs w:val="22"/>
          <w:lang w:val="en-US"/>
        </w:rPr>
        <w:t xml:space="preserve"> </w:t>
      </w:r>
    </w:p>
    <w:p w:rsidR="60226960" w:rsidP="60226960" w:rsidRDefault="60226960" w14:noSpellErr="1" w14:paraId="4E6D3DE3" w14:textId="77582CD0">
      <w:pPr>
        <w:pStyle w:val="Normal"/>
        <w:bidi w:val="0"/>
      </w:pPr>
    </w:p>
  </w:footnote>
  <w:footnote w:id="4829">
    <w:p w:rsidR="60226960" w:rsidRDefault="60226960" w14:noSpellErr="1" w14:paraId="69DED11A" w14:textId="00128B38">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Andrew Hancock, “</w:t>
      </w:r>
      <w:r w:rsidRPr="60226960" w:rsidR="60226960">
        <w:rPr>
          <w:rFonts w:ascii="Times New Roman" w:hAnsi="Times New Roman" w:eastAsia="Times New Roman" w:cs="Times New Roman"/>
          <w:i w:val="1"/>
          <w:iCs w:val="1"/>
          <w:sz w:val="22"/>
          <w:szCs w:val="22"/>
          <w:lang w:val="en-US"/>
        </w:rPr>
        <w:t>Best Practice Guidelines for Developing International Statistical Classifications</w:t>
      </w:r>
      <w:r w:rsidRPr="60226960" w:rsidR="60226960">
        <w:rPr>
          <w:rFonts w:ascii="Times New Roman" w:hAnsi="Times New Roman" w:eastAsia="Times New Roman" w:cs="Times New Roman"/>
          <w:sz w:val="22"/>
          <w:szCs w:val="22"/>
          <w:lang w:val="en-US"/>
        </w:rPr>
        <w:t xml:space="preserve">”, presented at the Meeting of the Expert Group on International Classifications, UNSD, New York, May 2013 </w:t>
      </w:r>
      <w:hyperlink r:id="R899ffa091fe84113">
        <w:r w:rsidRPr="60226960" w:rsidR="60226960">
          <w:rPr>
            <w:rStyle w:val="Hyperlink"/>
            <w:rFonts w:ascii="Times New Roman" w:hAnsi="Times New Roman" w:eastAsia="Times New Roman" w:cs="Times New Roman"/>
            <w:sz w:val="22"/>
            <w:szCs w:val="22"/>
            <w:lang w:val="en-US"/>
          </w:rPr>
          <w:t>http://unstats.un.org/unsd/class/intercop/expertgroup/2013/AC267-5.PDF</w:t>
        </w:r>
      </w:hyperlink>
    </w:p>
    <w:p w:rsidR="60226960" w:rsidP="60226960" w:rsidRDefault="60226960" w14:noSpellErr="1" w14:paraId="48CC7D46" w14:textId="4C028F7E">
      <w:pPr>
        <w:pStyle w:val="Normal"/>
        <w:bidi w:val="0"/>
      </w:pPr>
    </w:p>
  </w:footnote>
  <w:footnote w:id="20190">
    <w:p w:rsidR="60226960" w:rsidRDefault="60226960" w14:noSpellErr="1" w14:paraId="58D1EAC4" w14:textId="197E35D1">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[1]</w:t>
      </w:r>
      <w:r w:rsidRPr="60226960" w:rsidR="60226960">
        <w:rPr>
          <w:rFonts w:ascii="Book Antiqua" w:hAnsi="Book Antiqua" w:eastAsia="Book Antiqua" w:cs="Book Antiqua"/>
          <w:sz w:val="22"/>
          <w:szCs w:val="22"/>
          <w:lang w:val="en-US"/>
        </w:rPr>
        <w:t xml:space="preserve"> FAO. 20</w:t>
      </w:r>
      <w:r w:rsidRPr="60226960" w:rsidR="60226960">
        <w:rPr>
          <w:rFonts w:ascii="Book Antiqua" w:hAnsi="Book Antiqua" w:eastAsia="Book Antiqua" w:cs="Book Antiqua"/>
          <w:strike w:val="1"/>
          <w:sz w:val="22"/>
          <w:szCs w:val="22"/>
          <w:lang w:val="en-US"/>
        </w:rPr>
        <w:t>1</w:t>
      </w:r>
      <w:r w:rsidRPr="60226960" w:rsidR="60226960">
        <w:rPr>
          <w:rFonts w:ascii="Book Antiqua" w:hAnsi="Book Antiqua" w:eastAsia="Book Antiqua" w:cs="Book Antiqua"/>
          <w:sz w:val="22"/>
          <w:szCs w:val="22"/>
          <w:u w:val="single"/>
          <w:lang w:val="en-US"/>
        </w:rPr>
        <w:t>0</w:t>
      </w:r>
      <w:r w:rsidRPr="60226960" w:rsidR="60226960">
        <w:rPr>
          <w:rFonts w:ascii="Book Antiqua" w:hAnsi="Book Antiqua" w:eastAsia="Book Antiqua" w:cs="Book Antiqua"/>
          <w:sz w:val="22"/>
          <w:szCs w:val="22"/>
          <w:lang w:val="en-US"/>
        </w:rPr>
        <w:t>1. “</w:t>
      </w:r>
      <w:r w:rsidRPr="60226960" w:rsidR="60226960">
        <w:rPr>
          <w:rFonts w:ascii="Book Antiqua" w:hAnsi="Book Antiqua" w:eastAsia="Book Antiqua" w:cs="Book Antiqua"/>
          <w:i w:val="1"/>
          <w:iCs w:val="1"/>
          <w:sz w:val="22"/>
          <w:szCs w:val="22"/>
          <w:lang w:val="en-US"/>
        </w:rPr>
        <w:t>Food Balance Sheet: A Handbook</w:t>
      </w:r>
      <w:r w:rsidRPr="60226960" w:rsidR="60226960">
        <w:rPr>
          <w:rFonts w:ascii="Book Antiqua" w:hAnsi="Book Antiqua" w:eastAsia="Book Antiqua" w:cs="Book Antiqua"/>
          <w:sz w:val="22"/>
          <w:szCs w:val="22"/>
          <w:lang w:val="en-US"/>
        </w:rPr>
        <w:t xml:space="preserve">” </w:t>
      </w:r>
      <w:hyperlink r:id="Rdb384099284e48b7">
        <w:r w:rsidRPr="60226960" w:rsidR="60226960">
          <w:rPr>
            <w:rStyle w:val="Hyperlink"/>
            <w:rFonts w:ascii="Book Antiqua" w:hAnsi="Book Antiqua" w:eastAsia="Book Antiqua" w:cs="Book Antiqua"/>
            <w:sz w:val="22"/>
            <w:szCs w:val="22"/>
            <w:lang w:val="en-US"/>
          </w:rPr>
          <w:t>http://www.fao.org/docrep/003/X9892E/X9892E00.HTM</w:t>
        </w:r>
      </w:hyperlink>
      <w:r w:rsidR="60226960">
        <w:rPr/>
        <w:t xml:space="preserve"> </w:t>
      </w:r>
    </w:p>
    <w:p w:rsidR="60226960" w:rsidP="60226960" w:rsidRDefault="60226960" w14:noSpellErr="1" w14:paraId="797D6851" w14:textId="5A92F7E2">
      <w:pPr>
        <w:pStyle w:val="Normal"/>
        <w:bidi w:val="0"/>
      </w:pPr>
    </w:p>
  </w:footnote>
  <w:footnote w:id="20937">
    <w:p w:rsidR="483DA69D" w:rsidRDefault="483DA69D" w14:paraId="5D08D183" w14:textId="1D07FCF4">
      <w:pPr>
        <w:bidi w:val="0"/>
      </w:pPr>
      <w:r w:rsidRPr="483DA69D">
        <w:rPr>
          <w:rStyle w:val="FootnoteReference"/>
        </w:rPr>
        <w:footnoteRef/>
      </w:r>
      <w:r w:rsidR="483DA69D">
        <w:rPr/>
        <w:t xml:space="preserve"> </w:t>
      </w:r>
      <w:r w:rsidRPr="483DA69D" w:rsidR="483DA69D">
        <w:rPr>
          <w:rFonts w:ascii="Times New Roman" w:hAnsi="Times New Roman" w:eastAsia="Times New Roman" w:cs="Times New Roman"/>
          <w:sz w:val="22"/>
          <w:szCs w:val="22"/>
          <w:lang w:val="en-US"/>
        </w:rPr>
        <w:t>As per the last version of the Food Balance Sheets handbook (FAO. 2011. “</w:t>
      </w:r>
      <w:r w:rsidRPr="483DA69D" w:rsidR="483DA69D">
        <w:rPr>
          <w:rFonts w:ascii="Times New Roman" w:hAnsi="Times New Roman" w:eastAsia="Times New Roman" w:cs="Times New Roman"/>
          <w:i w:val="1"/>
          <w:iCs w:val="1"/>
          <w:sz w:val="22"/>
          <w:szCs w:val="22"/>
          <w:lang w:val="en-US"/>
        </w:rPr>
        <w:t>Food Balance Sheet: A Handbook</w:t>
      </w:r>
      <w:r w:rsidRPr="483DA69D" w:rsidR="483DA69D">
        <w:rPr>
          <w:rFonts w:ascii="Times New Roman" w:hAnsi="Times New Roman" w:eastAsia="Times New Roman" w:cs="Times New Roman"/>
          <w:sz w:val="22"/>
          <w:szCs w:val="22"/>
          <w:lang w:val="en-US"/>
        </w:rPr>
        <w:t xml:space="preserve">” </w:t>
      </w:r>
      <w:hyperlink r:id="R196eb8f559314226">
        <w:r w:rsidRPr="483DA69D" w:rsidR="483DA69D">
          <w:rPr>
            <w:rStyle w:val="Hyperlink"/>
            <w:rFonts w:ascii="Times New Roman" w:hAnsi="Times New Roman" w:eastAsia="Times New Roman" w:cs="Times New Roman"/>
            <w:sz w:val="22"/>
            <w:szCs w:val="22"/>
            <w:lang w:val="en-US"/>
          </w:rPr>
          <w:t>http://www.fao.org/docrep/003/X9892E/X9892E00.HTM</w:t>
        </w:r>
      </w:hyperlink>
      <w:r w:rsidRPr="483DA69D" w:rsidR="483DA69D">
        <w:rPr>
          <w:rFonts w:ascii="Times New Roman" w:hAnsi="Times New Roman" w:eastAsia="Times New Roman" w:cs="Times New Roman"/>
          <w:sz w:val="22"/>
          <w:szCs w:val="22"/>
          <w:lang w:val="en-US"/>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18493">
    <w:p w:rsidR="483DA69D" w:rsidRDefault="483DA69D" w14:paraId="1623B706" w14:textId="52B857AF">
      <w:pPr>
        <w:bidi w:val="0"/>
      </w:pPr>
      <w:r w:rsidRPr="483DA69D">
        <w:rPr>
          <w:rStyle w:val="FootnoteReference"/>
          <w:u w:val="none"/>
        </w:rPr>
        <w:footnoteRef/>
      </w:r>
      <w:r w:rsidR="483DA69D">
        <w:rPr>
          <w:u w:val="none"/>
        </w:rPr>
        <w:t xml:space="preserve"> </w:t>
      </w:r>
      <w:r w:rsidRPr="483DA69D" w:rsidR="483DA69D">
        <w:rPr>
          <w:rFonts w:ascii="Book Antiqua" w:hAnsi="Book Antiqua" w:eastAsia="Book Antiqua" w:cs="Book Antiqua"/>
          <w:sz w:val="22"/>
          <w:szCs w:val="22"/>
          <w:u w:val="none"/>
          <w:lang w:val="en-US"/>
        </w:rPr>
        <w:t>e FAOSTAT commodity list (FCL)</w:t>
      </w:r>
      <w:r w:rsidRPr="483DA69D" w:rsidR="483DA69D">
        <w:rPr>
          <w:rFonts w:ascii="Book Antiqua" w:hAnsi="Book Antiqua" w:eastAsia="Book Antiqua" w:cs="Book Antiqua"/>
          <w:sz w:val="22"/>
          <w:szCs w:val="22"/>
          <w:u w:val="none"/>
          <w:lang w:val="en-US"/>
        </w:rPr>
        <w:t xml:space="preserve">  </w:t>
      </w:r>
      <w:r w:rsidRPr="483DA69D" w:rsidR="483DA69D">
        <w:rPr>
          <w:rFonts w:ascii="Book Antiqua" w:hAnsi="Book Antiqua" w:eastAsia="Book Antiqua" w:cs="Book Antiqua"/>
          <w:sz w:val="22"/>
          <w:szCs w:val="22"/>
          <w:u w:val="non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w:rsidR="483DA69D" w:rsidP="483DA69D" w:rsidRDefault="483DA69D" w14:noSpellErr="1" w14:paraId="5AC8F9AC" w14:textId="4D783474">
      <w:pPr>
        <w:pStyle w:val="Normal"/>
        <w:bidi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3">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7">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8">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0">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56">
    <w:abstractNumId w:val="61"/>
  </w: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43AE"/>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3D03C2F7"/>
    <w:rsid w:val="483DA69D"/>
    <w:rsid w:val="602269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ABC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&#65279;<?xml version="1.0" encoding="utf-8"?><Relationships xmlns="http://schemas.openxmlformats.org/package/2006/relationships"><Relationship Type="http://schemas.openxmlformats.org/officeDocument/2006/relationships/hyperlink" Target="http://www.ksh.hu/apps/meta.main?p_lang=EN" TargetMode="External" Id="rId13" /><Relationship Type="http://schemas.openxmlformats.org/officeDocument/2006/relationships/image" Target="media/image2.png" Id="rId18" /><Relationship Type="http://schemas.openxmlformats.org/officeDocument/2006/relationships/image" Target="media/image4.emf" Id="rId26" /><Relationship Type="http://schemas.openxmlformats.org/officeDocument/2006/relationships/image" Target="media/image16.wmf" Id="rId39" /><Relationship Type="http://schemas.openxmlformats.org/officeDocument/2006/relationships/chart" Target="charts/chart2.xml" Id="rId21" /><Relationship Type="http://schemas.openxmlformats.org/officeDocument/2006/relationships/image" Target="media/image12.png" Id="rId34" /><Relationship Type="http://schemas.openxmlformats.org/officeDocument/2006/relationships/image" Target="media/image18.wmf" Id="rId42" /><Relationship Type="http://schemas.openxmlformats.org/officeDocument/2006/relationships/oleObject" Target="embeddings/oleObject4.bin" Id="rId47" /><Relationship Type="http://schemas.openxmlformats.org/officeDocument/2006/relationships/image" Target="media/image24.png" Id="rId50" /><Relationship Type="http://schemas.openxmlformats.org/officeDocument/2006/relationships/image" Target="media/image26.emf" Id="rId55" /><Relationship Type="http://schemas.openxmlformats.org/officeDocument/2006/relationships/image" Target="media/image32.emf"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wfp.org/fais/" TargetMode="External"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hyperlink" Target="http://unstats.un.org/unsd/trade/methodology%20imts.htm" TargetMode="External" Id="rId24" /><Relationship Type="http://schemas.openxmlformats.org/officeDocument/2006/relationships/image" Target="media/image10.png" Id="rId32" /><Relationship Type="http://schemas.openxmlformats.org/officeDocument/2006/relationships/image" Target="media/image15.wmf" Id="rId37" /><Relationship Type="http://schemas.openxmlformats.org/officeDocument/2006/relationships/image" Target="media/image17.wmf" Id="rId40" /><Relationship Type="http://schemas.openxmlformats.org/officeDocument/2006/relationships/image" Target="media/image20.wmf" Id="rId45" /><Relationship Type="http://schemas.openxmlformats.org/officeDocument/2006/relationships/chart" Target="charts/chart5.xml" Id="rId53" /><Relationship Type="http://schemas.openxmlformats.org/officeDocument/2006/relationships/image" Target="media/image29.png" Id="rId58" /><Relationship Type="http://schemas.openxmlformats.org/officeDocument/2006/relationships/image" Target="media/image34.emf" Id="rId66" /><Relationship Type="http://schemas.openxmlformats.org/officeDocument/2006/relationships/fontTable" Target="fontTable.xml" Id="rId74" /><Relationship Type="http://schemas.openxmlformats.org/officeDocument/2006/relationships/styles" Target="styles.xml" Id="rId5" /><Relationship Type="http://schemas.openxmlformats.org/officeDocument/2006/relationships/hyperlink" Target="http://www.e-unwto.org/toc/unwtotfb/current" TargetMode="External" Id="rId15" /><Relationship Type="http://schemas.openxmlformats.org/officeDocument/2006/relationships/hyperlink" Target="http://comtrade.un.org/" TargetMode="External" Id="rId23" /><Relationship Type="http://schemas.openxmlformats.org/officeDocument/2006/relationships/image" Target="media/image6.png" Id="rId28" /><Relationship Type="http://schemas.openxmlformats.org/officeDocument/2006/relationships/image" Target="media/image14.wmf" Id="rId36" /><Relationship Type="http://schemas.openxmlformats.org/officeDocument/2006/relationships/image" Target="media/image23.png" Id="rId49" /><Relationship Type="http://schemas.openxmlformats.org/officeDocument/2006/relationships/image" Target="media/image28.png" Id="rId57" /><Relationship Type="http://schemas.openxmlformats.org/officeDocument/2006/relationships/hyperlink" Target="http://unstats.un.org/unsd/methods/m49/m49.htm" TargetMode="External" Id="rId61" /><Relationship Type="http://schemas.openxmlformats.org/officeDocument/2006/relationships/endnotes" Target="endnotes.xml" Id="rId10" /><Relationship Type="http://schemas.openxmlformats.org/officeDocument/2006/relationships/image" Target="media/image3.emf" Id="rId19" /><Relationship Type="http://schemas.openxmlformats.org/officeDocument/2006/relationships/image" Target="media/image9.png" Id="rId31" /><Relationship Type="http://schemas.openxmlformats.org/officeDocument/2006/relationships/oleObject" Target="embeddings/oleObject3.bin" Id="rId44" /><Relationship Type="http://schemas.openxmlformats.org/officeDocument/2006/relationships/chart" Target="charts/chart4.xml" Id="rId52" /><Relationship Type="http://schemas.openxmlformats.org/officeDocument/2006/relationships/image" Target="media/image33.png" Id="rId65" /><Relationship Type="http://schemas.openxmlformats.org/officeDocument/2006/relationships/footer" Target="footer1.xml" Id="rId73"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http://comtrade.un.org" TargetMode="External" Id="rId14" /><Relationship Type="http://schemas.openxmlformats.org/officeDocument/2006/relationships/chart" Target="charts/chart3.xml" Id="rId22" /><Relationship Type="http://schemas.openxmlformats.org/officeDocument/2006/relationships/image" Target="media/image5.emf"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19.wmf" Id="rId43" /><Relationship Type="http://schemas.openxmlformats.org/officeDocument/2006/relationships/image" Target="media/image22.png" Id="rId48" /><Relationship Type="http://schemas.openxmlformats.org/officeDocument/2006/relationships/image" Target="media/image27.png" Id="rId56" /><Relationship Type="http://schemas.openxmlformats.org/officeDocument/2006/relationships/oleObject" Target="embeddings/oleObject5.bin" Id="rId64" /><Relationship Type="http://schemas.openxmlformats.org/officeDocument/2006/relationships/webSettings" Target="webSettings.xml" Id="rId8" /><Relationship Type="http://schemas.openxmlformats.org/officeDocument/2006/relationships/image" Target="media/image25.png" Id="rId51" /><Relationship Type="http://schemas.openxmlformats.org/officeDocument/2006/relationships/customXml" Target="../customXml/item3.xml" Id="rId3" /><Relationship Type="http://schemas.openxmlformats.org/officeDocument/2006/relationships/hyperlink" Target="http://www.gtis.com/english/GTIS_GTA.html%20%5b17" TargetMode="External" Id="rId12" /><Relationship Type="http://schemas.openxmlformats.org/officeDocument/2006/relationships/image" Target="media/image1.png" Id="rId17" /><Relationship Type="http://schemas.openxmlformats.org/officeDocument/2006/relationships/hyperlink" Target="http://unstats.un.org/unsd/trade/imts/imts_default.htm" TargetMode="External" Id="rId25" /><Relationship Type="http://schemas.openxmlformats.org/officeDocument/2006/relationships/image" Target="media/image11.png" Id="rId33" /><Relationship Type="http://schemas.openxmlformats.org/officeDocument/2006/relationships/oleObject" Target="embeddings/oleObject1.bin" Id="rId38" /><Relationship Type="http://schemas.openxmlformats.org/officeDocument/2006/relationships/image" Target="media/image21.wmf" Id="rId46" /><Relationship Type="http://schemas.openxmlformats.org/officeDocument/2006/relationships/image" Target="media/image30.png" Id="rId59" /><Relationship Type="http://schemas.openxmlformats.org/officeDocument/2006/relationships/chart" Target="charts/chart1.xml" Id="rId20" /><Relationship Type="http://schemas.openxmlformats.org/officeDocument/2006/relationships/oleObject" Target="embeddings/oleObject2.bin" Id="rId41" /><Relationship Type="http://schemas.openxmlformats.org/officeDocument/2006/relationships/chart" Target="charts/chart6.xml" Id="rId54" /><Relationship Type="http://schemas.openxmlformats.org/officeDocument/2006/relationships/image" Target="media/image31.emf" Id="rId62" /><Relationship Type="http://schemas.openxmlformats.org/officeDocument/2006/relationships/theme" Target="theme/theme1.xml" Id="rId75" /><Relationship Type="http://schemas.openxmlformats.org/officeDocument/2006/relationships/customXml" Target="../customXml/item1.xml" Id="rId1" /><Relationship Type="http://schemas.microsoft.com/office/2007/relationships/stylesWithEffects" Target="stylesWithEffects.xml" Id="rId6" /><Relationship Type="http://schemas.microsoft.com/office/2011/relationships/people" Target="/word/people.xml" Id="Re862b6801c3e46d8" /><Relationship Type="http://schemas.microsoft.com/office/2011/relationships/commentsExtended" Target="/word/commentsExtended.xml" Id="R253b5b2377a046ce" /><Relationship Type="http://schemas.openxmlformats.org/officeDocument/2006/relationships/hyperlink" Target="http://unstats.un.org/unsd/comtrade_announcement.htm" TargetMode="External" Id="R819ff0e416d8499f" /><Relationship Type="http://schemas.openxmlformats.org/officeDocument/2006/relationships/image" Target="/media/image16.png" Id="Rdd48c044ef854885" /><Relationship Type="http://schemas.openxmlformats.org/officeDocument/2006/relationships/hyperlink" Target="https://word-edit.officeapps.live.com/we/wordeditorframe.aspx?WOPISrc=https%3A%2F%2Fwopi.dropbox.com%2Fwopi%2Ffiles%2Fo_-ERVKIB9IAAAAAAAACqw&amp;ui=en&amp;hpt_click_ts=1442568654307#_ftnref1" TargetMode="External" Id="R9fd4cd5adb804973" /><Relationship Type="http://schemas.openxmlformats.org/officeDocument/2006/relationships/image" Target="/media/image1b.png" Id="R1af07ff7c2094b91" /><Relationship Type="http://schemas.openxmlformats.org/officeDocument/2006/relationships/image" Target="/media/image1c.png" Id="Ra6ed4630d9784b5a" /><Relationship Type="http://schemas.openxmlformats.org/officeDocument/2006/relationships/image" Target="/media/image1d.png" Id="R1dc9575866aa4084" /><Relationship Type="http://schemas.openxmlformats.org/officeDocument/2006/relationships/image" Target="/media/image1e.png" Id="R1903a7d96e5f4465" /><Relationship Type="http://schemas.openxmlformats.org/officeDocument/2006/relationships/image" Target="/media/image1f.png" Id="Rf54b403fda5b4ba1" /><Relationship Type="http://schemas.openxmlformats.org/officeDocument/2006/relationships/hyperlink" Target="https://word-edit.officeapps.live.com/we/wordeditorframe.aspx?WOPISrc=https%3A%2F%2Fwopi.dropbox.com%2Fwopi%2Ffiles%2Fo_-ERVKIB9IAAAAAAAACqw&amp;ui=en&amp;hpt_click_ts=1442568654307#_ftn1" TargetMode="External" Id="Rf130966145a348f1" /></Relationships>
</file>

<file path=word/_rels/footnotes.xml.rels>&#65279;<?xml version="1.0" encoding="utf-8"?><Relationships xmlns="http://schemas.openxmlformats.org/package/2006/relationships"><Relationship Type="http://schemas.openxmlformats.org/officeDocument/2006/relationships/hyperlink" Target="http://www.wcoomd.org/en/topics/nomenclature/overview/what-is-the-harmonized-system.aspx" TargetMode="External" Id="rId3" /><Relationship Type="http://schemas.openxmlformats.org/officeDocument/2006/relationships/hyperlink" Target="http://www.fao.org/3/a-i4315e.pdf" TargetMode="External" Id="rId2" /><Relationship Type="http://schemas.openxmlformats.org/officeDocument/2006/relationships/hyperlink" Target="http://www.fao.org/waicent/faostat/agricult/fbs-e.htm" TargetMode="External" Id="rId1" /><Relationship Type="http://schemas.openxmlformats.org/officeDocument/2006/relationships/hyperlink" Target="http://www.fao.org/economic/ess/ess-standards/commodity/en/" TargetMode="External" Id="rId6" /><Relationship Type="http://schemas.openxmlformats.org/officeDocument/2006/relationships/hyperlink" Target="http://madb.europa.eu/" TargetMode="External" Id="rId5" /><Relationship Type="http://schemas.openxmlformats.org/officeDocument/2006/relationships/hyperlink" Target="http://unstats.un.org/unsd/tradekb/Knowledgebase/Quantity-and-Weight-Data-in-UN-Comtrade" TargetMode="External" Id="rId4" /><Relationship Type="http://schemas.openxmlformats.org/officeDocument/2006/relationships/hyperlink" Target="http://www.wcoomd.org/en/topics/nomenclature/instrument-and-tools/hs_nomenclature_2012/hs_nomenclature_table_2012.aspx" TargetMode="External" Id="Raeb61619fa244780" /><Relationship Type="http://schemas.openxmlformats.org/officeDocument/2006/relationships/hyperlink" Target="http://unstats.un.org/unsd/cr/registry/cpc-21.asp" TargetMode="External" Id="Rb2e28e4659594e92" /><Relationship Type="http://schemas.openxmlformats.org/officeDocument/2006/relationships/hyperlink" Target="http://unstats.un.org/unsd/class/intercop/expertgroup/2015/AC289-16.PDF" TargetMode="External" Id="R08227b740a0d413e" /><Relationship Type="http://schemas.openxmlformats.org/officeDocument/2006/relationships/hyperlink" Target="HTTP://UNSTATS.UN.ORG/UNSD/CLASS/INTERCOP/EXPERTGROUP/2011/AC234-15.PDF" TargetMode="External" Id="R7dae6712f2e04d65" /><Relationship Type="http://schemas.openxmlformats.org/officeDocument/2006/relationships/hyperlink" Target="http://unstats.un.org/UNSD/class/intercop/expertgroup/2011/AC234-15.PDF" TargetMode="External" Id="R24b2f442289e4335" /><Relationship Type="http://schemas.openxmlformats.org/officeDocument/2006/relationships/hyperlink" Target="http://www.cbs.nl/NR/rdonlyres/A8A9AB3B-37F6-480A-BA76-253979DED22D/0/200901x10pub.pdf" TargetMode="External" Id="Rb6e35831dea24fd6" /><Relationship Type="http://schemas.openxmlformats.org/officeDocument/2006/relationships/hyperlink" Target="http://www.fao.org/docrep/003/X9892E/X9892E00.HTM" TargetMode="External" Id="Raa1ec48840a0445a" /><Relationship Type="http://schemas.openxmlformats.org/officeDocument/2006/relationships/hyperlink" Target="http://unstats.un.org/unsd/class/intercop/expertgroup/2013/AC267-5.PDF" TargetMode="External" Id="R899ffa091fe84113" /><Relationship Type="http://schemas.openxmlformats.org/officeDocument/2006/relationships/hyperlink" Target="http://www.fao.org/docrep/003/X9892E/X9892E00.HTM" TargetMode="External" Id="Rdb384099284e48b7" /><Relationship Type="http://schemas.openxmlformats.org/officeDocument/2006/relationships/hyperlink" Target="http://www.fao.org/docrep/003/X9892E/X9892E00.HTM" TargetMode="External" Id="R196eb8f559314226" /></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08418304"/>
        <c:axId val="208419840"/>
      </c:lineChart>
      <c:catAx>
        <c:axId val="208418304"/>
        <c:scaling>
          <c:orientation val="minMax"/>
        </c:scaling>
        <c:delete val="0"/>
        <c:axPos val="b"/>
        <c:numFmt formatCode="General" sourceLinked="0"/>
        <c:majorTickMark val="none"/>
        <c:minorTickMark val="none"/>
        <c:tickLblPos val="nextTo"/>
        <c:crossAx val="208419840"/>
        <c:crosses val="autoZero"/>
        <c:auto val="1"/>
        <c:lblAlgn val="ctr"/>
        <c:lblOffset val="100"/>
        <c:noMultiLvlLbl val="0"/>
      </c:catAx>
      <c:valAx>
        <c:axId val="20841984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084183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829248"/>
        <c:axId val="225830784"/>
      </c:lineChart>
      <c:catAx>
        <c:axId val="225829248"/>
        <c:scaling>
          <c:orientation val="minMax"/>
        </c:scaling>
        <c:delete val="0"/>
        <c:axPos val="b"/>
        <c:numFmt formatCode="General" sourceLinked="0"/>
        <c:majorTickMark val="none"/>
        <c:minorTickMark val="none"/>
        <c:tickLblPos val="nextTo"/>
        <c:crossAx val="225830784"/>
        <c:crosses val="autoZero"/>
        <c:auto val="1"/>
        <c:lblAlgn val="ctr"/>
        <c:lblOffset val="100"/>
        <c:noMultiLvlLbl val="0"/>
      </c:catAx>
      <c:valAx>
        <c:axId val="225830784"/>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82924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32989824"/>
        <c:axId val="234296448"/>
      </c:lineChart>
      <c:catAx>
        <c:axId val="232989824"/>
        <c:scaling>
          <c:orientation val="minMax"/>
        </c:scaling>
        <c:delete val="0"/>
        <c:axPos val="b"/>
        <c:numFmt formatCode="General" sourceLinked="0"/>
        <c:majorTickMark val="none"/>
        <c:minorTickMark val="none"/>
        <c:tickLblPos val="nextTo"/>
        <c:crossAx val="234296448"/>
        <c:crosses val="autoZero"/>
        <c:auto val="1"/>
        <c:lblAlgn val="ctr"/>
        <c:lblOffset val="100"/>
        <c:noMultiLvlLbl val="0"/>
      </c:catAx>
      <c:valAx>
        <c:axId val="234296448"/>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32989824"/>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0465280"/>
        <c:axId val="84452480"/>
      </c:lineChart>
      <c:catAx>
        <c:axId val="804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52480"/>
        <c:crosses val="autoZero"/>
        <c:auto val="1"/>
        <c:lblAlgn val="ctr"/>
        <c:lblOffset val="100"/>
        <c:noMultiLvlLbl val="0"/>
      </c:catAx>
      <c:valAx>
        <c:axId val="8445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5076992"/>
        <c:axId val="159609600"/>
      </c:lineChart>
      <c:catAx>
        <c:axId val="850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09600"/>
        <c:crosses val="autoZero"/>
        <c:auto val="1"/>
        <c:lblAlgn val="ctr"/>
        <c:lblOffset val="100"/>
        <c:noMultiLvlLbl val="0"/>
      </c:catAx>
      <c:valAx>
        <c:axId val="15960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159799936"/>
        <c:axId val="190005632"/>
      </c:lineChart>
      <c:catAx>
        <c:axId val="1597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5632"/>
        <c:crosses val="autoZero"/>
        <c:auto val="1"/>
        <c:lblAlgn val="ctr"/>
        <c:lblOffset val="100"/>
        <c:noMultiLvlLbl val="0"/>
      </c:catAx>
      <c:valAx>
        <c:axId val="1900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AE515-E52A-4ED6-B79F-17D676EC4D31}">
  <ds:schemaRefs>
    <ds:schemaRef ds:uri="http://schemas.openxmlformats.org/officeDocument/2006/bibliography"/>
  </ds:schemaRefs>
</ds:datastoreItem>
</file>

<file path=customXml/itemProps2.xml><?xml version="1.0" encoding="utf-8"?>
<ds:datastoreItem xmlns:ds="http://schemas.openxmlformats.org/officeDocument/2006/customXml" ds:itemID="{A3487D2D-53E0-44FE-AA3F-10918C154C6C}">
  <ds:schemaRefs>
    <ds:schemaRef ds:uri="http://schemas.openxmlformats.org/officeDocument/2006/bibliography"/>
  </ds:schemaRefs>
</ds:datastoreItem>
</file>

<file path=customXml/itemProps3.xml><?xml version="1.0" encoding="utf-8"?>
<ds:datastoreItem xmlns:ds="http://schemas.openxmlformats.org/officeDocument/2006/customXml" ds:itemID="{A26B16C8-2347-4D71-B89A-E5017C596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Nick Connell</dc:creator>
  <lastModifiedBy>veronica gianfaldoni</lastModifiedBy>
  <revision>19</revision>
  <lastPrinted>2011-08-11T08:50:00.0000000Z</lastPrinted>
  <dcterms:created xsi:type="dcterms:W3CDTF">2015-09-17T11:39:00.0000000Z</dcterms:created>
  <dcterms:modified xsi:type="dcterms:W3CDTF">2015-09-18T10:13:04.1167100Z</dcterms:modified>
</coreProperties>
</file>