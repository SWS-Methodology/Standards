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theme/themeOverride1.xml" ContentType="application/vnd.openxmlformats-officedocument.themeOverride+xml"/>
  <Default Extension="wmf" ContentType="image/x-w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82B99" w:rsidRPr="00F31509" w:rsidRDefault="00982B99" w:rsidP="00982B99">
      <w:pPr>
        <w:pStyle w:val="Title"/>
        <w:rPr>
          <w:rFonts w:asciiTheme="majorBidi" w:hAnsiTheme="majorBidi"/>
          <w:lang w:val="en-GB"/>
        </w:rPr>
      </w:pPr>
      <w:bookmarkStart w:id="0" w:name="_Toc428383815"/>
      <w:bookmarkStart w:id="1" w:name="_Toc421025833"/>
      <w:bookmarkStart w:id="2" w:name="_Toc323537491"/>
      <w:r w:rsidRPr="00F31509">
        <w:rPr>
          <w:rFonts w:asciiTheme="majorBidi" w:hAnsiTheme="majorBidi"/>
          <w:lang w:val="en-GB"/>
        </w:rPr>
        <w:t>The FAO source book for the compilation of Food Balance Sheets</w:t>
      </w:r>
    </w:p>
    <w:p w:rsidR="00982B99" w:rsidRPr="00F31509" w:rsidRDefault="00982B99" w:rsidP="00982B99">
      <w:pPr>
        <w:rPr>
          <w:rFonts w:asciiTheme="majorBidi" w:eastAsiaTheme="majorEastAsia" w:hAnsiTheme="majorBidi" w:cstheme="majorBidi"/>
          <w:color w:val="345A8A" w:themeColor="accent1" w:themeShade="B5"/>
          <w:sz w:val="36"/>
          <w:szCs w:val="36"/>
          <w:lang w:val="en-GB" w:eastAsia="en-US"/>
        </w:rPr>
      </w:pPr>
      <w:r w:rsidRPr="00F31509">
        <w:rPr>
          <w:rFonts w:asciiTheme="majorBidi" w:hAnsiTheme="majorBidi" w:cstheme="majorBidi"/>
          <w:lang w:val="en-GB"/>
        </w:rPr>
        <w:br w:type="page"/>
      </w:r>
    </w:p>
    <w:p w:rsidR="00982B99" w:rsidRPr="00F31509" w:rsidRDefault="00982B99" w:rsidP="00374C82">
      <w:pPr>
        <w:pStyle w:val="Heading1"/>
        <w:rPr>
          <w:rFonts w:asciiTheme="majorBidi" w:hAnsiTheme="majorBidi" w:cstheme="majorBidi"/>
        </w:rPr>
      </w:pPr>
      <w:bookmarkStart w:id="3" w:name="_Toc428436034"/>
      <w:bookmarkStart w:id="4" w:name="_Toc428436335"/>
      <w:bookmarkStart w:id="5" w:name="_Toc428436461"/>
      <w:r w:rsidRPr="00F31509">
        <w:rPr>
          <w:rFonts w:asciiTheme="majorBidi" w:hAnsiTheme="majorBidi" w:cstheme="majorBidi"/>
        </w:rPr>
        <w:lastRenderedPageBreak/>
        <w:t>Table of Contents</w:t>
      </w:r>
      <w:bookmarkEnd w:id="3"/>
      <w:bookmarkEnd w:id="4"/>
      <w:bookmarkEnd w:id="5"/>
    </w:p>
    <w:p w:rsidR="00F857C8" w:rsidRPr="00F31509" w:rsidRDefault="001C3696"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r w:rsidRPr="001C3696">
        <w:rPr>
          <w:rFonts w:asciiTheme="majorBidi" w:hAnsiTheme="majorBidi" w:cstheme="majorBidi"/>
          <w:lang w:val="en-GB" w:eastAsia="en-US"/>
        </w:rPr>
        <w:fldChar w:fldCharType="begin"/>
      </w:r>
      <w:r w:rsidR="00F857C8" w:rsidRPr="00F31509">
        <w:rPr>
          <w:rFonts w:asciiTheme="majorBidi" w:hAnsiTheme="majorBidi" w:cstheme="majorBidi"/>
          <w:lang w:val="en-GB" w:eastAsia="en-US"/>
        </w:rPr>
        <w:instrText xml:space="preserve"> TOC \o "1-2" \h \z \u </w:instrText>
      </w:r>
      <w:r w:rsidRPr="001C3696">
        <w:rPr>
          <w:rFonts w:asciiTheme="majorBidi" w:hAnsiTheme="majorBidi" w:cstheme="majorBidi"/>
          <w:lang w:val="en-GB" w:eastAsia="en-US"/>
        </w:rPr>
        <w:fldChar w:fldCharType="separate"/>
      </w:r>
      <w:hyperlink w:anchor="_Toc428436461" w:history="1">
        <w:r w:rsidR="00F857C8" w:rsidRPr="00F31509">
          <w:rPr>
            <w:rStyle w:val="Hyperlink"/>
            <w:rFonts w:asciiTheme="majorBidi" w:hAnsiTheme="majorBidi" w:cstheme="majorBidi"/>
            <w:smallCaps w:val="0"/>
            <w:noProof/>
            <w:szCs w:val="22"/>
            <w:lang w:val="en-GB"/>
          </w:rPr>
          <w:t>Table of Contents</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_Toc428436461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2</w:t>
        </w:r>
        <w:r w:rsidRPr="00F31509">
          <w:rPr>
            <w:rFonts w:asciiTheme="majorBidi" w:hAnsiTheme="majorBidi" w:cstheme="majorBidi"/>
            <w:noProof/>
            <w:webHidden/>
            <w:szCs w:val="22"/>
            <w:lang w:val="en-GB"/>
          </w:rPr>
          <w:fldChar w:fldCharType="end"/>
        </w:r>
      </w:hyperlink>
    </w:p>
    <w:p w:rsidR="00F857C8" w:rsidRPr="00F31509" w:rsidRDefault="001C3696"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62" w:history="1">
        <w:r w:rsidR="00F857C8" w:rsidRPr="00F31509">
          <w:rPr>
            <w:rStyle w:val="Hyperlink"/>
            <w:rFonts w:asciiTheme="majorBidi" w:eastAsiaTheme="majorEastAsia" w:hAnsiTheme="majorBidi" w:cstheme="majorBidi"/>
            <w:smallCaps w:val="0"/>
            <w:noProof/>
            <w:szCs w:val="22"/>
            <w:lang w:val="en-GB" w:eastAsia="en-US"/>
          </w:rPr>
          <w:t>List of Tables</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_Toc428436462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4</w:t>
        </w:r>
        <w:r w:rsidRPr="00F31509">
          <w:rPr>
            <w:rFonts w:asciiTheme="majorBidi" w:hAnsiTheme="majorBidi" w:cstheme="majorBidi"/>
            <w:noProof/>
            <w:webHidden/>
            <w:szCs w:val="22"/>
            <w:lang w:val="en-GB"/>
          </w:rPr>
          <w:fldChar w:fldCharType="end"/>
        </w:r>
      </w:hyperlink>
    </w:p>
    <w:p w:rsidR="00F857C8" w:rsidRPr="00F31509" w:rsidRDefault="001C3696"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63" w:history="1">
        <w:r w:rsidR="00F857C8" w:rsidRPr="00F31509">
          <w:rPr>
            <w:rStyle w:val="Hyperlink"/>
            <w:rFonts w:asciiTheme="majorBidi" w:hAnsiTheme="majorBidi" w:cstheme="majorBidi"/>
            <w:smallCaps w:val="0"/>
            <w:noProof/>
            <w:szCs w:val="22"/>
            <w:lang w:val="en-GB"/>
          </w:rPr>
          <w:t>List of Figures</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_Toc428436463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6</w:t>
        </w:r>
        <w:r w:rsidRPr="00F31509">
          <w:rPr>
            <w:rFonts w:asciiTheme="majorBidi" w:hAnsiTheme="majorBidi" w:cstheme="majorBidi"/>
            <w:noProof/>
            <w:webHidden/>
            <w:szCs w:val="22"/>
            <w:lang w:val="en-GB"/>
          </w:rPr>
          <w:fldChar w:fldCharType="end"/>
        </w:r>
      </w:hyperlink>
    </w:p>
    <w:p w:rsidR="00F857C8" w:rsidRPr="00F31509" w:rsidRDefault="001C3696"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64" w:history="1">
        <w:r w:rsidR="00F857C8" w:rsidRPr="00F31509">
          <w:rPr>
            <w:rStyle w:val="Hyperlink"/>
            <w:rFonts w:asciiTheme="majorBidi" w:hAnsiTheme="majorBidi" w:cstheme="majorBidi"/>
            <w:smallCaps w:val="0"/>
            <w:noProof/>
            <w:szCs w:val="22"/>
            <w:lang w:val="en-GB"/>
          </w:rPr>
          <w:t>About this document</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_Toc428436464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8</w:t>
        </w:r>
        <w:r w:rsidRPr="00F31509">
          <w:rPr>
            <w:rFonts w:asciiTheme="majorBidi" w:hAnsiTheme="majorBidi" w:cstheme="majorBidi"/>
            <w:noProof/>
            <w:webHidden/>
            <w:szCs w:val="22"/>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65" w:history="1">
        <w:r w:rsidR="00F857C8" w:rsidRPr="00F31509">
          <w:rPr>
            <w:rStyle w:val="Hyperlink"/>
            <w:rFonts w:asciiTheme="majorBidi" w:hAnsiTheme="majorBidi" w:cstheme="majorBidi"/>
            <w:smallCaps w:val="0"/>
            <w:noProof/>
            <w:lang w:val="en-GB"/>
          </w:rPr>
          <w:t>Overarching findings and principles guiding the FBS revisions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_Toc428436465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9</w:t>
        </w:r>
        <w:r w:rsidRPr="00F31509">
          <w:rPr>
            <w:rFonts w:asciiTheme="majorBidi" w:hAnsiTheme="majorBidi" w:cstheme="majorBidi"/>
            <w:noProof/>
            <w:webHidden/>
            <w:lang w:val="en-GB"/>
          </w:rPr>
          <w:fldChar w:fldCharType="end"/>
        </w:r>
      </w:hyperlink>
    </w:p>
    <w:p w:rsidR="00F857C8" w:rsidRPr="00F31509" w:rsidRDefault="001C3696"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66" w:history="1">
        <w:r w:rsidR="00F857C8" w:rsidRPr="00F31509">
          <w:rPr>
            <w:rStyle w:val="Hyperlink"/>
            <w:rFonts w:asciiTheme="majorBidi" w:hAnsiTheme="majorBidi" w:cstheme="majorBidi"/>
            <w:smallCaps w:val="0"/>
            <w:noProof/>
            <w:szCs w:val="22"/>
            <w:lang w:val="en-GB"/>
          </w:rPr>
          <w:t>Introduction</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_Toc428436466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11</w:t>
        </w:r>
        <w:r w:rsidRPr="00F31509">
          <w:rPr>
            <w:rFonts w:asciiTheme="majorBidi" w:hAnsiTheme="majorBidi" w:cstheme="majorBidi"/>
            <w:noProof/>
            <w:webHidden/>
            <w:szCs w:val="22"/>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67" w:history="1">
        <w:r w:rsidR="00F857C8" w:rsidRPr="00F31509">
          <w:rPr>
            <w:rStyle w:val="Hyperlink"/>
            <w:rFonts w:asciiTheme="majorBidi" w:eastAsia="Calibri" w:hAnsiTheme="majorBidi" w:cstheme="majorBidi"/>
            <w:smallCaps w:val="0"/>
            <w:noProof/>
            <w:lang w:val="en-GB" w:eastAsia="en-US"/>
          </w:rPr>
          <w:t>FBS history and background</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_Toc428436467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68" w:history="1">
        <w:r w:rsidR="00F857C8" w:rsidRPr="00F31509">
          <w:rPr>
            <w:rStyle w:val="Hyperlink"/>
            <w:rFonts w:asciiTheme="majorBidi" w:hAnsiTheme="majorBidi" w:cstheme="majorBidi"/>
            <w:smallCaps w:val="0"/>
            <w:noProof/>
            <w:lang w:val="en-GB"/>
          </w:rPr>
          <w:t>Use and usefulness of FBS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_Toc428436468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69" w:history="1">
        <w:r w:rsidR="00F857C8" w:rsidRPr="00F31509">
          <w:rPr>
            <w:rStyle w:val="Hyperlink"/>
            <w:rFonts w:asciiTheme="majorBidi" w:eastAsia="Calibri" w:hAnsiTheme="majorBidi" w:cstheme="majorBidi"/>
            <w:smallCaps w:val="0"/>
            <w:noProof/>
            <w:lang w:val="en-GB" w:eastAsia="en-US"/>
          </w:rPr>
          <w:t>Limitations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_Toc428436469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w:t>
        </w:r>
        <w:r w:rsidRPr="00F31509">
          <w:rPr>
            <w:rFonts w:asciiTheme="majorBidi" w:hAnsiTheme="majorBidi" w:cstheme="majorBidi"/>
            <w:noProof/>
            <w:webHidden/>
            <w:lang w:val="en-GB"/>
          </w:rPr>
          <w:fldChar w:fldCharType="end"/>
        </w:r>
      </w:hyperlink>
    </w:p>
    <w:p w:rsidR="00F857C8" w:rsidRPr="00F31509" w:rsidRDefault="001C3696"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70" w:history="1">
        <w:r w:rsidR="00F857C8" w:rsidRPr="00F31509">
          <w:rPr>
            <w:rStyle w:val="Hyperlink"/>
            <w:rFonts w:asciiTheme="majorBidi" w:hAnsiTheme="majorBidi" w:cstheme="majorBidi"/>
            <w:smallCaps w:val="0"/>
            <w:noProof/>
            <w:szCs w:val="22"/>
            <w:lang w:val="en-GB"/>
          </w:rPr>
          <w:t>FBSs and SUAs, underlying data, sources, measurement and imputation</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_Toc428436470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17</w:t>
        </w:r>
        <w:r w:rsidRPr="00F31509">
          <w:rPr>
            <w:rFonts w:asciiTheme="majorBidi" w:hAnsiTheme="majorBidi" w:cstheme="majorBidi"/>
            <w:noProof/>
            <w:webHidden/>
            <w:szCs w:val="22"/>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1" w:history="1">
        <w:r w:rsidR="00F857C8" w:rsidRPr="00F31509">
          <w:rPr>
            <w:rStyle w:val="Hyperlink"/>
            <w:rFonts w:asciiTheme="majorBidi" w:hAnsiTheme="majorBidi" w:cstheme="majorBidi"/>
            <w:smallCaps w:val="0"/>
            <w:noProof/>
            <w:lang w:val="en-GB"/>
          </w:rPr>
          <w:t>FBSs and SUAs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2" w:history="1">
        <w:r w:rsidR="00F857C8" w:rsidRPr="00F31509">
          <w:rPr>
            <w:rStyle w:val="Hyperlink"/>
            <w:rFonts w:asciiTheme="majorBidi" w:hAnsiTheme="majorBidi" w:cstheme="majorBidi"/>
            <w:smallCaps w:val="0"/>
            <w:noProof/>
            <w:lang w:val="en-GB"/>
          </w:rPr>
          <w:t>Sources and collection of FBS data</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23</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3" w:history="1">
        <w:r w:rsidR="00F857C8" w:rsidRPr="00F31509">
          <w:rPr>
            <w:rStyle w:val="Hyperlink"/>
            <w:rFonts w:asciiTheme="majorBidi" w:hAnsiTheme="majorBidi" w:cstheme="majorBidi"/>
            <w:smallCaps w:val="0"/>
            <w:noProof/>
            <w:lang w:val="en-GB"/>
          </w:rPr>
          <w:t>Data collection for FBS compilation</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24</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4" w:history="1">
        <w:r w:rsidR="00F857C8" w:rsidRPr="00F31509">
          <w:rPr>
            <w:rStyle w:val="Hyperlink"/>
            <w:rFonts w:asciiTheme="majorBidi" w:hAnsiTheme="majorBidi" w:cstheme="majorBidi"/>
            <w:smallCaps w:val="0"/>
            <w:noProof/>
            <w:lang w:val="en-GB"/>
          </w:rPr>
          <w:t>Production estimates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25</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5" w:history="1">
        <w:r w:rsidR="00F857C8" w:rsidRPr="00F31509">
          <w:rPr>
            <w:rStyle w:val="Hyperlink"/>
            <w:rFonts w:asciiTheme="majorBidi" w:hAnsiTheme="majorBidi" w:cstheme="majorBidi"/>
            <w:smallCaps w:val="0"/>
            <w:noProof/>
            <w:lang w:val="en-GB"/>
          </w:rPr>
          <w:t>References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36</w:t>
        </w:r>
        <w:r w:rsidRPr="00F31509">
          <w:rPr>
            <w:rFonts w:asciiTheme="majorBidi" w:hAnsiTheme="majorBidi" w:cstheme="majorBidi"/>
            <w:noProof/>
            <w:webHidden/>
            <w:lang w:val="en-GB"/>
          </w:rPr>
          <w:fldChar w:fldCharType="end"/>
        </w:r>
      </w:hyperlink>
    </w:p>
    <w:p w:rsidR="00F857C8" w:rsidRPr="00F31509" w:rsidRDefault="001C3696"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76" w:history="1">
        <w:r w:rsidR="00F857C8" w:rsidRPr="00F31509">
          <w:rPr>
            <w:rStyle w:val="Hyperlink"/>
            <w:rFonts w:asciiTheme="majorBidi" w:hAnsiTheme="majorBidi" w:cstheme="majorBidi"/>
            <w:smallCaps w:val="0"/>
            <w:noProof/>
            <w:szCs w:val="22"/>
            <w:lang w:val="en-GB"/>
          </w:rPr>
          <w:t>Balancing and standardization</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_Toc428436476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39</w:t>
        </w:r>
        <w:r w:rsidRPr="00F31509">
          <w:rPr>
            <w:rFonts w:asciiTheme="majorBidi" w:hAnsiTheme="majorBidi" w:cstheme="majorBidi"/>
            <w:noProof/>
            <w:webHidden/>
            <w:szCs w:val="22"/>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7" w:history="1">
        <w:r w:rsidR="00F857C8" w:rsidRPr="00F31509">
          <w:rPr>
            <w:rStyle w:val="Hyperlink"/>
            <w:rFonts w:asciiTheme="majorBidi" w:hAnsiTheme="majorBidi" w:cstheme="majorBidi"/>
            <w:smallCaps w:val="0"/>
            <w:noProof/>
            <w:lang w:val="en-GB"/>
          </w:rPr>
          <w:t>The basic balance and the balancing mechanism</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39</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8" w:history="1">
        <w:r w:rsidR="00F857C8" w:rsidRPr="00F31509">
          <w:rPr>
            <w:rStyle w:val="Hyperlink"/>
            <w:rFonts w:asciiTheme="majorBidi" w:hAnsiTheme="majorBidi" w:cstheme="majorBidi"/>
            <w:smallCaps w:val="0"/>
            <w:noProof/>
            <w:lang w:val="en-GB"/>
          </w:rPr>
          <w:t>Standardization</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47</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9" w:history="1">
        <w:r w:rsidR="00F857C8" w:rsidRPr="00F31509">
          <w:rPr>
            <w:rStyle w:val="Hyperlink"/>
            <w:rFonts w:asciiTheme="majorBidi" w:hAnsiTheme="majorBidi" w:cstheme="majorBidi"/>
            <w:smallCaps w:val="0"/>
            <w:noProof/>
            <w:lang w:val="en-GB"/>
          </w:rPr>
          <w:t>SUAs and processed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49</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0" w:history="1">
        <w:r w:rsidR="00F857C8" w:rsidRPr="00F31509">
          <w:rPr>
            <w:rStyle w:val="Hyperlink"/>
            <w:rFonts w:asciiTheme="majorBidi" w:hAnsiTheme="majorBidi" w:cstheme="majorBidi"/>
            <w:smallCaps w:val="0"/>
            <w:noProof/>
            <w:lang w:val="en-GB"/>
          </w:rPr>
          <w:t>SUAs and commodity trees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49</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1" w:history="1">
        <w:r w:rsidR="00F857C8" w:rsidRPr="00F31509">
          <w:rPr>
            <w:rStyle w:val="Hyperlink"/>
            <w:rFonts w:asciiTheme="majorBidi" w:hAnsiTheme="majorBidi" w:cstheme="majorBidi"/>
            <w:smallCaps w:val="0"/>
            <w:noProof/>
            <w:lang w:val="en-GB"/>
          </w:rPr>
          <w:t>Standardization and trade</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53</w:t>
        </w:r>
        <w:r w:rsidRPr="00F31509">
          <w:rPr>
            <w:rFonts w:asciiTheme="majorBidi" w:hAnsiTheme="majorBidi" w:cstheme="majorBidi"/>
            <w:noProof/>
            <w:webHidden/>
            <w:lang w:val="en-GB"/>
          </w:rPr>
          <w:fldChar w:fldCharType="end"/>
        </w:r>
      </w:hyperlink>
    </w:p>
    <w:p w:rsidR="00F857C8" w:rsidRPr="00F31509" w:rsidRDefault="001C3696"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82" w:history="1">
        <w:r w:rsidR="00F857C8" w:rsidRPr="00F31509">
          <w:rPr>
            <w:rStyle w:val="Hyperlink"/>
            <w:rFonts w:asciiTheme="majorBidi" w:hAnsiTheme="majorBidi" w:cstheme="majorBidi"/>
            <w:smallCaps w:val="0"/>
            <w:noProof/>
            <w:szCs w:val="22"/>
            <w:lang w:val="en-GB"/>
          </w:rPr>
          <w:t>Imputation Methods</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_Toc428436482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55</w:t>
        </w:r>
        <w:r w:rsidRPr="00F31509">
          <w:rPr>
            <w:rFonts w:asciiTheme="majorBidi" w:hAnsiTheme="majorBidi" w:cstheme="majorBidi"/>
            <w:noProof/>
            <w:webHidden/>
            <w:szCs w:val="22"/>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3" w:history="1">
        <w:r w:rsidR="00F857C8" w:rsidRPr="00F31509">
          <w:rPr>
            <w:rStyle w:val="Hyperlink"/>
            <w:rFonts w:asciiTheme="majorBidi" w:hAnsiTheme="majorBidi" w:cstheme="majorBidi"/>
            <w:smallCaps w:val="0"/>
            <w:noProof/>
            <w:lang w:val="en-GB"/>
          </w:rPr>
          <w:t>Production</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55</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4" w:history="1">
        <w:r w:rsidR="00F857C8" w:rsidRPr="00F31509">
          <w:rPr>
            <w:rStyle w:val="Hyperlink"/>
            <w:rFonts w:asciiTheme="majorBidi" w:hAnsiTheme="majorBidi" w:cstheme="majorBidi"/>
            <w:smallCaps w:val="0"/>
            <w:noProof/>
            <w:lang w:val="en-GB"/>
          </w:rPr>
          <w:t>Imputation of production data</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55</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5" w:history="1">
        <w:r w:rsidR="00F857C8" w:rsidRPr="00F31509">
          <w:rPr>
            <w:rStyle w:val="Hyperlink"/>
            <w:rFonts w:asciiTheme="majorBidi" w:hAnsiTheme="majorBidi" w:cstheme="majorBidi"/>
            <w:smallCaps w:val="0"/>
            <w:noProof/>
            <w:lang w:val="en-GB"/>
          </w:rPr>
          <w:t>Trade</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59</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6" w:history="1">
        <w:r w:rsidR="00F857C8" w:rsidRPr="00F31509">
          <w:rPr>
            <w:rStyle w:val="Hyperlink"/>
            <w:rFonts w:asciiTheme="majorBidi" w:hAnsiTheme="majorBidi" w:cstheme="majorBidi"/>
            <w:smallCaps w:val="0"/>
            <w:noProof/>
            <w:lang w:val="en-GB"/>
          </w:rPr>
          <w:t>Stocks and Stock Changes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68</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7" w:history="1">
        <w:r w:rsidR="00F857C8" w:rsidRPr="00F31509">
          <w:rPr>
            <w:rStyle w:val="Hyperlink"/>
            <w:rFonts w:asciiTheme="majorBidi" w:hAnsiTheme="majorBidi" w:cstheme="majorBidi"/>
            <w:smallCaps w:val="0"/>
            <w:noProof/>
            <w:lang w:val="en-GB"/>
          </w:rPr>
          <w:t>Feed use</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77</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8" w:history="1">
        <w:r w:rsidR="00F857C8" w:rsidRPr="00F31509">
          <w:rPr>
            <w:rStyle w:val="Hyperlink"/>
            <w:rFonts w:asciiTheme="majorBidi" w:hAnsiTheme="majorBidi" w:cstheme="majorBidi"/>
            <w:smallCaps w:val="0"/>
            <w:noProof/>
            <w:lang w:val="en-GB"/>
          </w:rPr>
          <w:t>A brief review of the previous methodology</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77</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9" w:history="1">
        <w:r w:rsidR="00F857C8" w:rsidRPr="00F31509">
          <w:rPr>
            <w:rStyle w:val="Hyperlink"/>
            <w:rFonts w:asciiTheme="majorBidi" w:hAnsiTheme="majorBidi" w:cstheme="majorBidi"/>
            <w:smallCaps w:val="0"/>
            <w:noProof/>
            <w:lang w:val="en-GB"/>
          </w:rPr>
          <w:t>Food</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91</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0" w:history="1">
        <w:r w:rsidR="00F857C8" w:rsidRPr="00F31509">
          <w:rPr>
            <w:rStyle w:val="Hyperlink"/>
            <w:rFonts w:asciiTheme="majorBidi" w:hAnsiTheme="majorBidi" w:cstheme="majorBidi"/>
            <w:smallCaps w:val="0"/>
            <w:noProof/>
            <w:lang w:val="en-GB"/>
          </w:rPr>
          <w:t>Tourist Consumption</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95</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1" w:history="1">
        <w:r w:rsidR="00F857C8" w:rsidRPr="00F31509">
          <w:rPr>
            <w:rStyle w:val="Hyperlink"/>
            <w:rFonts w:asciiTheme="majorBidi" w:hAnsiTheme="majorBidi" w:cstheme="majorBidi"/>
            <w:smallCaps w:val="0"/>
            <w:noProof/>
            <w:lang w:val="en-GB"/>
          </w:rPr>
          <w:t>Industrial use</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97</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2" w:history="1">
        <w:r w:rsidR="00F857C8" w:rsidRPr="00F31509">
          <w:rPr>
            <w:rStyle w:val="Hyperlink"/>
            <w:rFonts w:asciiTheme="majorBidi" w:hAnsiTheme="majorBidi" w:cstheme="majorBidi"/>
            <w:smallCaps w:val="0"/>
            <w:noProof/>
            <w:lang w:val="en-GB"/>
          </w:rPr>
          <w:t>Food losses and waste (FLW)</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101</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3" w:history="1">
        <w:r w:rsidR="00F857C8" w:rsidRPr="00F31509">
          <w:rPr>
            <w:rStyle w:val="Hyperlink"/>
            <w:rFonts w:asciiTheme="majorBidi" w:hAnsiTheme="majorBidi" w:cstheme="majorBidi"/>
            <w:smallCaps w:val="0"/>
            <w:noProof/>
            <w:lang w:val="en-GB"/>
          </w:rPr>
          <w:t>Seed use</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106</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4" w:history="1">
        <w:r w:rsidR="00F857C8" w:rsidRPr="00F31509">
          <w:rPr>
            <w:rStyle w:val="Hyperlink"/>
            <w:rFonts w:asciiTheme="majorBidi" w:hAnsiTheme="majorBidi" w:cstheme="majorBidi"/>
            <w:smallCaps w:val="0"/>
            <w:noProof/>
            <w:lang w:val="en-GB"/>
          </w:rPr>
          <w:t>Residual other uses (ROU)</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108</w:t>
        </w:r>
        <w:r w:rsidRPr="00F31509">
          <w:rPr>
            <w:rFonts w:asciiTheme="majorBidi" w:hAnsiTheme="majorBidi" w:cstheme="majorBidi"/>
            <w:noProof/>
            <w:webHidden/>
            <w:lang w:val="en-GB"/>
          </w:rPr>
          <w:fldChar w:fldCharType="end"/>
        </w:r>
      </w:hyperlink>
    </w:p>
    <w:p w:rsidR="00F857C8" w:rsidRPr="00F31509" w:rsidRDefault="001C3696"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95" w:history="1">
        <w:r w:rsidR="00F857C8" w:rsidRPr="00F31509">
          <w:rPr>
            <w:rStyle w:val="Hyperlink"/>
            <w:rFonts w:asciiTheme="majorBidi" w:hAnsiTheme="majorBidi" w:cstheme="majorBidi"/>
            <w:smallCaps w:val="0"/>
            <w:noProof/>
            <w:szCs w:val="22"/>
            <w:lang w:val="en-GB"/>
          </w:rPr>
          <w:t>The Food Balance Sheets Compilation: a step-by-step introduction</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_Toc428436495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109</w:t>
        </w:r>
        <w:r w:rsidRPr="00F31509">
          <w:rPr>
            <w:rFonts w:asciiTheme="majorBidi" w:hAnsiTheme="majorBidi" w:cstheme="majorBidi"/>
            <w:noProof/>
            <w:webHidden/>
            <w:szCs w:val="22"/>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6" w:history="1">
        <w:r w:rsidR="00F857C8" w:rsidRPr="00F31509">
          <w:rPr>
            <w:rStyle w:val="Hyperlink"/>
            <w:rFonts w:asciiTheme="majorBidi" w:hAnsiTheme="majorBidi" w:cstheme="majorBidi"/>
            <w:smallCaps w:val="0"/>
            <w:noProof/>
            <w:lang w:val="en-GB"/>
          </w:rPr>
          <w:t>Wheat</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109</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7" w:history="1">
        <w:r w:rsidR="00F857C8" w:rsidRPr="00F31509">
          <w:rPr>
            <w:rStyle w:val="Hyperlink"/>
            <w:rFonts w:asciiTheme="majorBidi" w:hAnsiTheme="majorBidi" w:cstheme="majorBidi"/>
            <w:smallCaps w:val="0"/>
            <w:noProof/>
            <w:lang w:val="en-GB"/>
          </w:rPr>
          <w:t>Sugar</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123</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8" w:history="1">
        <w:r w:rsidR="00F857C8" w:rsidRPr="00F31509">
          <w:rPr>
            <w:rStyle w:val="Hyperlink"/>
            <w:rFonts w:asciiTheme="majorBidi" w:hAnsiTheme="majorBidi" w:cstheme="majorBidi"/>
            <w:smallCaps w:val="0"/>
            <w:noProof/>
            <w:lang w:val="en-GB"/>
          </w:rPr>
          <w:t>Palm Oil</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132</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9" w:history="1">
        <w:r w:rsidR="00F857C8" w:rsidRPr="00F31509">
          <w:rPr>
            <w:rStyle w:val="Hyperlink"/>
            <w:rFonts w:asciiTheme="majorBidi" w:hAnsiTheme="majorBidi" w:cstheme="majorBidi"/>
            <w:smallCaps w:val="0"/>
            <w:noProof/>
            <w:lang w:val="en-GB"/>
          </w:rPr>
          <w:t>Key processing steps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143</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0" w:history="1">
        <w:r w:rsidR="00F857C8" w:rsidRPr="00F31509">
          <w:rPr>
            <w:rStyle w:val="Hyperlink"/>
            <w:rFonts w:asciiTheme="majorBidi" w:hAnsiTheme="majorBidi" w:cstheme="majorBidi"/>
            <w:smallCaps w:val="0"/>
            <w:noProof/>
            <w:lang w:val="en-GB"/>
          </w:rPr>
          <w:t>Trade flow aggregation and commodity balances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151</w:t>
        </w:r>
        <w:r w:rsidRPr="00F31509">
          <w:rPr>
            <w:rFonts w:asciiTheme="majorBidi" w:hAnsiTheme="majorBidi" w:cstheme="majorBidi"/>
            <w:noProof/>
            <w:webHidden/>
            <w:lang w:val="en-GB"/>
          </w:rPr>
          <w:fldChar w:fldCharType="end"/>
        </w:r>
      </w:hyperlink>
    </w:p>
    <w:p w:rsidR="00F857C8" w:rsidRPr="00F31509" w:rsidRDefault="001C3696"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501" w:history="1">
        <w:r w:rsidR="00F857C8" w:rsidRPr="00F31509">
          <w:rPr>
            <w:rStyle w:val="Hyperlink"/>
            <w:rFonts w:asciiTheme="majorBidi" w:hAnsiTheme="majorBidi" w:cstheme="majorBidi"/>
            <w:smallCaps w:val="0"/>
            <w:noProof/>
            <w:szCs w:val="22"/>
            <w:lang w:val="en-GB"/>
          </w:rPr>
          <w:t>Commodity Classifications</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_Toc428436501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154</w:t>
        </w:r>
        <w:r w:rsidRPr="00F31509">
          <w:rPr>
            <w:rFonts w:asciiTheme="majorBidi" w:hAnsiTheme="majorBidi" w:cstheme="majorBidi"/>
            <w:noProof/>
            <w:webHidden/>
            <w:szCs w:val="22"/>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2" w:history="1">
        <w:r w:rsidR="00F857C8" w:rsidRPr="00F31509">
          <w:rPr>
            <w:rStyle w:val="Hyperlink"/>
            <w:rFonts w:asciiTheme="majorBidi" w:hAnsiTheme="majorBidi" w:cstheme="majorBidi"/>
            <w:smallCaps w:val="0"/>
            <w:noProof/>
            <w:lang w:val="en-GB"/>
          </w:rPr>
          <w:t>Overview of classification systems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154</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3" w:history="1">
        <w:r w:rsidR="00F857C8" w:rsidRPr="00F31509">
          <w:rPr>
            <w:rStyle w:val="Hyperlink"/>
            <w:rFonts w:asciiTheme="majorBidi" w:hAnsiTheme="majorBidi" w:cstheme="majorBidi"/>
            <w:smallCaps w:val="0"/>
            <w:noProof/>
            <w:lang w:val="en-GB"/>
          </w:rPr>
          <w:t>CPC implementation in the production domain</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159</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4" w:history="1">
        <w:r w:rsidR="00F857C8" w:rsidRPr="00F31509">
          <w:rPr>
            <w:rStyle w:val="Hyperlink"/>
            <w:rFonts w:asciiTheme="majorBidi" w:hAnsiTheme="majorBidi" w:cstheme="majorBidi"/>
            <w:smallCaps w:val="0"/>
            <w:noProof/>
            <w:lang w:val="en-GB"/>
          </w:rPr>
          <w:t>CPC implementation for SUA and FBS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160</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5" w:history="1">
        <w:r w:rsidR="00F857C8" w:rsidRPr="00F31509">
          <w:rPr>
            <w:rStyle w:val="Hyperlink"/>
            <w:rFonts w:asciiTheme="majorBidi" w:hAnsiTheme="majorBidi" w:cstheme="majorBidi"/>
            <w:smallCaps w:val="0"/>
            <w:noProof/>
            <w:lang w:val="en-GB"/>
          </w:rPr>
          <w:t>Appendix 1</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166</w:t>
        </w:r>
        <w:r w:rsidRPr="00F31509">
          <w:rPr>
            <w:rFonts w:asciiTheme="majorBidi" w:hAnsiTheme="majorBidi" w:cstheme="majorBidi"/>
            <w:noProof/>
            <w:webHidden/>
            <w:lang w:val="en-GB"/>
          </w:rPr>
          <w:fldChar w:fldCharType="end"/>
        </w:r>
      </w:hyperlink>
    </w:p>
    <w:p w:rsidR="00F857C8" w:rsidRPr="00F31509" w:rsidRDefault="001C3696"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506" w:history="1">
        <w:r w:rsidR="00F857C8" w:rsidRPr="00F31509">
          <w:rPr>
            <w:rStyle w:val="Hyperlink"/>
            <w:rFonts w:asciiTheme="majorBidi" w:hAnsiTheme="majorBidi" w:cstheme="majorBidi"/>
            <w:smallCaps w:val="0"/>
            <w:noProof/>
            <w:szCs w:val="22"/>
            <w:lang w:val="en-GB"/>
          </w:rPr>
          <w:t>Concepts and Definitions used in FAO Food Balance Sheets</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_Toc428436506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170</w:t>
        </w:r>
        <w:r w:rsidRPr="00F31509">
          <w:rPr>
            <w:rFonts w:asciiTheme="majorBidi" w:hAnsiTheme="majorBidi" w:cstheme="majorBidi"/>
            <w:noProof/>
            <w:webHidden/>
            <w:szCs w:val="22"/>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7" w:history="1">
        <w:r w:rsidR="00F857C8" w:rsidRPr="00F31509">
          <w:rPr>
            <w:rStyle w:val="Hyperlink"/>
            <w:rFonts w:asciiTheme="majorBidi" w:eastAsiaTheme="majorEastAsia" w:hAnsiTheme="majorBidi" w:cstheme="majorBidi"/>
            <w:smallCaps w:val="0"/>
            <w:noProof/>
            <w:lang w:val="en-GB" w:eastAsia="it-IT"/>
          </w:rPr>
          <w:t>Commodity Coverage</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170</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8" w:history="1">
        <w:r w:rsidR="00F857C8" w:rsidRPr="00F31509">
          <w:rPr>
            <w:rStyle w:val="Hyperlink"/>
            <w:rFonts w:asciiTheme="majorBidi" w:hAnsiTheme="majorBidi" w:cstheme="majorBidi"/>
            <w:smallCaps w:val="0"/>
            <w:noProof/>
            <w:lang w:val="en-GB"/>
          </w:rPr>
          <w:t>Cereals and cereal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170</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9" w:history="1">
        <w:r w:rsidR="00F857C8" w:rsidRPr="00F31509">
          <w:rPr>
            <w:rStyle w:val="Hyperlink"/>
            <w:rFonts w:asciiTheme="majorBidi" w:hAnsiTheme="majorBidi" w:cstheme="majorBidi"/>
            <w:smallCaps w:val="0"/>
            <w:noProof/>
            <w:lang w:val="en-GB"/>
          </w:rPr>
          <w:t>Roots and Tubers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174</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0" w:history="1">
        <w:r w:rsidR="00F857C8" w:rsidRPr="00F31509">
          <w:rPr>
            <w:rStyle w:val="Hyperlink"/>
            <w:rFonts w:asciiTheme="majorBidi" w:eastAsiaTheme="majorEastAsia" w:hAnsiTheme="majorBidi" w:cstheme="majorBidi"/>
            <w:smallCaps w:val="0"/>
            <w:noProof/>
            <w:lang w:val="en-GB" w:eastAsia="it-IT"/>
          </w:rPr>
          <w:t>Sugar crops and sweeteners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176</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1" w:history="1">
        <w:r w:rsidR="00F857C8" w:rsidRPr="00F31509">
          <w:rPr>
            <w:rStyle w:val="Hyperlink"/>
            <w:rFonts w:asciiTheme="majorBidi" w:hAnsiTheme="majorBidi" w:cstheme="majorBidi"/>
            <w:smallCaps w:val="0"/>
            <w:noProof/>
            <w:lang w:val="en-GB"/>
          </w:rPr>
          <w:t>Pulses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179</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2" w:history="1">
        <w:r w:rsidR="00F857C8" w:rsidRPr="00F31509">
          <w:rPr>
            <w:rStyle w:val="Hyperlink"/>
            <w:rFonts w:asciiTheme="majorBidi" w:hAnsiTheme="majorBidi" w:cstheme="majorBidi"/>
            <w:smallCaps w:val="0"/>
            <w:noProof/>
            <w:lang w:val="en-GB"/>
          </w:rPr>
          <w:t>Nuts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181</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3" w:history="1">
        <w:r w:rsidR="00F857C8" w:rsidRPr="00F31509">
          <w:rPr>
            <w:rStyle w:val="Hyperlink"/>
            <w:rFonts w:asciiTheme="majorBidi" w:eastAsiaTheme="majorEastAsia" w:hAnsiTheme="majorBidi" w:cstheme="majorBidi"/>
            <w:smallCaps w:val="0"/>
            <w:noProof/>
            <w:lang w:val="en-GB" w:eastAsia="it-IT"/>
          </w:rPr>
          <w:t>Oil-bearing crops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183</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4" w:history="1">
        <w:r w:rsidR="00F857C8" w:rsidRPr="00F31509">
          <w:rPr>
            <w:rStyle w:val="Hyperlink"/>
            <w:rFonts w:asciiTheme="majorBidi" w:eastAsiaTheme="majorEastAsia" w:hAnsiTheme="majorBidi" w:cstheme="majorBidi"/>
            <w:smallCaps w:val="0"/>
            <w:noProof/>
            <w:lang w:val="en-GB" w:eastAsia="it-IT"/>
          </w:rPr>
          <w:t>Vegetable oils and fats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187</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5" w:history="1">
        <w:r w:rsidR="00F857C8" w:rsidRPr="00F31509">
          <w:rPr>
            <w:rStyle w:val="Hyperlink"/>
            <w:rFonts w:asciiTheme="majorBidi" w:eastAsiaTheme="majorEastAsia" w:hAnsiTheme="majorBidi" w:cstheme="majorBidi"/>
            <w:smallCaps w:val="0"/>
            <w:noProof/>
            <w:lang w:val="en-GB" w:eastAsia="it-IT"/>
          </w:rPr>
          <w:t>Vegetables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190</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6" w:history="1">
        <w:r w:rsidR="00F857C8" w:rsidRPr="00F31509">
          <w:rPr>
            <w:rStyle w:val="Hyperlink"/>
            <w:rFonts w:asciiTheme="majorBidi" w:eastAsiaTheme="majorEastAsia" w:hAnsiTheme="majorBidi" w:cstheme="majorBidi"/>
            <w:smallCaps w:val="0"/>
            <w:noProof/>
            <w:lang w:val="en-GB" w:eastAsia="it-IT"/>
          </w:rPr>
          <w:t>Fruits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193</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7" w:history="1">
        <w:r w:rsidR="00F857C8" w:rsidRPr="00F31509">
          <w:rPr>
            <w:rStyle w:val="Hyperlink"/>
            <w:rFonts w:asciiTheme="majorBidi" w:eastAsiaTheme="majorEastAsia" w:hAnsiTheme="majorBidi" w:cstheme="majorBidi"/>
            <w:smallCaps w:val="0"/>
            <w:noProof/>
            <w:lang w:val="en-GB" w:eastAsia="it-IT"/>
          </w:rPr>
          <w:t>Stimulant crops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197</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8" w:history="1">
        <w:r w:rsidR="00F857C8" w:rsidRPr="00F31509">
          <w:rPr>
            <w:rStyle w:val="Hyperlink"/>
            <w:rFonts w:asciiTheme="majorBidi" w:eastAsiaTheme="majorEastAsia" w:hAnsiTheme="majorBidi" w:cstheme="majorBidi"/>
            <w:smallCaps w:val="0"/>
            <w:noProof/>
            <w:lang w:val="en-GB" w:eastAsia="it-IT"/>
          </w:rPr>
          <w:t>Spices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199</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9" w:history="1">
        <w:r w:rsidR="00F857C8" w:rsidRPr="00F31509">
          <w:rPr>
            <w:rStyle w:val="Hyperlink"/>
            <w:rFonts w:asciiTheme="majorBidi" w:eastAsiaTheme="majorEastAsia" w:hAnsiTheme="majorBidi" w:cstheme="majorBidi"/>
            <w:smallCaps w:val="0"/>
            <w:noProof/>
            <w:lang w:val="en-GB" w:eastAsia="it-IT"/>
          </w:rPr>
          <w:t>Alcoholic beverages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201</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20" w:history="1">
        <w:r w:rsidR="00F857C8" w:rsidRPr="00F31509">
          <w:rPr>
            <w:rStyle w:val="Hyperlink"/>
            <w:rFonts w:asciiTheme="majorBidi" w:eastAsiaTheme="majorEastAsia" w:hAnsiTheme="majorBidi" w:cstheme="majorBidi"/>
            <w:smallCaps w:val="0"/>
            <w:noProof/>
            <w:lang w:val="en-GB" w:eastAsia="it-IT"/>
          </w:rPr>
          <w:t>Products from slaughtered animals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_Toc428436520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204</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21" w:history="1">
        <w:r w:rsidR="00F857C8" w:rsidRPr="00F31509">
          <w:rPr>
            <w:rStyle w:val="Hyperlink"/>
            <w:rFonts w:asciiTheme="majorBidi" w:eastAsiaTheme="majorEastAsia" w:hAnsiTheme="majorBidi" w:cstheme="majorBidi"/>
            <w:smallCaps w:val="0"/>
            <w:noProof/>
            <w:lang w:val="en-GB" w:eastAsia="it-IT"/>
          </w:rPr>
          <w:t>Animal fats and oils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_Toc428436521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207</w:t>
        </w:r>
        <w:r w:rsidRPr="00F31509">
          <w:rPr>
            <w:rFonts w:asciiTheme="majorBidi" w:hAnsiTheme="majorBidi" w:cstheme="majorBidi"/>
            <w:noProof/>
            <w:webHidden/>
            <w:lang w:val="en-GB"/>
          </w:rPr>
          <w:fldChar w:fldCharType="end"/>
        </w:r>
      </w:hyperlink>
    </w:p>
    <w:p w:rsidR="00F857C8" w:rsidRPr="00F31509" w:rsidRDefault="001C36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22" w:history="1">
        <w:r w:rsidR="00F857C8" w:rsidRPr="00F31509">
          <w:rPr>
            <w:rStyle w:val="Hyperlink"/>
            <w:rFonts w:asciiTheme="majorBidi" w:eastAsiaTheme="majorEastAsia" w:hAnsiTheme="majorBidi" w:cstheme="majorBidi"/>
            <w:smallCaps w:val="0"/>
            <w:noProof/>
            <w:lang w:val="en-GB" w:eastAsia="it-IT"/>
          </w:rPr>
          <w:t>Products from live animals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_Toc428436522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208</w:t>
        </w:r>
        <w:r w:rsidRPr="00F31509">
          <w:rPr>
            <w:rFonts w:asciiTheme="majorBidi" w:hAnsiTheme="majorBidi" w:cstheme="majorBidi"/>
            <w:noProof/>
            <w:webHidden/>
            <w:lang w:val="en-GB"/>
          </w:rPr>
          <w:fldChar w:fldCharType="end"/>
        </w:r>
      </w:hyperlink>
    </w:p>
    <w:p w:rsidR="00982B99" w:rsidRPr="00F31509" w:rsidRDefault="001C3696" w:rsidP="00982B99">
      <w:pPr>
        <w:rPr>
          <w:rFonts w:asciiTheme="majorBidi" w:hAnsiTheme="majorBidi" w:cstheme="majorBidi"/>
          <w:lang w:val="en-GB" w:eastAsia="en-US"/>
        </w:rPr>
      </w:pPr>
      <w:r w:rsidRPr="00F31509">
        <w:rPr>
          <w:rFonts w:asciiTheme="majorBidi" w:hAnsiTheme="majorBidi" w:cstheme="majorBidi"/>
          <w:lang w:val="en-GB" w:eastAsia="en-US"/>
        </w:rPr>
        <w:fldChar w:fldCharType="end"/>
      </w:r>
    </w:p>
    <w:p w:rsidR="00982B99" w:rsidRPr="00F31509" w:rsidRDefault="00982B99" w:rsidP="00982B99">
      <w:pPr>
        <w:pStyle w:val="Title"/>
        <w:rPr>
          <w:rFonts w:asciiTheme="majorBidi" w:hAnsiTheme="majorBidi"/>
          <w:lang w:val="en-GB"/>
        </w:rPr>
      </w:pPr>
    </w:p>
    <w:p w:rsidR="00982B99" w:rsidRPr="00F31509" w:rsidRDefault="00982B99" w:rsidP="00374C82">
      <w:pPr>
        <w:pStyle w:val="Heading1"/>
        <w:rPr>
          <w:rFonts w:asciiTheme="majorBidi" w:eastAsiaTheme="majorEastAsia" w:hAnsiTheme="majorBidi" w:cstheme="majorBidi"/>
          <w:lang w:eastAsia="en-US"/>
        </w:rPr>
      </w:pPr>
      <w:bookmarkStart w:id="6" w:name="_Toc428436035"/>
      <w:bookmarkStart w:id="7" w:name="_Toc428436336"/>
      <w:bookmarkStart w:id="8" w:name="_Toc428436462"/>
      <w:r w:rsidRPr="00F31509">
        <w:rPr>
          <w:rFonts w:asciiTheme="majorBidi" w:eastAsiaTheme="majorEastAsia" w:hAnsiTheme="majorBidi" w:cstheme="majorBidi"/>
          <w:lang w:eastAsia="en-US"/>
        </w:rPr>
        <w:lastRenderedPageBreak/>
        <w:t>List of Tables</w:t>
      </w:r>
      <w:bookmarkEnd w:id="6"/>
      <w:bookmarkEnd w:id="7"/>
      <w:bookmarkEnd w:id="8"/>
    </w:p>
    <w:p w:rsidR="00982B99" w:rsidRPr="00F31509" w:rsidRDefault="00982B99" w:rsidP="00982B99">
      <w:pPr>
        <w:rPr>
          <w:rFonts w:asciiTheme="majorBidi" w:hAnsiTheme="majorBidi" w:cstheme="majorBidi"/>
          <w:lang w:val="en-GB" w:eastAsia="en-US"/>
        </w:rPr>
      </w:pPr>
    </w:p>
    <w:p w:rsidR="00AA5F53" w:rsidRPr="00F31509" w:rsidRDefault="001C3696">
      <w:pPr>
        <w:pStyle w:val="TableofFigures"/>
        <w:tabs>
          <w:tab w:val="right" w:leader="dot" w:pos="9016"/>
        </w:tabs>
        <w:rPr>
          <w:rFonts w:asciiTheme="majorBidi" w:hAnsiTheme="majorBidi" w:cstheme="majorBidi"/>
          <w:noProof/>
          <w:lang w:val="en-GB" w:eastAsia="en-US"/>
        </w:rPr>
      </w:pPr>
      <w:r w:rsidRPr="001C3696">
        <w:rPr>
          <w:rFonts w:asciiTheme="majorBidi" w:hAnsiTheme="majorBidi" w:cstheme="majorBidi"/>
          <w:lang w:val="en-GB"/>
        </w:rPr>
        <w:fldChar w:fldCharType="begin"/>
      </w:r>
      <w:r w:rsidR="00982B99" w:rsidRPr="00F31509">
        <w:rPr>
          <w:rFonts w:asciiTheme="majorBidi" w:hAnsiTheme="majorBidi" w:cstheme="majorBidi"/>
          <w:lang w:val="en-GB"/>
        </w:rPr>
        <w:instrText xml:space="preserve"> TOC \h \z \c "Table" </w:instrText>
      </w:r>
      <w:r w:rsidRPr="001C3696">
        <w:rPr>
          <w:rFonts w:asciiTheme="majorBidi" w:hAnsiTheme="majorBidi" w:cstheme="majorBidi"/>
          <w:lang w:val="en-GB"/>
        </w:rPr>
        <w:fldChar w:fldCharType="separate"/>
      </w:r>
      <w:hyperlink w:anchor="_Toc428423540" w:history="1">
        <w:r w:rsidR="00AA5F53" w:rsidRPr="00F31509">
          <w:rPr>
            <w:rStyle w:val="Hyperlink"/>
            <w:rFonts w:asciiTheme="majorBidi" w:hAnsiTheme="majorBidi" w:cstheme="majorBidi"/>
            <w:smallCaps w:val="0"/>
            <w:noProof/>
            <w:lang w:val="en-GB"/>
          </w:rPr>
          <w:t>Table 1: Basic and auxiliary variables to produce FBSs and SUAs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20</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41" w:history="1">
        <w:r w:rsidR="00AA5F53" w:rsidRPr="00F31509">
          <w:rPr>
            <w:rStyle w:val="Hyperlink"/>
            <w:rFonts w:asciiTheme="majorBidi" w:hAnsiTheme="majorBidi" w:cstheme="majorBidi"/>
            <w:smallCaps w:val="0"/>
            <w:noProof/>
            <w:lang w:val="en-GB"/>
          </w:rPr>
          <w:t>Table 2: Proportion of data for FBS compilation collected from official sources, 2011-2013, in percent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22</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42" w:history="1">
        <w:r w:rsidR="00AA5F53" w:rsidRPr="00F31509">
          <w:rPr>
            <w:rStyle w:val="Hyperlink"/>
            <w:rFonts w:asciiTheme="majorBidi" w:hAnsiTheme="majorBidi" w:cstheme="majorBidi"/>
            <w:smallCaps w:val="0"/>
            <w:noProof/>
            <w:lang w:val="en-GB"/>
          </w:rPr>
          <w:t>Table 3</w:t>
        </w:r>
        <w:r w:rsidR="00AA5F53" w:rsidRPr="00F31509">
          <w:rPr>
            <w:rStyle w:val="Hyperlink"/>
            <w:rFonts w:asciiTheme="majorBidi" w:hAnsiTheme="majorBidi" w:cstheme="majorBidi"/>
            <w:b/>
            <w:smallCaps w:val="0"/>
            <w:noProof/>
            <w:lang w:val="en-GB"/>
          </w:rPr>
          <w:t>:</w:t>
        </w:r>
        <w:r w:rsidR="00AA5F53" w:rsidRPr="00F31509">
          <w:rPr>
            <w:rStyle w:val="Hyperlink"/>
            <w:rFonts w:asciiTheme="majorBidi" w:hAnsiTheme="majorBidi" w:cstheme="majorBidi"/>
            <w:bCs/>
            <w:smallCaps w:val="0"/>
            <w:noProof/>
            <w:lang w:val="en-GB"/>
          </w:rPr>
          <w:t xml:space="preserve"> Confidence levels based on FAOSTAT flags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43</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43" w:history="1">
        <w:r w:rsidR="00AA5F53" w:rsidRPr="00F31509">
          <w:rPr>
            <w:rStyle w:val="Hyperlink"/>
            <w:rFonts w:asciiTheme="majorBidi" w:hAnsiTheme="majorBidi" w:cstheme="majorBidi"/>
            <w:smallCaps w:val="0"/>
            <w:noProof/>
            <w:lang w:val="en-GB"/>
          </w:rPr>
          <w:t>Table 4: Trade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56</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44" w:history="1">
        <w:r w:rsidR="00AA5F53" w:rsidRPr="00F31509">
          <w:rPr>
            <w:rStyle w:val="Hyperlink"/>
            <w:rFonts w:asciiTheme="majorBidi" w:hAnsiTheme="majorBidi" w:cstheme="majorBidi"/>
            <w:smallCaps w:val="0"/>
            <w:noProof/>
            <w:lang w:val="en-GB"/>
          </w:rPr>
          <w:t>Table 5: Initial, empty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91</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45" w:history="1">
        <w:r w:rsidR="00AA5F53" w:rsidRPr="00F31509">
          <w:rPr>
            <w:rStyle w:val="Hyperlink"/>
            <w:rFonts w:asciiTheme="majorBidi" w:hAnsiTheme="majorBidi" w:cstheme="majorBidi"/>
            <w:smallCaps w:val="0"/>
            <w:noProof/>
            <w:lang w:val="en-GB"/>
          </w:rPr>
          <w:t>Table 6: Introducing production into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92</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46" w:history="1">
        <w:r w:rsidR="00AA5F53" w:rsidRPr="00F31509">
          <w:rPr>
            <w:rStyle w:val="Hyperlink"/>
            <w:rFonts w:asciiTheme="majorBidi" w:hAnsiTheme="majorBidi" w:cstheme="majorBidi"/>
            <w:smallCaps w:val="0"/>
            <w:noProof/>
            <w:lang w:val="en-GB"/>
          </w:rPr>
          <w:t>Table 7: Adding yield estimates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93</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47" w:history="1">
        <w:r w:rsidR="00AA5F53" w:rsidRPr="00F31509">
          <w:rPr>
            <w:rStyle w:val="Hyperlink"/>
            <w:rFonts w:asciiTheme="majorBidi" w:hAnsiTheme="majorBidi" w:cstheme="majorBidi"/>
            <w:smallCaps w:val="0"/>
            <w:noProof/>
            <w:lang w:val="en-GB"/>
          </w:rPr>
          <w:t>Table 8: Completing the SUA table for wheat production</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93</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48" w:history="1">
        <w:r w:rsidR="00AA5F53" w:rsidRPr="00F31509">
          <w:rPr>
            <w:rStyle w:val="Hyperlink"/>
            <w:rFonts w:asciiTheme="majorBidi" w:hAnsiTheme="majorBidi" w:cstheme="majorBidi"/>
            <w:smallCaps w:val="0"/>
            <w:noProof/>
            <w:lang w:val="en-GB"/>
          </w:rPr>
          <w:t>Table 9: Introducing estimates for wheat and flour production in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94</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49" w:history="1">
        <w:r w:rsidR="00AA5F53" w:rsidRPr="00F31509">
          <w:rPr>
            <w:rStyle w:val="Hyperlink"/>
            <w:rFonts w:asciiTheme="majorBidi" w:hAnsiTheme="majorBidi" w:cstheme="majorBidi"/>
            <w:smallCaps w:val="0"/>
            <w:noProof/>
            <w:lang w:val="en-GB"/>
          </w:rPr>
          <w:t>Table 10: Trade flow information for wheat and products at HS6 disaggregation</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94</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50" w:history="1">
        <w:r w:rsidR="00AA5F53" w:rsidRPr="00F31509">
          <w:rPr>
            <w:rStyle w:val="Hyperlink"/>
            <w:rFonts w:asciiTheme="majorBidi" w:hAnsiTheme="majorBidi" w:cstheme="majorBidi"/>
            <w:smallCaps w:val="0"/>
            <w:noProof/>
            <w:lang w:val="en-GB"/>
          </w:rPr>
          <w:t>Table 11: Adding trade information to the initial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95</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51" w:history="1">
        <w:r w:rsidR="00AA5F53" w:rsidRPr="00F31509">
          <w:rPr>
            <w:rStyle w:val="Hyperlink"/>
            <w:rFonts w:asciiTheme="majorBidi" w:hAnsiTheme="majorBidi" w:cstheme="majorBidi"/>
            <w:smallCaps w:val="0"/>
            <w:noProof/>
            <w:lang w:val="en-GB"/>
          </w:rPr>
          <w:t>Table 12: Completing trade data through imputing missing flows in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95</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52" w:history="1">
        <w:r w:rsidR="00AA5F53" w:rsidRPr="00F31509">
          <w:rPr>
            <w:rStyle w:val="Hyperlink"/>
            <w:rFonts w:asciiTheme="majorBidi" w:hAnsiTheme="majorBidi" w:cstheme="majorBidi"/>
            <w:smallCaps w:val="0"/>
            <w:noProof/>
            <w:lang w:val="en-GB"/>
          </w:rPr>
          <w:t>Table 13: Improving trade data by fixing obvious reporting errors in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96</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53" w:history="1">
        <w:r w:rsidR="00AA5F53" w:rsidRPr="00F31509">
          <w:rPr>
            <w:rStyle w:val="Hyperlink"/>
            <w:rFonts w:asciiTheme="majorBidi" w:hAnsiTheme="majorBidi" w:cstheme="majorBidi"/>
            <w:smallCaps w:val="0"/>
            <w:noProof/>
            <w:lang w:val="en-GB"/>
          </w:rPr>
          <w:t>Table 14: Adding stock changes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96</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54" w:history="1">
        <w:r w:rsidR="00AA5F53" w:rsidRPr="00F31509">
          <w:rPr>
            <w:rStyle w:val="Hyperlink"/>
            <w:rFonts w:asciiTheme="majorBidi" w:hAnsiTheme="majorBidi" w:cstheme="majorBidi"/>
            <w:smallCaps w:val="0"/>
            <w:noProof/>
            <w:lang w:val="en-GB"/>
          </w:rPr>
          <w:t>Table 15: Imputing and adding food estimates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97</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55" w:history="1">
        <w:r w:rsidR="00AA5F53" w:rsidRPr="00F31509">
          <w:rPr>
            <w:rStyle w:val="Hyperlink"/>
            <w:rFonts w:asciiTheme="majorBidi" w:hAnsiTheme="majorBidi" w:cstheme="majorBidi"/>
            <w:smallCaps w:val="0"/>
            <w:noProof/>
            <w:lang w:val="en-GB"/>
          </w:rPr>
          <w:t>Table 16: Adding feed estimates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98</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56" w:history="1">
        <w:r w:rsidR="00AA5F53" w:rsidRPr="00F31509">
          <w:rPr>
            <w:rStyle w:val="Hyperlink"/>
            <w:rFonts w:asciiTheme="majorBidi" w:hAnsiTheme="majorBidi" w:cstheme="majorBidi"/>
            <w:smallCaps w:val="0"/>
            <w:noProof/>
            <w:lang w:val="en-GB"/>
          </w:rPr>
          <w:t>Table 17: Adding FLW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98</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57" w:history="1">
        <w:r w:rsidR="00AA5F53" w:rsidRPr="00F31509">
          <w:rPr>
            <w:rStyle w:val="Hyperlink"/>
            <w:rFonts w:asciiTheme="majorBidi" w:hAnsiTheme="majorBidi" w:cstheme="majorBidi"/>
            <w:smallCaps w:val="0"/>
            <w:noProof/>
            <w:lang w:val="en-GB"/>
          </w:rPr>
          <w:t>Table 18: Adding seed use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99</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58" w:history="1">
        <w:r w:rsidR="00AA5F53" w:rsidRPr="00F31509">
          <w:rPr>
            <w:rStyle w:val="Hyperlink"/>
            <w:rFonts w:asciiTheme="majorBidi" w:hAnsiTheme="majorBidi" w:cstheme="majorBidi"/>
            <w:smallCaps w:val="0"/>
            <w:noProof/>
            <w:lang w:val="en-GB"/>
          </w:rPr>
          <w:t>Table 19: Addition industrial use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99</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59" w:history="1">
        <w:r w:rsidR="00AA5F53" w:rsidRPr="00F31509">
          <w:rPr>
            <w:rStyle w:val="Hyperlink"/>
            <w:rFonts w:asciiTheme="majorBidi" w:hAnsiTheme="majorBidi" w:cstheme="majorBidi"/>
            <w:smallCaps w:val="0"/>
            <w:noProof/>
            <w:lang w:val="en-GB"/>
          </w:rPr>
          <w:t>Table 20: Adding estimates for tourist consumption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100</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60" w:history="1">
        <w:r w:rsidR="00AA5F53" w:rsidRPr="00F31509">
          <w:rPr>
            <w:rStyle w:val="Hyperlink"/>
            <w:rFonts w:asciiTheme="majorBidi" w:hAnsiTheme="majorBidi" w:cstheme="majorBidi"/>
            <w:smallCaps w:val="0"/>
            <w:noProof/>
            <w:lang w:val="en-GB"/>
          </w:rPr>
          <w:t>Table 21: Initial, but complete pre-standardization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101</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61" w:history="1">
        <w:r w:rsidR="00AA5F53" w:rsidRPr="00F31509">
          <w:rPr>
            <w:rStyle w:val="Hyperlink"/>
            <w:rFonts w:asciiTheme="majorBidi" w:hAnsiTheme="majorBidi" w:cstheme="majorBidi"/>
            <w:smallCaps w:val="0"/>
            <w:noProof/>
            <w:lang w:val="en-GB"/>
          </w:rPr>
          <w:t>Table 22: Wheat SUA table after the first standardization steps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101</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62" w:history="1">
        <w:r w:rsidR="00AA5F53" w:rsidRPr="00F31509">
          <w:rPr>
            <w:rStyle w:val="Hyperlink"/>
            <w:rFonts w:asciiTheme="majorBidi" w:hAnsiTheme="majorBidi" w:cstheme="majorBidi"/>
            <w:smallCaps w:val="0"/>
            <w:noProof/>
            <w:lang w:val="en-GB"/>
          </w:rPr>
          <w:t>Table 23: Accounting for derived products in the wheat SUA tables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101</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63" w:history="1">
        <w:r w:rsidR="00AA5F53" w:rsidRPr="00F31509">
          <w:rPr>
            <w:rStyle w:val="Hyperlink"/>
            <w:rFonts w:asciiTheme="majorBidi" w:hAnsiTheme="majorBidi" w:cstheme="majorBidi"/>
            <w:smallCaps w:val="0"/>
            <w:noProof/>
            <w:lang w:val="en-GB"/>
          </w:rPr>
          <w:t>Table 24: Complete, but still imbalanced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102</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64" w:history="1">
        <w:r w:rsidR="00AA5F53" w:rsidRPr="00F31509">
          <w:rPr>
            <w:rStyle w:val="Hyperlink"/>
            <w:rFonts w:asciiTheme="majorBidi" w:hAnsiTheme="majorBidi" w:cstheme="majorBidi"/>
            <w:smallCaps w:val="0"/>
            <w:noProof/>
            <w:lang w:val="en-GB"/>
          </w:rPr>
          <w:t>Table 25: Allocating excess trade for the SUA table of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102</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65" w:history="1">
        <w:r w:rsidR="00AA5F53" w:rsidRPr="00F31509">
          <w:rPr>
            <w:rStyle w:val="Hyperlink"/>
            <w:rFonts w:asciiTheme="majorBidi" w:hAnsiTheme="majorBidi" w:cstheme="majorBidi"/>
            <w:smallCaps w:val="0"/>
            <w:noProof/>
            <w:lang w:val="en-GB"/>
          </w:rPr>
          <w:t>Table 26: Fully standardized, but still imbalanced FBS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103</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66" w:history="1">
        <w:r w:rsidR="00AA5F53" w:rsidRPr="00F31509">
          <w:rPr>
            <w:rStyle w:val="Hyperlink"/>
            <w:rFonts w:asciiTheme="majorBidi" w:hAnsiTheme="majorBidi" w:cstheme="majorBidi"/>
            <w:smallCaps w:val="0"/>
            <w:noProof/>
            <w:lang w:val="en-GB"/>
          </w:rPr>
          <w:t>Table 27: Unbalanced table for wheat including measurement errors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103</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67" w:history="1">
        <w:r w:rsidR="00AA5F53" w:rsidRPr="00F31509">
          <w:rPr>
            <w:rStyle w:val="Hyperlink"/>
            <w:rFonts w:asciiTheme="majorBidi" w:hAnsiTheme="majorBidi" w:cstheme="majorBidi"/>
            <w:smallCaps w:val="0"/>
            <w:noProof/>
            <w:lang w:val="en-GB"/>
          </w:rPr>
          <w:t>Table 28: Accounting for inaccuracies in the estimates of the various FBS/SUA variables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104</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68" w:history="1">
        <w:r w:rsidR="00AA5F53" w:rsidRPr="00F31509">
          <w:rPr>
            <w:rStyle w:val="Hyperlink"/>
            <w:rFonts w:asciiTheme="majorBidi" w:hAnsiTheme="majorBidi" w:cstheme="majorBidi"/>
            <w:smallCaps w:val="0"/>
            <w:noProof/>
            <w:lang w:val="en-GB"/>
          </w:rPr>
          <w:t>Table 29: Calculating nutrient supplies (calories, protein, fat)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104</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69" w:history="1">
        <w:r w:rsidR="00AA5F53" w:rsidRPr="00F31509">
          <w:rPr>
            <w:rStyle w:val="Hyperlink"/>
            <w:rFonts w:asciiTheme="majorBidi" w:hAnsiTheme="majorBidi" w:cstheme="majorBidi"/>
            <w:smallCaps w:val="0"/>
            <w:noProof/>
            <w:lang w:val="en-GB"/>
          </w:rPr>
          <w:t>Table 30: Final total nutrient content from wheat and wheat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104</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70" w:history="1">
        <w:r w:rsidR="00AA5F53" w:rsidRPr="00F31509">
          <w:rPr>
            <w:rStyle w:val="Hyperlink"/>
            <w:rFonts w:asciiTheme="majorBidi" w:hAnsiTheme="majorBidi" w:cstheme="majorBidi"/>
            <w:smallCaps w:val="0"/>
            <w:noProof/>
            <w:lang w:val="en-GB"/>
          </w:rPr>
          <w:t>Table 31: Final per capita nutrient content from wheat and wheat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104</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71" w:history="1">
        <w:r w:rsidR="00AA5F53" w:rsidRPr="00F31509">
          <w:rPr>
            <w:rStyle w:val="Hyperlink"/>
            <w:rFonts w:asciiTheme="majorBidi" w:hAnsiTheme="majorBidi" w:cstheme="majorBidi"/>
            <w:smallCaps w:val="0"/>
            <w:noProof/>
            <w:lang w:val="en-GB"/>
          </w:rPr>
          <w:t>Table 32: Initial table for the sugar FBS/SUA</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105</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72" w:history="1">
        <w:r w:rsidR="00AA5F53" w:rsidRPr="00F31509">
          <w:rPr>
            <w:rStyle w:val="Hyperlink"/>
            <w:rFonts w:asciiTheme="majorBidi" w:hAnsiTheme="majorBidi" w:cstheme="majorBidi"/>
            <w:smallCaps w:val="0"/>
            <w:noProof/>
            <w:lang w:val="en-GB"/>
          </w:rPr>
          <w:t>Table 33: SUA table with production estimates for primary sugar crops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105</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73" w:history="1">
        <w:r w:rsidR="00AA5F53" w:rsidRPr="00F31509">
          <w:rPr>
            <w:rStyle w:val="Hyperlink"/>
            <w:rFonts w:asciiTheme="majorBidi" w:hAnsiTheme="majorBidi" w:cstheme="majorBidi"/>
            <w:smallCaps w:val="0"/>
            <w:noProof/>
            <w:lang w:val="en-GB"/>
          </w:rPr>
          <w:t>Table 34: SUA table for sugar including trade estimates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106</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74" w:history="1">
        <w:r w:rsidR="00AA5F53" w:rsidRPr="00F31509">
          <w:rPr>
            <w:rStyle w:val="Hyperlink"/>
            <w:rFonts w:asciiTheme="majorBidi" w:hAnsiTheme="majorBidi" w:cstheme="majorBidi"/>
            <w:smallCaps w:val="0"/>
            <w:noProof/>
            <w:lang w:val="en-GB"/>
          </w:rPr>
          <w:t>Table 35: SUA table for sugar including stock estimates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106</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75" w:history="1">
        <w:r w:rsidR="00AA5F53" w:rsidRPr="00F31509">
          <w:rPr>
            <w:rStyle w:val="Hyperlink"/>
            <w:rFonts w:asciiTheme="majorBidi" w:hAnsiTheme="majorBidi" w:cstheme="majorBidi"/>
            <w:smallCaps w:val="0"/>
            <w:noProof/>
            <w:lang w:val="en-GB"/>
          </w:rPr>
          <w:t>Table 36: Adding food and food processing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107</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76" w:history="1">
        <w:r w:rsidR="00AA5F53" w:rsidRPr="00F31509">
          <w:rPr>
            <w:rStyle w:val="Hyperlink"/>
            <w:rFonts w:asciiTheme="majorBidi" w:hAnsiTheme="majorBidi" w:cstheme="majorBidi"/>
            <w:smallCaps w:val="0"/>
            <w:noProof/>
            <w:lang w:val="en-GB"/>
          </w:rPr>
          <w:t>Table 37: Adding FLW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107</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77" w:history="1">
        <w:r w:rsidR="00AA5F53" w:rsidRPr="00F31509">
          <w:rPr>
            <w:rStyle w:val="Hyperlink"/>
            <w:rFonts w:asciiTheme="majorBidi" w:hAnsiTheme="majorBidi" w:cstheme="majorBidi"/>
            <w:smallCaps w:val="0"/>
            <w:noProof/>
            <w:lang w:val="en-GB"/>
          </w:rPr>
          <w:t>Table 38:  Adding seed use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107</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78" w:history="1">
        <w:r w:rsidR="00AA5F53" w:rsidRPr="00F31509">
          <w:rPr>
            <w:rStyle w:val="Hyperlink"/>
            <w:rFonts w:asciiTheme="majorBidi" w:hAnsiTheme="majorBidi" w:cstheme="majorBidi"/>
            <w:smallCaps w:val="0"/>
            <w:noProof/>
            <w:lang w:val="en-GB"/>
          </w:rPr>
          <w:t>Table 39:  Industrial use in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108</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79" w:history="1">
        <w:r w:rsidR="00AA5F53" w:rsidRPr="00F31509">
          <w:rPr>
            <w:rStyle w:val="Hyperlink"/>
            <w:rFonts w:asciiTheme="majorBidi" w:hAnsiTheme="majorBidi" w:cstheme="majorBidi"/>
            <w:smallCaps w:val="0"/>
            <w:noProof/>
            <w:lang w:val="en-GB"/>
          </w:rPr>
          <w:t>Table 40: Adding tourist consumption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108</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80" w:history="1">
        <w:r w:rsidR="00AA5F53" w:rsidRPr="00F31509">
          <w:rPr>
            <w:rStyle w:val="Hyperlink"/>
            <w:rFonts w:asciiTheme="majorBidi" w:hAnsiTheme="majorBidi" w:cstheme="majorBidi"/>
            <w:smallCaps w:val="0"/>
            <w:noProof/>
            <w:lang w:val="en-GB"/>
          </w:rPr>
          <w:t>Table 41: Adding food and food processing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109</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81" w:history="1">
        <w:r w:rsidR="00AA5F53" w:rsidRPr="00F31509">
          <w:rPr>
            <w:rStyle w:val="Hyperlink"/>
            <w:rFonts w:asciiTheme="majorBidi" w:hAnsiTheme="majorBidi" w:cstheme="majorBidi"/>
            <w:smallCaps w:val="0"/>
            <w:noProof/>
            <w:lang w:val="en-GB"/>
          </w:rPr>
          <w:t>Table 42: Completing the sugar table for by-products of sugar production/processing</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109</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82" w:history="1">
        <w:r w:rsidR="00AA5F53" w:rsidRPr="00F31509">
          <w:rPr>
            <w:rStyle w:val="Hyperlink"/>
            <w:rFonts w:asciiTheme="majorBidi" w:hAnsiTheme="majorBidi" w:cstheme="majorBidi"/>
            <w:smallCaps w:val="0"/>
            <w:noProof/>
            <w:lang w:val="en-GB"/>
          </w:rPr>
          <w:t>Table 43: Adding feed use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109</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83" w:history="1">
        <w:r w:rsidR="00AA5F53" w:rsidRPr="00F31509">
          <w:rPr>
            <w:rStyle w:val="Hyperlink"/>
            <w:rFonts w:asciiTheme="majorBidi" w:hAnsiTheme="majorBidi" w:cstheme="majorBidi"/>
            <w:smallCaps w:val="0"/>
            <w:noProof/>
            <w:lang w:val="en-GB"/>
          </w:rPr>
          <w:t>Table 44: Initial table for the standardization process of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110</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84" w:history="1">
        <w:r w:rsidR="00AA5F53" w:rsidRPr="00F31509">
          <w:rPr>
            <w:rStyle w:val="Hyperlink"/>
            <w:rFonts w:asciiTheme="majorBidi" w:hAnsiTheme="majorBidi" w:cstheme="majorBidi"/>
            <w:smallCaps w:val="0"/>
            <w:noProof/>
            <w:lang w:val="en-GB"/>
          </w:rPr>
          <w:t>Table 45: Complete, but still unbalanced output table for refined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111</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85" w:history="1">
        <w:r w:rsidR="00AA5F53" w:rsidRPr="00F31509">
          <w:rPr>
            <w:rStyle w:val="Hyperlink"/>
            <w:rFonts w:asciiTheme="majorBidi" w:hAnsiTheme="majorBidi" w:cstheme="majorBidi"/>
            <w:smallCaps w:val="0"/>
            <w:noProof/>
            <w:lang w:val="en-GB"/>
          </w:rPr>
          <w:t>Table 46: Output table for refined sugar, balanced at processing levels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111</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86" w:history="1">
        <w:r w:rsidR="00AA5F53" w:rsidRPr="00F31509">
          <w:rPr>
            <w:rStyle w:val="Hyperlink"/>
            <w:rFonts w:asciiTheme="majorBidi" w:hAnsiTheme="majorBidi" w:cstheme="majorBidi"/>
            <w:smallCaps w:val="0"/>
            <w:noProof/>
            <w:lang w:val="en-GB"/>
          </w:rPr>
          <w:t>Table 47: Initial (unbalanced) table for Raw sugar, containing all standardized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111</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87" w:history="1">
        <w:r w:rsidR="00AA5F53" w:rsidRPr="00F31509">
          <w:rPr>
            <w:rStyle w:val="Hyperlink"/>
            <w:rFonts w:asciiTheme="majorBidi" w:hAnsiTheme="majorBidi" w:cstheme="majorBidi"/>
            <w:smallCaps w:val="0"/>
            <w:noProof/>
            <w:lang w:val="en-GB"/>
          </w:rPr>
          <w:t>Table 48: Unbalanced table for raw sugar, including standard deviations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112</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88" w:history="1">
        <w:r w:rsidR="00AA5F53" w:rsidRPr="00F31509">
          <w:rPr>
            <w:rStyle w:val="Hyperlink"/>
            <w:rFonts w:asciiTheme="majorBidi" w:hAnsiTheme="majorBidi" w:cstheme="majorBidi"/>
            <w:smallCaps w:val="0"/>
            <w:noProof/>
            <w:lang w:val="en-GB"/>
          </w:rPr>
          <w:t>Table 49: Final balanced table for raw sugar, including all processed commodities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112</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89" w:history="1">
        <w:r w:rsidR="00AA5F53" w:rsidRPr="00F31509">
          <w:rPr>
            <w:rStyle w:val="Hyperlink"/>
            <w:rFonts w:asciiTheme="majorBidi" w:hAnsiTheme="majorBidi" w:cstheme="majorBidi"/>
            <w:smallCaps w:val="0"/>
            <w:noProof/>
            <w:lang w:val="en-GB"/>
          </w:rPr>
          <w:t>Table 50: Calorie, protein, and fat quantities for consumed sugar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112</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90" w:history="1">
        <w:r w:rsidR="00AA5F53" w:rsidRPr="00F31509">
          <w:rPr>
            <w:rStyle w:val="Hyperlink"/>
            <w:rFonts w:asciiTheme="majorBidi" w:hAnsiTheme="majorBidi" w:cstheme="majorBidi"/>
            <w:smallCaps w:val="0"/>
            <w:noProof/>
            <w:lang w:val="en-GB"/>
          </w:rPr>
          <w:t>Table 51: Total calories/proteins/fats from sugar (per year)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113</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91" w:history="1">
        <w:r w:rsidR="00AA5F53" w:rsidRPr="00F31509">
          <w:rPr>
            <w:rStyle w:val="Hyperlink"/>
            <w:rFonts w:asciiTheme="majorBidi" w:hAnsiTheme="majorBidi" w:cstheme="majorBidi"/>
            <w:smallCaps w:val="0"/>
            <w:noProof/>
            <w:lang w:val="en-GB"/>
          </w:rPr>
          <w:t>Table 52: Daily per capita calories/proteins/fats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113</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92" w:history="1">
        <w:r w:rsidR="00AA5F53" w:rsidRPr="00F31509">
          <w:rPr>
            <w:rStyle w:val="Hyperlink"/>
            <w:rFonts w:asciiTheme="majorBidi" w:hAnsiTheme="majorBidi" w:cstheme="majorBidi"/>
            <w:smallCaps w:val="0"/>
            <w:noProof/>
            <w:lang w:val="en-GB"/>
          </w:rPr>
          <w:t>Table 53: Initial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114</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93" w:history="1">
        <w:r w:rsidR="00AA5F53" w:rsidRPr="00F31509">
          <w:rPr>
            <w:rStyle w:val="Hyperlink"/>
            <w:rFonts w:asciiTheme="majorBidi" w:hAnsiTheme="majorBidi" w:cstheme="majorBidi"/>
            <w:smallCaps w:val="0"/>
            <w:noProof/>
            <w:lang w:val="en-GB"/>
          </w:rPr>
          <w:t>Table 54: Adding production data to the SUA table for palm oil and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114</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94" w:history="1">
        <w:r w:rsidR="00AA5F53" w:rsidRPr="00F31509">
          <w:rPr>
            <w:rStyle w:val="Hyperlink"/>
            <w:rFonts w:asciiTheme="majorBidi" w:hAnsiTheme="majorBidi" w:cstheme="majorBidi"/>
            <w:smallCaps w:val="0"/>
            <w:noProof/>
            <w:lang w:val="en-GB"/>
          </w:rPr>
          <w:t>Table 55: Adding trade estimates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115</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95" w:history="1">
        <w:r w:rsidR="00AA5F53" w:rsidRPr="00F31509">
          <w:rPr>
            <w:rStyle w:val="Hyperlink"/>
            <w:rFonts w:asciiTheme="majorBidi" w:hAnsiTheme="majorBidi" w:cstheme="majorBidi"/>
            <w:smallCaps w:val="0"/>
            <w:noProof/>
            <w:lang w:val="en-GB"/>
          </w:rPr>
          <w:t>Table 56: Adding stock changes to the SUA table for stock changes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115</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96" w:history="1">
        <w:r w:rsidR="00AA5F53" w:rsidRPr="00F31509">
          <w:rPr>
            <w:rStyle w:val="Hyperlink"/>
            <w:rFonts w:asciiTheme="majorBidi" w:hAnsiTheme="majorBidi" w:cstheme="majorBidi"/>
            <w:smallCaps w:val="0"/>
            <w:noProof/>
            <w:lang w:val="en-GB"/>
          </w:rPr>
          <w:t>Table 57: Primary products (oilseeds and crops) used to produce margarine</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116</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97" w:history="1">
        <w:r w:rsidR="00AA5F53" w:rsidRPr="00F31509">
          <w:rPr>
            <w:rStyle w:val="Hyperlink"/>
            <w:rFonts w:asciiTheme="majorBidi" w:hAnsiTheme="majorBidi" w:cstheme="majorBidi"/>
            <w:smallCaps w:val="0"/>
            <w:noProof/>
            <w:lang w:val="en-GB"/>
          </w:rPr>
          <w:t>Table 58: Adding food processing to the SUA table of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116</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98" w:history="1">
        <w:r w:rsidR="00AA5F53" w:rsidRPr="00F31509">
          <w:rPr>
            <w:rStyle w:val="Hyperlink"/>
            <w:rFonts w:asciiTheme="majorBidi" w:hAnsiTheme="majorBidi" w:cstheme="majorBidi"/>
            <w:smallCaps w:val="0"/>
            <w:noProof/>
            <w:lang w:val="en-GB"/>
          </w:rPr>
          <w:t>Table 59: Adding production of processed products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117</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599" w:history="1">
        <w:r w:rsidR="00AA5F53" w:rsidRPr="00F31509">
          <w:rPr>
            <w:rStyle w:val="Hyperlink"/>
            <w:rFonts w:asciiTheme="majorBidi" w:hAnsiTheme="majorBidi" w:cstheme="majorBidi"/>
            <w:smallCaps w:val="0"/>
            <w:noProof/>
            <w:lang w:val="en-GB"/>
          </w:rPr>
          <w:t>Table 60: Adding Food Losses and Waste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117</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600" w:history="1">
        <w:r w:rsidR="00AA5F53" w:rsidRPr="00F31509">
          <w:rPr>
            <w:rStyle w:val="Hyperlink"/>
            <w:rFonts w:asciiTheme="majorBidi" w:hAnsiTheme="majorBidi" w:cstheme="majorBidi"/>
            <w:smallCaps w:val="0"/>
            <w:noProof/>
            <w:lang w:val="en-GB"/>
          </w:rPr>
          <w:t>Table 61: Adding seed use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118</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601" w:history="1">
        <w:r w:rsidR="00AA5F53" w:rsidRPr="00F31509">
          <w:rPr>
            <w:rStyle w:val="Hyperlink"/>
            <w:rFonts w:asciiTheme="majorBidi" w:hAnsiTheme="majorBidi" w:cstheme="majorBidi"/>
            <w:smallCaps w:val="0"/>
            <w:noProof/>
            <w:lang w:val="en-GB"/>
          </w:rPr>
          <w:t>Table 62: Adding industrial use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118</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602" w:history="1">
        <w:r w:rsidR="00AA5F53" w:rsidRPr="00F31509">
          <w:rPr>
            <w:rStyle w:val="Hyperlink"/>
            <w:rFonts w:asciiTheme="majorBidi" w:hAnsiTheme="majorBidi" w:cstheme="majorBidi"/>
            <w:smallCaps w:val="0"/>
            <w:noProof/>
            <w:lang w:val="en-GB"/>
          </w:rPr>
          <w:t>Table 63: Adding tourist consumption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119</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603" w:history="1">
        <w:r w:rsidR="00AA5F53" w:rsidRPr="00F31509">
          <w:rPr>
            <w:rStyle w:val="Hyperlink"/>
            <w:rFonts w:asciiTheme="majorBidi" w:hAnsiTheme="majorBidi" w:cstheme="majorBidi"/>
            <w:smallCaps w:val="0"/>
            <w:noProof/>
            <w:lang w:val="en-GB"/>
          </w:rPr>
          <w:t>Table 64: Adding feed use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119</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604" w:history="1">
        <w:r w:rsidR="00AA5F53" w:rsidRPr="00F31509">
          <w:rPr>
            <w:rStyle w:val="Hyperlink"/>
            <w:rFonts w:asciiTheme="majorBidi" w:hAnsiTheme="majorBidi" w:cstheme="majorBidi"/>
            <w:smallCaps w:val="0"/>
            <w:noProof/>
            <w:lang w:val="en-GB"/>
          </w:rPr>
          <w:t>Table 65: Initial SUA table, with all inputs to the standardization process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120</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605" w:history="1">
        <w:r w:rsidR="00AA5F53" w:rsidRPr="00F31509">
          <w:rPr>
            <w:rStyle w:val="Hyperlink"/>
            <w:rFonts w:asciiTheme="majorBidi" w:hAnsiTheme="majorBidi" w:cstheme="majorBidi"/>
            <w:smallCaps w:val="0"/>
            <w:noProof/>
            <w:lang w:val="en-GB"/>
          </w:rPr>
          <w:t>Table 66: Updating the SUA table with food processing information</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121</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606" w:history="1">
        <w:r w:rsidR="00AA5F53" w:rsidRPr="00F31509">
          <w:rPr>
            <w:rStyle w:val="Hyperlink"/>
            <w:rFonts w:asciiTheme="majorBidi" w:hAnsiTheme="majorBidi" w:cstheme="majorBidi"/>
            <w:smallCaps w:val="0"/>
            <w:noProof/>
            <w:lang w:val="en-GB"/>
          </w:rPr>
          <w:t>Table 67: Removing remaining imbalances in the Palm oil SUA table</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121</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607" w:history="1">
        <w:r w:rsidR="00AA5F53" w:rsidRPr="00F31509">
          <w:rPr>
            <w:rStyle w:val="Hyperlink"/>
            <w:rFonts w:asciiTheme="majorBidi" w:hAnsiTheme="majorBidi" w:cstheme="majorBidi"/>
            <w:smallCaps w:val="0"/>
            <w:noProof/>
            <w:lang w:val="en-GB"/>
          </w:rPr>
          <w:t>Table 68: Aggregated FBS balance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121</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608" w:history="1">
        <w:r w:rsidR="00AA5F53" w:rsidRPr="00F31509">
          <w:rPr>
            <w:rStyle w:val="Hyperlink"/>
            <w:rFonts w:asciiTheme="majorBidi" w:hAnsiTheme="majorBidi" w:cstheme="majorBidi"/>
            <w:smallCaps w:val="0"/>
            <w:noProof/>
            <w:lang w:val="en-GB"/>
          </w:rPr>
          <w:t>Table 69: FBS balances for palm oil inclusive of measurement errors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122</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609" w:history="1">
        <w:r w:rsidR="00AA5F53" w:rsidRPr="00F31509">
          <w:rPr>
            <w:rStyle w:val="Hyperlink"/>
            <w:rFonts w:asciiTheme="majorBidi" w:hAnsiTheme="majorBidi" w:cstheme="majorBidi"/>
            <w:smallCaps w:val="0"/>
            <w:noProof/>
            <w:lang w:val="en-GB"/>
          </w:rPr>
          <w:t>Table 70: Fully balanced FBS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122</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610" w:history="1">
        <w:r w:rsidR="00AA5F53" w:rsidRPr="00F31509">
          <w:rPr>
            <w:rStyle w:val="Hyperlink"/>
            <w:rFonts w:asciiTheme="majorBidi" w:hAnsiTheme="majorBidi" w:cstheme="majorBidi"/>
            <w:smallCaps w:val="0"/>
            <w:noProof/>
            <w:lang w:val="en-GB"/>
          </w:rPr>
          <w:t>Table 71: Calculating the nutrient content of palm oil food supply</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122</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611" w:history="1">
        <w:r w:rsidR="00AA5F53" w:rsidRPr="00F31509">
          <w:rPr>
            <w:rStyle w:val="Hyperlink"/>
            <w:rFonts w:asciiTheme="majorBidi" w:hAnsiTheme="majorBidi" w:cstheme="majorBidi"/>
            <w:smallCaps w:val="0"/>
            <w:noProof/>
            <w:lang w:val="en-GB"/>
          </w:rPr>
          <w:t>Table 72: Final, total nutrient supplies from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122</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612" w:history="1">
        <w:r w:rsidR="00AA5F53" w:rsidRPr="00F31509">
          <w:rPr>
            <w:rStyle w:val="Hyperlink"/>
            <w:rFonts w:asciiTheme="majorBidi" w:hAnsiTheme="majorBidi" w:cstheme="majorBidi"/>
            <w:smallCaps w:val="0"/>
            <w:noProof/>
            <w:lang w:val="en-GB"/>
          </w:rPr>
          <w:t>Table 73: Final, per capita nutrient supplies from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123</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613" w:history="1">
        <w:r w:rsidR="00AA5F53" w:rsidRPr="00F31509">
          <w:rPr>
            <w:rStyle w:val="Hyperlink"/>
            <w:rFonts w:asciiTheme="majorBidi" w:hAnsiTheme="majorBidi" w:cstheme="majorBidi"/>
            <w:smallCaps w:val="0"/>
            <w:noProof/>
            <w:lang w:val="en-GB"/>
          </w:rPr>
          <w:t>Table 74: Basic trade information by commodity, partner and reporter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124</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614" w:history="1">
        <w:r w:rsidR="00AA5F53" w:rsidRPr="00F31509">
          <w:rPr>
            <w:rStyle w:val="Hyperlink"/>
            <w:rFonts w:asciiTheme="majorBidi" w:hAnsiTheme="majorBidi" w:cstheme="majorBidi"/>
            <w:smallCaps w:val="0"/>
            <w:noProof/>
            <w:lang w:val="en-GB"/>
          </w:rPr>
          <w:t>Table 75: Example of trade flow disaggregation at the 10 digit level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125</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615" w:history="1">
        <w:r w:rsidR="00AA5F53" w:rsidRPr="00F31509">
          <w:rPr>
            <w:rStyle w:val="Hyperlink"/>
            <w:rFonts w:asciiTheme="majorBidi" w:hAnsiTheme="majorBidi" w:cstheme="majorBidi"/>
            <w:smallCaps w:val="0"/>
            <w:noProof/>
            <w:lang w:val="en-GB"/>
          </w:rPr>
          <w:t>Table 76: Identifying and mending outliers, based on  trade flows with missing quantities and outlier unit values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129</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616" w:history="1">
        <w:r w:rsidR="00AA5F53" w:rsidRPr="00F31509">
          <w:rPr>
            <w:rStyle w:val="Hyperlink"/>
            <w:rFonts w:asciiTheme="majorBidi" w:hAnsiTheme="majorBidi" w:cstheme="majorBidi"/>
            <w:smallCaps w:val="0"/>
            <w:noProof/>
            <w:lang w:val="en-GB"/>
          </w:rPr>
          <w:t>Table 77: Trade flows with adjusted quantities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129</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617" w:history="1">
        <w:r w:rsidR="00AA5F53" w:rsidRPr="00F31509">
          <w:rPr>
            <w:rStyle w:val="Hyperlink"/>
            <w:rFonts w:asciiTheme="majorBidi" w:hAnsiTheme="majorBidi" w:cstheme="majorBidi"/>
            <w:smallCaps w:val="0"/>
            <w:noProof/>
            <w:lang w:val="en-GB"/>
          </w:rPr>
          <w:t>Table 78: Updated trade matrix with validated data</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130</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618" w:history="1">
        <w:r w:rsidR="00AA5F53" w:rsidRPr="00F31509">
          <w:rPr>
            <w:rStyle w:val="Hyperlink"/>
            <w:rFonts w:asciiTheme="majorBidi" w:hAnsiTheme="majorBidi" w:cstheme="majorBidi"/>
            <w:smallCaps w:val="0"/>
            <w:noProof/>
            <w:lang w:val="en-GB"/>
          </w:rPr>
          <w:t>Table 79: Step-by-step introduction into the “mirroring” process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130</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619" w:history="1">
        <w:r w:rsidR="00AA5F53" w:rsidRPr="00F31509">
          <w:rPr>
            <w:rStyle w:val="Hyperlink"/>
            <w:rFonts w:asciiTheme="majorBidi" w:hAnsiTheme="majorBidi" w:cstheme="majorBidi"/>
            <w:smallCaps w:val="0"/>
            <w:noProof/>
            <w:lang w:val="en-GB"/>
          </w:rPr>
          <w:t>Table 80: Introducing CIF/FOB corrections to the mirrored trade dataset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131</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620" w:history="1">
        <w:r w:rsidR="00AA5F53" w:rsidRPr="00F31509">
          <w:rPr>
            <w:rStyle w:val="Hyperlink"/>
            <w:rFonts w:asciiTheme="majorBidi" w:hAnsiTheme="majorBidi" w:cstheme="majorBidi"/>
            <w:smallCaps w:val="0"/>
            <w:noProof/>
            <w:lang w:val="en-GB"/>
          </w:rPr>
          <w:t>Table 81: Starting table for mirroring flows after validation and imputation</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_Toc428423620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131</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621" w:history="1">
        <w:r w:rsidR="00AA5F53" w:rsidRPr="00F31509">
          <w:rPr>
            <w:rStyle w:val="Hyperlink"/>
            <w:rFonts w:asciiTheme="majorBidi" w:hAnsiTheme="majorBidi" w:cstheme="majorBidi"/>
            <w:smallCaps w:val="0"/>
            <w:noProof/>
            <w:lang w:val="en-GB"/>
          </w:rPr>
          <w:t>Table 82: Final trade matrix after mirroring</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_Toc428423621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132</w:t>
        </w:r>
        <w:r w:rsidRPr="00F31509">
          <w:rPr>
            <w:rFonts w:asciiTheme="majorBidi" w:hAnsiTheme="majorBidi" w:cstheme="majorBidi"/>
            <w:noProof/>
            <w:webHidden/>
            <w:lang w:val="en-GB"/>
          </w:rPr>
          <w:fldChar w:fldCharType="end"/>
        </w:r>
      </w:hyperlink>
    </w:p>
    <w:p w:rsidR="00AA5F53" w:rsidRPr="00F31509" w:rsidRDefault="001C3696">
      <w:pPr>
        <w:pStyle w:val="TableofFigures"/>
        <w:tabs>
          <w:tab w:val="right" w:leader="dot" w:pos="9016"/>
        </w:tabs>
        <w:rPr>
          <w:rFonts w:asciiTheme="majorBidi" w:hAnsiTheme="majorBidi" w:cstheme="majorBidi"/>
          <w:noProof/>
          <w:lang w:val="en-GB" w:eastAsia="en-US"/>
        </w:rPr>
      </w:pPr>
      <w:hyperlink w:anchor="_Toc428423622" w:history="1">
        <w:r w:rsidR="00AA5F53" w:rsidRPr="00F31509">
          <w:rPr>
            <w:rStyle w:val="Hyperlink"/>
            <w:rFonts w:asciiTheme="majorBidi" w:hAnsiTheme="majorBidi" w:cstheme="majorBidi"/>
            <w:smallCaps w:val="0"/>
            <w:noProof/>
            <w:lang w:val="en-GB"/>
          </w:rPr>
          <w:t>Table 83: Aggregated, total flows for dissemination</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_Toc428423622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132</w:t>
        </w:r>
        <w:r w:rsidRPr="00F31509">
          <w:rPr>
            <w:rFonts w:asciiTheme="majorBidi" w:hAnsiTheme="majorBidi" w:cstheme="majorBidi"/>
            <w:noProof/>
            <w:webHidden/>
            <w:lang w:val="en-GB"/>
          </w:rPr>
          <w:fldChar w:fldCharType="end"/>
        </w:r>
      </w:hyperlink>
    </w:p>
    <w:p w:rsidR="00982B99" w:rsidRPr="00F31509" w:rsidRDefault="001C3696" w:rsidP="00374C82">
      <w:pPr>
        <w:pStyle w:val="Heading1"/>
        <w:rPr>
          <w:rFonts w:asciiTheme="majorBidi" w:hAnsiTheme="majorBidi" w:cstheme="majorBidi"/>
        </w:rPr>
      </w:pPr>
      <w:r w:rsidRPr="00F31509">
        <w:rPr>
          <w:rFonts w:asciiTheme="majorBidi" w:hAnsiTheme="majorBidi" w:cstheme="majorBidi"/>
          <w:sz w:val="22"/>
        </w:rPr>
        <w:lastRenderedPageBreak/>
        <w:fldChar w:fldCharType="end"/>
      </w:r>
      <w:bookmarkStart w:id="9" w:name="_Toc428436036"/>
      <w:bookmarkStart w:id="10" w:name="_Toc428436337"/>
      <w:bookmarkStart w:id="11" w:name="_Toc428436463"/>
      <w:r w:rsidR="00982B99" w:rsidRPr="00F31509">
        <w:rPr>
          <w:rFonts w:asciiTheme="majorBidi" w:hAnsiTheme="majorBidi" w:cstheme="majorBidi"/>
        </w:rPr>
        <w:t>List of Figures</w:t>
      </w:r>
      <w:bookmarkEnd w:id="9"/>
      <w:bookmarkEnd w:id="10"/>
      <w:bookmarkEnd w:id="11"/>
    </w:p>
    <w:p w:rsidR="004F7A80" w:rsidRPr="004F7A80" w:rsidRDefault="001C3696">
      <w:pPr>
        <w:pStyle w:val="TableofFigures"/>
        <w:tabs>
          <w:tab w:val="right" w:leader="dot" w:pos="9016"/>
        </w:tabs>
        <w:rPr>
          <w:rFonts w:cs="Times New Roman"/>
          <w:noProof/>
          <w:lang w:eastAsia="en-US"/>
        </w:rPr>
      </w:pPr>
      <w:r w:rsidRPr="001C3696">
        <w:rPr>
          <w:rFonts w:cs="Times New Roman"/>
          <w:b/>
          <w:bCs/>
          <w:sz w:val="24"/>
          <w:szCs w:val="24"/>
          <w:lang w:val="en-GB"/>
        </w:rPr>
        <w:fldChar w:fldCharType="begin"/>
      </w:r>
      <w:r w:rsidR="002744C3" w:rsidRPr="004F7A80">
        <w:rPr>
          <w:rFonts w:cs="Times New Roman"/>
          <w:b/>
          <w:bCs/>
          <w:sz w:val="24"/>
          <w:szCs w:val="24"/>
          <w:lang w:val="en-GB"/>
        </w:rPr>
        <w:instrText xml:space="preserve"> TOC \h \z \c "Figure" </w:instrText>
      </w:r>
      <w:r w:rsidRPr="001C3696">
        <w:rPr>
          <w:rFonts w:cs="Times New Roman"/>
          <w:b/>
          <w:bCs/>
          <w:sz w:val="24"/>
          <w:szCs w:val="24"/>
          <w:lang w:val="en-GB"/>
        </w:rPr>
        <w:fldChar w:fldCharType="separate"/>
      </w:r>
      <w:hyperlink w:anchor="_Toc430872503" w:history="1">
        <w:r w:rsidR="004F7A80" w:rsidRPr="004F7A80">
          <w:rPr>
            <w:rStyle w:val="Hyperlink"/>
            <w:rFonts w:ascii="Times New Roman" w:eastAsia="Times New Roman" w:hAnsi="Times New Roman" w:cs="Times New Roman"/>
            <w:smallCaps w:val="0"/>
            <w:noProof/>
            <w:lang w:val="en-GB"/>
          </w:rPr>
          <w:t>Figure 1: US wheat, unbalanced (top pane), balanced (bottom pane).  In the top pane, the expected value is represented by the dashed line (and the highest point of the distribution).  In the bottom pane, the dashed line represents the value after balancing.</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_Toc430872503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39</w:t>
        </w:r>
        <w:r w:rsidRPr="004F7A80">
          <w:rPr>
            <w:rFonts w:cs="Times New Roman"/>
            <w:noProof/>
            <w:webHidden/>
          </w:rPr>
          <w:fldChar w:fldCharType="end"/>
        </w:r>
      </w:hyperlink>
    </w:p>
    <w:p w:rsidR="004F7A80" w:rsidRPr="004F7A80" w:rsidRDefault="001C3696">
      <w:pPr>
        <w:pStyle w:val="TableofFigures"/>
        <w:tabs>
          <w:tab w:val="right" w:leader="dot" w:pos="9016"/>
        </w:tabs>
        <w:rPr>
          <w:rFonts w:cs="Times New Roman"/>
          <w:noProof/>
          <w:lang w:eastAsia="en-US"/>
        </w:rPr>
      </w:pPr>
      <w:hyperlink w:anchor="_Toc430872504" w:history="1">
        <w:r w:rsidR="004F7A80" w:rsidRPr="004F7A80">
          <w:rPr>
            <w:rStyle w:val="Hyperlink"/>
            <w:rFonts w:ascii="Times New Roman" w:hAnsi="Times New Roman" w:cs="Times New Roman"/>
            <w:smallCaps w:val="0"/>
            <w:noProof/>
            <w:lang w:val="en-GB"/>
          </w:rPr>
          <w:t>Figure 2: Standardization of wheat, processing flows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_Toc430872504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45</w:t>
        </w:r>
        <w:r w:rsidRPr="004F7A80">
          <w:rPr>
            <w:rFonts w:cs="Times New Roman"/>
            <w:noProof/>
            <w:webHidden/>
          </w:rPr>
          <w:fldChar w:fldCharType="end"/>
        </w:r>
      </w:hyperlink>
    </w:p>
    <w:p w:rsidR="004F7A80" w:rsidRPr="004F7A80" w:rsidRDefault="001C3696">
      <w:pPr>
        <w:pStyle w:val="TableofFigures"/>
        <w:tabs>
          <w:tab w:val="right" w:leader="dot" w:pos="9016"/>
        </w:tabs>
        <w:rPr>
          <w:rFonts w:cs="Times New Roman"/>
          <w:noProof/>
          <w:lang w:eastAsia="en-US"/>
        </w:rPr>
      </w:pPr>
      <w:hyperlink w:anchor="_Toc430872505" w:history="1">
        <w:r w:rsidR="004F7A80" w:rsidRPr="004F7A80">
          <w:rPr>
            <w:rStyle w:val="Hyperlink"/>
            <w:rFonts w:ascii="Times New Roman" w:hAnsi="Times New Roman" w:cs="Times New Roman"/>
            <w:smallCaps w:val="0"/>
            <w:noProof/>
            <w:lang w:val="en-GB"/>
          </w:rPr>
          <w:t>Figure 3: Standardization and negative utilization</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_Toc430872505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46</w:t>
        </w:r>
        <w:r w:rsidRPr="004F7A80">
          <w:rPr>
            <w:rFonts w:cs="Times New Roman"/>
            <w:noProof/>
            <w:webHidden/>
          </w:rPr>
          <w:fldChar w:fldCharType="end"/>
        </w:r>
      </w:hyperlink>
    </w:p>
    <w:p w:rsidR="004F7A80" w:rsidRPr="004F7A80" w:rsidRDefault="001C3696">
      <w:pPr>
        <w:pStyle w:val="TableofFigures"/>
        <w:tabs>
          <w:tab w:val="right" w:leader="dot" w:pos="9016"/>
        </w:tabs>
        <w:rPr>
          <w:rFonts w:cs="Times New Roman"/>
          <w:noProof/>
          <w:lang w:eastAsia="en-US"/>
        </w:rPr>
      </w:pPr>
      <w:hyperlink w:anchor="_Toc430872506" w:history="1">
        <w:r w:rsidR="004F7A80" w:rsidRPr="004F7A80">
          <w:rPr>
            <w:rStyle w:val="Hyperlink"/>
            <w:rFonts w:ascii="Times New Roman" w:hAnsi="Times New Roman" w:cs="Times New Roman"/>
            <w:smallCaps w:val="0"/>
            <w:noProof/>
          </w:rPr>
          <w:t>Figure 4: Trade processing, work flows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_Toc430872506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53</w:t>
        </w:r>
        <w:r w:rsidRPr="004F7A80">
          <w:rPr>
            <w:rFonts w:cs="Times New Roman"/>
            <w:noProof/>
            <w:webHidden/>
          </w:rPr>
          <w:fldChar w:fldCharType="end"/>
        </w:r>
      </w:hyperlink>
    </w:p>
    <w:p w:rsidR="004F7A80" w:rsidRPr="004F7A80" w:rsidRDefault="001C3696">
      <w:pPr>
        <w:pStyle w:val="TableofFigures"/>
        <w:tabs>
          <w:tab w:val="right" w:leader="dot" w:pos="9016"/>
        </w:tabs>
        <w:rPr>
          <w:rFonts w:cs="Times New Roman"/>
          <w:noProof/>
          <w:lang w:eastAsia="en-US"/>
        </w:rPr>
      </w:pPr>
      <w:hyperlink w:anchor="_Toc430872507" w:history="1">
        <w:r w:rsidR="004F7A80" w:rsidRPr="004F7A80">
          <w:rPr>
            <w:rStyle w:val="Hyperlink"/>
            <w:rFonts w:ascii="Times New Roman" w:hAnsi="Times New Roman" w:cs="Times New Roman"/>
            <w:smallCaps w:val="0"/>
            <w:noProof/>
            <w:lang w:val="en-GB"/>
          </w:rPr>
          <w:t>Figure 5: Calculation of unit values based on trading partners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_Toc430872507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55</w:t>
        </w:r>
        <w:r w:rsidRPr="004F7A80">
          <w:rPr>
            <w:rFonts w:cs="Times New Roman"/>
            <w:noProof/>
            <w:webHidden/>
          </w:rPr>
          <w:fldChar w:fldCharType="end"/>
        </w:r>
      </w:hyperlink>
    </w:p>
    <w:p w:rsidR="004F7A80" w:rsidRPr="004F7A80" w:rsidRDefault="001C3696">
      <w:pPr>
        <w:pStyle w:val="TableofFigures"/>
        <w:tabs>
          <w:tab w:val="right" w:leader="dot" w:pos="9016"/>
        </w:tabs>
        <w:rPr>
          <w:rFonts w:cs="Times New Roman"/>
          <w:noProof/>
          <w:lang w:eastAsia="en-US"/>
        </w:rPr>
      </w:pPr>
      <w:hyperlink r:id="rId10" w:anchor="_Toc430872508" w:history="1">
        <w:r w:rsidR="004F7A80" w:rsidRPr="004F7A80">
          <w:rPr>
            <w:rStyle w:val="Hyperlink"/>
            <w:rFonts w:ascii="Times New Roman" w:hAnsi="Times New Roman" w:cs="Times New Roman"/>
            <w:smallCaps w:val="0"/>
            <w:noProof/>
          </w:rPr>
          <w:t>Figure 6: Reliability index calculation</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_Toc430872508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57</w:t>
        </w:r>
        <w:r w:rsidRPr="004F7A80">
          <w:rPr>
            <w:rFonts w:cs="Times New Roman"/>
            <w:noProof/>
            <w:webHidden/>
          </w:rPr>
          <w:fldChar w:fldCharType="end"/>
        </w:r>
      </w:hyperlink>
    </w:p>
    <w:p w:rsidR="004F7A80" w:rsidRPr="004F7A80" w:rsidRDefault="001C3696">
      <w:pPr>
        <w:pStyle w:val="TableofFigures"/>
        <w:tabs>
          <w:tab w:val="right" w:leader="dot" w:pos="9016"/>
        </w:tabs>
        <w:rPr>
          <w:rFonts w:cs="Times New Roman"/>
          <w:noProof/>
          <w:lang w:eastAsia="en-US"/>
        </w:rPr>
      </w:pPr>
      <w:hyperlink r:id="rId11" w:anchor="_Toc430872509" w:history="1">
        <w:r w:rsidR="004F7A80" w:rsidRPr="004F7A80">
          <w:rPr>
            <w:rStyle w:val="Hyperlink"/>
            <w:rFonts w:ascii="Times New Roman" w:hAnsi="Times New Roman" w:cs="Times New Roman"/>
            <w:smallCaps w:val="0"/>
            <w:noProof/>
          </w:rPr>
          <w:t>Figure 7: Reliability index calculation over two iterationsfigure 8: Reliability index calculation</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_Toc430872509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57</w:t>
        </w:r>
        <w:r w:rsidRPr="004F7A80">
          <w:rPr>
            <w:rFonts w:cs="Times New Roman"/>
            <w:noProof/>
            <w:webHidden/>
          </w:rPr>
          <w:fldChar w:fldCharType="end"/>
        </w:r>
      </w:hyperlink>
    </w:p>
    <w:p w:rsidR="004F7A80" w:rsidRPr="004F7A80" w:rsidRDefault="001C3696">
      <w:pPr>
        <w:pStyle w:val="TableofFigures"/>
        <w:tabs>
          <w:tab w:val="right" w:leader="dot" w:pos="9016"/>
        </w:tabs>
        <w:rPr>
          <w:rFonts w:cs="Times New Roman"/>
          <w:noProof/>
          <w:lang w:eastAsia="en-US"/>
        </w:rPr>
      </w:pPr>
      <w:hyperlink w:anchor="_Toc430872510" w:history="1">
        <w:r w:rsidR="004F7A80" w:rsidRPr="004F7A80">
          <w:rPr>
            <w:rStyle w:val="Hyperlink"/>
            <w:rFonts w:ascii="Times New Roman" w:eastAsia="Times New Roman" w:hAnsi="Times New Roman" w:cs="Times New Roman"/>
            <w:smallCaps w:val="0"/>
            <w:noProof/>
            <w:lang w:val="en-GB"/>
          </w:rPr>
          <w:t>Figure 9: Bounded uniform distribution with a zero mean</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_Toc430872510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59</w:t>
        </w:r>
        <w:r w:rsidRPr="004F7A80">
          <w:rPr>
            <w:rFonts w:cs="Times New Roman"/>
            <w:noProof/>
            <w:webHidden/>
          </w:rPr>
          <w:fldChar w:fldCharType="end"/>
        </w:r>
      </w:hyperlink>
    </w:p>
    <w:p w:rsidR="004F7A80" w:rsidRPr="004F7A80" w:rsidRDefault="001C3696">
      <w:pPr>
        <w:pStyle w:val="TableofFigures"/>
        <w:tabs>
          <w:tab w:val="right" w:leader="dot" w:pos="9016"/>
        </w:tabs>
        <w:rPr>
          <w:rFonts w:cs="Times New Roman"/>
          <w:noProof/>
          <w:lang w:eastAsia="en-US"/>
        </w:rPr>
      </w:pPr>
      <w:hyperlink w:anchor="_Toc430872511" w:history="1">
        <w:r w:rsidR="004F7A80" w:rsidRPr="004F7A80">
          <w:rPr>
            <w:rStyle w:val="Hyperlink"/>
            <w:rFonts w:ascii="Times New Roman" w:eastAsia="Times New Roman" w:hAnsi="Times New Roman" w:cs="Times New Roman"/>
            <w:smallCaps w:val="0"/>
            <w:noProof/>
            <w:lang w:val="en-GB"/>
          </w:rPr>
          <w:t>Figure 10: Distribution of year-to-year changes in US wheat stocks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_Toc430872511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60</w:t>
        </w:r>
        <w:r w:rsidRPr="004F7A80">
          <w:rPr>
            <w:rFonts w:cs="Times New Roman"/>
            <w:noProof/>
            <w:webHidden/>
          </w:rPr>
          <w:fldChar w:fldCharType="end"/>
        </w:r>
      </w:hyperlink>
    </w:p>
    <w:p w:rsidR="004F7A80" w:rsidRPr="004F7A80" w:rsidRDefault="001C3696">
      <w:pPr>
        <w:pStyle w:val="TableofFigures"/>
        <w:tabs>
          <w:tab w:val="right" w:leader="dot" w:pos="9016"/>
        </w:tabs>
        <w:rPr>
          <w:rFonts w:cs="Times New Roman"/>
          <w:noProof/>
          <w:lang w:eastAsia="en-US"/>
        </w:rPr>
      </w:pPr>
      <w:hyperlink w:anchor="_Toc430872512" w:history="1">
        <w:r w:rsidR="004F7A80" w:rsidRPr="004F7A80">
          <w:rPr>
            <w:rStyle w:val="Hyperlink"/>
            <w:rFonts w:ascii="Times New Roman" w:eastAsia="Times New Roman" w:hAnsi="Times New Roman" w:cs="Times New Roman"/>
            <w:smallCaps w:val="0"/>
            <w:noProof/>
            <w:lang w:val="en-GB"/>
          </w:rPr>
          <w:t>Figure 11: Stock changes in t in relation to cumulative past stock changes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_Toc430872512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62</w:t>
        </w:r>
        <w:r w:rsidRPr="004F7A80">
          <w:rPr>
            <w:rFonts w:cs="Times New Roman"/>
            <w:noProof/>
            <w:webHidden/>
          </w:rPr>
          <w:fldChar w:fldCharType="end"/>
        </w:r>
      </w:hyperlink>
    </w:p>
    <w:p w:rsidR="004F7A80" w:rsidRPr="004F7A80" w:rsidRDefault="001C3696">
      <w:pPr>
        <w:pStyle w:val="TableofFigures"/>
        <w:tabs>
          <w:tab w:val="right" w:leader="dot" w:pos="9016"/>
        </w:tabs>
        <w:rPr>
          <w:rFonts w:cs="Times New Roman"/>
          <w:noProof/>
          <w:lang w:eastAsia="en-US"/>
        </w:rPr>
      </w:pPr>
      <w:hyperlink w:anchor="_Toc430872513" w:history="1">
        <w:r w:rsidR="004F7A80" w:rsidRPr="004F7A80">
          <w:rPr>
            <w:rStyle w:val="Hyperlink"/>
            <w:rFonts w:ascii="Times New Roman" w:eastAsia="Times New Roman" w:hAnsi="Times New Roman" w:cs="Times New Roman"/>
            <w:smallCaps w:val="0"/>
            <w:noProof/>
            <w:lang w:val="en-GB"/>
          </w:rPr>
          <w:t>Figure 12: Testing for normality, wheat stocks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_Toc430872513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63</w:t>
        </w:r>
        <w:r w:rsidRPr="004F7A80">
          <w:rPr>
            <w:rFonts w:cs="Times New Roman"/>
            <w:noProof/>
            <w:webHidden/>
          </w:rPr>
          <w:fldChar w:fldCharType="end"/>
        </w:r>
      </w:hyperlink>
    </w:p>
    <w:p w:rsidR="004F7A80" w:rsidRPr="004F7A80" w:rsidRDefault="001C3696">
      <w:pPr>
        <w:pStyle w:val="TableofFigures"/>
        <w:tabs>
          <w:tab w:val="right" w:leader="dot" w:pos="9016"/>
        </w:tabs>
        <w:rPr>
          <w:rFonts w:cs="Times New Roman"/>
          <w:noProof/>
          <w:lang w:eastAsia="en-US"/>
        </w:rPr>
      </w:pPr>
      <w:hyperlink w:anchor="_Toc430872514" w:history="1">
        <w:r w:rsidR="004F7A80" w:rsidRPr="004F7A80">
          <w:rPr>
            <w:rStyle w:val="Hyperlink"/>
            <w:rFonts w:ascii="Times New Roman" w:eastAsia="Times New Roman" w:hAnsi="Times New Roman" w:cs="Times New Roman"/>
            <w:smallCaps w:val="0"/>
            <w:noProof/>
            <w:lang w:val="en-GB"/>
          </w:rPr>
          <w:t>Figure 13: Testing for normality, maize stocks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_Toc430872514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63</w:t>
        </w:r>
        <w:r w:rsidRPr="004F7A80">
          <w:rPr>
            <w:rFonts w:cs="Times New Roman"/>
            <w:noProof/>
            <w:webHidden/>
          </w:rPr>
          <w:fldChar w:fldCharType="end"/>
        </w:r>
      </w:hyperlink>
    </w:p>
    <w:p w:rsidR="004F7A80" w:rsidRPr="004F7A80" w:rsidRDefault="001C3696">
      <w:pPr>
        <w:pStyle w:val="TableofFigures"/>
        <w:tabs>
          <w:tab w:val="right" w:leader="dot" w:pos="9016"/>
        </w:tabs>
        <w:rPr>
          <w:rFonts w:cs="Times New Roman"/>
          <w:noProof/>
          <w:lang w:eastAsia="en-US"/>
        </w:rPr>
      </w:pPr>
      <w:hyperlink r:id="rId12" w:anchor="_Toc430872515" w:history="1">
        <w:r w:rsidR="004F7A80" w:rsidRPr="004F7A80">
          <w:rPr>
            <w:rStyle w:val="Hyperlink"/>
            <w:rFonts w:ascii="Times New Roman" w:hAnsi="Times New Roman" w:cs="Times New Roman"/>
            <w:smallCaps w:val="0"/>
            <w:noProof/>
          </w:rPr>
          <w:t>Figure 14: Results of the feed estimates at the global level</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_Toc430872515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69</w:t>
        </w:r>
        <w:r w:rsidRPr="004F7A80">
          <w:rPr>
            <w:rFonts w:cs="Times New Roman"/>
            <w:noProof/>
            <w:webHidden/>
          </w:rPr>
          <w:fldChar w:fldCharType="end"/>
        </w:r>
      </w:hyperlink>
    </w:p>
    <w:p w:rsidR="004F7A80" w:rsidRPr="004F7A80" w:rsidRDefault="001C3696">
      <w:pPr>
        <w:pStyle w:val="TableofFigures"/>
        <w:tabs>
          <w:tab w:val="right" w:leader="dot" w:pos="9016"/>
        </w:tabs>
        <w:rPr>
          <w:rFonts w:cs="Times New Roman"/>
          <w:noProof/>
          <w:lang w:eastAsia="en-US"/>
        </w:rPr>
      </w:pPr>
      <w:hyperlink w:anchor="_Toc430872516" w:history="1">
        <w:r w:rsidR="004F7A80" w:rsidRPr="004F7A80">
          <w:rPr>
            <w:rStyle w:val="Hyperlink"/>
            <w:rFonts w:ascii="Times New Roman" w:hAnsi="Times New Roman" w:cs="Times New Roman"/>
            <w:smallCaps w:val="0"/>
            <w:noProof/>
            <w:lang w:val="en-GB"/>
          </w:rPr>
          <w:t>Figure 17: Estimated vs collected value for metabolizable energy</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_Toc430872516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70</w:t>
        </w:r>
        <w:r w:rsidRPr="004F7A80">
          <w:rPr>
            <w:rFonts w:cs="Times New Roman"/>
            <w:noProof/>
            <w:webHidden/>
          </w:rPr>
          <w:fldChar w:fldCharType="end"/>
        </w:r>
      </w:hyperlink>
    </w:p>
    <w:p w:rsidR="004F7A80" w:rsidRPr="004F7A80" w:rsidRDefault="001C3696">
      <w:pPr>
        <w:pStyle w:val="TableofFigures"/>
        <w:tabs>
          <w:tab w:val="right" w:leader="dot" w:pos="9016"/>
        </w:tabs>
        <w:rPr>
          <w:rFonts w:cs="Times New Roman"/>
          <w:noProof/>
          <w:lang w:eastAsia="en-US"/>
        </w:rPr>
      </w:pPr>
      <w:hyperlink r:id="rId13" w:anchor="_Toc430872517" w:history="1">
        <w:r w:rsidR="004F7A80" w:rsidRPr="004F7A80">
          <w:rPr>
            <w:rStyle w:val="Hyperlink"/>
            <w:rFonts w:ascii="Times New Roman" w:hAnsi="Times New Roman" w:cs="Times New Roman"/>
            <w:smallCaps w:val="0"/>
            <w:noProof/>
          </w:rPr>
          <w:t>Figure 15: Results of the feed estimates at the global levelfigure 16: Results of the feed estimates at the global level</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_Toc430872517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70</w:t>
        </w:r>
        <w:r w:rsidRPr="004F7A80">
          <w:rPr>
            <w:rFonts w:cs="Times New Roman"/>
            <w:noProof/>
            <w:webHidden/>
          </w:rPr>
          <w:fldChar w:fldCharType="end"/>
        </w:r>
      </w:hyperlink>
    </w:p>
    <w:p w:rsidR="004F7A80" w:rsidRPr="004F7A80" w:rsidRDefault="001C3696">
      <w:pPr>
        <w:pStyle w:val="TableofFigures"/>
        <w:tabs>
          <w:tab w:val="right" w:leader="dot" w:pos="9016"/>
        </w:tabs>
        <w:rPr>
          <w:rFonts w:cs="Times New Roman"/>
          <w:noProof/>
          <w:lang w:eastAsia="en-US"/>
        </w:rPr>
      </w:pPr>
      <w:hyperlink w:anchor="_Toc430872518" w:history="1">
        <w:r w:rsidR="004F7A80" w:rsidRPr="004F7A80">
          <w:rPr>
            <w:rStyle w:val="Hyperlink"/>
            <w:rFonts w:ascii="Times New Roman" w:eastAsia="Times New Roman" w:hAnsi="Times New Roman" w:cs="Times New Roman"/>
            <w:smallCaps w:val="0"/>
            <w:noProof/>
            <w:lang w:val="en-GB"/>
          </w:rPr>
          <w:t>Figure 18:  World cereal feeds, comparing results at the global level</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_Toc430872518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72</w:t>
        </w:r>
        <w:r w:rsidRPr="004F7A80">
          <w:rPr>
            <w:rFonts w:cs="Times New Roman"/>
            <w:noProof/>
            <w:webHidden/>
          </w:rPr>
          <w:fldChar w:fldCharType="end"/>
        </w:r>
      </w:hyperlink>
    </w:p>
    <w:p w:rsidR="004F7A80" w:rsidRPr="004F7A80" w:rsidRDefault="001C3696">
      <w:pPr>
        <w:pStyle w:val="TableofFigures"/>
        <w:tabs>
          <w:tab w:val="right" w:leader="dot" w:pos="9016"/>
        </w:tabs>
        <w:rPr>
          <w:rFonts w:cs="Times New Roman"/>
          <w:noProof/>
          <w:lang w:eastAsia="en-US"/>
        </w:rPr>
      </w:pPr>
      <w:hyperlink w:anchor="_Toc430872519" w:history="1">
        <w:r w:rsidR="004F7A80" w:rsidRPr="004F7A80">
          <w:rPr>
            <w:rStyle w:val="Hyperlink"/>
            <w:rFonts w:ascii="Times New Roman" w:eastAsia="Times New Roman" w:hAnsi="Times New Roman" w:cs="Times New Roman"/>
            <w:smallCaps w:val="0"/>
            <w:noProof/>
            <w:lang w:val="en-GB"/>
          </w:rPr>
          <w:t>Figure 19: Oilcakes, oil meals and brans supply vs. Demand</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_Toc430872519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74</w:t>
        </w:r>
        <w:r w:rsidRPr="004F7A80">
          <w:rPr>
            <w:rFonts w:cs="Times New Roman"/>
            <w:noProof/>
            <w:webHidden/>
          </w:rPr>
          <w:fldChar w:fldCharType="end"/>
        </w:r>
      </w:hyperlink>
    </w:p>
    <w:p w:rsidR="004F7A80" w:rsidRPr="004F7A80" w:rsidRDefault="001C3696">
      <w:pPr>
        <w:pStyle w:val="TableofFigures"/>
        <w:tabs>
          <w:tab w:val="right" w:leader="dot" w:pos="9016"/>
        </w:tabs>
        <w:rPr>
          <w:rFonts w:cs="Times New Roman"/>
          <w:noProof/>
          <w:lang w:eastAsia="en-US"/>
        </w:rPr>
      </w:pPr>
      <w:hyperlink w:anchor="_Toc430872520" w:history="1">
        <w:r w:rsidR="004F7A80" w:rsidRPr="004F7A80">
          <w:rPr>
            <w:rStyle w:val="Hyperlink"/>
            <w:rFonts w:ascii="Times New Roman" w:eastAsia="Times New Roman" w:hAnsi="Times New Roman" w:cs="Times New Roman"/>
            <w:smallCaps w:val="0"/>
            <w:noProof/>
            <w:lang w:val="en-GB"/>
          </w:rPr>
          <w:t>Figure 20: Vegetable oils: Other uses of FAOSTAT v industrial use of PSD</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_Toc430872520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80</w:t>
        </w:r>
        <w:r w:rsidRPr="004F7A80">
          <w:rPr>
            <w:rFonts w:cs="Times New Roman"/>
            <w:noProof/>
            <w:webHidden/>
          </w:rPr>
          <w:fldChar w:fldCharType="end"/>
        </w:r>
      </w:hyperlink>
    </w:p>
    <w:p w:rsidR="004F7A80" w:rsidRPr="004F7A80" w:rsidRDefault="001C3696">
      <w:pPr>
        <w:pStyle w:val="TableofFigures"/>
        <w:tabs>
          <w:tab w:val="right" w:leader="dot" w:pos="9016"/>
        </w:tabs>
        <w:rPr>
          <w:rFonts w:cs="Times New Roman"/>
          <w:noProof/>
          <w:lang w:eastAsia="en-US"/>
        </w:rPr>
      </w:pPr>
      <w:hyperlink w:anchor="_Toc430872521" w:history="1">
        <w:r w:rsidR="004F7A80" w:rsidRPr="004F7A80">
          <w:rPr>
            <w:rStyle w:val="Hyperlink"/>
            <w:rFonts w:ascii="Times New Roman" w:eastAsia="Times New Roman" w:hAnsi="Times New Roman" w:cs="Times New Roman"/>
            <w:smallCaps w:val="0"/>
            <w:noProof/>
            <w:lang w:val="en-GB"/>
          </w:rPr>
          <w:t>Figure 21: Flow chart of food losses and wastages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_Toc430872521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83</w:t>
        </w:r>
        <w:r w:rsidRPr="004F7A80">
          <w:rPr>
            <w:rFonts w:cs="Times New Roman"/>
            <w:noProof/>
            <w:webHidden/>
          </w:rPr>
          <w:fldChar w:fldCharType="end"/>
        </w:r>
      </w:hyperlink>
    </w:p>
    <w:p w:rsidR="004F7A80" w:rsidRPr="004F7A80" w:rsidRDefault="001C3696">
      <w:pPr>
        <w:pStyle w:val="TableofFigures"/>
        <w:tabs>
          <w:tab w:val="right" w:leader="dot" w:pos="9016"/>
        </w:tabs>
        <w:rPr>
          <w:rFonts w:cs="Times New Roman"/>
          <w:noProof/>
          <w:lang w:eastAsia="en-US"/>
        </w:rPr>
      </w:pPr>
      <w:hyperlink w:anchor="_Toc430872522" w:history="1">
        <w:r w:rsidR="004F7A80" w:rsidRPr="004F7A80">
          <w:rPr>
            <w:rStyle w:val="Hyperlink"/>
            <w:rFonts w:ascii="Times New Roman" w:eastAsia="Times New Roman" w:hAnsi="Times New Roman" w:cs="Times New Roman"/>
            <w:smallCaps w:val="0"/>
            <w:noProof/>
            <w:lang w:val="en-GB"/>
          </w:rPr>
          <w:t>Figure 22: Ensemble modelling results for yield estimates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_Toc430872522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91</w:t>
        </w:r>
        <w:r w:rsidRPr="004F7A80">
          <w:rPr>
            <w:rFonts w:cs="Times New Roman"/>
            <w:noProof/>
            <w:webHidden/>
          </w:rPr>
          <w:fldChar w:fldCharType="end"/>
        </w:r>
      </w:hyperlink>
    </w:p>
    <w:p w:rsidR="004F7A80" w:rsidRPr="004F7A80" w:rsidRDefault="001C3696">
      <w:pPr>
        <w:pStyle w:val="TableofFigures"/>
        <w:tabs>
          <w:tab w:val="right" w:leader="dot" w:pos="9016"/>
        </w:tabs>
        <w:rPr>
          <w:rFonts w:cs="Times New Roman"/>
          <w:noProof/>
          <w:lang w:eastAsia="en-US"/>
        </w:rPr>
      </w:pPr>
      <w:hyperlink w:anchor="_Toc430872523" w:history="1">
        <w:r w:rsidR="004F7A80" w:rsidRPr="004F7A80">
          <w:rPr>
            <w:rStyle w:val="Hyperlink"/>
            <w:rFonts w:ascii="Times New Roman" w:eastAsia="Times New Roman" w:hAnsi="Times New Roman" w:cs="Times New Roman"/>
            <w:smallCaps w:val="0"/>
            <w:noProof/>
            <w:lang w:val="en-GB"/>
          </w:rPr>
          <w:t>Figure 23: the processing/standardization tree for wheat and wheat products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_Toc430872523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98</w:t>
        </w:r>
        <w:r w:rsidRPr="004F7A80">
          <w:rPr>
            <w:rFonts w:cs="Times New Roman"/>
            <w:noProof/>
            <w:webHidden/>
          </w:rPr>
          <w:fldChar w:fldCharType="end"/>
        </w:r>
      </w:hyperlink>
    </w:p>
    <w:p w:rsidR="004F7A80" w:rsidRPr="004F7A80" w:rsidRDefault="001C3696" w:rsidP="004F7A80">
      <w:pPr>
        <w:pStyle w:val="TableofFigures"/>
        <w:tabs>
          <w:tab w:val="right" w:leader="dot" w:pos="9016"/>
        </w:tabs>
        <w:rPr>
          <w:rFonts w:cs="Times New Roman"/>
          <w:noProof/>
          <w:lang w:eastAsia="en-US"/>
        </w:rPr>
      </w:pPr>
      <w:hyperlink w:anchor="_Toc430872524" w:history="1">
        <w:r w:rsidR="004F7A80" w:rsidRPr="004F7A80">
          <w:rPr>
            <w:rStyle w:val="Hyperlink"/>
            <w:rFonts w:ascii="Times New Roman" w:eastAsia="Times New Roman" w:hAnsi="Times New Roman" w:cs="Times New Roman"/>
            <w:smallCaps w:val="0"/>
            <w:noProof/>
            <w:lang w:val="en-GB"/>
          </w:rPr>
          <w:t>Figure 24: Processing tree for sugar crops and products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_Toc430872524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108</w:t>
        </w:r>
        <w:r w:rsidRPr="004F7A80">
          <w:rPr>
            <w:rFonts w:cs="Times New Roman"/>
            <w:noProof/>
            <w:webHidden/>
          </w:rPr>
          <w:fldChar w:fldCharType="end"/>
        </w:r>
      </w:hyperlink>
    </w:p>
    <w:p w:rsidR="004F7A80" w:rsidRPr="004F7A80" w:rsidRDefault="001C3696" w:rsidP="004F7A80">
      <w:pPr>
        <w:pStyle w:val="TableofFigures"/>
        <w:tabs>
          <w:tab w:val="right" w:leader="dot" w:pos="9016"/>
        </w:tabs>
        <w:rPr>
          <w:rFonts w:cs="Times New Roman"/>
          <w:noProof/>
          <w:lang w:eastAsia="en-US"/>
        </w:rPr>
      </w:pPr>
      <w:hyperlink w:anchor="_Toc430872525" w:history="1">
        <w:r w:rsidR="004F7A80" w:rsidRPr="004F7A80">
          <w:rPr>
            <w:rStyle w:val="Hyperlink"/>
            <w:rFonts w:ascii="Times New Roman" w:eastAsia="Times New Roman" w:hAnsi="Times New Roman" w:cs="Times New Roman"/>
            <w:smallCaps w:val="0"/>
            <w:noProof/>
            <w:lang w:val="en-GB"/>
          </w:rPr>
          <w:t>Figure 25: Commodity tree for palm oil</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_Toc430872525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118</w:t>
        </w:r>
        <w:r w:rsidRPr="004F7A80">
          <w:rPr>
            <w:rFonts w:cs="Times New Roman"/>
            <w:noProof/>
            <w:webHidden/>
          </w:rPr>
          <w:fldChar w:fldCharType="end"/>
        </w:r>
      </w:hyperlink>
    </w:p>
    <w:p w:rsidR="004F7A80" w:rsidRPr="004F7A80" w:rsidRDefault="001C3696" w:rsidP="004F7A80">
      <w:pPr>
        <w:pStyle w:val="TableofFigures"/>
        <w:tabs>
          <w:tab w:val="right" w:leader="dot" w:pos="9016"/>
        </w:tabs>
        <w:rPr>
          <w:rFonts w:cs="Times New Roman"/>
          <w:noProof/>
          <w:lang w:eastAsia="en-US"/>
        </w:rPr>
      </w:pPr>
      <w:hyperlink w:anchor="_Toc430872526" w:history="1">
        <w:r w:rsidR="004F7A80" w:rsidRPr="004F7A80">
          <w:rPr>
            <w:rStyle w:val="Hyperlink"/>
            <w:rFonts w:ascii="Times New Roman" w:eastAsia="Times New Roman" w:hAnsi="Times New Roman" w:cs="Times New Roman"/>
            <w:smallCaps w:val="0"/>
            <w:noProof/>
            <w:lang w:val="en-GB"/>
          </w:rPr>
          <w:t>Figure 26: Trade processing steps at FAO</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_Toc430872526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124</w:t>
        </w:r>
        <w:r w:rsidRPr="004F7A80">
          <w:rPr>
            <w:rFonts w:cs="Times New Roman"/>
            <w:noProof/>
            <w:webHidden/>
          </w:rPr>
          <w:fldChar w:fldCharType="end"/>
        </w:r>
      </w:hyperlink>
    </w:p>
    <w:p w:rsidR="004F7A80" w:rsidRPr="004F7A80" w:rsidRDefault="001C3696" w:rsidP="004F7A80">
      <w:pPr>
        <w:pStyle w:val="TableofFigures"/>
        <w:tabs>
          <w:tab w:val="right" w:leader="dot" w:pos="9016"/>
        </w:tabs>
        <w:rPr>
          <w:rFonts w:cs="Times New Roman"/>
          <w:noProof/>
          <w:lang w:eastAsia="en-US"/>
        </w:rPr>
      </w:pPr>
      <w:hyperlink w:anchor="_Toc430872527" w:history="1">
        <w:r w:rsidR="004F7A80" w:rsidRPr="004F7A80">
          <w:rPr>
            <w:rStyle w:val="Hyperlink"/>
            <w:rFonts w:ascii="Times New Roman" w:eastAsia="Times New Roman" w:hAnsi="Times New Roman" w:cs="Times New Roman"/>
            <w:smallCaps w:val="0"/>
            <w:noProof/>
            <w:lang w:val="en-GB"/>
          </w:rPr>
          <w:t>Figure 27: Results of outlier tests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_Toc430872527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125</w:t>
        </w:r>
        <w:r w:rsidRPr="004F7A80">
          <w:rPr>
            <w:rFonts w:cs="Times New Roman"/>
            <w:noProof/>
            <w:webHidden/>
          </w:rPr>
          <w:fldChar w:fldCharType="end"/>
        </w:r>
      </w:hyperlink>
    </w:p>
    <w:p w:rsidR="004F7A80" w:rsidRPr="004F7A80" w:rsidRDefault="001C3696" w:rsidP="004F7A80">
      <w:pPr>
        <w:pStyle w:val="TableofFigures"/>
        <w:tabs>
          <w:tab w:val="right" w:leader="dot" w:pos="9016"/>
        </w:tabs>
        <w:rPr>
          <w:rFonts w:cs="Times New Roman"/>
          <w:noProof/>
          <w:lang w:eastAsia="en-US"/>
        </w:rPr>
      </w:pPr>
      <w:hyperlink w:anchor="_Toc430872528" w:history="1">
        <w:r w:rsidR="004F7A80" w:rsidRPr="004F7A80">
          <w:rPr>
            <w:rStyle w:val="Hyperlink"/>
            <w:rFonts w:ascii="Times New Roman" w:eastAsia="Times New Roman" w:hAnsi="Times New Roman" w:cs="Times New Roman"/>
            <w:smallCaps w:val="0"/>
            <w:noProof/>
            <w:lang w:val="en-GB"/>
          </w:rPr>
          <w:t>Figure 28: Quality of links between HS – FCL(shaded)  and HS - CPC</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_Toc430872528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131</w:t>
        </w:r>
        <w:r w:rsidRPr="004F7A80">
          <w:rPr>
            <w:rFonts w:cs="Times New Roman"/>
            <w:noProof/>
            <w:webHidden/>
          </w:rPr>
          <w:fldChar w:fldCharType="end"/>
        </w:r>
      </w:hyperlink>
    </w:p>
    <w:p w:rsidR="004F7A80" w:rsidRPr="004F7A80" w:rsidRDefault="001C3696" w:rsidP="004F7A80">
      <w:pPr>
        <w:pStyle w:val="TableofFigures"/>
        <w:tabs>
          <w:tab w:val="right" w:leader="dot" w:pos="9016"/>
        </w:tabs>
        <w:rPr>
          <w:rStyle w:val="Hyperlink"/>
          <w:rFonts w:ascii="Times New Roman" w:hAnsi="Times New Roman" w:cs="Times New Roman"/>
          <w:smallCaps w:val="0"/>
          <w:noProof/>
        </w:rPr>
      </w:pPr>
      <w:hyperlink w:anchor="_Toc430872529" w:history="1">
        <w:r w:rsidR="004F7A80" w:rsidRPr="004F7A80">
          <w:rPr>
            <w:rStyle w:val="Hyperlink"/>
            <w:rFonts w:ascii="Times New Roman" w:eastAsia="Times New Roman" w:hAnsi="Times New Roman" w:cs="Times New Roman"/>
            <w:smallCaps w:val="0"/>
            <w:noProof/>
            <w:lang w:val="en-GB"/>
          </w:rPr>
          <w:t>Figure 2</w:t>
        </w:r>
        <w:r w:rsidR="004F7A80" w:rsidRPr="004F7A80">
          <w:rPr>
            <w:rStyle w:val="Hyperlink"/>
            <w:rFonts w:ascii="Times New Roman" w:hAnsi="Times New Roman" w:cs="Times New Roman"/>
            <w:smallCaps w:val="0"/>
            <w:noProof/>
            <w:lang w:val="en-GB"/>
          </w:rPr>
          <w:t>9</w:t>
        </w:r>
        <w:r w:rsidR="004F7A80" w:rsidRPr="004F7A80">
          <w:rPr>
            <w:rStyle w:val="Hyperlink"/>
            <w:rFonts w:ascii="Times New Roman" w:eastAsia="Times New Roman" w:hAnsi="Times New Roman" w:cs="Times New Roman"/>
            <w:smallCaps w:val="0"/>
            <w:noProof/>
            <w:lang w:val="en-GB"/>
          </w:rPr>
          <w:t>: CPC expanded code for “Mixed grain” (0103 in FCL)</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_Toc430872529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132</w:t>
        </w:r>
        <w:r w:rsidRPr="004F7A80">
          <w:rPr>
            <w:rFonts w:cs="Times New Roman"/>
            <w:noProof/>
            <w:webHidden/>
          </w:rPr>
          <w:fldChar w:fldCharType="end"/>
        </w:r>
      </w:hyperlink>
    </w:p>
    <w:p w:rsidR="004F7A80" w:rsidRPr="004F7A80" w:rsidRDefault="004F7A80" w:rsidP="004F7A80">
      <w:pPr>
        <w:pStyle w:val="Caption"/>
        <w:spacing w:before="0" w:after="0"/>
        <w:jc w:val="both"/>
        <w:rPr>
          <w:rFonts w:asciiTheme="majorBidi" w:eastAsia="Times New Roman" w:hAnsiTheme="majorBidi" w:cstheme="majorBidi"/>
          <w:i w:val="0"/>
          <w:sz w:val="22"/>
          <w:szCs w:val="22"/>
          <w:lang w:val="en-GB"/>
        </w:rPr>
      </w:pPr>
      <w:r w:rsidRPr="004F7A80">
        <w:rPr>
          <w:rFonts w:asciiTheme="majorBidi" w:eastAsia="Times New Roman" w:hAnsiTheme="majorBidi" w:cstheme="majorBidi"/>
          <w:i w:val="0"/>
          <w:sz w:val="22"/>
          <w:szCs w:val="22"/>
          <w:lang w:val="en-GB"/>
        </w:rPr>
        <w:t>Figure 30: Classification of millet and its derived products in FCL</w:t>
      </w:r>
    </w:p>
    <w:p w:rsidR="004F7A80" w:rsidRPr="004F7A80" w:rsidRDefault="004F7A80" w:rsidP="004F7A80">
      <w:pPr>
        <w:pStyle w:val="Caption"/>
        <w:spacing w:before="0" w:after="0"/>
        <w:jc w:val="both"/>
        <w:rPr>
          <w:rFonts w:asciiTheme="majorBidi" w:eastAsia="Times New Roman" w:hAnsiTheme="majorBidi" w:cstheme="majorBidi"/>
          <w:i w:val="0"/>
          <w:sz w:val="22"/>
          <w:szCs w:val="22"/>
          <w:lang w:val="en-GB"/>
        </w:rPr>
      </w:pPr>
      <w:r w:rsidRPr="004F7A80">
        <w:rPr>
          <w:rFonts w:asciiTheme="majorBidi" w:eastAsia="Times New Roman" w:hAnsiTheme="majorBidi" w:cstheme="majorBidi"/>
          <w:i w:val="0"/>
          <w:sz w:val="22"/>
          <w:szCs w:val="22"/>
          <w:lang w:val="en-GB"/>
        </w:rPr>
        <w:t xml:space="preserve">Figure 31: Commodity tree of millet (a simple example as it only includes 1st level processed products) </w:t>
      </w:r>
    </w:p>
    <w:p w:rsidR="004F7A80" w:rsidRPr="004F7A80" w:rsidRDefault="004F7A80" w:rsidP="004F7A80">
      <w:pPr>
        <w:pStyle w:val="Caption"/>
        <w:spacing w:before="0" w:after="0"/>
        <w:jc w:val="both"/>
        <w:rPr>
          <w:rFonts w:asciiTheme="majorBidi" w:hAnsiTheme="majorBidi" w:cstheme="majorBidi"/>
          <w:i w:val="0"/>
          <w:sz w:val="22"/>
          <w:szCs w:val="22"/>
          <w:lang w:val="en-GB"/>
        </w:rPr>
      </w:pPr>
      <w:r w:rsidRPr="004F7A80">
        <w:rPr>
          <w:rFonts w:asciiTheme="majorBidi" w:eastAsia="Times New Roman" w:hAnsiTheme="majorBidi" w:cstheme="majorBidi"/>
          <w:i w:val="0"/>
          <w:sz w:val="22"/>
          <w:szCs w:val="22"/>
          <w:lang w:val="en-GB"/>
        </w:rPr>
        <w:t xml:space="preserve">Figure </w:t>
      </w:r>
      <w:r w:rsidRPr="004F7A80">
        <w:rPr>
          <w:rFonts w:asciiTheme="majorBidi" w:hAnsiTheme="majorBidi" w:cstheme="majorBidi"/>
          <w:i w:val="0"/>
          <w:sz w:val="22"/>
          <w:szCs w:val="22"/>
          <w:lang w:val="en-GB"/>
        </w:rPr>
        <w:t>32</w:t>
      </w:r>
      <w:r w:rsidRPr="004F7A80">
        <w:rPr>
          <w:rFonts w:asciiTheme="majorBidi" w:eastAsia="Times New Roman" w:hAnsiTheme="majorBidi" w:cstheme="majorBidi"/>
          <w:i w:val="0"/>
          <w:sz w:val="22"/>
          <w:szCs w:val="22"/>
          <w:lang w:val="en-GB"/>
        </w:rPr>
        <w:t>: Commodity tree of millet in CPC</w:t>
      </w:r>
    </w:p>
    <w:p w:rsidR="004F7A80" w:rsidRPr="004F7A80" w:rsidRDefault="004F7A80" w:rsidP="004F7A80">
      <w:pPr>
        <w:pStyle w:val="Caption"/>
        <w:spacing w:before="0" w:after="0"/>
        <w:jc w:val="both"/>
        <w:rPr>
          <w:rFonts w:asciiTheme="majorBidi" w:eastAsia="Times New Roman" w:hAnsiTheme="majorBidi" w:cstheme="majorBidi"/>
          <w:i w:val="0"/>
          <w:sz w:val="22"/>
          <w:szCs w:val="22"/>
          <w:lang w:val="en-GB"/>
        </w:rPr>
      </w:pPr>
      <w:r w:rsidRPr="004F7A80">
        <w:rPr>
          <w:rFonts w:asciiTheme="majorBidi" w:eastAsia="Times New Roman" w:hAnsiTheme="majorBidi" w:cstheme="majorBidi"/>
          <w:i w:val="0"/>
          <w:sz w:val="22"/>
          <w:szCs w:val="22"/>
          <w:lang w:val="en-GB"/>
        </w:rPr>
        <w:t xml:space="preserve">Figure </w:t>
      </w:r>
      <w:r w:rsidRPr="004F7A80">
        <w:rPr>
          <w:rFonts w:asciiTheme="majorBidi" w:hAnsiTheme="majorBidi" w:cstheme="majorBidi"/>
          <w:i w:val="0"/>
          <w:sz w:val="22"/>
          <w:szCs w:val="22"/>
          <w:lang w:val="en-GB"/>
        </w:rPr>
        <w:t>33</w:t>
      </w:r>
      <w:r w:rsidRPr="004F7A80">
        <w:rPr>
          <w:rFonts w:asciiTheme="majorBidi" w:eastAsia="Times New Roman" w:hAnsiTheme="majorBidi" w:cstheme="majorBidi"/>
          <w:i w:val="0"/>
          <w:sz w:val="22"/>
          <w:szCs w:val="22"/>
          <w:lang w:val="en-GB"/>
        </w:rPr>
        <w:t>: Classification of millet and its derived products in CPC; CPC hierarchy reflects the economic activity of origin</w:t>
      </w:r>
    </w:p>
    <w:p w:rsidR="004F7A80" w:rsidRPr="004F7A80" w:rsidRDefault="004F7A80" w:rsidP="004F7A80">
      <w:pPr>
        <w:pStyle w:val="Caption"/>
        <w:spacing w:before="0" w:after="0"/>
        <w:jc w:val="both"/>
        <w:rPr>
          <w:rFonts w:asciiTheme="majorBidi" w:hAnsiTheme="majorBidi" w:cstheme="majorBidi"/>
          <w:i w:val="0"/>
          <w:sz w:val="22"/>
          <w:szCs w:val="22"/>
          <w:lang w:val="en-GB"/>
        </w:rPr>
      </w:pPr>
      <w:r w:rsidRPr="004F7A80">
        <w:rPr>
          <w:rFonts w:asciiTheme="majorBidi" w:eastAsia="Times New Roman" w:hAnsiTheme="majorBidi" w:cstheme="majorBidi"/>
          <w:i w:val="0"/>
          <w:sz w:val="22"/>
          <w:szCs w:val="22"/>
          <w:lang w:val="en-GB"/>
        </w:rPr>
        <w:t xml:space="preserve">Figure </w:t>
      </w:r>
      <w:r w:rsidRPr="004F7A80">
        <w:rPr>
          <w:rFonts w:asciiTheme="majorBidi" w:hAnsiTheme="majorBidi" w:cstheme="majorBidi"/>
          <w:i w:val="0"/>
          <w:sz w:val="22"/>
          <w:szCs w:val="22"/>
          <w:lang w:val="en-GB"/>
        </w:rPr>
        <w:t>34</w:t>
      </w:r>
      <w:r w:rsidRPr="004F7A80">
        <w:rPr>
          <w:rFonts w:asciiTheme="majorBidi" w:eastAsia="Times New Roman" w:hAnsiTheme="majorBidi" w:cstheme="majorBidi"/>
          <w:i w:val="0"/>
          <w:sz w:val="22"/>
          <w:szCs w:val="22"/>
          <w:lang w:val="en-GB"/>
        </w:rPr>
        <w:t>: Classification scheme used in the new system</w:t>
      </w:r>
    </w:p>
    <w:p w:rsidR="004F7A80" w:rsidRPr="004F7A80" w:rsidRDefault="004F7A80" w:rsidP="004F7A80">
      <w:pPr>
        <w:pStyle w:val="Caption"/>
        <w:jc w:val="both"/>
        <w:rPr>
          <w:rFonts w:asciiTheme="majorBidi" w:hAnsiTheme="majorBidi" w:cstheme="majorBidi"/>
          <w:i w:val="0"/>
          <w:sz w:val="22"/>
          <w:szCs w:val="22"/>
          <w:lang w:val="en-GB"/>
        </w:rPr>
      </w:pPr>
    </w:p>
    <w:p w:rsidR="004F7A80" w:rsidRPr="004F7A80" w:rsidRDefault="004F7A80" w:rsidP="004F7A80">
      <w:pPr>
        <w:pStyle w:val="Caption"/>
        <w:jc w:val="both"/>
        <w:rPr>
          <w:rFonts w:asciiTheme="majorBidi" w:eastAsia="Times New Roman" w:hAnsiTheme="majorBidi" w:cstheme="majorBidi"/>
          <w:i w:val="0"/>
          <w:lang w:val="en-GB"/>
        </w:rPr>
      </w:pPr>
    </w:p>
    <w:p w:rsidR="004F7A80" w:rsidRPr="004F7A80" w:rsidRDefault="004F7A80" w:rsidP="004F7A80">
      <w:pPr>
        <w:pStyle w:val="Caption"/>
        <w:jc w:val="both"/>
        <w:rPr>
          <w:rFonts w:asciiTheme="majorBidi" w:hAnsiTheme="majorBidi" w:cstheme="majorBidi"/>
          <w:i w:val="0"/>
          <w:lang w:val="en-GB"/>
        </w:rPr>
      </w:pPr>
    </w:p>
    <w:p w:rsidR="004F7A80" w:rsidRPr="004F7A80" w:rsidRDefault="004F7A80" w:rsidP="004F7A80">
      <w:pPr>
        <w:rPr>
          <w:lang w:val="en-GB"/>
        </w:rPr>
      </w:pPr>
    </w:p>
    <w:p w:rsidR="004B3819" w:rsidRPr="00F31509" w:rsidRDefault="001C3696" w:rsidP="00BD24CC">
      <w:pPr>
        <w:pStyle w:val="Heading1"/>
        <w:rPr>
          <w:rFonts w:asciiTheme="majorBidi" w:hAnsiTheme="majorBidi" w:cstheme="majorBidi"/>
        </w:rPr>
      </w:pPr>
      <w:r w:rsidRPr="004F7A80">
        <w:rPr>
          <w:rFonts w:eastAsiaTheme="minorEastAsia"/>
          <w:b w:val="0"/>
          <w:bCs w:val="0"/>
          <w:color w:val="auto"/>
          <w:kern w:val="0"/>
          <w:sz w:val="24"/>
          <w:szCs w:val="24"/>
          <w:lang w:eastAsia="zh-CN"/>
        </w:rPr>
        <w:lastRenderedPageBreak/>
        <w:fldChar w:fldCharType="end"/>
      </w:r>
      <w:bookmarkStart w:id="12" w:name="_Toc428436037"/>
      <w:bookmarkStart w:id="13" w:name="_Toc428436338"/>
      <w:bookmarkStart w:id="14" w:name="_Toc428436464"/>
      <w:r w:rsidR="00505EE3" w:rsidRPr="00F31509">
        <w:rPr>
          <w:rFonts w:asciiTheme="majorBidi" w:hAnsiTheme="majorBidi" w:cstheme="majorBidi"/>
        </w:rPr>
        <w:t>About this document</w:t>
      </w:r>
      <w:bookmarkEnd w:id="0"/>
      <w:bookmarkEnd w:id="12"/>
      <w:bookmarkEnd w:id="13"/>
      <w:bookmarkEnd w:id="14"/>
      <w:r w:rsidR="00505EE3" w:rsidRPr="00F31509">
        <w:rPr>
          <w:rFonts w:asciiTheme="majorBidi" w:hAnsiTheme="majorBidi" w:cstheme="majorBidi"/>
        </w:rPr>
        <w:t xml:space="preserve"> </w:t>
      </w:r>
      <w:bookmarkEnd w:id="1"/>
    </w:p>
    <w:p w:rsidR="00B15268" w:rsidRPr="00F31509" w:rsidRDefault="004B3819" w:rsidP="00505E82">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This document </w:t>
      </w:r>
      <w:r w:rsidR="00B15268" w:rsidRPr="00F31509">
        <w:rPr>
          <w:rFonts w:asciiTheme="majorBidi" w:hAnsiTheme="majorBidi" w:cstheme="majorBidi"/>
          <w:bCs/>
          <w:color w:val="000000" w:themeColor="text1"/>
          <w:szCs w:val="24"/>
          <w:lang w:val="en-GB"/>
        </w:rPr>
        <w:t xml:space="preserve">is the </w:t>
      </w:r>
      <w:r w:rsidR="00AD6356" w:rsidRPr="00F31509">
        <w:rPr>
          <w:rFonts w:asciiTheme="majorBidi" w:hAnsiTheme="majorBidi" w:cstheme="majorBidi"/>
          <w:bCs/>
          <w:color w:val="000000" w:themeColor="text1"/>
          <w:szCs w:val="24"/>
          <w:lang w:val="en-GB"/>
        </w:rPr>
        <w:t xml:space="preserve">first draft of a resource book </w:t>
      </w:r>
      <w:r w:rsidR="00846C4F" w:rsidRPr="00F31509">
        <w:rPr>
          <w:rFonts w:asciiTheme="majorBidi" w:hAnsiTheme="majorBidi" w:cstheme="majorBidi"/>
          <w:bCs/>
          <w:color w:val="000000" w:themeColor="text1"/>
          <w:szCs w:val="24"/>
          <w:lang w:val="en-GB"/>
        </w:rPr>
        <w:t>to guide</w:t>
      </w:r>
      <w:r w:rsidR="003C00F7" w:rsidRPr="00F31509">
        <w:rPr>
          <w:rFonts w:asciiTheme="majorBidi" w:hAnsiTheme="majorBidi" w:cstheme="majorBidi"/>
          <w:bCs/>
          <w:color w:val="000000" w:themeColor="text1"/>
          <w:szCs w:val="24"/>
          <w:lang w:val="en-GB"/>
        </w:rPr>
        <w:t xml:space="preserve"> the compilation of </w:t>
      </w:r>
      <w:r w:rsidR="00AD6356" w:rsidRPr="00F31509">
        <w:rPr>
          <w:rFonts w:asciiTheme="majorBidi" w:hAnsiTheme="majorBidi" w:cstheme="majorBidi"/>
          <w:bCs/>
          <w:color w:val="000000" w:themeColor="text1"/>
          <w:szCs w:val="24"/>
          <w:lang w:val="en-GB"/>
        </w:rPr>
        <w:t xml:space="preserve">Food Balance Sheets (FBS) at country level. It is based on the new FBS methodology developed by </w:t>
      </w:r>
      <w:r w:rsidR="00BD5B80" w:rsidRPr="00F31509">
        <w:rPr>
          <w:rFonts w:asciiTheme="majorBidi" w:hAnsiTheme="majorBidi" w:cstheme="majorBidi"/>
          <w:bCs/>
          <w:color w:val="000000" w:themeColor="text1"/>
          <w:szCs w:val="24"/>
          <w:lang w:val="en-GB"/>
        </w:rPr>
        <w:t xml:space="preserve">the Statistics Division of </w:t>
      </w:r>
      <w:r w:rsidR="00AD6356" w:rsidRPr="00F31509">
        <w:rPr>
          <w:rFonts w:asciiTheme="majorBidi" w:hAnsiTheme="majorBidi" w:cstheme="majorBidi"/>
          <w:bCs/>
          <w:color w:val="000000" w:themeColor="text1"/>
          <w:szCs w:val="24"/>
          <w:lang w:val="en-GB"/>
        </w:rPr>
        <w:t xml:space="preserve">FAO and allows FBS compilers at country level to build up </w:t>
      </w:r>
      <w:r w:rsidR="00BD5B80" w:rsidRPr="00F31509">
        <w:rPr>
          <w:rFonts w:asciiTheme="majorBidi" w:hAnsiTheme="majorBidi" w:cstheme="majorBidi"/>
          <w:bCs/>
          <w:color w:val="000000" w:themeColor="text1"/>
          <w:szCs w:val="24"/>
          <w:lang w:val="en-GB"/>
        </w:rPr>
        <w:t xml:space="preserve">their own </w:t>
      </w:r>
      <w:r w:rsidR="00AD6356" w:rsidRPr="00F31509">
        <w:rPr>
          <w:rFonts w:asciiTheme="majorBidi" w:hAnsiTheme="majorBidi" w:cstheme="majorBidi"/>
          <w:bCs/>
          <w:color w:val="000000" w:themeColor="text1"/>
          <w:szCs w:val="24"/>
          <w:lang w:val="en-GB"/>
        </w:rPr>
        <w:t>FBS</w:t>
      </w:r>
      <w:r w:rsidR="00BD5B80" w:rsidRPr="00F31509">
        <w:rPr>
          <w:rFonts w:asciiTheme="majorBidi" w:hAnsiTheme="majorBidi" w:cstheme="majorBidi"/>
          <w:bCs/>
          <w:color w:val="000000" w:themeColor="text1"/>
          <w:szCs w:val="24"/>
          <w:lang w:val="en-GB"/>
        </w:rPr>
        <w:t>s</w:t>
      </w:r>
      <w:r w:rsidR="00AD6356" w:rsidRPr="00F31509">
        <w:rPr>
          <w:rFonts w:asciiTheme="majorBidi" w:hAnsiTheme="majorBidi" w:cstheme="majorBidi"/>
          <w:bCs/>
          <w:color w:val="000000" w:themeColor="text1"/>
          <w:szCs w:val="24"/>
          <w:lang w:val="en-GB"/>
        </w:rPr>
        <w:t xml:space="preserve"> in a step-by-step manner. </w:t>
      </w:r>
      <w:r w:rsidR="00B15268" w:rsidRPr="00F31509">
        <w:rPr>
          <w:rFonts w:asciiTheme="majorBidi" w:hAnsiTheme="majorBidi" w:cstheme="majorBidi"/>
          <w:bCs/>
          <w:color w:val="000000" w:themeColor="text1"/>
          <w:szCs w:val="24"/>
          <w:lang w:val="en-GB"/>
        </w:rPr>
        <w:t>To facilitate this capacity develo</w:t>
      </w:r>
      <w:r w:rsidR="008C3E1E" w:rsidRPr="00F31509">
        <w:rPr>
          <w:rFonts w:asciiTheme="majorBidi" w:hAnsiTheme="majorBidi" w:cstheme="majorBidi"/>
          <w:bCs/>
          <w:color w:val="000000" w:themeColor="text1"/>
          <w:szCs w:val="24"/>
          <w:lang w:val="en-GB"/>
        </w:rPr>
        <w:t>pment process, the</w:t>
      </w:r>
      <w:r w:rsidR="00B15268" w:rsidRPr="00F31509">
        <w:rPr>
          <w:rFonts w:asciiTheme="majorBidi" w:hAnsiTheme="majorBidi" w:cstheme="majorBidi"/>
          <w:bCs/>
          <w:color w:val="000000" w:themeColor="text1"/>
          <w:szCs w:val="24"/>
          <w:lang w:val="en-GB"/>
        </w:rPr>
        <w:t xml:space="preserve"> manual will be accompanied by a set of materials (</w:t>
      </w:r>
      <w:r w:rsidR="00CF730D" w:rsidRPr="00F31509">
        <w:rPr>
          <w:rFonts w:asciiTheme="majorBidi" w:hAnsiTheme="majorBidi" w:cstheme="majorBidi"/>
          <w:bCs/>
          <w:color w:val="000000" w:themeColor="text1"/>
          <w:szCs w:val="24"/>
          <w:lang w:val="en-GB"/>
        </w:rPr>
        <w:t>PowerPoint presentations</w:t>
      </w:r>
      <w:r w:rsidR="00B15268" w:rsidRPr="00F31509">
        <w:rPr>
          <w:rFonts w:asciiTheme="majorBidi" w:hAnsiTheme="majorBidi" w:cstheme="majorBidi"/>
          <w:bCs/>
          <w:color w:val="000000" w:themeColor="text1"/>
          <w:szCs w:val="24"/>
          <w:lang w:val="en-GB"/>
        </w:rPr>
        <w:t>, e-learning modules, online tests, etc.), all aimed at enabling access to and implementation of the new methods. It will also come with a separate software package that allows countries to (i) review the basic data used by FAO in the past, (ii) revise and possibly replace the principal parameters used by FAO in the new system</w:t>
      </w:r>
      <w:r w:rsidR="00B76A92" w:rsidRPr="00F31509">
        <w:rPr>
          <w:rFonts w:asciiTheme="majorBidi" w:hAnsiTheme="majorBidi" w:cstheme="majorBidi"/>
          <w:bCs/>
          <w:color w:val="000000" w:themeColor="text1"/>
          <w:szCs w:val="24"/>
          <w:lang w:val="en-GB"/>
        </w:rPr>
        <w:t>,</w:t>
      </w:r>
      <w:r w:rsidR="00B15268" w:rsidRPr="00F31509">
        <w:rPr>
          <w:rFonts w:asciiTheme="majorBidi" w:hAnsiTheme="majorBidi" w:cstheme="majorBidi"/>
          <w:bCs/>
          <w:color w:val="000000" w:themeColor="text1"/>
          <w:szCs w:val="24"/>
          <w:lang w:val="en-GB"/>
        </w:rPr>
        <w:t xml:space="preserve"> (iii) reproduce Food Balance Sheets for any year in the past and (iv) provide updated FBS to FAO as new basic data become available. The software package will enable FAO and FBS compilers at country level to share the same input and output files. It is written in “R” and thus allows </w:t>
      </w:r>
      <w:r w:rsidR="00B76A92" w:rsidRPr="00F31509">
        <w:rPr>
          <w:rFonts w:asciiTheme="majorBidi" w:hAnsiTheme="majorBidi" w:cstheme="majorBidi"/>
          <w:bCs/>
          <w:color w:val="000000" w:themeColor="text1"/>
          <w:szCs w:val="24"/>
          <w:lang w:val="en-GB"/>
        </w:rPr>
        <w:t xml:space="preserve">all centrally written procedures </w:t>
      </w:r>
      <w:r w:rsidR="00B15268" w:rsidRPr="00F31509">
        <w:rPr>
          <w:rFonts w:asciiTheme="majorBidi" w:hAnsiTheme="majorBidi" w:cstheme="majorBidi"/>
          <w:bCs/>
          <w:color w:val="000000" w:themeColor="text1"/>
          <w:szCs w:val="24"/>
          <w:lang w:val="en-GB"/>
        </w:rPr>
        <w:t>to roll out in a seamless way.</w:t>
      </w:r>
    </w:p>
    <w:p w:rsidR="00090BA3" w:rsidRPr="00F31509" w:rsidRDefault="004B3819" w:rsidP="00090BA3">
      <w:pPr>
        <w:jc w:val="both"/>
        <w:rPr>
          <w:rFonts w:asciiTheme="majorBidi" w:eastAsia="Calibri" w:hAnsiTheme="majorBidi" w:cstheme="majorBidi"/>
          <w:lang w:val="en-GB" w:eastAsia="en-US"/>
        </w:rPr>
      </w:pPr>
      <w:r w:rsidRPr="00F31509">
        <w:rPr>
          <w:rFonts w:asciiTheme="majorBidi" w:hAnsiTheme="majorBidi" w:cstheme="majorBidi"/>
          <w:bCs/>
          <w:color w:val="000000" w:themeColor="text1"/>
          <w:lang w:val="en-GB"/>
        </w:rPr>
        <w:t>The</w:t>
      </w:r>
      <w:r w:rsidR="00AD6356" w:rsidRPr="00F31509">
        <w:rPr>
          <w:rFonts w:asciiTheme="majorBidi" w:hAnsiTheme="majorBidi" w:cstheme="majorBidi"/>
          <w:bCs/>
          <w:color w:val="000000" w:themeColor="text1"/>
          <w:lang w:val="en-GB"/>
        </w:rPr>
        <w:t xml:space="preserve"> various elements of the revised FAO methodology </w:t>
      </w:r>
      <w:r w:rsidRPr="00F31509">
        <w:rPr>
          <w:rFonts w:asciiTheme="majorBidi" w:hAnsiTheme="majorBidi" w:cstheme="majorBidi"/>
          <w:bCs/>
          <w:color w:val="000000" w:themeColor="text1"/>
          <w:lang w:val="en-GB"/>
        </w:rPr>
        <w:t xml:space="preserve">have already been presented to the FAO Interdepartmental Working Group on Statistics (IDWG). IDWG Members provided </w:t>
      </w:r>
      <w:r w:rsidR="00B15268" w:rsidRPr="00F31509">
        <w:rPr>
          <w:rFonts w:asciiTheme="majorBidi" w:hAnsiTheme="majorBidi" w:cstheme="majorBidi"/>
          <w:bCs/>
          <w:color w:val="000000" w:themeColor="text1"/>
          <w:lang w:val="en-GB"/>
        </w:rPr>
        <w:t>comments</w:t>
      </w:r>
      <w:r w:rsidRPr="00F31509">
        <w:rPr>
          <w:rFonts w:asciiTheme="majorBidi" w:hAnsiTheme="majorBidi" w:cstheme="majorBidi"/>
          <w:bCs/>
          <w:color w:val="000000" w:themeColor="text1"/>
          <w:lang w:val="en-GB"/>
        </w:rPr>
        <w:t xml:space="preserve">, which have </w:t>
      </w:r>
      <w:r w:rsidR="00AD6356" w:rsidRPr="00F31509">
        <w:rPr>
          <w:rFonts w:asciiTheme="majorBidi" w:hAnsiTheme="majorBidi" w:cstheme="majorBidi"/>
          <w:bCs/>
          <w:color w:val="000000" w:themeColor="text1"/>
          <w:lang w:val="en-GB"/>
        </w:rPr>
        <w:t xml:space="preserve">subsequently </w:t>
      </w:r>
      <w:r w:rsidRPr="00F31509">
        <w:rPr>
          <w:rFonts w:asciiTheme="majorBidi" w:hAnsiTheme="majorBidi" w:cstheme="majorBidi"/>
          <w:bCs/>
          <w:color w:val="000000" w:themeColor="text1"/>
          <w:lang w:val="en-GB"/>
        </w:rPr>
        <w:t xml:space="preserve">been incorporated into </w:t>
      </w:r>
      <w:r w:rsidR="00AD6356" w:rsidRPr="00F31509">
        <w:rPr>
          <w:rFonts w:asciiTheme="majorBidi" w:hAnsiTheme="majorBidi" w:cstheme="majorBidi"/>
          <w:bCs/>
          <w:color w:val="000000" w:themeColor="text1"/>
          <w:lang w:val="en-GB"/>
        </w:rPr>
        <w:t xml:space="preserve">methodology and eventually into </w:t>
      </w:r>
      <w:r w:rsidRPr="00F31509">
        <w:rPr>
          <w:rFonts w:asciiTheme="majorBidi" w:hAnsiTheme="majorBidi" w:cstheme="majorBidi"/>
          <w:bCs/>
          <w:color w:val="000000" w:themeColor="text1"/>
          <w:lang w:val="en-GB"/>
        </w:rPr>
        <w:t xml:space="preserve">this document. In addition, the various elements of the new methodology have been exposed to various external reviews, notably the chapters on trade, </w:t>
      </w:r>
      <w:r w:rsidR="003C239D" w:rsidRPr="00F31509">
        <w:rPr>
          <w:rFonts w:asciiTheme="majorBidi" w:hAnsiTheme="majorBidi" w:cstheme="majorBidi"/>
          <w:bCs/>
          <w:color w:val="000000" w:themeColor="text1"/>
          <w:lang w:val="en-GB"/>
        </w:rPr>
        <w:t xml:space="preserve">the trade endorsement calculations, waste and losses or </w:t>
      </w:r>
      <w:r w:rsidRPr="00F31509">
        <w:rPr>
          <w:rFonts w:asciiTheme="majorBidi" w:hAnsiTheme="majorBidi" w:cstheme="majorBidi"/>
          <w:bCs/>
          <w:color w:val="000000" w:themeColor="text1"/>
          <w:lang w:val="en-GB"/>
        </w:rPr>
        <w:t>feed use</w:t>
      </w:r>
      <w:r w:rsidR="003C239D" w:rsidRPr="00F31509">
        <w:rPr>
          <w:rFonts w:asciiTheme="majorBidi" w:hAnsiTheme="majorBidi" w:cstheme="majorBidi"/>
          <w:bCs/>
          <w:color w:val="000000" w:themeColor="text1"/>
          <w:lang w:val="en-GB"/>
        </w:rPr>
        <w:t xml:space="preserve">. </w:t>
      </w:r>
      <w:r w:rsidR="00472224" w:rsidRPr="00F31509">
        <w:rPr>
          <w:rFonts w:asciiTheme="majorBidi" w:hAnsiTheme="majorBidi" w:cstheme="majorBidi"/>
          <w:bCs/>
          <w:color w:val="000000" w:themeColor="text1"/>
          <w:lang w:val="en-GB"/>
        </w:rPr>
        <w:t xml:space="preserve">Some approaches have already been adopted by others users. </w:t>
      </w:r>
      <w:r w:rsidR="003C239D" w:rsidRPr="00F31509">
        <w:rPr>
          <w:rFonts w:asciiTheme="majorBidi" w:hAnsiTheme="majorBidi" w:cstheme="majorBidi"/>
          <w:bCs/>
          <w:color w:val="000000" w:themeColor="text1"/>
          <w:lang w:val="en-GB"/>
        </w:rPr>
        <w:t xml:space="preserve">The feed use methodology </w:t>
      </w:r>
      <w:r w:rsidR="004200D2" w:rsidRPr="00F31509">
        <w:rPr>
          <w:rFonts w:asciiTheme="majorBidi" w:hAnsiTheme="majorBidi" w:cstheme="majorBidi"/>
          <w:bCs/>
          <w:color w:val="000000" w:themeColor="text1"/>
          <w:lang w:val="en-GB"/>
        </w:rPr>
        <w:t xml:space="preserve">has </w:t>
      </w:r>
      <w:r w:rsidR="00472224" w:rsidRPr="00F31509">
        <w:rPr>
          <w:rFonts w:asciiTheme="majorBidi" w:hAnsiTheme="majorBidi" w:cstheme="majorBidi"/>
          <w:bCs/>
          <w:color w:val="000000" w:themeColor="text1"/>
          <w:lang w:val="en-GB"/>
        </w:rPr>
        <w:t xml:space="preserve">for instance </w:t>
      </w:r>
      <w:r w:rsidR="004200D2" w:rsidRPr="00F31509">
        <w:rPr>
          <w:rFonts w:asciiTheme="majorBidi" w:hAnsiTheme="majorBidi" w:cstheme="majorBidi"/>
          <w:bCs/>
          <w:color w:val="000000" w:themeColor="text1"/>
          <w:lang w:val="en-GB"/>
        </w:rPr>
        <w:t xml:space="preserve">been adopted </w:t>
      </w:r>
      <w:r w:rsidR="003C239D" w:rsidRPr="00F31509">
        <w:rPr>
          <w:rFonts w:asciiTheme="majorBidi" w:hAnsiTheme="majorBidi" w:cstheme="majorBidi"/>
          <w:bCs/>
          <w:color w:val="000000" w:themeColor="text1"/>
          <w:lang w:val="en-GB"/>
        </w:rPr>
        <w:t>by the Agricultural Market Information System (AMIS)</w:t>
      </w:r>
      <w:r w:rsidRPr="00F31509">
        <w:rPr>
          <w:rFonts w:asciiTheme="majorBidi" w:hAnsiTheme="majorBidi" w:cstheme="majorBidi"/>
          <w:bCs/>
          <w:color w:val="000000" w:themeColor="text1"/>
          <w:lang w:val="en-GB"/>
        </w:rPr>
        <w:t xml:space="preserve">, </w:t>
      </w:r>
      <w:r w:rsidR="003C239D" w:rsidRPr="00F31509">
        <w:rPr>
          <w:rFonts w:asciiTheme="majorBidi" w:hAnsiTheme="majorBidi" w:cstheme="majorBidi"/>
          <w:bCs/>
          <w:color w:val="000000" w:themeColor="text1"/>
          <w:lang w:val="en-GB"/>
        </w:rPr>
        <w:t xml:space="preserve">which </w:t>
      </w:r>
      <w:r w:rsidR="004200D2" w:rsidRPr="00F31509">
        <w:rPr>
          <w:rFonts w:asciiTheme="majorBidi" w:hAnsiTheme="majorBidi" w:cstheme="majorBidi"/>
          <w:bCs/>
          <w:color w:val="000000" w:themeColor="text1"/>
          <w:lang w:val="en-GB"/>
        </w:rPr>
        <w:t xml:space="preserve">now </w:t>
      </w:r>
      <w:r w:rsidR="003C239D" w:rsidRPr="00F31509">
        <w:rPr>
          <w:rFonts w:asciiTheme="majorBidi" w:hAnsiTheme="majorBidi" w:cstheme="majorBidi"/>
          <w:bCs/>
          <w:color w:val="000000" w:themeColor="text1"/>
          <w:lang w:val="en-GB"/>
        </w:rPr>
        <w:t>offers</w:t>
      </w:r>
      <w:r w:rsidR="004200D2" w:rsidRPr="00F31509">
        <w:rPr>
          <w:rFonts w:asciiTheme="majorBidi" w:hAnsiTheme="majorBidi" w:cstheme="majorBidi"/>
          <w:bCs/>
          <w:color w:val="000000" w:themeColor="text1"/>
          <w:lang w:val="en-GB"/>
        </w:rPr>
        <w:t xml:space="preserve"> to its members</w:t>
      </w:r>
      <w:r w:rsidR="003C239D" w:rsidRPr="00F31509">
        <w:rPr>
          <w:rFonts w:asciiTheme="majorBidi" w:hAnsiTheme="majorBidi" w:cstheme="majorBidi"/>
          <w:bCs/>
          <w:color w:val="000000" w:themeColor="text1"/>
          <w:lang w:val="en-GB"/>
        </w:rPr>
        <w:t xml:space="preserve">, based on the new </w:t>
      </w:r>
      <w:r w:rsidR="004200D2" w:rsidRPr="00F31509">
        <w:rPr>
          <w:rFonts w:asciiTheme="majorBidi" w:hAnsiTheme="majorBidi" w:cstheme="majorBidi"/>
          <w:bCs/>
          <w:color w:val="000000" w:themeColor="text1"/>
          <w:lang w:val="en-GB"/>
        </w:rPr>
        <w:t xml:space="preserve">FBS </w:t>
      </w:r>
      <w:r w:rsidR="003C239D" w:rsidRPr="00F31509">
        <w:rPr>
          <w:rFonts w:asciiTheme="majorBidi" w:hAnsiTheme="majorBidi" w:cstheme="majorBidi"/>
          <w:bCs/>
          <w:color w:val="000000" w:themeColor="text1"/>
          <w:lang w:val="en-GB"/>
        </w:rPr>
        <w:t>feed methodology, an online calculator</w:t>
      </w:r>
      <w:r w:rsidR="004200D2" w:rsidRPr="00F31509">
        <w:rPr>
          <w:rFonts w:asciiTheme="majorBidi" w:hAnsiTheme="majorBidi" w:cstheme="majorBidi"/>
          <w:bCs/>
          <w:color w:val="000000" w:themeColor="text1"/>
          <w:lang w:val="en-GB"/>
        </w:rPr>
        <w:t xml:space="preserve"> for feed use</w:t>
      </w:r>
      <w:r w:rsidR="003C239D" w:rsidRPr="00F31509">
        <w:rPr>
          <w:rFonts w:asciiTheme="majorBidi" w:hAnsiTheme="majorBidi" w:cstheme="majorBidi"/>
          <w:bCs/>
          <w:color w:val="000000" w:themeColor="text1"/>
          <w:lang w:val="en-GB"/>
        </w:rPr>
        <w:t xml:space="preserve">. Last but not least, </w:t>
      </w:r>
      <w:r w:rsidR="00090BA3" w:rsidRPr="00F31509">
        <w:rPr>
          <w:rFonts w:asciiTheme="majorBidi" w:hAnsiTheme="majorBidi" w:cstheme="majorBidi"/>
          <w:bCs/>
          <w:color w:val="000000" w:themeColor="text1"/>
          <w:lang w:val="en-GB"/>
        </w:rPr>
        <w:t>a</w:t>
      </w:r>
      <w:r w:rsidR="00090BA3" w:rsidRPr="00F31509">
        <w:rPr>
          <w:rFonts w:asciiTheme="majorBidi" w:eastAsia="Calibri" w:hAnsiTheme="majorBidi" w:cstheme="majorBidi"/>
          <w:lang w:val="en-GB" w:eastAsia="en-US"/>
        </w:rPr>
        <w:t>ll methods have been developed in close cooperation with technical divisions at FAO.  Specifically, t</w:t>
      </w:r>
      <w:r w:rsidR="00090BA3" w:rsidRPr="00F31509">
        <w:rPr>
          <w:rFonts w:asciiTheme="majorBidi" w:hAnsiTheme="majorBidi" w:cstheme="majorBidi"/>
          <w:lang w:val="en-GB" w:eastAsia="en-US"/>
        </w:rPr>
        <w:t>he following collaborations helped improve the SUA/FBS:</w:t>
      </w:r>
    </w:p>
    <w:p w:rsidR="00090BA3" w:rsidRPr="00F31509" w:rsidRDefault="00090BA3" w:rsidP="006F2F31">
      <w:pPr>
        <w:numPr>
          <w:ilvl w:val="0"/>
          <w:numId w:val="5"/>
        </w:numPr>
        <w:ind w:left="714" w:hanging="357"/>
        <w:jc w:val="both"/>
        <w:rPr>
          <w:rFonts w:asciiTheme="majorBidi" w:hAnsiTheme="majorBidi" w:cstheme="majorBidi"/>
          <w:lang w:val="en-GB" w:eastAsia="en-US"/>
        </w:rPr>
      </w:pPr>
      <w:r w:rsidRPr="00F31509">
        <w:rPr>
          <w:rFonts w:asciiTheme="majorBidi" w:hAnsiTheme="majorBidi" w:cstheme="majorBidi"/>
          <w:lang w:val="en-GB" w:eastAsia="en-US"/>
        </w:rPr>
        <w:t xml:space="preserve">Agricultural Market Information System (AMIS) </w:t>
      </w:r>
      <w:r w:rsidR="00B76A92" w:rsidRPr="00F31509">
        <w:rPr>
          <w:rFonts w:asciiTheme="majorBidi" w:hAnsiTheme="majorBidi" w:cstheme="majorBidi"/>
          <w:lang w:val="en-GB" w:eastAsia="en-US"/>
        </w:rPr>
        <w:t xml:space="preserve">helped </w:t>
      </w:r>
      <w:r w:rsidRPr="00F31509">
        <w:rPr>
          <w:rFonts w:asciiTheme="majorBidi" w:hAnsiTheme="majorBidi" w:cstheme="majorBidi"/>
          <w:lang w:val="en-GB" w:eastAsia="en-US"/>
        </w:rPr>
        <w:t>to improve stock data, sources and methodology.</w:t>
      </w:r>
    </w:p>
    <w:p w:rsidR="00090BA3" w:rsidRPr="00F31509" w:rsidRDefault="00B76A92" w:rsidP="006F2F31">
      <w:pPr>
        <w:numPr>
          <w:ilvl w:val="0"/>
          <w:numId w:val="6"/>
        </w:numPr>
        <w:ind w:left="714" w:hanging="357"/>
        <w:jc w:val="both"/>
        <w:rPr>
          <w:rFonts w:asciiTheme="majorBidi" w:hAnsiTheme="majorBidi" w:cstheme="majorBidi"/>
          <w:lang w:val="en-GB" w:eastAsia="en-US"/>
        </w:rPr>
      </w:pPr>
      <w:r w:rsidRPr="00F31509">
        <w:rPr>
          <w:rFonts w:asciiTheme="majorBidi" w:hAnsiTheme="majorBidi" w:cstheme="majorBidi"/>
          <w:lang w:val="en-GB" w:eastAsia="en-US"/>
        </w:rPr>
        <w:t>T</w:t>
      </w:r>
      <w:r w:rsidR="00090BA3" w:rsidRPr="00F31509">
        <w:rPr>
          <w:rFonts w:asciiTheme="majorBidi" w:hAnsiTheme="majorBidi" w:cstheme="majorBidi"/>
          <w:lang w:val="en-GB" w:eastAsia="en-US"/>
        </w:rPr>
        <w:t xml:space="preserve">he Rural Infrastructure and Agro-industry Division (AGS) of FAO </w:t>
      </w:r>
      <w:r w:rsidRPr="00F31509">
        <w:rPr>
          <w:rFonts w:asciiTheme="majorBidi" w:hAnsiTheme="majorBidi" w:cstheme="majorBidi"/>
          <w:lang w:val="en-GB" w:eastAsia="en-US"/>
        </w:rPr>
        <w:t xml:space="preserve">helped to improve </w:t>
      </w:r>
      <w:r w:rsidR="00090BA3" w:rsidRPr="00F31509">
        <w:rPr>
          <w:rFonts w:asciiTheme="majorBidi" w:hAnsiTheme="majorBidi" w:cstheme="majorBidi"/>
          <w:lang w:val="en-GB" w:eastAsia="en-US"/>
        </w:rPr>
        <w:t>on post-harvest losses (PHL) and waste as well as in exploring new data sources for industrial use of food commodities.</w:t>
      </w:r>
    </w:p>
    <w:p w:rsidR="00090BA3" w:rsidRPr="00F31509" w:rsidRDefault="00B76A92" w:rsidP="006F2F31">
      <w:pPr>
        <w:numPr>
          <w:ilvl w:val="0"/>
          <w:numId w:val="5"/>
        </w:numPr>
        <w:ind w:left="714" w:hanging="357"/>
        <w:jc w:val="both"/>
        <w:rPr>
          <w:rFonts w:asciiTheme="majorBidi" w:hAnsiTheme="majorBidi" w:cstheme="majorBidi"/>
          <w:lang w:val="en-GB" w:eastAsia="en-US"/>
        </w:rPr>
      </w:pPr>
      <w:r w:rsidRPr="00F31509">
        <w:rPr>
          <w:rFonts w:asciiTheme="majorBidi" w:hAnsiTheme="majorBidi" w:cstheme="majorBidi"/>
          <w:lang w:val="en-GB" w:eastAsia="en-US"/>
        </w:rPr>
        <w:t>T</w:t>
      </w:r>
      <w:r w:rsidR="00090BA3" w:rsidRPr="00F31509">
        <w:rPr>
          <w:rFonts w:asciiTheme="majorBidi" w:hAnsiTheme="majorBidi" w:cstheme="majorBidi"/>
          <w:lang w:val="en-GB" w:eastAsia="en-US"/>
        </w:rPr>
        <w:t xml:space="preserve">he Animal Production and Health Division of FAO (AGA) </w:t>
      </w:r>
      <w:r w:rsidRPr="00F31509">
        <w:rPr>
          <w:rFonts w:asciiTheme="majorBidi" w:hAnsiTheme="majorBidi" w:cstheme="majorBidi"/>
          <w:lang w:val="en-GB" w:eastAsia="en-US"/>
        </w:rPr>
        <w:t xml:space="preserve">helped to improve </w:t>
      </w:r>
      <w:r w:rsidR="00090BA3" w:rsidRPr="00F31509">
        <w:rPr>
          <w:rFonts w:asciiTheme="majorBidi" w:hAnsiTheme="majorBidi" w:cstheme="majorBidi"/>
          <w:lang w:val="en-GB" w:eastAsia="en-US"/>
        </w:rPr>
        <w:t>on feed estimates, using the expert knowledge and information from various databases, notably the GLEAM</w:t>
      </w:r>
      <w:r w:rsidR="004C0D51" w:rsidRPr="00F31509">
        <w:rPr>
          <w:rStyle w:val="FootnoteReference"/>
          <w:rFonts w:asciiTheme="majorBidi" w:hAnsiTheme="majorBidi" w:cstheme="majorBidi"/>
          <w:lang w:val="en-GB" w:eastAsia="en-US"/>
        </w:rPr>
        <w:footnoteReference w:id="2"/>
      </w:r>
      <w:r w:rsidR="00090BA3" w:rsidRPr="00F31509">
        <w:rPr>
          <w:rFonts w:asciiTheme="majorBidi" w:hAnsiTheme="majorBidi" w:cstheme="majorBidi"/>
          <w:lang w:val="en-GB" w:eastAsia="en-US"/>
        </w:rPr>
        <w:t xml:space="preserve"> database. </w:t>
      </w:r>
    </w:p>
    <w:p w:rsidR="00090BA3" w:rsidRPr="00F31509" w:rsidRDefault="00090BA3" w:rsidP="003C6AA5">
      <w:pPr>
        <w:numPr>
          <w:ilvl w:val="0"/>
          <w:numId w:val="5"/>
        </w:numPr>
        <w:jc w:val="both"/>
        <w:rPr>
          <w:rFonts w:asciiTheme="majorBidi" w:hAnsiTheme="majorBidi" w:cstheme="majorBidi"/>
          <w:lang w:val="en-GB" w:eastAsia="en-US"/>
        </w:rPr>
      </w:pPr>
      <w:r w:rsidRPr="00F31509">
        <w:rPr>
          <w:rFonts w:asciiTheme="majorBidi" w:hAnsiTheme="majorBidi" w:cstheme="majorBidi"/>
          <w:lang w:val="en-GB" w:eastAsia="en-US"/>
        </w:rPr>
        <w:t xml:space="preserve">Plant Production and Protection Division of FAO (AGP) </w:t>
      </w:r>
      <w:r w:rsidR="00B76A92" w:rsidRPr="00F31509">
        <w:rPr>
          <w:rFonts w:asciiTheme="majorBidi" w:hAnsiTheme="majorBidi" w:cstheme="majorBidi"/>
          <w:lang w:val="en-GB" w:eastAsia="en-US"/>
        </w:rPr>
        <w:t xml:space="preserve">helped to improve </w:t>
      </w:r>
      <w:r w:rsidRPr="00F31509">
        <w:rPr>
          <w:rFonts w:asciiTheme="majorBidi" w:hAnsiTheme="majorBidi" w:cstheme="majorBidi"/>
          <w:lang w:val="en-GB" w:eastAsia="en-US"/>
        </w:rPr>
        <w:t>on seed rates and the imputation method for seed use.</w:t>
      </w:r>
    </w:p>
    <w:p w:rsidR="00090BA3" w:rsidRDefault="00B76A92" w:rsidP="003C6AA5">
      <w:pPr>
        <w:numPr>
          <w:ilvl w:val="0"/>
          <w:numId w:val="6"/>
        </w:numPr>
        <w:jc w:val="both"/>
        <w:rPr>
          <w:rFonts w:asciiTheme="majorBidi" w:hAnsiTheme="majorBidi" w:cstheme="majorBidi"/>
          <w:lang w:val="en-GB" w:eastAsia="en-US"/>
        </w:rPr>
      </w:pPr>
      <w:r w:rsidRPr="00F31509">
        <w:rPr>
          <w:rFonts w:asciiTheme="majorBidi" w:hAnsiTheme="majorBidi" w:cstheme="majorBidi"/>
          <w:lang w:val="en-GB" w:eastAsia="en-US"/>
        </w:rPr>
        <w:t>T</w:t>
      </w:r>
      <w:r w:rsidR="00090BA3" w:rsidRPr="00F31509">
        <w:rPr>
          <w:rFonts w:asciiTheme="majorBidi" w:hAnsiTheme="majorBidi" w:cstheme="majorBidi"/>
          <w:lang w:val="en-GB" w:eastAsia="en-US"/>
        </w:rPr>
        <w:t xml:space="preserve">he regional statistical statutory meetings (AFCAS, APCAS, IICA) of FAO </w:t>
      </w:r>
      <w:r w:rsidRPr="00F31509">
        <w:rPr>
          <w:rFonts w:asciiTheme="majorBidi" w:hAnsiTheme="majorBidi" w:cstheme="majorBidi"/>
          <w:lang w:val="en-GB" w:eastAsia="en-US"/>
        </w:rPr>
        <w:t xml:space="preserve">provided </w:t>
      </w:r>
      <w:r w:rsidR="00090BA3" w:rsidRPr="00F31509">
        <w:rPr>
          <w:rFonts w:asciiTheme="majorBidi" w:hAnsiTheme="majorBidi" w:cstheme="majorBidi"/>
          <w:lang w:val="en-GB" w:eastAsia="en-US"/>
        </w:rPr>
        <w:t>feedback, inputs, updates on methodological innovations and to build capacity.</w:t>
      </w:r>
    </w:p>
    <w:p w:rsidR="006F2F31" w:rsidRPr="00C9492D" w:rsidRDefault="006F2F31" w:rsidP="00C500F7">
      <w:pPr>
        <w:ind w:left="360"/>
        <w:jc w:val="both"/>
        <w:rPr>
          <w:rFonts w:ascii="Times New Roman" w:hAnsi="Times New Roman"/>
        </w:rPr>
      </w:pPr>
      <w:r w:rsidRPr="00C9492D">
        <w:rPr>
          <w:rFonts w:ascii="Times New Roman" w:hAnsi="Times New Roman"/>
        </w:rPr>
        <w:t xml:space="preserve">Collaboration with the United Nations Statistics Division (UNSD) and the World Customs Organization (WCO) allowed the implementation of a new classification system more line with international standards. </w:t>
      </w:r>
    </w:p>
    <w:p w:rsidR="00090BA3" w:rsidRPr="00F31509" w:rsidRDefault="00090BA3" w:rsidP="000264F4">
      <w:pPr>
        <w:pStyle w:val="Heading2"/>
      </w:pPr>
      <w:bookmarkStart w:id="15" w:name="_Toc428383816"/>
      <w:bookmarkStart w:id="16" w:name="_Toc428436038"/>
      <w:bookmarkStart w:id="17" w:name="_Toc428436339"/>
      <w:bookmarkStart w:id="18" w:name="_Toc428436465"/>
      <w:r w:rsidRPr="00F31509">
        <w:lastRenderedPageBreak/>
        <w:t>Overarching findings and principles guiding the FBS revisions</w:t>
      </w:r>
      <w:bookmarkEnd w:id="15"/>
      <w:bookmarkEnd w:id="16"/>
      <w:bookmarkEnd w:id="17"/>
      <w:bookmarkEnd w:id="18"/>
    </w:p>
    <w:p w:rsidR="00090BA3" w:rsidRPr="00C500F7" w:rsidRDefault="00090BA3" w:rsidP="00C500F7">
      <w:pPr>
        <w:keepNext/>
        <w:jc w:val="both"/>
        <w:rPr>
          <w:rFonts w:asciiTheme="majorBidi" w:hAnsiTheme="majorBidi" w:cstheme="majorBidi"/>
          <w:bCs/>
          <w:color w:val="000000" w:themeColor="text1"/>
          <w:lang w:val="en-GB"/>
        </w:rPr>
      </w:pPr>
      <w:r w:rsidRPr="00C500F7">
        <w:rPr>
          <w:rFonts w:asciiTheme="majorBidi" w:hAnsiTheme="majorBidi" w:cstheme="majorBidi"/>
          <w:bCs/>
          <w:color w:val="000000" w:themeColor="text1"/>
          <w:lang w:val="en-GB"/>
        </w:rPr>
        <w:t xml:space="preserve">A number of overarching principles guided the current FBS revisions. Importantly,  </w:t>
      </w:r>
    </w:p>
    <w:p w:rsidR="00090BA3" w:rsidRPr="00C500F7" w:rsidRDefault="00090BA3" w:rsidP="00C500F7">
      <w:pPr>
        <w:pStyle w:val="ListParagraph"/>
        <w:keepNext/>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All assumptions made are explicit and are documented. The same commitment holds for future changes and new assumptions made. </w:t>
      </w:r>
    </w:p>
    <w:p w:rsidR="00090BA3" w:rsidRPr="00C500F7" w:rsidRDefault="00090BA3" w:rsidP="00C500F7">
      <w:pPr>
        <w:pStyle w:val="ListParagraph"/>
        <w:keepNext/>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Food Balance Sheets (FBS) are analytical data sets. They will always have to combine measured with imputed information. Imputation methods cannot replace data collection efforts, no matter how sophisticated they are.  </w:t>
      </w:r>
    </w:p>
    <w:p w:rsidR="00090BA3" w:rsidRPr="00C500F7" w:rsidRDefault="00090BA3" w:rsidP="00C500F7">
      <w:pPr>
        <w:pStyle w:val="ListParagraph"/>
        <w:keepNext/>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Every effort has to be made to collect more and better quality data at the country level, not least because the quality of the results of any imputation depends critically on the quality of measured information.</w:t>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Poor imputation methods can sometimes create vastly inappropriate results even where they are based on solid data.  Every effort was made to identify sound imputation methods and base them to the extent possible on solid data. </w:t>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Imputation methods try to harness links between the various FBS variables and elements and information from outside the FBS. This allows triangulation of information and ensures overall consistency between FBS variables. The new feed use imputation method is probably the best example of how this has been implemented in practice.</w:t>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Analytical datasets are always associated with larger inaccuracies, stemming from differences in data definitions, classifications, measurement errors, imputation problems, etc. To reflect these issues in the FBS results, all estimates have expected values and an explicit measurement error. No claim is made that the estimates are point estimates. The overall philosophy guiding the revisions is to be “roughly right rather than precisely wrong”</w:t>
      </w:r>
      <w:r w:rsidRPr="00C500F7">
        <w:rPr>
          <w:rStyle w:val="FootnoteReference"/>
          <w:rFonts w:asciiTheme="majorBidi" w:hAnsiTheme="majorBidi" w:cstheme="majorBidi"/>
          <w:bCs/>
          <w:color w:val="000000" w:themeColor="text1"/>
        </w:rPr>
        <w:footnoteReference w:id="3"/>
      </w:r>
      <w:r w:rsidRPr="00C500F7">
        <w:rPr>
          <w:rFonts w:asciiTheme="majorBidi" w:hAnsiTheme="majorBidi" w:cstheme="majorBidi"/>
          <w:bCs/>
          <w:color w:val="000000" w:themeColor="text1"/>
        </w:rPr>
        <w:t>.</w:t>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The new approaches seek to harness innovations in both statistical approaches and new </w:t>
      </w:r>
      <w:r w:rsidRPr="00C500F7">
        <w:rPr>
          <w:rFonts w:asciiTheme="majorBidi" w:hAnsiTheme="majorBidi" w:cstheme="majorBidi"/>
          <w:color w:val="222222"/>
          <w:shd w:val="clear" w:color="auto" w:fill="FFFFFF"/>
        </w:rPr>
        <w:t>information and communications technology (</w:t>
      </w:r>
      <w:r w:rsidRPr="00C500F7">
        <w:rPr>
          <w:rFonts w:asciiTheme="majorBidi" w:hAnsiTheme="majorBidi" w:cstheme="majorBidi"/>
          <w:bCs/>
          <w:color w:val="000000" w:themeColor="text1"/>
        </w:rPr>
        <w:t>ICT) to a maximum extent. However, they do not intend to replace manual inputs and quality checks. On the contrary, time saved through automatic procedures is meant to provide more time for quality assurance and quality control (QA/QC).</w:t>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QC/QA procedures are built into the system at various stages. Full compliance with the new FAO Quality Assurance Framework (SQAF) will be achieved as both frameworks mature.</w:t>
      </w:r>
    </w:p>
    <w:p w:rsidR="006F2F31" w:rsidRPr="00C9492D" w:rsidRDefault="00090BA3" w:rsidP="00C500F7">
      <w:pPr>
        <w:jc w:val="both"/>
        <w:rPr>
          <w:rFonts w:ascii="Times New Roman" w:hAnsi="Times New Roman" w:cs="Times New Roman"/>
          <w:bCs/>
          <w:lang w:val="en-GB"/>
        </w:rPr>
      </w:pPr>
      <w:r w:rsidRPr="00C500F7">
        <w:rPr>
          <w:rFonts w:asciiTheme="majorBidi" w:hAnsiTheme="majorBidi" w:cstheme="majorBidi"/>
          <w:bCs/>
          <w:color w:val="000000" w:themeColor="text1"/>
          <w:lang w:val="en-GB"/>
        </w:rPr>
        <w:t xml:space="preserve">The rest of this document is organized as follows. The </w:t>
      </w:r>
      <w:r w:rsidRPr="00C500F7">
        <w:rPr>
          <w:rFonts w:asciiTheme="majorBidi" w:hAnsiTheme="majorBidi" w:cstheme="majorBidi"/>
          <w:bCs/>
          <w:i/>
          <w:iCs/>
          <w:color w:val="000000" w:themeColor="text1"/>
          <w:lang w:val="en-GB"/>
        </w:rPr>
        <w:t>first</w:t>
      </w:r>
      <w:r w:rsidRPr="00C500F7">
        <w:rPr>
          <w:rFonts w:asciiTheme="majorBidi" w:hAnsiTheme="majorBidi" w:cstheme="majorBidi"/>
          <w:bCs/>
          <w:color w:val="000000" w:themeColor="text1"/>
          <w:lang w:val="en-GB"/>
        </w:rPr>
        <w:t xml:space="preserve"> section provides a </w:t>
      </w:r>
      <w:r w:rsidR="00E01500" w:rsidRPr="00C500F7">
        <w:rPr>
          <w:rFonts w:asciiTheme="majorBidi" w:hAnsiTheme="majorBidi" w:cstheme="majorBidi"/>
          <w:bCs/>
          <w:color w:val="000000" w:themeColor="text1"/>
          <w:lang w:val="en-GB"/>
        </w:rPr>
        <w:t xml:space="preserve">basic introduction with a </w:t>
      </w:r>
      <w:r w:rsidRPr="00C500F7">
        <w:rPr>
          <w:rFonts w:asciiTheme="majorBidi" w:hAnsiTheme="majorBidi" w:cstheme="majorBidi"/>
          <w:bCs/>
          <w:color w:val="000000" w:themeColor="text1"/>
          <w:lang w:val="en-GB"/>
        </w:rPr>
        <w:t xml:space="preserve">quick overview of the history of FBS, their basic use cases, their usefulness as well as the limits to which FBS can be used and be useful. The </w:t>
      </w:r>
      <w:r w:rsidRPr="00C500F7">
        <w:rPr>
          <w:rFonts w:asciiTheme="majorBidi" w:hAnsiTheme="majorBidi" w:cstheme="majorBidi"/>
          <w:bCs/>
          <w:i/>
          <w:iCs/>
          <w:color w:val="000000" w:themeColor="text1"/>
          <w:lang w:val="en-GB"/>
        </w:rPr>
        <w:t>second</w:t>
      </w:r>
      <w:r w:rsidRPr="00C500F7">
        <w:rPr>
          <w:rFonts w:asciiTheme="majorBidi" w:hAnsiTheme="majorBidi" w:cstheme="majorBidi"/>
          <w:bCs/>
          <w:color w:val="000000" w:themeColor="text1"/>
          <w:lang w:val="en-GB"/>
        </w:rPr>
        <w:t xml:space="preserve"> part introduces the main sources of data, new imputation methods as well as the new balancing mechanism. </w:t>
      </w:r>
      <w:r w:rsidRPr="00C9492D">
        <w:rPr>
          <w:rFonts w:asciiTheme="majorBidi" w:hAnsiTheme="majorBidi" w:cstheme="majorBidi"/>
          <w:bCs/>
          <w:lang w:val="en-GB"/>
        </w:rPr>
        <w:t xml:space="preserve">The </w:t>
      </w:r>
      <w:r w:rsidRPr="00C9492D">
        <w:rPr>
          <w:rFonts w:asciiTheme="majorBidi" w:hAnsiTheme="majorBidi" w:cstheme="majorBidi"/>
          <w:bCs/>
          <w:i/>
          <w:iCs/>
          <w:lang w:val="en-GB"/>
        </w:rPr>
        <w:t>third</w:t>
      </w:r>
      <w:r w:rsidRPr="00C9492D">
        <w:rPr>
          <w:rFonts w:asciiTheme="majorBidi" w:hAnsiTheme="majorBidi" w:cstheme="majorBidi"/>
          <w:bCs/>
          <w:lang w:val="en-GB"/>
        </w:rPr>
        <w:t xml:space="preserve"> part finally provides a step-by-step introduction of the new methods based on worked examples. </w:t>
      </w:r>
      <w:r w:rsidR="006F2F31" w:rsidRPr="00C9492D">
        <w:rPr>
          <w:rFonts w:ascii="Times New Roman" w:hAnsi="Times New Roman" w:cs="Times New Roman"/>
          <w:bCs/>
          <w:lang w:val="en-GB"/>
        </w:rPr>
        <w:t>The document concludes with an overview of the changes introduced by the shift to the new commodity classification schemes and their relationship with the existing system.</w:t>
      </w:r>
    </w:p>
    <w:p w:rsidR="00090BA3" w:rsidRPr="00F31509" w:rsidRDefault="00090BA3" w:rsidP="006F2F31">
      <w:pPr>
        <w:jc w:val="both"/>
        <w:rPr>
          <w:rFonts w:asciiTheme="majorBidi" w:hAnsiTheme="majorBidi" w:cstheme="majorBidi"/>
          <w:sz w:val="24"/>
          <w:lang w:val="en-GB" w:eastAsia="en-US"/>
        </w:rPr>
      </w:pPr>
    </w:p>
    <w:p w:rsidR="00505EE3" w:rsidRPr="00F31509" w:rsidRDefault="00505EE3" w:rsidP="00374C82">
      <w:pPr>
        <w:pStyle w:val="Heading1"/>
        <w:rPr>
          <w:rFonts w:asciiTheme="majorBidi" w:hAnsiTheme="majorBidi" w:cstheme="majorBidi"/>
        </w:rPr>
      </w:pPr>
      <w:bookmarkStart w:id="19" w:name="_Toc428383817"/>
      <w:bookmarkStart w:id="20" w:name="_Toc428436039"/>
      <w:bookmarkStart w:id="21" w:name="_Toc428436340"/>
      <w:bookmarkStart w:id="22" w:name="_Toc428436466"/>
      <w:r w:rsidRPr="00F31509">
        <w:rPr>
          <w:rFonts w:asciiTheme="majorBidi" w:hAnsiTheme="majorBidi" w:cstheme="majorBidi"/>
        </w:rPr>
        <w:lastRenderedPageBreak/>
        <w:t>Introduction</w:t>
      </w:r>
      <w:bookmarkEnd w:id="19"/>
      <w:bookmarkEnd w:id="20"/>
      <w:bookmarkEnd w:id="21"/>
      <w:bookmarkEnd w:id="22"/>
    </w:p>
    <w:p w:rsidR="00505EE3" w:rsidRPr="00F31509" w:rsidRDefault="00505EE3" w:rsidP="00505EE3">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The FAO Statistics Division (ESS) reviews and revises the methodological approaches for all its products on a regular basis. Such revisions include all databases maintained at ESS, their underlying and accompanying metadata, the approaches to impute missing data or to create analytical databases such as the Green House Gas (GHG) inventories, the Food Balance Sheets (FBS), or most recently, the System of Economic Environmental Accounts for Agriculture, Fisheries and Forestry, SEEA-AFF. </w:t>
      </w:r>
    </w:p>
    <w:p w:rsidR="004B3819" w:rsidRPr="00F31509" w:rsidRDefault="004B3819" w:rsidP="006A0525">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All analytical databases are, by their very nature, datasets that include a large number of imputed data or analytically derived data. Food Balance Sheets require many, and often particularly complex</w:t>
      </w:r>
      <w:r w:rsidR="00B76A92" w:rsidRPr="00F31509">
        <w:rPr>
          <w:rFonts w:asciiTheme="majorBidi" w:hAnsiTheme="majorBidi" w:cstheme="majorBidi"/>
          <w:bCs/>
          <w:color w:val="000000" w:themeColor="text1"/>
          <w:szCs w:val="24"/>
          <w:lang w:val="en-GB"/>
        </w:rPr>
        <w:t>,</w:t>
      </w:r>
      <w:r w:rsidRPr="00F31509">
        <w:rPr>
          <w:rFonts w:asciiTheme="majorBidi" w:hAnsiTheme="majorBidi" w:cstheme="majorBidi"/>
          <w:bCs/>
          <w:color w:val="000000" w:themeColor="text1"/>
          <w:szCs w:val="24"/>
          <w:lang w:val="en-GB"/>
        </w:rPr>
        <w:t xml:space="preserve"> transformations of primary data. In undertaking these transformations, FAO always emphasizes how important it is for countries to undertake actual data collection and encourages all countries to improve and increase data collection efforts through the Global Strategy to Improve Rural Agricultural Statistics. </w:t>
      </w:r>
      <w:r w:rsidR="006A0525" w:rsidRPr="00F31509">
        <w:rPr>
          <w:rFonts w:asciiTheme="majorBidi" w:hAnsiTheme="majorBidi" w:cstheme="majorBidi"/>
          <w:bCs/>
          <w:color w:val="000000" w:themeColor="text1"/>
          <w:szCs w:val="24"/>
          <w:lang w:val="en-GB"/>
        </w:rPr>
        <w:t>Notwithstanding t</w:t>
      </w:r>
      <w:r w:rsidRPr="00F31509">
        <w:rPr>
          <w:rFonts w:asciiTheme="majorBidi" w:hAnsiTheme="majorBidi" w:cstheme="majorBidi"/>
          <w:bCs/>
          <w:color w:val="000000" w:themeColor="text1"/>
          <w:szCs w:val="24"/>
          <w:lang w:val="en-GB"/>
        </w:rPr>
        <w:t xml:space="preserve">he efforts to obtain </w:t>
      </w:r>
      <w:r w:rsidR="00B76A92" w:rsidRPr="00F31509">
        <w:rPr>
          <w:rFonts w:asciiTheme="majorBidi" w:hAnsiTheme="majorBidi" w:cstheme="majorBidi"/>
          <w:bCs/>
          <w:color w:val="000000" w:themeColor="text1"/>
          <w:szCs w:val="24"/>
          <w:lang w:val="en-GB"/>
        </w:rPr>
        <w:t>measured data in as many cases as possible</w:t>
      </w:r>
      <w:r w:rsidRPr="00F31509">
        <w:rPr>
          <w:rFonts w:asciiTheme="majorBidi" w:hAnsiTheme="majorBidi" w:cstheme="majorBidi"/>
          <w:bCs/>
          <w:color w:val="000000" w:themeColor="text1"/>
          <w:szCs w:val="24"/>
          <w:lang w:val="en-GB"/>
        </w:rPr>
        <w:t xml:space="preserve">, establishing Food Balance Sheets is often a process that starts with a rather limited set of hard statistics. For many countries and many commodities, actual measurement of the constituting variables is entirely absent, or where available, associated with large implicit or explicit measurement errors. </w:t>
      </w:r>
    </w:p>
    <w:p w:rsidR="001D6393" w:rsidRPr="00E93C3B" w:rsidRDefault="004B3819" w:rsidP="001D6393">
      <w:pPr>
        <w:jc w:val="both"/>
        <w:rPr>
          <w:rFonts w:ascii="Times New Roman" w:hAnsi="Times New Roman" w:cs="Times New Roman"/>
          <w:bCs/>
          <w:color w:val="000000" w:themeColor="text1"/>
          <w:szCs w:val="24"/>
          <w:lang w:val="en-GB"/>
        </w:rPr>
      </w:pPr>
      <w:r w:rsidRPr="00F31509">
        <w:rPr>
          <w:rFonts w:asciiTheme="majorBidi" w:hAnsiTheme="majorBidi" w:cstheme="majorBidi"/>
          <w:bCs/>
          <w:color w:val="000000" w:themeColor="text1"/>
          <w:szCs w:val="24"/>
          <w:lang w:val="en-GB"/>
        </w:rPr>
        <w:t xml:space="preserve">In addition to the need to impute an often large number of variables in a balance, setting up a complete set of Food Balances requires a multitude of conversion coefficients, extraction rates and </w:t>
      </w:r>
      <w:r w:rsidRPr="00C9492D">
        <w:rPr>
          <w:rFonts w:asciiTheme="majorBidi" w:hAnsiTheme="majorBidi" w:cstheme="majorBidi"/>
          <w:bCs/>
          <w:szCs w:val="24"/>
          <w:lang w:val="en-GB"/>
        </w:rPr>
        <w:t xml:space="preserve">nutritive factors. These too can change, albeit typically at a much lower speed. For this round of FBS revisions, the changes in conversion rates and factors were more important than on previous occasions. </w:t>
      </w:r>
      <w:r w:rsidR="001D6393" w:rsidRPr="00C9492D">
        <w:rPr>
          <w:rFonts w:ascii="Times New Roman" w:hAnsi="Times New Roman" w:cs="Times New Roman"/>
          <w:bCs/>
          <w:szCs w:val="24"/>
          <w:lang w:val="en-GB"/>
        </w:rPr>
        <w:t>The main reason for additional changes lies in the fact that the underlying commodity classification system has been revised as part of the overall reform efforts. The commodity list traditionally used in the system, the so-called FAOSTAT commodity list (FCL), has been replaced by adopting a system of international classifications. In particular the Harmonized System (HS) will be used for all trade variables, and the UN Central Product Classification (CPC) expanded for FAO purpose will be used for all other variables in the balance. Every effort was</w:t>
      </w:r>
      <w:r w:rsidR="001D6393" w:rsidRPr="00E93C3B">
        <w:rPr>
          <w:rFonts w:ascii="Times New Roman" w:hAnsi="Times New Roman" w:cs="Times New Roman"/>
          <w:bCs/>
          <w:color w:val="000000" w:themeColor="text1"/>
          <w:szCs w:val="24"/>
          <w:lang w:val="en-GB"/>
        </w:rPr>
        <w:t xml:space="preserve"> made to ensure consistency between old and new systems and across the new systems. All these efforts notwithstanding, some conversion factors had to be adjusted to reflect the product definitions of the newly adopted systems. </w:t>
      </w:r>
    </w:p>
    <w:p w:rsidR="004B3819" w:rsidRPr="00F31509" w:rsidRDefault="004B3819" w:rsidP="004B3819">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The focus of the revisions was, however, placed on updating the various (imputation) methods of the FBS components and, importantly, the overall approach to set up and solve the balance between all variables of supply and utilization. The motivations for these changes and the differences to existing approaches are laid out in the various chapters of this document. An important change relates to the approach taken to solving the overall balance. In essence, it constitutes a move from a deterministic approach towards establishing a process that takes into account not only the expected values but also the accuracy with the various variables (“elements”) of the balance that are being measured. The approach eventually selects a combination of values for the various variables that provides the most likely outcome while taking into account the boundaries of confidence/measurement for every individual variable. </w:t>
      </w:r>
    </w:p>
    <w:p w:rsidR="00090BA3" w:rsidRPr="00F31509" w:rsidRDefault="00090BA3" w:rsidP="004B3819">
      <w:pPr>
        <w:jc w:val="both"/>
        <w:rPr>
          <w:rFonts w:asciiTheme="majorBidi" w:hAnsiTheme="majorBidi" w:cstheme="majorBidi"/>
          <w:bCs/>
          <w:color w:val="000000" w:themeColor="text1"/>
          <w:szCs w:val="24"/>
          <w:lang w:val="en-GB"/>
        </w:rPr>
      </w:pPr>
    </w:p>
    <w:p w:rsidR="0097372B" w:rsidRPr="00F31509" w:rsidRDefault="00353BD5" w:rsidP="000264F4">
      <w:pPr>
        <w:pStyle w:val="Heading2"/>
        <w:rPr>
          <w:rFonts w:eastAsia="Calibri"/>
          <w:lang w:eastAsia="en-US"/>
        </w:rPr>
      </w:pPr>
      <w:bookmarkStart w:id="23" w:name="_Toc428383818"/>
      <w:bookmarkStart w:id="24" w:name="_Toc428436040"/>
      <w:bookmarkStart w:id="25" w:name="_Toc428436341"/>
      <w:bookmarkStart w:id="26" w:name="_Toc428436467"/>
      <w:r w:rsidRPr="00F31509">
        <w:rPr>
          <w:rFonts w:eastAsia="Calibri"/>
          <w:lang w:eastAsia="en-US"/>
        </w:rPr>
        <w:lastRenderedPageBreak/>
        <w:t>FBS history and b</w:t>
      </w:r>
      <w:r w:rsidR="00D01AE7" w:rsidRPr="00F31509">
        <w:rPr>
          <w:rFonts w:eastAsia="Calibri"/>
          <w:lang w:eastAsia="en-US"/>
        </w:rPr>
        <w:t>ackground</w:t>
      </w:r>
      <w:bookmarkEnd w:id="2"/>
      <w:bookmarkEnd w:id="23"/>
      <w:bookmarkEnd w:id="24"/>
      <w:bookmarkEnd w:id="25"/>
      <w:bookmarkEnd w:id="26"/>
    </w:p>
    <w:p w:rsidR="00A95227" w:rsidRPr="00F31509" w:rsidRDefault="00A95227" w:rsidP="00BA43AE">
      <w:pPr>
        <w:keepNext/>
        <w:suppressAutoHyphens w:val="0"/>
        <w:spacing w:after="0"/>
        <w:jc w:val="both"/>
        <w:rPr>
          <w:rFonts w:asciiTheme="majorBidi" w:eastAsia="Calibri" w:hAnsiTheme="majorBidi" w:cstheme="majorBidi"/>
          <w:sz w:val="24"/>
          <w:szCs w:val="24"/>
          <w:lang w:val="en-GB" w:eastAsia="en-US"/>
        </w:rPr>
      </w:pPr>
    </w:p>
    <w:p w:rsidR="00A31E23" w:rsidRPr="00F31509" w:rsidRDefault="00340E3F" w:rsidP="00BA43AE">
      <w:pPr>
        <w:keepNext/>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As defined by FAO, a </w:t>
      </w:r>
      <w:r w:rsidR="00721FA3" w:rsidRPr="00F31509">
        <w:rPr>
          <w:rFonts w:asciiTheme="majorBidi" w:eastAsia="Calibri" w:hAnsiTheme="majorBidi" w:cstheme="majorBidi"/>
          <w:szCs w:val="24"/>
          <w:lang w:val="en-GB" w:eastAsia="en-US"/>
        </w:rPr>
        <w:t>F</w:t>
      </w:r>
      <w:r w:rsidRPr="00F31509">
        <w:rPr>
          <w:rFonts w:asciiTheme="majorBidi" w:eastAsia="Calibri" w:hAnsiTheme="majorBidi" w:cstheme="majorBidi"/>
          <w:szCs w:val="24"/>
          <w:lang w:val="en-GB" w:eastAsia="en-US"/>
        </w:rPr>
        <w:t xml:space="preserve">ood </w:t>
      </w:r>
      <w:r w:rsidR="00721FA3" w:rsidRPr="00F31509">
        <w:rPr>
          <w:rFonts w:asciiTheme="majorBidi" w:eastAsia="Calibri" w:hAnsiTheme="majorBidi" w:cstheme="majorBidi"/>
          <w:szCs w:val="24"/>
          <w:lang w:val="en-GB" w:eastAsia="en-US"/>
        </w:rPr>
        <w:t>B</w:t>
      </w:r>
      <w:r w:rsidRPr="00F31509">
        <w:rPr>
          <w:rFonts w:asciiTheme="majorBidi" w:eastAsia="Calibri" w:hAnsiTheme="majorBidi" w:cstheme="majorBidi"/>
          <w:szCs w:val="24"/>
          <w:lang w:val="en-GB" w:eastAsia="en-US"/>
        </w:rPr>
        <w:t xml:space="preserve">alance </w:t>
      </w:r>
      <w:r w:rsidR="00721FA3" w:rsidRPr="00F31509">
        <w:rPr>
          <w:rFonts w:asciiTheme="majorBidi" w:eastAsia="Calibri" w:hAnsiTheme="majorBidi" w:cstheme="majorBidi"/>
          <w:szCs w:val="24"/>
          <w:lang w:val="en-GB" w:eastAsia="en-US"/>
        </w:rPr>
        <w:t>S</w:t>
      </w:r>
      <w:r w:rsidRPr="00F31509">
        <w:rPr>
          <w:rFonts w:asciiTheme="majorBidi" w:eastAsia="Calibri" w:hAnsiTheme="majorBidi" w:cstheme="majorBidi"/>
          <w:szCs w:val="24"/>
          <w:lang w:val="en-GB" w:eastAsia="en-US"/>
        </w:rPr>
        <w:t xml:space="preserve">heet </w:t>
      </w:r>
      <w:r w:rsidR="00721FA3" w:rsidRPr="00F31509">
        <w:rPr>
          <w:rFonts w:asciiTheme="majorBidi" w:eastAsia="Calibri" w:hAnsiTheme="majorBidi" w:cstheme="majorBidi"/>
          <w:szCs w:val="24"/>
          <w:lang w:val="en-GB" w:eastAsia="en-US"/>
        </w:rPr>
        <w:t xml:space="preserve">(FBS) </w:t>
      </w:r>
      <w:r w:rsidR="009B5855" w:rsidRPr="00F31509">
        <w:rPr>
          <w:rFonts w:asciiTheme="majorBidi" w:eastAsia="Calibri" w:hAnsiTheme="majorBidi" w:cstheme="majorBidi"/>
          <w:szCs w:val="24"/>
          <w:lang w:val="en-GB" w:eastAsia="en-US"/>
        </w:rPr>
        <w:t>provides a</w:t>
      </w:r>
      <w:r w:rsidRPr="00F31509">
        <w:rPr>
          <w:rFonts w:asciiTheme="majorBidi" w:eastAsia="Calibri" w:hAnsiTheme="majorBidi" w:cstheme="majorBidi"/>
          <w:szCs w:val="24"/>
          <w:lang w:val="en-GB" w:eastAsia="en-US"/>
        </w:rPr>
        <w:t xml:space="preserve"> comprehensive picture of the pattern of a country's food supply during a specified reference period. </w:t>
      </w:r>
      <w:r w:rsidR="00D06B76" w:rsidRPr="00F31509">
        <w:rPr>
          <w:rFonts w:asciiTheme="majorBidi" w:eastAsia="Calibri" w:hAnsiTheme="majorBidi" w:cstheme="majorBidi"/>
          <w:szCs w:val="24"/>
          <w:lang w:val="en-GB" w:eastAsia="en-US"/>
        </w:rPr>
        <w:t xml:space="preserve"> </w:t>
      </w:r>
      <w:r w:rsidR="00A31E23" w:rsidRPr="00F31509">
        <w:rPr>
          <w:rFonts w:asciiTheme="majorBidi" w:eastAsia="Calibri" w:hAnsiTheme="majorBidi" w:cstheme="majorBidi"/>
          <w:szCs w:val="24"/>
          <w:lang w:val="en-GB" w:eastAsia="en-US"/>
        </w:rPr>
        <w:t>The preparation of food balance sheets has a particularly long history, extending as far back as the period 1934-38. Over time, FBS</w:t>
      </w:r>
      <w:r w:rsidR="00A65712" w:rsidRPr="00F31509">
        <w:rPr>
          <w:rFonts w:asciiTheme="majorBidi" w:eastAsia="Calibri" w:hAnsiTheme="majorBidi" w:cstheme="majorBidi"/>
          <w:szCs w:val="24"/>
          <w:lang w:val="en-GB" w:eastAsia="en-US"/>
        </w:rPr>
        <w:t>s</w:t>
      </w:r>
      <w:r w:rsidR="00A31E23" w:rsidRPr="00F31509">
        <w:rPr>
          <w:rFonts w:asciiTheme="majorBidi" w:eastAsia="Calibri" w:hAnsiTheme="majorBidi" w:cstheme="majorBidi"/>
          <w:szCs w:val="24"/>
          <w:lang w:val="en-GB" w:eastAsia="en-US"/>
        </w:rPr>
        <w:t xml:space="preserve"> have undergone methodological change, but since 1984, when FBS were published in “standardized” format, FBS methods have been left largely unaltered, despite periodic review</w:t>
      </w:r>
      <w:r w:rsidR="00A65712" w:rsidRPr="00F31509">
        <w:rPr>
          <w:rFonts w:asciiTheme="majorBidi" w:eastAsia="Calibri" w:hAnsiTheme="majorBidi" w:cstheme="majorBidi"/>
          <w:szCs w:val="24"/>
          <w:lang w:val="en-GB" w:eastAsia="en-US"/>
        </w:rPr>
        <w:t>.</w:t>
      </w:r>
    </w:p>
    <w:p w:rsidR="00490230" w:rsidRPr="00F31509" w:rsidRDefault="00490230" w:rsidP="00171E58">
      <w:pPr>
        <w:suppressAutoHyphens w:val="0"/>
        <w:spacing w:after="0"/>
        <w:jc w:val="both"/>
        <w:rPr>
          <w:rFonts w:asciiTheme="majorBidi" w:eastAsia="Calibri" w:hAnsiTheme="majorBidi" w:cstheme="majorBidi"/>
          <w:sz w:val="24"/>
          <w:szCs w:val="24"/>
          <w:lang w:val="en-GB" w:eastAsia="en-US"/>
        </w:rPr>
      </w:pPr>
    </w:p>
    <w:p w:rsidR="00490230" w:rsidRPr="00F31509" w:rsidRDefault="00090BA3" w:rsidP="00090BA3">
      <w:pPr>
        <w:jc w:val="both"/>
        <w:rPr>
          <w:rFonts w:asciiTheme="majorBidi" w:hAnsiTheme="majorBidi" w:cstheme="majorBidi"/>
          <w:b/>
          <w:sz w:val="24"/>
          <w:szCs w:val="24"/>
          <w:lang w:val="en-GB" w:eastAsia="en-US"/>
        </w:rPr>
      </w:pPr>
      <w:r w:rsidRPr="00F31509">
        <w:rPr>
          <w:rFonts w:asciiTheme="majorBidi" w:hAnsiTheme="majorBidi" w:cstheme="majorBidi"/>
          <w:b/>
          <w:sz w:val="24"/>
          <w:szCs w:val="24"/>
          <w:lang w:val="en-GB" w:eastAsia="en-US"/>
        </w:rPr>
        <w:t>Overview</w:t>
      </w:r>
      <w:r w:rsidR="00490230" w:rsidRPr="00F31509">
        <w:rPr>
          <w:rFonts w:asciiTheme="majorBidi" w:hAnsiTheme="majorBidi" w:cstheme="majorBidi"/>
          <w:b/>
          <w:sz w:val="24"/>
          <w:szCs w:val="24"/>
          <w:vertAlign w:val="superscript"/>
          <w:lang w:val="en-GB" w:eastAsia="en-US"/>
        </w:rPr>
        <w:footnoteReference w:id="4"/>
      </w:r>
    </w:p>
    <w:p w:rsidR="00A800FF" w:rsidRPr="00F31509" w:rsidRDefault="00BA43AE" w:rsidP="00BA43AE">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F</w:t>
      </w:r>
      <w:r w:rsidR="00A800FF" w:rsidRPr="00F31509">
        <w:rPr>
          <w:rFonts w:asciiTheme="majorBidi" w:eastAsia="Calibri" w:hAnsiTheme="majorBidi" w:cstheme="majorBidi"/>
          <w:szCs w:val="24"/>
          <w:lang w:val="en-GB" w:eastAsia="en-US"/>
        </w:rPr>
        <w:t>ood balance sheet</w:t>
      </w:r>
      <w:r w:rsidRPr="00F31509">
        <w:rPr>
          <w:rFonts w:asciiTheme="majorBidi" w:eastAsia="Calibri" w:hAnsiTheme="majorBidi" w:cstheme="majorBidi"/>
          <w:szCs w:val="24"/>
          <w:lang w:val="en-GB" w:eastAsia="en-US"/>
        </w:rPr>
        <w:t>s show</w:t>
      </w:r>
      <w:r w:rsidR="00A800FF" w:rsidRPr="00F31509">
        <w:rPr>
          <w:rFonts w:asciiTheme="majorBidi" w:eastAsia="Calibri" w:hAnsiTheme="majorBidi" w:cstheme="majorBidi"/>
          <w:szCs w:val="24"/>
          <w:lang w:val="en-GB" w:eastAsia="en-US"/>
        </w:rPr>
        <w:t xml:space="preserve"> for each food item</w:t>
      </w:r>
      <w:r w:rsidR="000622DB" w:rsidRPr="00F31509">
        <w:rPr>
          <w:rFonts w:asciiTheme="majorBidi" w:eastAsia="Calibri" w:hAnsiTheme="majorBidi" w:cstheme="majorBidi"/>
          <w:szCs w:val="24"/>
          <w:lang w:val="en-GB" w:eastAsia="en-US"/>
        </w:rPr>
        <w:t xml:space="preserve"> (usually </w:t>
      </w:r>
      <w:r w:rsidR="00A65712" w:rsidRPr="00F31509">
        <w:rPr>
          <w:rFonts w:asciiTheme="majorBidi" w:eastAsia="Calibri" w:hAnsiTheme="majorBidi" w:cstheme="majorBidi"/>
          <w:szCs w:val="24"/>
          <w:lang w:val="en-GB" w:eastAsia="en-US"/>
        </w:rPr>
        <w:t xml:space="preserve">expressed in </w:t>
      </w:r>
      <w:r w:rsidR="00A800FF" w:rsidRPr="00F31509">
        <w:rPr>
          <w:rFonts w:asciiTheme="majorBidi" w:eastAsia="Calibri" w:hAnsiTheme="majorBidi" w:cstheme="majorBidi"/>
          <w:szCs w:val="24"/>
          <w:lang w:val="en-GB" w:eastAsia="en-US"/>
        </w:rPr>
        <w:t xml:space="preserve">primary commodity </w:t>
      </w:r>
      <w:r w:rsidR="00A65712" w:rsidRPr="00F31509">
        <w:rPr>
          <w:rFonts w:asciiTheme="majorBidi" w:eastAsia="Calibri" w:hAnsiTheme="majorBidi" w:cstheme="majorBidi"/>
          <w:szCs w:val="24"/>
          <w:lang w:val="en-GB" w:eastAsia="en-US"/>
        </w:rPr>
        <w:t>equivalents</w:t>
      </w:r>
      <w:r w:rsidR="000622DB" w:rsidRPr="00F31509">
        <w:rPr>
          <w:rFonts w:asciiTheme="majorBidi" w:eastAsia="Calibri" w:hAnsiTheme="majorBidi" w:cstheme="majorBidi"/>
          <w:szCs w:val="24"/>
          <w:lang w:val="en-GB" w:eastAsia="en-US"/>
        </w:rPr>
        <w:t xml:space="preserve">, with </w:t>
      </w:r>
      <w:r w:rsidR="00A800FF" w:rsidRPr="00F31509">
        <w:rPr>
          <w:rFonts w:asciiTheme="majorBidi" w:eastAsia="Calibri" w:hAnsiTheme="majorBidi" w:cstheme="majorBidi"/>
          <w:szCs w:val="24"/>
          <w:lang w:val="en-GB" w:eastAsia="en-US"/>
        </w:rPr>
        <w:t xml:space="preserve">a </w:t>
      </w:r>
      <w:r w:rsidR="00A65712" w:rsidRPr="00F31509">
        <w:rPr>
          <w:rFonts w:asciiTheme="majorBidi" w:eastAsia="Calibri" w:hAnsiTheme="majorBidi" w:cstheme="majorBidi"/>
          <w:szCs w:val="24"/>
          <w:lang w:val="en-GB" w:eastAsia="en-US"/>
        </w:rPr>
        <w:t xml:space="preserve">few cases expressed as </w:t>
      </w:r>
      <w:r w:rsidR="00A800FF" w:rsidRPr="00F31509">
        <w:rPr>
          <w:rFonts w:asciiTheme="majorBidi" w:eastAsia="Calibri" w:hAnsiTheme="majorBidi" w:cstheme="majorBidi"/>
          <w:szCs w:val="24"/>
          <w:lang w:val="en-GB" w:eastAsia="en-US"/>
        </w:rPr>
        <w:t xml:space="preserve">processed </w:t>
      </w:r>
      <w:r w:rsidR="00A65712" w:rsidRPr="00F31509">
        <w:rPr>
          <w:rFonts w:asciiTheme="majorBidi" w:eastAsia="Calibri" w:hAnsiTheme="majorBidi" w:cstheme="majorBidi"/>
          <w:szCs w:val="24"/>
          <w:lang w:val="en-GB" w:eastAsia="en-US"/>
        </w:rPr>
        <w:t>products</w:t>
      </w:r>
      <w:r w:rsidR="000622DB" w:rsidRPr="00F31509">
        <w:rPr>
          <w:rFonts w:asciiTheme="majorBidi" w:eastAsia="Calibri" w:hAnsiTheme="majorBidi" w:cstheme="majorBidi"/>
          <w:szCs w:val="24"/>
          <w:lang w:val="en-GB" w:eastAsia="en-US"/>
        </w:rPr>
        <w:t>)</w:t>
      </w:r>
      <w:r w:rsidR="00A800FF" w:rsidRPr="00F31509">
        <w:rPr>
          <w:rFonts w:asciiTheme="majorBidi" w:eastAsia="Calibri" w:hAnsiTheme="majorBidi" w:cstheme="majorBidi"/>
          <w:szCs w:val="24"/>
          <w:lang w:val="en-GB" w:eastAsia="en-US"/>
        </w:rPr>
        <w:t xml:space="preserve"> </w:t>
      </w:r>
      <w:r w:rsidRPr="00F31509">
        <w:rPr>
          <w:rFonts w:asciiTheme="majorBidi" w:eastAsia="Calibri" w:hAnsiTheme="majorBidi" w:cstheme="majorBidi"/>
          <w:szCs w:val="24"/>
          <w:lang w:val="en-GB" w:eastAsia="en-US"/>
        </w:rPr>
        <w:t xml:space="preserve">the </w:t>
      </w:r>
      <w:r w:rsidR="00A65712" w:rsidRPr="00F31509">
        <w:rPr>
          <w:rFonts w:asciiTheme="majorBidi" w:eastAsia="Calibri" w:hAnsiTheme="majorBidi" w:cstheme="majorBidi"/>
          <w:szCs w:val="24"/>
          <w:lang w:val="en-GB" w:eastAsia="en-US"/>
        </w:rPr>
        <w:t>amounts of supply and utilization of foodstuffs</w:t>
      </w:r>
      <w:r w:rsidR="00351629" w:rsidRPr="00F31509">
        <w:rPr>
          <w:rStyle w:val="FootnoteReference"/>
          <w:rFonts w:asciiTheme="majorBidi" w:eastAsia="Calibri" w:hAnsiTheme="majorBidi" w:cstheme="majorBidi"/>
          <w:szCs w:val="24"/>
          <w:lang w:val="en-GB" w:eastAsia="en-US"/>
        </w:rPr>
        <w:footnoteReference w:id="5"/>
      </w:r>
      <w:r w:rsidR="00A65712" w:rsidRPr="00F31509">
        <w:rPr>
          <w:rFonts w:asciiTheme="majorBidi" w:eastAsia="Calibri" w:hAnsiTheme="majorBidi" w:cstheme="majorBidi"/>
          <w:szCs w:val="24"/>
          <w:lang w:val="en-GB" w:eastAsia="en-US"/>
        </w:rPr>
        <w:t xml:space="preserve">. </w:t>
      </w:r>
      <w:r w:rsidR="00204903" w:rsidRPr="00F31509">
        <w:rPr>
          <w:rFonts w:asciiTheme="majorBidi" w:eastAsia="Calibri" w:hAnsiTheme="majorBidi" w:cstheme="majorBidi"/>
          <w:szCs w:val="24"/>
          <w:lang w:val="en-GB" w:eastAsia="en-US"/>
        </w:rPr>
        <w:t>T</w:t>
      </w:r>
      <w:r w:rsidR="00A800FF" w:rsidRPr="00F31509">
        <w:rPr>
          <w:rFonts w:asciiTheme="majorBidi" w:eastAsia="Calibri" w:hAnsiTheme="majorBidi" w:cstheme="majorBidi"/>
          <w:szCs w:val="24"/>
          <w:lang w:val="en-GB" w:eastAsia="en-US"/>
        </w:rPr>
        <w:t>he total quantity of foodstuffs produced in a country added to the total quantity imported and adjusted to any change in stocks that may have occurred since the beginning of the reference period gives the supply available during that period. On the utilization side, a distinction is made between the quantities exported, fed to livestock, used for seed, put to manufacture for food use and non-food uses, losses during storage and transportation, and food supplies available for human consumption. The per cap</w:t>
      </w:r>
      <w:r w:rsidRPr="00F31509">
        <w:rPr>
          <w:rFonts w:asciiTheme="majorBidi" w:eastAsia="Calibri" w:hAnsiTheme="majorBidi" w:cstheme="majorBidi"/>
          <w:szCs w:val="24"/>
          <w:lang w:val="en-GB" w:eastAsia="en-US"/>
        </w:rPr>
        <w:t xml:space="preserve">ita </w:t>
      </w:r>
      <w:r w:rsidR="00A800FF" w:rsidRPr="00F31509">
        <w:rPr>
          <w:rFonts w:asciiTheme="majorBidi" w:eastAsia="Calibri" w:hAnsiTheme="majorBidi" w:cstheme="majorBidi"/>
          <w:szCs w:val="24"/>
          <w:lang w:val="en-GB" w:eastAsia="en-US"/>
        </w:rPr>
        <w:t>supply of each such food item available for human consumption is then obtained by dividing the respective quantity by the related data on the population actually p</w:t>
      </w:r>
      <w:r w:rsidR="00204903" w:rsidRPr="00F31509">
        <w:rPr>
          <w:rFonts w:asciiTheme="majorBidi" w:eastAsia="Calibri" w:hAnsiTheme="majorBidi" w:cstheme="majorBidi"/>
          <w:szCs w:val="24"/>
          <w:lang w:val="en-GB" w:eastAsia="en-US"/>
        </w:rPr>
        <w:t>artaking of it. Data on per capi</w:t>
      </w:r>
      <w:r w:rsidR="00A800FF" w:rsidRPr="00F31509">
        <w:rPr>
          <w:rFonts w:asciiTheme="majorBidi" w:eastAsia="Calibri" w:hAnsiTheme="majorBidi" w:cstheme="majorBidi"/>
          <w:szCs w:val="24"/>
          <w:lang w:val="en-GB" w:eastAsia="en-US"/>
        </w:rPr>
        <w:t>t</w:t>
      </w:r>
      <w:r w:rsidR="00204903" w:rsidRPr="00F31509">
        <w:rPr>
          <w:rFonts w:asciiTheme="majorBidi" w:eastAsia="Calibri" w:hAnsiTheme="majorBidi" w:cstheme="majorBidi"/>
          <w:szCs w:val="24"/>
          <w:lang w:val="en-GB" w:eastAsia="en-US"/>
        </w:rPr>
        <w:t>a</w:t>
      </w:r>
      <w:r w:rsidR="00A800FF" w:rsidRPr="00F31509">
        <w:rPr>
          <w:rFonts w:asciiTheme="majorBidi" w:eastAsia="Calibri" w:hAnsiTheme="majorBidi" w:cstheme="majorBidi"/>
          <w:szCs w:val="24"/>
          <w:lang w:val="en-GB" w:eastAsia="en-US"/>
        </w:rPr>
        <w:t xml:space="preserve"> food supplies are expressed in terms of quantity and - by applying appropriate food composition factors for all primary and processed products - also in terms of caloric value a</w:t>
      </w:r>
      <w:r w:rsidR="00204903" w:rsidRPr="00F31509">
        <w:rPr>
          <w:rFonts w:asciiTheme="majorBidi" w:eastAsia="Calibri" w:hAnsiTheme="majorBidi" w:cstheme="majorBidi"/>
          <w:szCs w:val="24"/>
          <w:lang w:val="en-GB" w:eastAsia="en-US"/>
        </w:rPr>
        <w:t xml:space="preserve">s well as </w:t>
      </w:r>
      <w:r w:rsidR="00A800FF" w:rsidRPr="00F31509">
        <w:rPr>
          <w:rFonts w:asciiTheme="majorBidi" w:eastAsia="Calibri" w:hAnsiTheme="majorBidi" w:cstheme="majorBidi"/>
          <w:szCs w:val="24"/>
          <w:lang w:val="en-GB" w:eastAsia="en-US"/>
        </w:rPr>
        <w:t>protein and fat content.</w:t>
      </w:r>
    </w:p>
    <w:p w:rsidR="00A800FF" w:rsidRPr="00F31509" w:rsidRDefault="00A800FF" w:rsidP="00171E58">
      <w:pPr>
        <w:suppressAutoHyphens w:val="0"/>
        <w:spacing w:after="0"/>
        <w:jc w:val="both"/>
        <w:rPr>
          <w:rFonts w:asciiTheme="majorBidi" w:eastAsia="Calibri" w:hAnsiTheme="majorBidi" w:cstheme="majorBidi"/>
          <w:szCs w:val="24"/>
          <w:lang w:val="en-GB" w:eastAsia="en-US"/>
        </w:rPr>
      </w:pPr>
    </w:p>
    <w:p w:rsidR="00A800FF" w:rsidRPr="00F31509" w:rsidRDefault="00A800FF"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Annual food balance sheets tabulated regularly over a period of years will show the trends in the overall national food supply, disclose changes that may have taken place in the types of food consumed, i.e., the pattern of the diet, and reveal the extent to which the food supply of the country, as a whole, is adequate in relation to nutritional requirements.  </w:t>
      </w:r>
    </w:p>
    <w:p w:rsidR="00A800FF" w:rsidRPr="00F31509" w:rsidRDefault="00A800FF" w:rsidP="00171E58">
      <w:pPr>
        <w:suppressAutoHyphens w:val="0"/>
        <w:spacing w:after="0"/>
        <w:jc w:val="both"/>
        <w:rPr>
          <w:rFonts w:asciiTheme="majorBidi" w:eastAsia="Calibri" w:hAnsiTheme="majorBidi" w:cstheme="majorBidi"/>
          <w:szCs w:val="24"/>
          <w:lang w:val="en-GB" w:eastAsia="en-US"/>
        </w:rPr>
      </w:pPr>
    </w:p>
    <w:p w:rsidR="00340E3F" w:rsidRPr="00F31509" w:rsidRDefault="00340E3F"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It is important to note that the quantities of food available for hum</w:t>
      </w:r>
      <w:r w:rsidR="0097372B" w:rsidRPr="00F31509">
        <w:rPr>
          <w:rFonts w:asciiTheme="majorBidi" w:eastAsia="Calibri" w:hAnsiTheme="majorBidi" w:cstheme="majorBidi"/>
          <w:szCs w:val="24"/>
          <w:lang w:val="en-GB" w:eastAsia="en-US"/>
        </w:rPr>
        <w:t xml:space="preserve">an consumption, as estimated in </w:t>
      </w:r>
      <w:r w:rsidRPr="00F31509">
        <w:rPr>
          <w:rFonts w:asciiTheme="majorBidi" w:eastAsia="Calibri" w:hAnsiTheme="majorBidi" w:cstheme="majorBidi"/>
          <w:szCs w:val="24"/>
          <w:lang w:val="en-GB" w:eastAsia="en-US"/>
        </w:rPr>
        <w:t xml:space="preserve">the food balance sheet, relate simply to the quantities of food reaching the consumer. The amount of food actually consumed </w:t>
      </w:r>
      <w:r w:rsidR="000412EE" w:rsidRPr="00F31509">
        <w:rPr>
          <w:rFonts w:asciiTheme="majorBidi" w:eastAsia="Calibri" w:hAnsiTheme="majorBidi" w:cstheme="majorBidi"/>
          <w:szCs w:val="24"/>
          <w:lang w:val="en-GB" w:eastAsia="en-US"/>
        </w:rPr>
        <w:t>will</w:t>
      </w:r>
      <w:r w:rsidRPr="00F31509">
        <w:rPr>
          <w:rFonts w:asciiTheme="majorBidi" w:eastAsia="Calibri" w:hAnsiTheme="majorBidi" w:cstheme="majorBidi"/>
          <w:szCs w:val="24"/>
          <w:lang w:val="en-GB" w:eastAsia="en-US"/>
        </w:rPr>
        <w:t xml:space="preserve"> be lower than the quantity shown in the food balance </w:t>
      </w:r>
      <w:r w:rsidR="009B5855" w:rsidRPr="00F31509">
        <w:rPr>
          <w:rFonts w:asciiTheme="majorBidi" w:eastAsia="Calibri" w:hAnsiTheme="majorBidi" w:cstheme="majorBidi"/>
          <w:szCs w:val="24"/>
          <w:lang w:val="en-GB" w:eastAsia="en-US"/>
        </w:rPr>
        <w:t>sheet depending</w:t>
      </w:r>
      <w:r w:rsidRPr="00F31509">
        <w:rPr>
          <w:rFonts w:asciiTheme="majorBidi" w:eastAsia="Calibri" w:hAnsiTheme="majorBidi" w:cstheme="majorBidi"/>
          <w:szCs w:val="24"/>
          <w:lang w:val="en-GB" w:eastAsia="en-US"/>
        </w:rPr>
        <w:t xml:space="preserve"> on the degree of losses of edible food and nutrients </w:t>
      </w:r>
      <w:r w:rsidR="00DC2C8B" w:rsidRPr="00F31509">
        <w:rPr>
          <w:rFonts w:asciiTheme="majorBidi" w:eastAsia="Calibri" w:hAnsiTheme="majorBidi" w:cstheme="majorBidi"/>
          <w:szCs w:val="24"/>
          <w:lang w:val="en-GB" w:eastAsia="en-US"/>
        </w:rPr>
        <w:t>at the</w:t>
      </w:r>
      <w:r w:rsidR="000622DB" w:rsidRPr="00F31509">
        <w:rPr>
          <w:rFonts w:asciiTheme="majorBidi" w:eastAsia="Calibri" w:hAnsiTheme="majorBidi" w:cstheme="majorBidi"/>
          <w:szCs w:val="24"/>
          <w:lang w:val="en-GB" w:eastAsia="en-US"/>
        </w:rPr>
        <w:t xml:space="preserve"> retail level and </w:t>
      </w:r>
      <w:r w:rsidRPr="00F31509">
        <w:rPr>
          <w:rFonts w:asciiTheme="majorBidi" w:eastAsia="Calibri" w:hAnsiTheme="majorBidi" w:cstheme="majorBidi"/>
          <w:szCs w:val="24"/>
          <w:lang w:val="en-GB" w:eastAsia="en-US"/>
        </w:rPr>
        <w:t xml:space="preserve">in the household, e.g. during storage, in preparation and cooking (which affect vitamins and minerals to a greater extent than they do calories, protein and fat), as plate-waste or quantities fed to domestic animals and pets, or thrown away. </w:t>
      </w:r>
    </w:p>
    <w:p w:rsidR="00340E3F" w:rsidRPr="00F31509" w:rsidRDefault="00340E3F" w:rsidP="00171E58">
      <w:pPr>
        <w:suppressAutoHyphens w:val="0"/>
        <w:spacing w:after="0"/>
        <w:jc w:val="both"/>
        <w:rPr>
          <w:rFonts w:asciiTheme="majorBidi" w:eastAsia="Calibri" w:hAnsiTheme="majorBidi" w:cstheme="majorBidi"/>
          <w:szCs w:val="24"/>
          <w:lang w:val="en-GB" w:eastAsia="en-US"/>
        </w:rPr>
      </w:pPr>
    </w:p>
    <w:p w:rsidR="00340E3F" w:rsidRPr="00F31509" w:rsidRDefault="00340E3F"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Waste on the farm and during distribution and processing is taken into consideration as an element in the food balance sheet. Technical losses occurring during the transformation of primary commodities into processed products are taken into account in the assessment of respective extraction/conversion rates.  There are very few surveys so far known on which to base sound figures for waste, and in some </w:t>
      </w:r>
      <w:r w:rsidRPr="00F31509">
        <w:rPr>
          <w:rFonts w:asciiTheme="majorBidi" w:eastAsia="Calibri" w:hAnsiTheme="majorBidi" w:cstheme="majorBidi"/>
          <w:szCs w:val="24"/>
          <w:lang w:val="en-GB" w:eastAsia="en-US"/>
        </w:rPr>
        <w:lastRenderedPageBreak/>
        <w:t xml:space="preserve">cases these are </w:t>
      </w:r>
      <w:r w:rsidR="000C422B" w:rsidRPr="00F31509">
        <w:rPr>
          <w:rFonts w:asciiTheme="majorBidi" w:eastAsia="Calibri" w:hAnsiTheme="majorBidi" w:cstheme="majorBidi"/>
          <w:szCs w:val="24"/>
          <w:lang w:val="en-GB" w:eastAsia="en-US"/>
        </w:rPr>
        <w:t xml:space="preserve">also </w:t>
      </w:r>
      <w:r w:rsidRPr="00F31509">
        <w:rPr>
          <w:rFonts w:asciiTheme="majorBidi" w:eastAsia="Calibri" w:hAnsiTheme="majorBidi" w:cstheme="majorBidi"/>
          <w:szCs w:val="24"/>
          <w:lang w:val="en-GB" w:eastAsia="en-US"/>
        </w:rPr>
        <w:t>subject to significant margins of error. In most cases, the assumptions for waste used in food balance sheets are based on expert opinion obtained in the countries.</w:t>
      </w:r>
      <w:r w:rsidR="00351629" w:rsidRPr="00F31509">
        <w:rPr>
          <w:rFonts w:asciiTheme="majorBidi" w:eastAsia="Calibri" w:hAnsiTheme="majorBidi" w:cstheme="majorBidi"/>
          <w:szCs w:val="24"/>
          <w:lang w:val="en-GB" w:eastAsia="en-US"/>
        </w:rPr>
        <w:t xml:space="preserve"> </w:t>
      </w:r>
    </w:p>
    <w:p w:rsidR="00340E3F" w:rsidRPr="00F31509" w:rsidRDefault="00340E3F" w:rsidP="00171E58">
      <w:pPr>
        <w:suppressAutoHyphens w:val="0"/>
        <w:spacing w:after="0"/>
        <w:jc w:val="both"/>
        <w:rPr>
          <w:rFonts w:asciiTheme="majorBidi" w:eastAsia="Calibri" w:hAnsiTheme="majorBidi" w:cstheme="majorBidi"/>
          <w:szCs w:val="24"/>
          <w:lang w:val="en-GB" w:eastAsia="en-US"/>
        </w:rPr>
      </w:pPr>
    </w:p>
    <w:p w:rsidR="00CB6E4A" w:rsidRPr="00F31509" w:rsidRDefault="00CB6E4A" w:rsidP="00BA43AE">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The system involves the compilation and maintenance of </w:t>
      </w:r>
      <w:r w:rsidR="00351629" w:rsidRPr="00F31509">
        <w:rPr>
          <w:rFonts w:asciiTheme="majorBidi" w:eastAsia="Calibri" w:hAnsiTheme="majorBidi" w:cstheme="majorBidi"/>
          <w:szCs w:val="24"/>
          <w:lang w:val="en-GB" w:eastAsia="en-US"/>
        </w:rPr>
        <w:t>5</w:t>
      </w:r>
      <w:r w:rsidRPr="00F31509">
        <w:rPr>
          <w:rFonts w:asciiTheme="majorBidi" w:eastAsia="Calibri" w:hAnsiTheme="majorBidi" w:cstheme="majorBidi"/>
          <w:szCs w:val="24"/>
          <w:lang w:val="en-GB" w:eastAsia="en-US"/>
        </w:rPr>
        <w:t xml:space="preserve">00+ primary and processed commodities, </w:t>
      </w:r>
      <w:r w:rsidR="005474CD" w:rsidRPr="00F31509">
        <w:rPr>
          <w:rFonts w:asciiTheme="majorBidi" w:eastAsia="Calibri" w:hAnsiTheme="majorBidi" w:cstheme="majorBidi"/>
          <w:szCs w:val="24"/>
          <w:lang w:val="en-GB" w:eastAsia="en-US"/>
        </w:rPr>
        <w:t>by way of</w:t>
      </w:r>
      <w:r w:rsidRPr="00F31509">
        <w:rPr>
          <w:rFonts w:asciiTheme="majorBidi" w:eastAsia="Calibri" w:hAnsiTheme="majorBidi" w:cstheme="majorBidi"/>
          <w:szCs w:val="24"/>
          <w:lang w:val="en-GB" w:eastAsia="en-US"/>
        </w:rPr>
        <w:t xml:space="preserve"> supply utilization accounts</w:t>
      </w:r>
      <w:r w:rsidR="005474CD" w:rsidRPr="00F31509">
        <w:rPr>
          <w:rFonts w:asciiTheme="majorBidi" w:eastAsia="Calibri" w:hAnsiTheme="majorBidi" w:cstheme="majorBidi"/>
          <w:szCs w:val="24"/>
          <w:lang w:val="en-GB" w:eastAsia="en-US"/>
        </w:rPr>
        <w:t xml:space="preserve"> that</w:t>
      </w:r>
      <w:r w:rsidRPr="00F31509">
        <w:rPr>
          <w:rFonts w:asciiTheme="majorBidi" w:eastAsia="Calibri" w:hAnsiTheme="majorBidi" w:cstheme="majorBidi"/>
          <w:szCs w:val="24"/>
          <w:lang w:val="en-GB" w:eastAsia="en-US"/>
        </w:rPr>
        <w:t xml:space="preserve"> are compiled by country</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every year</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w:t>
      </w:r>
      <w:r w:rsidR="00DC2C8B" w:rsidRPr="00F31509">
        <w:rPr>
          <w:rFonts w:asciiTheme="majorBidi" w:eastAsia="Calibri" w:hAnsiTheme="majorBidi" w:cstheme="majorBidi"/>
          <w:szCs w:val="24"/>
          <w:lang w:val="en-GB" w:eastAsia="en-US"/>
        </w:rPr>
        <w:t>and</w:t>
      </w:r>
      <w:r w:rsidRPr="00F31509">
        <w:rPr>
          <w:rFonts w:asciiTheme="majorBidi" w:eastAsia="Calibri" w:hAnsiTheme="majorBidi" w:cstheme="majorBidi"/>
          <w:szCs w:val="24"/>
          <w:lang w:val="en-GB" w:eastAsia="en-US"/>
        </w:rPr>
        <w:t xml:space="preserve"> which are </w:t>
      </w:r>
      <w:r w:rsidR="005474CD" w:rsidRPr="00F31509">
        <w:rPr>
          <w:rFonts w:asciiTheme="majorBidi" w:eastAsia="Calibri" w:hAnsiTheme="majorBidi" w:cstheme="majorBidi"/>
          <w:szCs w:val="24"/>
          <w:lang w:val="en-GB" w:eastAsia="en-US"/>
        </w:rPr>
        <w:t xml:space="preserve">then </w:t>
      </w:r>
      <w:r w:rsidR="00351629" w:rsidRPr="00F31509">
        <w:rPr>
          <w:rFonts w:asciiTheme="majorBidi" w:eastAsia="Calibri" w:hAnsiTheme="majorBidi" w:cstheme="majorBidi"/>
          <w:szCs w:val="24"/>
          <w:lang w:val="en-GB" w:eastAsia="en-US"/>
        </w:rPr>
        <w:t xml:space="preserve">“standardized” </w:t>
      </w:r>
      <w:r w:rsidRPr="00F31509">
        <w:rPr>
          <w:rFonts w:asciiTheme="majorBidi" w:eastAsia="Calibri" w:hAnsiTheme="majorBidi" w:cstheme="majorBidi"/>
          <w:szCs w:val="24"/>
          <w:lang w:val="en-GB" w:eastAsia="en-US"/>
        </w:rPr>
        <w:t xml:space="preserve">into </w:t>
      </w:r>
      <w:r w:rsidR="005474CD" w:rsidRPr="00F31509">
        <w:rPr>
          <w:rFonts w:asciiTheme="majorBidi" w:eastAsia="Calibri" w:hAnsiTheme="majorBidi" w:cstheme="majorBidi"/>
          <w:szCs w:val="24"/>
          <w:lang w:val="en-GB" w:eastAsia="en-US"/>
        </w:rPr>
        <w:t xml:space="preserve">over </w:t>
      </w:r>
      <w:r w:rsidR="00351629" w:rsidRPr="00F31509">
        <w:rPr>
          <w:rFonts w:asciiTheme="majorBidi" w:eastAsia="Calibri" w:hAnsiTheme="majorBidi" w:cstheme="majorBidi"/>
          <w:szCs w:val="24"/>
          <w:lang w:val="en-GB" w:eastAsia="en-US"/>
        </w:rPr>
        <w:t>90</w:t>
      </w:r>
      <w:r w:rsidRPr="00F31509">
        <w:rPr>
          <w:rFonts w:asciiTheme="majorBidi" w:eastAsia="Calibri" w:hAnsiTheme="majorBidi" w:cstheme="majorBidi"/>
          <w:szCs w:val="24"/>
          <w:lang w:val="en-GB" w:eastAsia="en-US"/>
        </w:rPr>
        <w:t xml:space="preserve"> FBS</w:t>
      </w:r>
      <w:r w:rsidR="005474CD" w:rsidRPr="00F31509">
        <w:rPr>
          <w:rFonts w:asciiTheme="majorBidi" w:eastAsia="Calibri" w:hAnsiTheme="majorBidi" w:cstheme="majorBidi"/>
          <w:szCs w:val="24"/>
          <w:lang w:val="en-GB" w:eastAsia="en-US"/>
        </w:rPr>
        <w:t xml:space="preserve"> commodities</w:t>
      </w:r>
      <w:r w:rsidRPr="00F31509">
        <w:rPr>
          <w:rFonts w:asciiTheme="majorBidi" w:eastAsia="Calibri" w:hAnsiTheme="majorBidi" w:cstheme="majorBidi"/>
          <w:szCs w:val="24"/>
          <w:lang w:val="en-GB" w:eastAsia="en-US"/>
        </w:rPr>
        <w:t xml:space="preserve"> </w:t>
      </w:r>
      <w:r w:rsidR="00351629" w:rsidRPr="00F31509">
        <w:rPr>
          <w:rFonts w:asciiTheme="majorBidi" w:eastAsia="Calibri" w:hAnsiTheme="majorBidi" w:cstheme="majorBidi"/>
          <w:szCs w:val="24"/>
          <w:lang w:val="en-GB" w:eastAsia="en-US"/>
        </w:rPr>
        <w:t xml:space="preserve">and respective commodity aggregates </w:t>
      </w:r>
      <w:r w:rsidRPr="00F31509">
        <w:rPr>
          <w:rFonts w:asciiTheme="majorBidi" w:eastAsia="Calibri" w:hAnsiTheme="majorBidi" w:cstheme="majorBidi"/>
          <w:szCs w:val="24"/>
          <w:lang w:val="en-GB" w:eastAsia="en-US"/>
        </w:rPr>
        <w:t xml:space="preserve">for dissemination. The architecture is organized in </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commodity trees</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linking primary and derived commodities. </w:t>
      </w:r>
      <w:r w:rsidR="00BA43AE" w:rsidRPr="00F31509">
        <w:rPr>
          <w:rFonts w:asciiTheme="majorBidi" w:eastAsia="Calibri" w:hAnsiTheme="majorBidi" w:cstheme="majorBidi"/>
          <w:szCs w:val="24"/>
          <w:lang w:val="en-GB" w:eastAsia="en-US"/>
        </w:rPr>
        <w:t xml:space="preserve">The links are formalized through extraction rates and a clear hierarchy spanning over up to four levels of processing. </w:t>
      </w:r>
    </w:p>
    <w:p w:rsidR="00CB6E4A" w:rsidRPr="00F31509" w:rsidRDefault="00CB6E4A" w:rsidP="00171E58">
      <w:pPr>
        <w:suppressAutoHyphens w:val="0"/>
        <w:spacing w:after="0"/>
        <w:jc w:val="both"/>
        <w:rPr>
          <w:rFonts w:asciiTheme="majorBidi" w:eastAsia="Calibri" w:hAnsiTheme="majorBidi" w:cstheme="majorBidi"/>
          <w:szCs w:val="24"/>
          <w:lang w:val="en-GB" w:eastAsia="en-US"/>
        </w:rPr>
      </w:pPr>
    </w:p>
    <w:p w:rsidR="00340E3F" w:rsidRPr="00F31509" w:rsidRDefault="00BA43AE"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When </w:t>
      </w:r>
      <w:r w:rsidR="00340E3F" w:rsidRPr="00F31509">
        <w:rPr>
          <w:rFonts w:asciiTheme="majorBidi" w:eastAsia="Calibri" w:hAnsiTheme="majorBidi" w:cstheme="majorBidi"/>
          <w:szCs w:val="24"/>
          <w:lang w:val="en-GB" w:eastAsia="en-US"/>
        </w:rPr>
        <w:t>processed commodities are converted back to their primary equivalent</w:t>
      </w:r>
      <w:r w:rsidRPr="00F31509">
        <w:rPr>
          <w:rFonts w:asciiTheme="majorBidi" w:eastAsia="Calibri" w:hAnsiTheme="majorBidi" w:cstheme="majorBidi"/>
          <w:szCs w:val="24"/>
          <w:lang w:val="en-GB" w:eastAsia="en-US"/>
        </w:rPr>
        <w:t xml:space="preserve">, </w:t>
      </w:r>
      <w:r w:rsidR="00340E3F" w:rsidRPr="00F31509">
        <w:rPr>
          <w:rFonts w:asciiTheme="majorBidi" w:eastAsia="Calibri" w:hAnsiTheme="majorBidi" w:cstheme="majorBidi"/>
          <w:szCs w:val="24"/>
          <w:lang w:val="en-GB" w:eastAsia="en-US"/>
        </w:rPr>
        <w:t xml:space="preserve">this is called "vertical standardization". The extraction rates or technical coefficients which were used in building up the database are used to carry out the conversion back to the primary level by multiplication of the reciprocal of the technical </w:t>
      </w:r>
      <w:r w:rsidRPr="00F31509">
        <w:rPr>
          <w:rFonts w:asciiTheme="majorBidi" w:eastAsia="Calibri" w:hAnsiTheme="majorBidi" w:cstheme="majorBidi"/>
          <w:szCs w:val="24"/>
          <w:lang w:val="en-GB" w:eastAsia="en-US"/>
        </w:rPr>
        <w:t xml:space="preserve">conversion </w:t>
      </w:r>
      <w:r w:rsidR="00340E3F" w:rsidRPr="00F31509">
        <w:rPr>
          <w:rFonts w:asciiTheme="majorBidi" w:eastAsia="Calibri" w:hAnsiTheme="majorBidi" w:cstheme="majorBidi"/>
          <w:szCs w:val="24"/>
          <w:lang w:val="en-GB" w:eastAsia="en-US"/>
        </w:rPr>
        <w:t xml:space="preserve">coefficient. </w:t>
      </w:r>
      <w:r w:rsidRPr="00F31509">
        <w:rPr>
          <w:rFonts w:asciiTheme="majorBidi" w:eastAsia="Calibri" w:hAnsiTheme="majorBidi" w:cstheme="majorBidi"/>
          <w:szCs w:val="24"/>
          <w:lang w:val="en-GB" w:eastAsia="en-US"/>
        </w:rPr>
        <w:t xml:space="preserve">There are several reasons for this standardization process. Firstly, there is </w:t>
      </w:r>
      <w:r w:rsidR="00342E17" w:rsidRPr="00F31509">
        <w:rPr>
          <w:rFonts w:asciiTheme="majorBidi" w:eastAsia="Calibri" w:hAnsiTheme="majorBidi" w:cstheme="majorBidi"/>
          <w:szCs w:val="24"/>
          <w:lang w:val="en-GB" w:eastAsia="en-US"/>
        </w:rPr>
        <w:t xml:space="preserve">to reduce excess information of many different and heterogeneous processed and primary products to a set of products that allow analysts and policy makers to obtain a quick and meaningful overview of the food economy of a country. </w:t>
      </w:r>
      <w:r w:rsidR="00340E3F" w:rsidRPr="00F31509">
        <w:rPr>
          <w:rFonts w:asciiTheme="majorBidi" w:eastAsia="Calibri" w:hAnsiTheme="majorBidi" w:cstheme="majorBidi"/>
          <w:szCs w:val="24"/>
          <w:lang w:val="en-GB" w:eastAsia="en-US"/>
        </w:rPr>
        <w:t xml:space="preserve">Secondly, preparing standardized food balance sheets </w:t>
      </w:r>
      <w:r w:rsidR="00342E17" w:rsidRPr="00F31509">
        <w:rPr>
          <w:rFonts w:asciiTheme="majorBidi" w:eastAsia="Calibri" w:hAnsiTheme="majorBidi" w:cstheme="majorBidi"/>
          <w:szCs w:val="24"/>
          <w:lang w:val="en-GB" w:eastAsia="en-US"/>
        </w:rPr>
        <w:t xml:space="preserve">at an aggregate level makes the food supply and use data more comparable across countries and over time. Finally, many practical tools </w:t>
      </w:r>
      <w:r w:rsidR="00205D58" w:rsidRPr="00F31509">
        <w:rPr>
          <w:rFonts w:asciiTheme="majorBidi" w:eastAsia="Calibri" w:hAnsiTheme="majorBidi" w:cstheme="majorBidi"/>
          <w:szCs w:val="24"/>
          <w:lang w:val="en-GB" w:eastAsia="en-US"/>
        </w:rPr>
        <w:t xml:space="preserve">and </w:t>
      </w:r>
      <w:r w:rsidR="00342E17" w:rsidRPr="00F31509">
        <w:rPr>
          <w:rFonts w:asciiTheme="majorBidi" w:eastAsia="Calibri" w:hAnsiTheme="majorBidi" w:cstheme="majorBidi"/>
          <w:szCs w:val="24"/>
          <w:lang w:val="en-GB" w:eastAsia="en-US"/>
        </w:rPr>
        <w:t xml:space="preserve">applications such as projections models require a high level of </w:t>
      </w:r>
      <w:r w:rsidR="00205D58" w:rsidRPr="00F31509">
        <w:rPr>
          <w:rFonts w:asciiTheme="majorBidi" w:eastAsia="Calibri" w:hAnsiTheme="majorBidi" w:cstheme="majorBidi"/>
          <w:szCs w:val="24"/>
          <w:lang w:val="en-GB" w:eastAsia="en-US"/>
        </w:rPr>
        <w:t xml:space="preserve">product </w:t>
      </w:r>
      <w:r w:rsidR="00342E17" w:rsidRPr="00F31509">
        <w:rPr>
          <w:rFonts w:asciiTheme="majorBidi" w:eastAsia="Calibri" w:hAnsiTheme="majorBidi" w:cstheme="majorBidi"/>
          <w:szCs w:val="24"/>
          <w:lang w:val="en-GB" w:eastAsia="en-US"/>
        </w:rPr>
        <w:t xml:space="preserve">aggregation, in fact, often </w:t>
      </w:r>
      <w:r w:rsidR="00205D58" w:rsidRPr="00F31509">
        <w:rPr>
          <w:rFonts w:asciiTheme="majorBidi" w:eastAsia="Calibri" w:hAnsiTheme="majorBidi" w:cstheme="majorBidi"/>
          <w:szCs w:val="24"/>
          <w:lang w:val="en-GB" w:eastAsia="en-US"/>
        </w:rPr>
        <w:t>beyond the level of aggregation offered in the FAO FBS.</w:t>
      </w:r>
      <w:r w:rsidR="00342E17" w:rsidRPr="00F31509">
        <w:rPr>
          <w:rFonts w:asciiTheme="majorBidi" w:eastAsia="Calibri" w:hAnsiTheme="majorBidi" w:cstheme="majorBidi"/>
          <w:szCs w:val="24"/>
          <w:lang w:val="en-GB" w:eastAsia="en-US"/>
        </w:rPr>
        <w:t xml:space="preserve"> For instance, FAO’s long-term outlook is based on 34 commodity groups derived from the 60+ individual commodities presented in the Food balance sheets. </w:t>
      </w:r>
    </w:p>
    <w:p w:rsidR="00171E58" w:rsidRPr="00F31509" w:rsidRDefault="00171E58" w:rsidP="000264F4">
      <w:pPr>
        <w:pStyle w:val="Heading2"/>
      </w:pPr>
      <w:bookmarkStart w:id="27" w:name="_Toc428383819"/>
      <w:bookmarkStart w:id="28" w:name="_Toc428436041"/>
      <w:bookmarkStart w:id="29" w:name="_Toc428436342"/>
      <w:bookmarkStart w:id="30" w:name="_Toc428436468"/>
      <w:r w:rsidRPr="00F31509">
        <w:t>Use and usefulness of FBS</w:t>
      </w:r>
      <w:bookmarkEnd w:id="27"/>
      <w:bookmarkEnd w:id="28"/>
      <w:bookmarkEnd w:id="29"/>
      <w:bookmarkEnd w:id="30"/>
      <w:r w:rsidRPr="00F31509">
        <w:t xml:space="preserve"> </w:t>
      </w:r>
    </w:p>
    <w:p w:rsidR="00171E58" w:rsidRPr="00F31509" w:rsidRDefault="483DA69D" w:rsidP="483DA69D">
      <w:pPr>
        <w:keepNext/>
        <w:jc w:val="both"/>
        <w:rPr>
          <w:rFonts w:asciiTheme="majorBidi" w:hAnsiTheme="majorBidi" w:cstheme="majorBidi"/>
          <w:szCs w:val="24"/>
          <w:lang w:val="en-GB"/>
        </w:rPr>
      </w:pPr>
      <w:r w:rsidRPr="00F31509">
        <w:rPr>
          <w:rFonts w:asciiTheme="majorBidi" w:eastAsia="Times New Roman" w:hAnsiTheme="majorBidi" w:cstheme="majorBidi"/>
          <w:lang w:val="en-GB"/>
        </w:rPr>
        <w:t xml:space="preserve">Food Balance Sheets have been compiled for nearly 80 years and have been used for numerous different purposes ever since. They provide a wealth of information on food and nutrient availability and, when available over longer timeframes and compiled with consistent methodologies, provide the basis for trends and developments of the food economy of a country, a region or worldwide. </w:t>
      </w:r>
    </w:p>
    <w:p w:rsidR="00171E58" w:rsidRPr="00F31509" w:rsidRDefault="483DA69D"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Arguably the most important use of the food balance sheets arises from the fact that they provide a measure of the overall average calorie supply in a country. The DES (Dietary Energy Supply) is not only a standard output of the FBS, but also the key input into the FAO indicator of undernourishment, i.e. the number (NoU) and the prevalence of undernourishment (PoU). The DES enters the PoU measurement as the mean of a distribution, which together with a cut-off point, the Minimum Dietary Energy requirement (MDER), allows FBS users to calculate the number and percentage of people in a population without sufficient access to calories. </w:t>
      </w:r>
    </w:p>
    <w:p w:rsidR="00171E58" w:rsidRPr="00F31509" w:rsidRDefault="483DA69D"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The FBS have also been used to examine changes in dietary patterns. While this is possible in principle, it is important to note that the observed changes are only the changes in the average diet and therefore do not allow drawing of inferences on whether the dietary quality in a country has improved or deteriorated. In fact, it is not even possible to say much about the quality of the average diet. The estimates provided may simply be the average of unhealthy overnutrition and unhealthy undernutrition, while the average diet may appear to be about right in terms of volume and composition; thus, most people in a country may consume an unhealthy diet. </w:t>
      </w:r>
    </w:p>
    <w:p w:rsidR="00171E58" w:rsidRPr="00F31509" w:rsidRDefault="00171E58"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lastRenderedPageBreak/>
        <w:t>FBS are the starting and the end point of many</w:t>
      </w:r>
      <w:r w:rsidR="00114A21" w:rsidRPr="00F31509">
        <w:rPr>
          <w:rFonts w:asciiTheme="majorBidi" w:eastAsia="Times New Roman" w:hAnsiTheme="majorBidi" w:cstheme="majorBidi"/>
        </w:rPr>
        <w:t>,</w:t>
      </w:r>
      <w:r w:rsidRPr="00F31509">
        <w:rPr>
          <w:rFonts w:asciiTheme="majorBidi" w:eastAsia="Times New Roman" w:hAnsiTheme="majorBidi" w:cstheme="majorBidi"/>
        </w:rPr>
        <w:t xml:space="preserve"> if not most</w:t>
      </w:r>
      <w:r w:rsidR="00114A21" w:rsidRPr="00F31509">
        <w:rPr>
          <w:rFonts w:asciiTheme="majorBidi" w:eastAsia="Times New Roman" w:hAnsiTheme="majorBidi" w:cstheme="majorBidi"/>
        </w:rPr>
        <w:t>,</w:t>
      </w:r>
      <w:r w:rsidRPr="00F31509">
        <w:rPr>
          <w:rFonts w:asciiTheme="majorBidi" w:eastAsia="Times New Roman" w:hAnsiTheme="majorBidi" w:cstheme="majorBidi"/>
        </w:rPr>
        <w:t xml:space="preserve"> </w:t>
      </w:r>
      <w:r w:rsidR="00114A21" w:rsidRPr="00F31509">
        <w:rPr>
          <w:rFonts w:asciiTheme="majorBidi" w:eastAsia="Times New Roman" w:hAnsiTheme="majorBidi" w:cstheme="majorBidi"/>
        </w:rPr>
        <w:t xml:space="preserve">partial </w:t>
      </w:r>
      <w:r w:rsidRPr="00F31509">
        <w:rPr>
          <w:rFonts w:asciiTheme="majorBidi" w:eastAsia="Times New Roman" w:hAnsiTheme="majorBidi" w:cstheme="majorBidi"/>
        </w:rPr>
        <w:t>equilibrium models</w:t>
      </w:r>
      <w:r w:rsidRPr="00F31509">
        <w:rPr>
          <w:rStyle w:val="FootnoteReference"/>
          <w:rFonts w:asciiTheme="majorBidi" w:eastAsia="Times New Roman" w:hAnsiTheme="majorBidi" w:cstheme="majorBidi"/>
        </w:rPr>
        <w:footnoteReference w:id="6"/>
      </w:r>
      <w:r w:rsidRPr="00F31509">
        <w:rPr>
          <w:rFonts w:asciiTheme="majorBidi" w:eastAsia="Times New Roman" w:hAnsiTheme="majorBidi" w:cstheme="majorBidi"/>
        </w:rPr>
        <w:t xml:space="preserve">. Models such as the OECD/FAO Aglink model, the IFPRI IMPACT model and partial equilibrium models for food and agriculture more generally use commodity balances as the basis for their projections. They typically use every element/variable of the balance on the left-hand-side of their equation and project the starting values of the FBS (commodity balances) into the future.  As most of these models use zero global net trade as their closure rules, imports and exports are not projected separately but collapsed into one variable, i.e. net trade. </w:t>
      </w:r>
      <w:r w:rsidR="00114A21" w:rsidRPr="00F31509">
        <w:rPr>
          <w:rFonts w:asciiTheme="majorBidi" w:eastAsia="Times New Roman" w:hAnsiTheme="majorBidi" w:cstheme="majorBidi"/>
        </w:rPr>
        <w:t>FBS are to be seen as a subset of the general family of commodity balances, i.e. commodity balances for food items.</w:t>
      </w:r>
    </w:p>
    <w:p w:rsidR="00171E58" w:rsidRPr="00F31509" w:rsidRDefault="483DA69D"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FBS also provide a rich basis to calculate numerous other and simpler indicators. The most straightforward indicators are simple ratios such as self-sufficiency and import-dependency ratios. But FBS also provide inputs into policy measures such as the producer subsidy and consumer subsidy equivalents, regularly updated by the OECD; the same holds for their trade policy analogue, the Aggregate Measure of Support used by the WTO. </w:t>
      </w:r>
    </w:p>
    <w:p w:rsidR="00171E58" w:rsidRPr="00F31509" w:rsidRDefault="483DA69D"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Probably the most common use of FBS data in the published literature is the citation of daily energy intake and fat and protein intake (USDA/ERS, Grigg 1996, Grigg 1993, Hopper, Pinstrup-Andersen, Svedberg, Trueblood, Smil). Estimates of intakes of other nutrients including vitamins, minerals, and amino acids are also based on FBS data on food availability. FBS information has also been used to spot shortfalls and surpluses in a nation’s energy and nutrient intake (SADC, USDA/ERS) or to examine the availability of a particular commodity or class of commodities (el Obeid, Hopper, Helsing). </w:t>
      </w:r>
    </w:p>
    <w:p w:rsidR="00171E58" w:rsidRPr="00F31509" w:rsidRDefault="00171E58"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Finally, the medical community has also made use of the FBS. Researchers have used food and protein availabilities from the FBS to study the availabilities and importance of various amino acids and different sources of proteins. They also have examined relationships among caloric intake, protein types, and amino acids in the diet (Hopper, Young, Kazuo). Additionally, medical research has used FBS data to investigate connections between diet and health, especially cardiac health and cancers (Sasaki, Helsing). Medical researchers have also evaluated the usability and relevance of FBS data. For example, Sasaki and Kesteloot examined correlations between FAO data and data from multiple surveys in 19 countries and deemed the FBS data usable and valuable. It should be noted</w:t>
      </w:r>
      <w:r w:rsidR="00C720F5" w:rsidRPr="00F31509">
        <w:rPr>
          <w:rFonts w:asciiTheme="majorBidi" w:eastAsia="Times New Roman" w:hAnsiTheme="majorBidi" w:cstheme="majorBidi"/>
        </w:rPr>
        <w:t>,</w:t>
      </w:r>
      <w:r w:rsidRPr="00F31509">
        <w:rPr>
          <w:rFonts w:asciiTheme="majorBidi" w:eastAsia="Times New Roman" w:hAnsiTheme="majorBidi" w:cstheme="majorBidi"/>
        </w:rPr>
        <w:t xml:space="preserve"> however, that the majority of the studies are for developed countries, which have more reliable data and clearer methodological approaches.</w:t>
      </w:r>
    </w:p>
    <w:p w:rsidR="001E58EB" w:rsidRPr="00F31509" w:rsidRDefault="001E58EB" w:rsidP="000264F4">
      <w:pPr>
        <w:pStyle w:val="Heading2"/>
        <w:rPr>
          <w:rFonts w:eastAsia="Calibri"/>
          <w:lang w:eastAsia="en-US"/>
        </w:rPr>
      </w:pPr>
      <w:bookmarkStart w:id="31" w:name="_Toc428383820"/>
      <w:bookmarkStart w:id="32" w:name="_Toc428436042"/>
      <w:bookmarkStart w:id="33" w:name="_Toc428436343"/>
      <w:bookmarkStart w:id="34" w:name="_Toc428436469"/>
      <w:r w:rsidRPr="00F31509">
        <w:rPr>
          <w:rFonts w:eastAsia="Calibri"/>
          <w:lang w:eastAsia="en-US"/>
        </w:rPr>
        <w:t>Limitations</w:t>
      </w:r>
      <w:bookmarkEnd w:id="31"/>
      <w:bookmarkEnd w:id="32"/>
      <w:bookmarkEnd w:id="33"/>
      <w:bookmarkEnd w:id="34"/>
    </w:p>
    <w:p w:rsidR="001E58EB" w:rsidRPr="00F31509" w:rsidRDefault="483DA69D" w:rsidP="483DA69D">
      <w:pPr>
        <w:jc w:val="both"/>
        <w:rPr>
          <w:rFonts w:asciiTheme="majorBidi" w:hAnsiTheme="majorBidi" w:cstheme="majorBidi"/>
          <w:szCs w:val="24"/>
          <w:lang w:val="en-GB"/>
        </w:rPr>
      </w:pPr>
      <w:r w:rsidRPr="00F31509">
        <w:rPr>
          <w:rFonts w:asciiTheme="majorBidi" w:eastAsia="Times New Roman" w:hAnsiTheme="majorBidi" w:cstheme="majorBidi"/>
          <w:lang w:val="en-GB"/>
        </w:rPr>
        <w:t xml:space="preserve">FBSs are the most comprehensive collection of data available on a very large set of countries that is related to food commodity supply and food commodity utilization. The data are regularly revised: continually improving and becoming more consistent. In their totality, FBS provide a wealth of information and offer numerous use cases. But there are also strict limits to their applicability and their usefulness. FBS compilers and users must be aware of these limitations as well as of the potential errors that exist in estimates, e.g. that availability is not the same as intake, or that the FBSs fail to say anything about the distribution of food and nutrient access within a country. Some key limitations can be summarized as follows: </w:t>
      </w:r>
    </w:p>
    <w:p w:rsidR="001562E7" w:rsidRPr="00F31509" w:rsidRDefault="001562E7" w:rsidP="007A7332">
      <w:pPr>
        <w:pStyle w:val="ListParagraph"/>
        <w:numPr>
          <w:ilvl w:val="0"/>
          <w:numId w:val="54"/>
        </w:numPr>
        <w:spacing w:after="0"/>
        <w:jc w:val="both"/>
        <w:rPr>
          <w:rFonts w:asciiTheme="majorBidi" w:eastAsia="Calibri" w:hAnsiTheme="majorBidi" w:cstheme="majorBidi"/>
          <w:szCs w:val="24"/>
        </w:rPr>
      </w:pPr>
      <w:r w:rsidRPr="00F31509">
        <w:rPr>
          <w:rFonts w:asciiTheme="majorBidi" w:hAnsiTheme="majorBidi" w:cstheme="majorBidi"/>
          <w:szCs w:val="24"/>
        </w:rPr>
        <w:lastRenderedPageBreak/>
        <w:t xml:space="preserve">FBS merely provide estimates for </w:t>
      </w:r>
      <w:r w:rsidRPr="00F31509">
        <w:rPr>
          <w:rFonts w:asciiTheme="majorBidi" w:hAnsiTheme="majorBidi" w:cstheme="majorBidi"/>
          <w:i/>
          <w:iCs/>
          <w:szCs w:val="24"/>
        </w:rPr>
        <w:t>average</w:t>
      </w:r>
      <w:r w:rsidRPr="00F31509">
        <w:rPr>
          <w:rFonts w:asciiTheme="majorBidi" w:hAnsiTheme="majorBidi" w:cstheme="majorBidi"/>
          <w:szCs w:val="24"/>
        </w:rPr>
        <w:t xml:space="preserve"> national food or nutrient availability. They do not offer any insights on distributional aspects for food and nutrient availability. This means that they would allow</w:t>
      </w:r>
      <w:r w:rsidR="00C720F5" w:rsidRPr="00F31509">
        <w:rPr>
          <w:rFonts w:asciiTheme="majorBidi" w:hAnsiTheme="majorBidi" w:cstheme="majorBidi"/>
          <w:szCs w:val="24"/>
        </w:rPr>
        <w:t xml:space="preserve"> </w:t>
      </w:r>
      <w:r w:rsidR="007A7332" w:rsidRPr="00F31509">
        <w:rPr>
          <w:rFonts w:asciiTheme="majorBidi" w:hAnsiTheme="majorBidi" w:cstheme="majorBidi"/>
          <w:szCs w:val="24"/>
        </w:rPr>
        <w:t>FBS users</w:t>
      </w:r>
      <w:r w:rsidRPr="00F31509">
        <w:rPr>
          <w:rFonts w:asciiTheme="majorBidi" w:hAnsiTheme="majorBidi" w:cstheme="majorBidi"/>
          <w:szCs w:val="24"/>
        </w:rPr>
        <w:t xml:space="preserve"> to </w:t>
      </w:r>
      <w:r w:rsidR="007A7332" w:rsidRPr="00F31509">
        <w:rPr>
          <w:rFonts w:asciiTheme="majorBidi" w:hAnsiTheme="majorBidi" w:cstheme="majorBidi"/>
          <w:szCs w:val="24"/>
        </w:rPr>
        <w:t xml:space="preserve">draw inferences on </w:t>
      </w:r>
      <w:r w:rsidRPr="00F31509">
        <w:rPr>
          <w:rFonts w:asciiTheme="majorBidi" w:hAnsiTheme="majorBidi" w:cstheme="majorBidi"/>
          <w:szCs w:val="24"/>
        </w:rPr>
        <w:t>the average diet</w:t>
      </w:r>
      <w:r w:rsidR="007A7332" w:rsidRPr="00F31509">
        <w:rPr>
          <w:rFonts w:asciiTheme="majorBidi" w:hAnsiTheme="majorBidi" w:cstheme="majorBidi"/>
          <w:szCs w:val="24"/>
        </w:rPr>
        <w:t>,</w:t>
      </w:r>
      <w:r w:rsidRPr="00F31509">
        <w:rPr>
          <w:rFonts w:asciiTheme="majorBidi" w:hAnsiTheme="majorBidi" w:cstheme="majorBidi"/>
          <w:szCs w:val="24"/>
        </w:rPr>
        <w:t xml:space="preserve"> but </w:t>
      </w:r>
      <w:r w:rsidR="007A7332" w:rsidRPr="00F31509">
        <w:rPr>
          <w:rFonts w:asciiTheme="majorBidi" w:hAnsiTheme="majorBidi" w:cstheme="majorBidi"/>
          <w:szCs w:val="24"/>
        </w:rPr>
        <w:t xml:space="preserve">not on </w:t>
      </w:r>
      <w:r w:rsidRPr="00F31509">
        <w:rPr>
          <w:rFonts w:asciiTheme="majorBidi" w:hAnsiTheme="majorBidi" w:cstheme="majorBidi"/>
          <w:szCs w:val="24"/>
        </w:rPr>
        <w:t>the diet of the food insecure or poor. Nor do they provide information about the regional distribution within a country, access of a particular group of households or their dietary habits. With these caveats in mind, FBS can</w:t>
      </w:r>
      <w:r w:rsidR="007A7332" w:rsidRPr="00F31509">
        <w:rPr>
          <w:rFonts w:asciiTheme="majorBidi" w:hAnsiTheme="majorBidi" w:cstheme="majorBidi"/>
          <w:szCs w:val="24"/>
        </w:rPr>
        <w:t xml:space="preserve"> be</w:t>
      </w:r>
      <w:r w:rsidRPr="00F31509">
        <w:rPr>
          <w:rFonts w:asciiTheme="majorBidi" w:hAnsiTheme="majorBidi" w:cstheme="majorBidi"/>
          <w:szCs w:val="24"/>
        </w:rPr>
        <w:t xml:space="preserve"> and are </w:t>
      </w:r>
      <w:r w:rsidR="007A7332" w:rsidRPr="00F31509">
        <w:rPr>
          <w:rFonts w:asciiTheme="majorBidi" w:hAnsiTheme="majorBidi" w:cstheme="majorBidi"/>
          <w:szCs w:val="24"/>
        </w:rPr>
        <w:t xml:space="preserve">being </w:t>
      </w:r>
      <w:r w:rsidRPr="00F31509">
        <w:rPr>
          <w:rFonts w:asciiTheme="majorBidi" w:hAnsiTheme="majorBidi" w:cstheme="majorBidi"/>
          <w:szCs w:val="24"/>
        </w:rPr>
        <w:t xml:space="preserve">used either as a contributing factor or the sole basis for </w:t>
      </w:r>
      <w:r w:rsidR="007A7332" w:rsidRPr="00F31509">
        <w:rPr>
          <w:rFonts w:asciiTheme="majorBidi" w:hAnsiTheme="majorBidi" w:cstheme="majorBidi"/>
          <w:szCs w:val="24"/>
        </w:rPr>
        <w:t xml:space="preserve">the </w:t>
      </w:r>
      <w:r w:rsidRPr="00F31509">
        <w:rPr>
          <w:rFonts w:asciiTheme="majorBidi" w:hAnsiTheme="majorBidi" w:cstheme="majorBidi"/>
          <w:szCs w:val="24"/>
        </w:rPr>
        <w:t>analysis</w:t>
      </w:r>
      <w:r w:rsidR="007A7332" w:rsidRPr="00F31509">
        <w:rPr>
          <w:rFonts w:asciiTheme="majorBidi" w:hAnsiTheme="majorBidi" w:cstheme="majorBidi"/>
          <w:szCs w:val="24"/>
        </w:rPr>
        <w:t xml:space="preserve"> of food demand and supply</w:t>
      </w:r>
      <w:r w:rsidRPr="00F31509">
        <w:rPr>
          <w:rFonts w:asciiTheme="majorBidi" w:hAnsiTheme="majorBidi" w:cstheme="majorBidi"/>
          <w:szCs w:val="24"/>
        </w:rPr>
        <w:t>.</w:t>
      </w:r>
      <w:r w:rsidR="00C720F5" w:rsidRPr="00F31509">
        <w:rPr>
          <w:rFonts w:asciiTheme="majorBidi" w:hAnsiTheme="majorBidi" w:cstheme="majorBidi"/>
          <w:szCs w:val="24"/>
        </w:rPr>
        <w:t xml:space="preserve"> </w:t>
      </w:r>
      <w:r w:rsidR="007A7332" w:rsidRPr="00F31509">
        <w:rPr>
          <w:rFonts w:asciiTheme="majorBidi" w:hAnsiTheme="majorBidi" w:cstheme="majorBidi"/>
          <w:szCs w:val="24"/>
        </w:rPr>
        <w:t xml:space="preserve">They </w:t>
      </w:r>
      <w:r w:rsidRPr="00F31509">
        <w:rPr>
          <w:rFonts w:asciiTheme="majorBidi" w:eastAsia="Calibri" w:hAnsiTheme="majorBidi" w:cstheme="majorBidi"/>
          <w:szCs w:val="24"/>
        </w:rPr>
        <w:t xml:space="preserve">provide an approximate picture of the overall food situation in the countries. </w:t>
      </w:r>
    </w:p>
    <w:p w:rsidR="001E58EB" w:rsidRPr="00F31509" w:rsidRDefault="001E58EB" w:rsidP="001E58EB">
      <w:pPr>
        <w:suppressAutoHyphens w:val="0"/>
        <w:spacing w:after="0"/>
        <w:jc w:val="both"/>
        <w:rPr>
          <w:rFonts w:asciiTheme="majorBidi" w:eastAsia="Calibri" w:hAnsiTheme="majorBidi" w:cstheme="majorBidi"/>
          <w:szCs w:val="24"/>
          <w:lang w:val="en-GB" w:eastAsia="en-US"/>
        </w:rPr>
      </w:pPr>
    </w:p>
    <w:p w:rsidR="001562E7" w:rsidRPr="00F31509" w:rsidRDefault="007A7332" w:rsidP="007A7332">
      <w:pPr>
        <w:pStyle w:val="ListParagraph"/>
        <w:numPr>
          <w:ilvl w:val="0"/>
          <w:numId w:val="54"/>
        </w:numPr>
        <w:spacing w:after="0"/>
        <w:jc w:val="both"/>
        <w:rPr>
          <w:rFonts w:asciiTheme="majorBidi" w:eastAsia="Calibri" w:hAnsiTheme="majorBidi" w:cstheme="majorBidi"/>
          <w:szCs w:val="24"/>
        </w:rPr>
      </w:pPr>
      <w:r w:rsidRPr="00F31509">
        <w:rPr>
          <w:rFonts w:asciiTheme="majorBidi" w:eastAsia="Calibri" w:hAnsiTheme="majorBidi" w:cstheme="majorBidi"/>
          <w:szCs w:val="24"/>
        </w:rPr>
        <w:t>T</w:t>
      </w:r>
      <w:r w:rsidR="001562E7" w:rsidRPr="00F31509">
        <w:rPr>
          <w:rFonts w:asciiTheme="majorBidi" w:eastAsia="Calibri" w:hAnsiTheme="majorBidi" w:cstheme="majorBidi"/>
          <w:szCs w:val="24"/>
        </w:rPr>
        <w:t xml:space="preserve">he possibility of imputing missing data cannot </w:t>
      </w:r>
      <w:r w:rsidR="00C720F5" w:rsidRPr="00F31509">
        <w:rPr>
          <w:rFonts w:asciiTheme="majorBidi" w:eastAsia="Calibri" w:hAnsiTheme="majorBidi" w:cstheme="majorBidi"/>
          <w:szCs w:val="24"/>
        </w:rPr>
        <w:t xml:space="preserve">replace </w:t>
      </w:r>
      <w:r w:rsidR="001562E7" w:rsidRPr="00F31509">
        <w:rPr>
          <w:rFonts w:asciiTheme="majorBidi" w:eastAsia="Calibri" w:hAnsiTheme="majorBidi" w:cstheme="majorBidi"/>
          <w:szCs w:val="24"/>
        </w:rPr>
        <w:t xml:space="preserve">proper data collection. This FBS resource book offers methods to detect inconsistencies, to impute missing data and to fill data gaps. However, such imputation methods cannot </w:t>
      </w:r>
      <w:r w:rsidRPr="00F31509">
        <w:rPr>
          <w:rFonts w:asciiTheme="majorBidi" w:eastAsia="Calibri" w:hAnsiTheme="majorBidi" w:cstheme="majorBidi"/>
          <w:szCs w:val="24"/>
        </w:rPr>
        <w:t xml:space="preserve">replace proper data </w:t>
      </w:r>
      <w:r w:rsidR="001562E7" w:rsidRPr="00F31509">
        <w:rPr>
          <w:rFonts w:asciiTheme="majorBidi" w:eastAsia="Calibri" w:hAnsiTheme="majorBidi" w:cstheme="majorBidi"/>
          <w:szCs w:val="24"/>
        </w:rPr>
        <w:t>collection. No model-based approach can substitute for, let alone produce more accurate information</w:t>
      </w:r>
      <w:r w:rsidR="00E5297B" w:rsidRPr="00F31509">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than actual data collection. It is therefore imperative </w:t>
      </w:r>
      <w:r w:rsidR="00C720F5" w:rsidRPr="00F31509">
        <w:rPr>
          <w:rFonts w:asciiTheme="majorBidi" w:eastAsia="Calibri" w:hAnsiTheme="majorBidi" w:cstheme="majorBidi"/>
          <w:szCs w:val="24"/>
        </w:rPr>
        <w:t>that</w:t>
      </w:r>
      <w:r w:rsidR="001562E7" w:rsidRPr="00F31509">
        <w:rPr>
          <w:rFonts w:asciiTheme="majorBidi" w:eastAsia="Calibri" w:hAnsiTheme="majorBidi" w:cstheme="majorBidi"/>
          <w:szCs w:val="24"/>
        </w:rPr>
        <w:t xml:space="preserve"> countries</w:t>
      </w:r>
      <w:r w:rsidR="00C720F5" w:rsidRPr="00F31509">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in the process of creating their own FBSs</w:t>
      </w:r>
      <w:r w:rsidR="00C720F5" w:rsidRPr="00F31509">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first take stock of food supply and utilization data, juxtapose available data with data needs and make the final decision of whether FBS can be built with confidence contingent on remaining data gaps. Where needs exceed availability for many commodities and variables/elements, it may be necessary to first improve the domestic database, focus on data collection of missing elements and resume the FBS compilation once the basic data are available at a sufficient level. The Global Strategy (GS) to Improve Rural and Agricultural Statistics provides the basis for such an endeavour. The GS offers cost-efficient methods for data collection and provides capacity development efforts that afford practical access to such cost-efficient methods. </w:t>
      </w:r>
    </w:p>
    <w:p w:rsidR="001E58EB" w:rsidRPr="00F31509" w:rsidRDefault="001E58EB" w:rsidP="001E58EB">
      <w:pPr>
        <w:suppressAutoHyphens w:val="0"/>
        <w:spacing w:after="0"/>
        <w:jc w:val="both"/>
        <w:rPr>
          <w:rFonts w:asciiTheme="majorBidi" w:eastAsia="Calibri" w:hAnsiTheme="majorBidi" w:cstheme="majorBidi"/>
          <w:szCs w:val="24"/>
          <w:lang w:val="en-GB" w:eastAsia="en-US"/>
        </w:rPr>
      </w:pPr>
    </w:p>
    <w:p w:rsidR="001562E7" w:rsidRPr="00F31509" w:rsidRDefault="007A7332" w:rsidP="007A7332">
      <w:pPr>
        <w:pStyle w:val="ListParagraph"/>
        <w:numPr>
          <w:ilvl w:val="0"/>
          <w:numId w:val="54"/>
        </w:numPr>
        <w:spacing w:after="0"/>
        <w:jc w:val="both"/>
        <w:rPr>
          <w:rFonts w:asciiTheme="majorBidi" w:eastAsia="Calibri" w:hAnsiTheme="majorBidi" w:cstheme="majorBidi"/>
          <w:szCs w:val="24"/>
        </w:rPr>
      </w:pPr>
      <w:r w:rsidRPr="00F31509">
        <w:rPr>
          <w:rFonts w:asciiTheme="majorBidi" w:eastAsia="Calibri" w:hAnsiTheme="majorBidi" w:cstheme="majorBidi"/>
          <w:szCs w:val="24"/>
        </w:rPr>
        <w:t>E</w:t>
      </w:r>
      <w:r w:rsidR="001562E7" w:rsidRPr="00F31509">
        <w:rPr>
          <w:rFonts w:asciiTheme="majorBidi" w:eastAsia="Calibri" w:hAnsiTheme="majorBidi" w:cstheme="majorBidi"/>
          <w:szCs w:val="24"/>
        </w:rPr>
        <w:t xml:space="preserve">ven if most or all data needed to compile FBS are available, there is a considerable challenge to assemble FBS data from a number of different sources whose coverage and quality vary greatly.  More often than not, the underlying accounting system is a collage of data from different sources of disparate quality with an unknown size of error. In practice, primary production and trade are often the only official data regularly collected, while data for the production of processed commodities and utilization </w:t>
      </w:r>
      <w:r w:rsidR="001562E7" w:rsidRPr="00F31509">
        <w:rPr>
          <w:rFonts w:asciiTheme="majorBidi" w:eastAsia="Calibri" w:hAnsiTheme="majorBidi" w:cstheme="majorBidi"/>
          <w:i/>
          <w:szCs w:val="24"/>
        </w:rPr>
        <w:t>per se</w:t>
      </w:r>
      <w:r w:rsidR="001562E7" w:rsidRPr="00F31509">
        <w:rPr>
          <w:rFonts w:asciiTheme="majorBidi" w:eastAsia="Calibri" w:hAnsiTheme="majorBidi" w:cstheme="majorBidi"/>
          <w:szCs w:val="24"/>
        </w:rPr>
        <w:t xml:space="preserve"> are virtually non-existent</w:t>
      </w:r>
      <w:r w:rsidR="007912C4" w:rsidRPr="00F31509">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or are sparse at best. In addition to the collection of basic data, the compilation of FBSs requires a multitude of coefficients. They are used, for instance, in the calculation of product flows in a commodity tree and in standardization</w:t>
      </w:r>
      <w:r w:rsidR="007912C4" w:rsidRPr="00F31509">
        <w:rPr>
          <w:rFonts w:asciiTheme="majorBidi" w:eastAsia="Calibri" w:hAnsiTheme="majorBidi" w:cstheme="majorBidi"/>
          <w:szCs w:val="24"/>
        </w:rPr>
        <w:t>, and</w:t>
      </w:r>
      <w:r w:rsidR="001562E7" w:rsidRPr="00F31509">
        <w:rPr>
          <w:rFonts w:asciiTheme="majorBidi" w:eastAsia="Calibri" w:hAnsiTheme="majorBidi" w:cstheme="majorBidi"/>
          <w:szCs w:val="24"/>
        </w:rPr>
        <w:t xml:space="preserve"> were either collected or estimated years ago and are still used. They are also needed in the assessment of feed use, the calculation of nutrients contained in the foods, the derivation of food consumption by tourists and many more calculations. Finally, where food is used as a balancing variable/element, which was the case in the FAO FBS system in the past, extra caution in checking the results is warranted. The balancing item in a supply/utilization system always assumes all measurement errors of all other elements in the balance. As there is no </w:t>
      </w:r>
      <w:r w:rsidR="001562E7" w:rsidRPr="00F31509">
        <w:rPr>
          <w:rFonts w:asciiTheme="majorBidi" w:hAnsiTheme="majorBidi" w:cstheme="majorBidi"/>
        </w:rPr>
        <w:t>a priori</w:t>
      </w:r>
      <w:r w:rsidR="001562E7" w:rsidRPr="00F31509">
        <w:rPr>
          <w:rFonts w:asciiTheme="majorBidi" w:eastAsia="Calibri" w:hAnsiTheme="majorBidi" w:cstheme="majorBidi"/>
          <w:szCs w:val="24"/>
        </w:rPr>
        <w:t xml:space="preserve"> reason to assume that these measurement errors cancel out, the balancing element is the least reliable</w:t>
      </w:r>
      <w:r w:rsidR="007912C4" w:rsidRPr="00F31509">
        <w:rPr>
          <w:rFonts w:asciiTheme="majorBidi" w:eastAsia="Calibri" w:hAnsiTheme="majorBidi" w:cstheme="majorBidi"/>
          <w:szCs w:val="24"/>
        </w:rPr>
        <w:t>, or at least most variable,</w:t>
      </w:r>
      <w:r w:rsidR="001562E7" w:rsidRPr="00F31509">
        <w:rPr>
          <w:rFonts w:asciiTheme="majorBidi" w:eastAsia="Calibri" w:hAnsiTheme="majorBidi" w:cstheme="majorBidi"/>
          <w:szCs w:val="24"/>
        </w:rPr>
        <w:t xml:space="preserve"> </w:t>
      </w:r>
      <w:r w:rsidR="007912C4" w:rsidRPr="00F31509">
        <w:rPr>
          <w:rFonts w:asciiTheme="majorBidi" w:eastAsia="Calibri" w:hAnsiTheme="majorBidi" w:cstheme="majorBidi"/>
          <w:szCs w:val="24"/>
        </w:rPr>
        <w:t xml:space="preserve">item </w:t>
      </w:r>
      <w:r w:rsidR="001562E7" w:rsidRPr="00F31509">
        <w:rPr>
          <w:rFonts w:asciiTheme="majorBidi" w:eastAsia="Calibri" w:hAnsiTheme="majorBidi" w:cstheme="majorBidi"/>
          <w:szCs w:val="24"/>
        </w:rPr>
        <w:t xml:space="preserve">in the system. This sourcebook therefore proposes a new approach that explicitly takes into account that all variables/elements are measured with a certain degree of inaccuracy and avoids relegating measurement errors to one single element. </w:t>
      </w:r>
    </w:p>
    <w:p w:rsidR="001E58EB" w:rsidRPr="00F31509" w:rsidRDefault="001E58EB" w:rsidP="001E58EB">
      <w:pPr>
        <w:suppressAutoHyphens w:val="0"/>
        <w:spacing w:after="0"/>
        <w:jc w:val="both"/>
        <w:rPr>
          <w:rFonts w:asciiTheme="majorBidi" w:eastAsia="Calibri" w:hAnsiTheme="majorBidi" w:cstheme="majorBidi"/>
          <w:szCs w:val="24"/>
          <w:lang w:val="en-GB" w:eastAsia="en-US"/>
        </w:rPr>
      </w:pPr>
    </w:p>
    <w:p w:rsidR="001562E7" w:rsidRPr="00F31509" w:rsidRDefault="001562E7" w:rsidP="007A7332">
      <w:pPr>
        <w:pStyle w:val="ListParagraph"/>
        <w:numPr>
          <w:ilvl w:val="0"/>
          <w:numId w:val="54"/>
        </w:numPr>
        <w:spacing w:after="0"/>
        <w:jc w:val="both"/>
        <w:rPr>
          <w:rFonts w:asciiTheme="majorBidi" w:eastAsia="Calibri" w:hAnsiTheme="majorBidi" w:cstheme="majorBidi"/>
          <w:szCs w:val="24"/>
        </w:rPr>
      </w:pPr>
      <w:r w:rsidRPr="00F31509">
        <w:rPr>
          <w:rFonts w:asciiTheme="majorBidi" w:eastAsia="Calibri" w:hAnsiTheme="majorBidi" w:cstheme="majorBidi"/>
          <w:szCs w:val="24"/>
        </w:rPr>
        <w:t xml:space="preserve">FBS results require careful interpretation. For instance, food availability assessed through the FBS is not directly comparable with food consumption data from household surveys. The differences are manifold, they include, inter alia, a different coverage of food consumption (HH surveys do not include “collective” consumption in hospitals, schools, </w:t>
      </w:r>
      <w:r w:rsidR="00E5297B" w:rsidRPr="00F31509">
        <w:rPr>
          <w:rFonts w:asciiTheme="majorBidi" w:eastAsia="Calibri" w:hAnsiTheme="majorBidi" w:cstheme="majorBidi"/>
          <w:szCs w:val="24"/>
        </w:rPr>
        <w:t xml:space="preserve">the </w:t>
      </w:r>
      <w:r w:rsidRPr="00F31509">
        <w:rPr>
          <w:rFonts w:asciiTheme="majorBidi" w:eastAsia="Calibri" w:hAnsiTheme="majorBidi" w:cstheme="majorBidi"/>
          <w:szCs w:val="24"/>
        </w:rPr>
        <w:t xml:space="preserve">military or </w:t>
      </w:r>
      <w:r w:rsidRPr="00F31509">
        <w:rPr>
          <w:rFonts w:asciiTheme="majorBidi" w:eastAsia="Calibri" w:hAnsiTheme="majorBidi" w:cstheme="majorBidi"/>
          <w:szCs w:val="24"/>
        </w:rPr>
        <w:lastRenderedPageBreak/>
        <w:t xml:space="preserve">prisons, </w:t>
      </w:r>
      <w:r w:rsidR="007912C4" w:rsidRPr="00F31509">
        <w:rPr>
          <w:rFonts w:asciiTheme="majorBidi" w:eastAsia="Calibri" w:hAnsiTheme="majorBidi" w:cstheme="majorBidi"/>
          <w:szCs w:val="24"/>
        </w:rPr>
        <w:t>nor do they cover, at least completely,</w:t>
      </w:r>
      <w:r w:rsidRPr="00F31509">
        <w:rPr>
          <w:rFonts w:asciiTheme="majorBidi" w:eastAsia="Calibri" w:hAnsiTheme="majorBidi" w:cstheme="majorBidi"/>
          <w:szCs w:val="24"/>
        </w:rPr>
        <w:t xml:space="preserve"> out of home consumption in restaurants, street food, etc. </w:t>
      </w:r>
      <w:r w:rsidR="007912C4" w:rsidRPr="00F31509">
        <w:rPr>
          <w:rFonts w:asciiTheme="majorBidi" w:eastAsia="Calibri" w:hAnsiTheme="majorBidi" w:cstheme="majorBidi"/>
          <w:szCs w:val="24"/>
        </w:rPr>
        <w:t>T</w:t>
      </w:r>
      <w:r w:rsidRPr="00F31509">
        <w:rPr>
          <w:rFonts w:asciiTheme="majorBidi" w:eastAsia="Calibri" w:hAnsiTheme="majorBidi" w:cstheme="majorBidi"/>
          <w:szCs w:val="24"/>
        </w:rPr>
        <w:t>hey are</w:t>
      </w:r>
      <w:r w:rsidR="007912C4" w:rsidRPr="00F31509">
        <w:rPr>
          <w:rFonts w:asciiTheme="majorBidi" w:eastAsia="Calibri" w:hAnsiTheme="majorBidi" w:cstheme="majorBidi"/>
          <w:szCs w:val="24"/>
        </w:rPr>
        <w:t>, however,</w:t>
      </w:r>
      <w:r w:rsidRPr="00F31509">
        <w:rPr>
          <w:rFonts w:asciiTheme="majorBidi" w:eastAsia="Calibri" w:hAnsiTheme="majorBidi" w:cstheme="majorBidi"/>
          <w:szCs w:val="24"/>
        </w:rPr>
        <w:t xml:space="preserve"> presenting food consumption net of retail waste, which is included in the FBSs). HH surveys may also lack representative coverage over the complete reference period of a FBS, i.e. a calendar year. In this resource book, no systematic attempt is made to tally FBS results with food consumption or expenditures from household surveys. But FAO working papers are available that have systematically compared FBS estimates with results from HH surveys and should be consulted before using HH survey results to guide FBS food estimates</w:t>
      </w:r>
      <w:r w:rsidR="001E58EB" w:rsidRPr="00F31509">
        <w:rPr>
          <w:rStyle w:val="FootnoteReference"/>
          <w:rFonts w:asciiTheme="majorBidi" w:eastAsia="Calibri" w:hAnsiTheme="majorBidi" w:cstheme="majorBidi"/>
          <w:szCs w:val="24"/>
        </w:rPr>
        <w:footnoteReference w:id="7"/>
      </w:r>
      <w:r w:rsidRPr="00F31509">
        <w:rPr>
          <w:rFonts w:asciiTheme="majorBidi" w:eastAsia="Calibri" w:hAnsiTheme="majorBidi" w:cstheme="majorBidi"/>
          <w:szCs w:val="24"/>
        </w:rPr>
        <w:t xml:space="preserve">. </w:t>
      </w:r>
    </w:p>
    <w:p w:rsidR="001E58EB" w:rsidRPr="00F31509" w:rsidRDefault="001E58EB" w:rsidP="001E58EB">
      <w:pPr>
        <w:suppressAutoHyphens w:val="0"/>
        <w:spacing w:after="0"/>
        <w:jc w:val="both"/>
        <w:rPr>
          <w:rFonts w:asciiTheme="majorBidi" w:eastAsia="Calibri" w:hAnsiTheme="majorBidi" w:cstheme="majorBidi"/>
          <w:szCs w:val="24"/>
          <w:lang w:val="en-GB" w:eastAsia="en-US"/>
        </w:rPr>
      </w:pPr>
    </w:p>
    <w:p w:rsidR="00E70192" w:rsidRPr="00F31509" w:rsidRDefault="00E70192">
      <w:pPr>
        <w:suppressAutoHyphens w:val="0"/>
        <w:spacing w:after="0" w:line="240" w:lineRule="auto"/>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br w:type="page"/>
      </w:r>
    </w:p>
    <w:p w:rsidR="00C500F7" w:rsidRDefault="00E70192" w:rsidP="00C500F7">
      <w:pPr>
        <w:pStyle w:val="Heading1"/>
        <w:spacing w:before="0" w:after="200"/>
        <w:rPr>
          <w:rFonts w:asciiTheme="majorBidi" w:hAnsiTheme="majorBidi" w:cstheme="majorBidi"/>
        </w:rPr>
      </w:pPr>
      <w:bookmarkStart w:id="35" w:name="_Toc428383821"/>
      <w:bookmarkStart w:id="36" w:name="_Toc428436043"/>
      <w:bookmarkStart w:id="37" w:name="_Toc428436344"/>
      <w:bookmarkStart w:id="38" w:name="_Toc428436470"/>
      <w:r w:rsidRPr="00F31509">
        <w:rPr>
          <w:rFonts w:asciiTheme="majorBidi" w:hAnsiTheme="majorBidi" w:cstheme="majorBidi"/>
        </w:rPr>
        <w:lastRenderedPageBreak/>
        <w:t>FBSs and SUAs, underlying data, sources, measurement and imputation</w:t>
      </w:r>
      <w:bookmarkStart w:id="39" w:name="_Toc428383822"/>
      <w:bookmarkStart w:id="40" w:name="_Toc428436044"/>
      <w:bookmarkStart w:id="41" w:name="_Toc428436345"/>
      <w:bookmarkStart w:id="42" w:name="_Toc428436471"/>
      <w:bookmarkEnd w:id="35"/>
      <w:bookmarkEnd w:id="36"/>
      <w:bookmarkEnd w:id="37"/>
      <w:bookmarkEnd w:id="38"/>
    </w:p>
    <w:p w:rsidR="00E70192" w:rsidRPr="00C500F7" w:rsidRDefault="00E70192" w:rsidP="000264F4">
      <w:pPr>
        <w:pStyle w:val="Heading2"/>
      </w:pPr>
      <w:r w:rsidRPr="00F31509">
        <w:t>FBSs and SUAs</w:t>
      </w:r>
      <w:bookmarkEnd w:id="39"/>
      <w:bookmarkEnd w:id="40"/>
      <w:bookmarkEnd w:id="41"/>
      <w:bookmarkEnd w:id="42"/>
    </w:p>
    <w:p w:rsidR="00E70192" w:rsidRPr="00C500F7" w:rsidRDefault="00E70192" w:rsidP="00C500F7">
      <w:pPr>
        <w:pStyle w:val="ListParagraph"/>
        <w:ind w:left="0"/>
        <w:jc w:val="both"/>
        <w:rPr>
          <w:rFonts w:asciiTheme="majorBidi" w:hAnsiTheme="majorBidi" w:cstheme="majorBidi"/>
          <w:szCs w:val="24"/>
        </w:rPr>
      </w:pPr>
      <w:r w:rsidRPr="00F31509">
        <w:rPr>
          <w:rFonts w:asciiTheme="majorBidi" w:hAnsiTheme="majorBidi" w:cstheme="majorBidi"/>
          <w:szCs w:val="24"/>
        </w:rPr>
        <w:t>This sourcebook provides a description of the methodologies, the processes, and the practical steps to construct a Food Balance Sheet (FBS). FBS compilers will realize that all compilation steps to arrive at a final FBS actually refer to much more disaggregated balances of primary and processed products, here referred to as Supply-Utilization Accounts (SUAs). It is only the final step of aggregation, the so-called “standardization” (see chapter 2.3 for the methodology and Chapter 3 for practical examples) that eventually creates the more aggregate and standardized template, known as FBS. While almost all compilation steps refer to the finely disaggregated SUAs, the many hundreds of individual balances they contain are hardly useful for policy makers and, indeed, not even for analysts. They are therefore not disseminated by FAO. Also, national FBS compilers may need to carefully weigh the pros and cons of making these detailed SUA balances available</w:t>
      </w:r>
      <w:r w:rsidRPr="00F31509">
        <w:rPr>
          <w:rStyle w:val="FootnoteReference"/>
          <w:rFonts w:asciiTheme="majorBidi" w:hAnsiTheme="majorBidi" w:cstheme="majorBidi"/>
          <w:szCs w:val="24"/>
        </w:rPr>
        <w:footnoteReference w:id="8"/>
      </w:r>
      <w:r w:rsidRPr="00F31509">
        <w:rPr>
          <w:rFonts w:asciiTheme="majorBidi" w:hAnsiTheme="majorBidi" w:cstheme="majorBidi"/>
          <w:szCs w:val="24"/>
        </w:rPr>
        <w:t xml:space="preserve">. </w:t>
      </w:r>
    </w:p>
    <w:p w:rsidR="00E70192" w:rsidRPr="00F31509" w:rsidRDefault="00E70192" w:rsidP="00C500F7">
      <w:pPr>
        <w:pStyle w:val="Heading3"/>
        <w:spacing w:before="0" w:after="200"/>
        <w:rPr>
          <w:rFonts w:asciiTheme="majorBidi" w:hAnsiTheme="majorBidi" w:cstheme="majorBidi"/>
          <w:lang w:val="en-GB"/>
        </w:rPr>
      </w:pPr>
      <w:r w:rsidRPr="00F31509">
        <w:rPr>
          <w:rFonts w:asciiTheme="majorBidi" w:hAnsiTheme="majorBidi" w:cstheme="majorBidi"/>
          <w:lang w:val="en-GB"/>
        </w:rPr>
        <w:t>Overview and basic description of FBS/SUA variables</w:t>
      </w:r>
    </w:p>
    <w:p w:rsidR="00E70192" w:rsidRPr="00F31509" w:rsidRDefault="00E70192" w:rsidP="00C500F7">
      <w:pPr>
        <w:jc w:val="both"/>
        <w:rPr>
          <w:rFonts w:asciiTheme="majorBidi" w:hAnsiTheme="majorBidi" w:cstheme="majorBidi"/>
          <w:szCs w:val="24"/>
          <w:lang w:val="en-GB"/>
        </w:rPr>
      </w:pPr>
      <w:r w:rsidRPr="00F31509">
        <w:rPr>
          <w:rFonts w:asciiTheme="majorBidi" w:hAnsiTheme="majorBidi" w:cstheme="majorBidi"/>
          <w:szCs w:val="24"/>
          <w:lang w:val="en-GB"/>
        </w:rPr>
        <w:t xml:space="preserve">FBSs and SUAs consist of a set of variables describing the various forms of supply and utilization of food. All variables used and presented in the FBSs are also included in the SUAs. In addition, the compilation of SUA information requires a multitude of auxiliary variables such as conversion factors, shares and ratios and, importantly, information of how the various processed products relate to their primary product equivalents. The relationships between processed and primary products is encapsulated in the so-called </w:t>
      </w:r>
      <w:r w:rsidR="00A80B1C" w:rsidRPr="00F31509">
        <w:rPr>
          <w:rFonts w:asciiTheme="majorBidi" w:hAnsiTheme="majorBidi" w:cstheme="majorBidi"/>
          <w:szCs w:val="24"/>
          <w:lang w:val="en-GB"/>
        </w:rPr>
        <w:t>“</w:t>
      </w:r>
      <w:r w:rsidRPr="00F31509">
        <w:rPr>
          <w:rFonts w:asciiTheme="majorBidi" w:hAnsiTheme="majorBidi" w:cstheme="majorBidi"/>
          <w:szCs w:val="24"/>
          <w:lang w:val="en-GB"/>
        </w:rPr>
        <w:t>commodity trees</w:t>
      </w:r>
      <w:r w:rsidR="00A80B1C" w:rsidRPr="00F31509">
        <w:rPr>
          <w:rFonts w:asciiTheme="majorBidi" w:hAnsiTheme="majorBidi" w:cstheme="majorBidi"/>
          <w:szCs w:val="24"/>
          <w:lang w:val="en-GB"/>
        </w:rPr>
        <w:t>”</w:t>
      </w:r>
      <w:r w:rsidRPr="00F31509">
        <w:rPr>
          <w:rFonts w:asciiTheme="majorBidi" w:hAnsiTheme="majorBidi" w:cstheme="majorBidi"/>
          <w:szCs w:val="24"/>
          <w:lang w:val="en-GB"/>
        </w:rPr>
        <w:t>. These trees provide the basic roadmap for consistent commodity aggregation, the so-called standardization. The conversion factors, ratios and shares, as well as the trees and the logic of standardization, will be presented later in this section. Before delving into these details, it is important to define and delineate the basic SUA/FBS variables.</w:t>
      </w:r>
    </w:p>
    <w:p w:rsidR="00E70192" w:rsidRPr="00F31509" w:rsidRDefault="00E70192" w:rsidP="00C500F7">
      <w:pPr>
        <w:jc w:val="both"/>
        <w:rPr>
          <w:rFonts w:asciiTheme="majorBidi" w:hAnsiTheme="majorBidi" w:cstheme="majorBidi"/>
          <w:szCs w:val="24"/>
          <w:lang w:val="en-GB"/>
        </w:rPr>
      </w:pPr>
      <w:r w:rsidRPr="00F31509">
        <w:rPr>
          <w:rFonts w:asciiTheme="majorBidi" w:hAnsiTheme="majorBidi" w:cstheme="majorBidi"/>
          <w:szCs w:val="24"/>
          <w:lang w:val="en-GB"/>
        </w:rPr>
        <w:t>Both FBS and SUA present simple balances between supply and utilization. They include production, imports and stock withdrawals on the supply side and exports, food (of the resident population), tourist consumption, feed, seed, waste and losses, industrial use as well as stock additions on the utilization side. The various variables are defined as follows.</w:t>
      </w:r>
    </w:p>
    <w:p w:rsidR="00E70192" w:rsidRPr="00F31509" w:rsidRDefault="00E70192" w:rsidP="003C6AA5">
      <w:pPr>
        <w:pStyle w:val="ListParagraph"/>
        <w:numPr>
          <w:ilvl w:val="0"/>
          <w:numId w:val="9"/>
        </w:numPr>
        <w:jc w:val="both"/>
        <w:rPr>
          <w:rFonts w:asciiTheme="majorBidi" w:hAnsiTheme="majorBidi" w:cstheme="majorBidi"/>
          <w:bCs/>
          <w:szCs w:val="24"/>
        </w:rPr>
      </w:pPr>
      <w:r w:rsidRPr="00F31509">
        <w:rPr>
          <w:rFonts w:asciiTheme="majorBidi" w:hAnsiTheme="majorBidi" w:cstheme="majorBidi"/>
          <w:bCs/>
          <w:szCs w:val="24"/>
        </w:rPr>
        <w:t>Production</w:t>
      </w:r>
    </w:p>
    <w:p w:rsidR="00E70192" w:rsidRDefault="00E70192" w:rsidP="00C500F7">
      <w:pPr>
        <w:pStyle w:val="ListParagraph"/>
        <w:ind w:left="0"/>
        <w:jc w:val="both"/>
        <w:rPr>
          <w:rFonts w:asciiTheme="majorBidi" w:hAnsiTheme="majorBidi" w:cstheme="majorBidi"/>
          <w:bCs/>
          <w:szCs w:val="24"/>
        </w:rPr>
      </w:pPr>
      <w:r w:rsidRPr="00F31509">
        <w:rPr>
          <w:rFonts w:asciiTheme="majorBidi" w:hAnsiTheme="majorBidi" w:cstheme="majorBidi"/>
          <w:bCs/>
          <w:szCs w:val="24"/>
        </w:rPr>
        <w:t>Production refers to the total amount of food produced in a country. As FBSs aim at providing food security information, production not only includes commercial and marketed products, but also non-commercial food production</w:t>
      </w:r>
      <w:r w:rsidR="008604DA" w:rsidRPr="00F31509">
        <w:rPr>
          <w:rFonts w:asciiTheme="majorBidi" w:hAnsiTheme="majorBidi" w:cstheme="majorBidi"/>
          <w:bCs/>
          <w:szCs w:val="24"/>
        </w:rPr>
        <w:t xml:space="preserve"> and </w:t>
      </w:r>
      <w:r w:rsidRPr="00F31509">
        <w:rPr>
          <w:rFonts w:asciiTheme="majorBidi" w:hAnsiTheme="majorBidi" w:cstheme="majorBidi"/>
          <w:bCs/>
          <w:szCs w:val="24"/>
        </w:rPr>
        <w:t>subsistence farming, including foods from orchards and home gardens. Production of primary crops is reported at the farm level, excluding harvesting losses. Output for all crops products is expressed in metric tonnes. The same holds for livestock products, whereby meat production is defined in terms of carcass weight. For processed and derived commodities, production refers to the total amount of output at the manufacturing level.</w:t>
      </w:r>
    </w:p>
    <w:p w:rsidR="00C500F7" w:rsidRDefault="00C500F7" w:rsidP="00C500F7">
      <w:pPr>
        <w:pStyle w:val="ListParagraph"/>
        <w:ind w:left="0"/>
        <w:jc w:val="both"/>
        <w:rPr>
          <w:rFonts w:asciiTheme="majorBidi" w:hAnsiTheme="majorBidi" w:cstheme="majorBidi"/>
          <w:bCs/>
          <w:szCs w:val="24"/>
        </w:rPr>
      </w:pPr>
    </w:p>
    <w:p w:rsidR="00C500F7" w:rsidRPr="00F31509" w:rsidRDefault="00C500F7" w:rsidP="00C500F7">
      <w:pPr>
        <w:pStyle w:val="ListParagraph"/>
        <w:ind w:left="0"/>
        <w:jc w:val="both"/>
        <w:rPr>
          <w:rFonts w:asciiTheme="majorBidi" w:hAnsiTheme="majorBidi" w:cstheme="majorBidi"/>
          <w:bCs/>
          <w:color w:val="FF0000"/>
          <w:szCs w:val="24"/>
        </w:rPr>
      </w:pPr>
    </w:p>
    <w:p w:rsidR="00E70192" w:rsidRPr="00F31509" w:rsidRDefault="00E70192" w:rsidP="003C6AA5">
      <w:pPr>
        <w:pStyle w:val="ListParagraph"/>
        <w:numPr>
          <w:ilvl w:val="0"/>
          <w:numId w:val="9"/>
        </w:numPr>
        <w:jc w:val="both"/>
        <w:rPr>
          <w:rFonts w:asciiTheme="majorBidi" w:hAnsiTheme="majorBidi" w:cstheme="majorBidi"/>
          <w:bCs/>
          <w:szCs w:val="24"/>
        </w:rPr>
      </w:pPr>
      <w:r w:rsidRPr="00F31509">
        <w:rPr>
          <w:rFonts w:asciiTheme="majorBidi" w:hAnsiTheme="majorBidi" w:cstheme="majorBidi"/>
          <w:bCs/>
          <w:szCs w:val="24"/>
        </w:rPr>
        <w:lastRenderedPageBreak/>
        <w:t xml:space="preserve">Trade </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bCs/>
          <w:szCs w:val="24"/>
          <w:lang w:val="en-GB"/>
        </w:rPr>
        <w:t xml:space="preserve">Trade refers to all transboundary flows of food items destined for, or originating from, a given country. At the stage of data collection, exports and imports of processed and primary products are often reported in their initial units of measurement. These can be in heads, pieces, or measures of volume such as litres, hectolitres, bushels, barrels, bales, etc., and in </w:t>
      </w:r>
      <w:r w:rsidR="008604DA" w:rsidRPr="00F31509">
        <w:rPr>
          <w:rFonts w:asciiTheme="majorBidi" w:hAnsiTheme="majorBidi" w:cstheme="majorBidi"/>
          <w:bCs/>
          <w:szCs w:val="24"/>
          <w:lang w:val="en-GB"/>
        </w:rPr>
        <w:t>m</w:t>
      </w:r>
      <w:r w:rsidRPr="00F31509">
        <w:rPr>
          <w:rFonts w:asciiTheme="majorBidi" w:hAnsiTheme="majorBidi" w:cstheme="majorBidi"/>
          <w:bCs/>
          <w:szCs w:val="24"/>
          <w:lang w:val="en-GB"/>
        </w:rPr>
        <w:t>any other unit</w:t>
      </w:r>
      <w:r w:rsidR="008604DA" w:rsidRPr="00F31509">
        <w:rPr>
          <w:rFonts w:asciiTheme="majorBidi" w:hAnsiTheme="majorBidi" w:cstheme="majorBidi"/>
          <w:bCs/>
          <w:szCs w:val="24"/>
          <w:lang w:val="en-GB"/>
        </w:rPr>
        <w:t>s</w:t>
      </w:r>
      <w:r w:rsidRPr="00F31509">
        <w:rPr>
          <w:rFonts w:asciiTheme="majorBidi" w:hAnsiTheme="majorBidi" w:cstheme="majorBidi"/>
          <w:bCs/>
          <w:szCs w:val="24"/>
          <w:lang w:val="en-GB"/>
        </w:rPr>
        <w:t xml:space="preserve"> of measurement. The FBS/SUA system requires all variables be expressed in metric tonnes. FBS compilers must therefore ensure that all trade data are converted into metric tonnes. They may want to refer to relevant conversion factors provided by UNSD or use FAO trade data instead. </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 xml:space="preserve">Food </w:t>
      </w:r>
    </w:p>
    <w:p w:rsidR="00E70192" w:rsidRPr="00F31509" w:rsidRDefault="00E70192" w:rsidP="002D546A">
      <w:pPr>
        <w:jc w:val="both"/>
        <w:rPr>
          <w:rFonts w:asciiTheme="majorBidi" w:hAnsiTheme="majorBidi" w:cstheme="majorBidi"/>
          <w:szCs w:val="24"/>
          <w:lang w:val="en-GB"/>
        </w:rPr>
      </w:pPr>
      <w:r w:rsidRPr="00F31509">
        <w:rPr>
          <w:rFonts w:asciiTheme="majorBidi" w:hAnsiTheme="majorBidi" w:cstheme="majorBidi"/>
          <w:szCs w:val="24"/>
          <w:lang w:val="en-GB"/>
        </w:rPr>
        <w:t>Food in the FBS definition refers to the amounts of edible product available for human consumption during the reference period of a calendar year.  It presents the amounts of food reaching the retail level and is therefore inclusive of all waste and losses that occur at or after the retail level. FBS food amounts are therefore typically higher than the amounts of food reported by other measurement methods, such as Household Income and Expenditure Surveys (HIES) or, and even more so, by nutrition surveys. Both are exclusive of certain amounts of waste. FBS food by contrast includes all waste of edible products occurring in shops, supermarkets or household</w:t>
      </w:r>
      <w:r w:rsidR="008604DA" w:rsidRPr="00F31509">
        <w:rPr>
          <w:rFonts w:asciiTheme="majorBidi" w:hAnsiTheme="majorBidi" w:cstheme="majorBidi"/>
          <w:szCs w:val="24"/>
          <w:lang w:val="en-GB"/>
        </w:rPr>
        <w:t>s</w:t>
      </w:r>
      <w:r w:rsidRPr="00F31509">
        <w:rPr>
          <w:rFonts w:asciiTheme="majorBidi" w:hAnsiTheme="majorBidi" w:cstheme="majorBidi"/>
          <w:szCs w:val="24"/>
          <w:lang w:val="en-GB"/>
        </w:rPr>
        <w:t xml:space="preserve">, e.g. during storage, in preparation and cooking, as plate-waste, or quantities fed to domestic animals and pets, or </w:t>
      </w:r>
      <w:r w:rsidR="008604DA" w:rsidRPr="00F31509">
        <w:rPr>
          <w:rFonts w:asciiTheme="majorBidi" w:hAnsiTheme="majorBidi" w:cstheme="majorBidi"/>
          <w:szCs w:val="24"/>
          <w:lang w:val="en-GB"/>
        </w:rPr>
        <w:t xml:space="preserve">that </w:t>
      </w:r>
      <w:r w:rsidRPr="00F31509">
        <w:rPr>
          <w:rFonts w:asciiTheme="majorBidi" w:hAnsiTheme="majorBidi" w:cstheme="majorBidi"/>
          <w:szCs w:val="24"/>
          <w:lang w:val="en-GB"/>
        </w:rPr>
        <w:t xml:space="preserve">is simply thrown away. It also includes food consumed in hospitals, schools, restaurants, military, prisons, etc. </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Feed</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 xml:space="preserve">Feed represents the quantity of edible products available for livestock production, both domestically produced and imported. It therefore excludes all feeds that are not foodstuffs or not destined for human consumption, such as roughages, or by products such as oilcakes, Distiller’s Dried Grains with Solubles (DDGS), dregs, etc. These feedstuffs are taken into account in the calculation of total feed use, but </w:t>
      </w:r>
      <w:r w:rsidR="008604DA" w:rsidRPr="00F31509">
        <w:rPr>
          <w:rFonts w:asciiTheme="majorBidi" w:hAnsiTheme="majorBidi" w:cstheme="majorBidi"/>
          <w:szCs w:val="24"/>
          <w:lang w:val="en-GB"/>
        </w:rPr>
        <w:t xml:space="preserve">are </w:t>
      </w:r>
      <w:r w:rsidRPr="00F31509">
        <w:rPr>
          <w:rFonts w:asciiTheme="majorBidi" w:hAnsiTheme="majorBidi" w:cstheme="majorBidi"/>
          <w:szCs w:val="24"/>
          <w:lang w:val="en-GB"/>
        </w:rPr>
        <w:t xml:space="preserve">excluded in the FBS calculations and presentation. </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Seed</w:t>
      </w:r>
    </w:p>
    <w:p w:rsidR="00E70192" w:rsidRPr="00F31509" w:rsidRDefault="00E70192" w:rsidP="00E70192">
      <w:pPr>
        <w:pStyle w:val="ListParagraph"/>
        <w:ind w:left="0"/>
        <w:jc w:val="both"/>
        <w:rPr>
          <w:rFonts w:asciiTheme="majorBidi" w:hAnsiTheme="majorBidi" w:cstheme="majorBidi"/>
          <w:b/>
          <w:bCs/>
          <w:szCs w:val="24"/>
        </w:rPr>
      </w:pPr>
      <w:r w:rsidRPr="00F31509">
        <w:rPr>
          <w:rFonts w:asciiTheme="majorBidi" w:hAnsiTheme="majorBidi" w:cstheme="majorBidi"/>
          <w:szCs w:val="24"/>
        </w:rPr>
        <w:t>Seed includes amounts of a commodity set aside for sowing or planting (or generally for reproduction purposes) during the year. Usually, the average amount of seed needed per hectare planted in any given country does not greatly vary from year to year.</w:t>
      </w:r>
    </w:p>
    <w:p w:rsidR="00E70192" w:rsidRPr="00F31509" w:rsidRDefault="00E70192" w:rsidP="00E70192">
      <w:pPr>
        <w:pStyle w:val="ListParagraph"/>
        <w:ind w:left="0"/>
        <w:rPr>
          <w:rFonts w:asciiTheme="majorBidi" w:hAnsiTheme="majorBidi" w:cstheme="majorBidi"/>
          <w:b/>
          <w:bCs/>
          <w:szCs w:val="24"/>
        </w:rPr>
      </w:pPr>
    </w:p>
    <w:p w:rsidR="00E70192" w:rsidRPr="00F31509" w:rsidRDefault="00E70192" w:rsidP="003C6AA5">
      <w:pPr>
        <w:pStyle w:val="ListParagraph"/>
        <w:keepNext/>
        <w:numPr>
          <w:ilvl w:val="0"/>
          <w:numId w:val="9"/>
        </w:numPr>
        <w:rPr>
          <w:rFonts w:asciiTheme="majorBidi" w:hAnsiTheme="majorBidi" w:cstheme="majorBidi"/>
          <w:bCs/>
          <w:szCs w:val="24"/>
        </w:rPr>
      </w:pPr>
      <w:r w:rsidRPr="00F31509">
        <w:rPr>
          <w:rFonts w:asciiTheme="majorBidi" w:hAnsiTheme="majorBidi" w:cstheme="majorBidi"/>
          <w:bCs/>
          <w:szCs w:val="24"/>
        </w:rPr>
        <w:t>Food losses and waste (FLW)</w:t>
      </w:r>
    </w:p>
    <w:p w:rsidR="00E70192" w:rsidRPr="00F31509" w:rsidRDefault="00E70192" w:rsidP="00E70192">
      <w:pPr>
        <w:keepNext/>
        <w:jc w:val="both"/>
        <w:rPr>
          <w:rFonts w:asciiTheme="majorBidi" w:hAnsiTheme="majorBidi" w:cstheme="majorBidi"/>
          <w:bCs/>
          <w:szCs w:val="24"/>
          <w:lang w:val="en-GB"/>
        </w:rPr>
      </w:pPr>
      <w:r w:rsidRPr="00F31509">
        <w:rPr>
          <w:rFonts w:asciiTheme="majorBidi" w:hAnsiTheme="majorBidi" w:cstheme="majorBidi"/>
          <w:bCs/>
          <w:szCs w:val="24"/>
          <w:lang w:val="en-GB"/>
        </w:rPr>
        <w:t xml:space="preserve">FLW refer to the amounts of all food products lost at any stage of the supply chain from the farm up to, but excluding the retail level. Also excluded are all losses during the pre-harvest and harvesting stages, technical losses occurring during the transformation of the primary commodities into processed products. The latter are captured, and taken </w:t>
      </w:r>
      <w:r w:rsidR="008604DA" w:rsidRPr="00F31509">
        <w:rPr>
          <w:rFonts w:asciiTheme="majorBidi" w:hAnsiTheme="majorBidi" w:cstheme="majorBidi"/>
          <w:bCs/>
          <w:szCs w:val="24"/>
          <w:lang w:val="en-GB"/>
        </w:rPr>
        <w:t xml:space="preserve">into </w:t>
      </w:r>
      <w:r w:rsidRPr="00F31509">
        <w:rPr>
          <w:rFonts w:asciiTheme="majorBidi" w:hAnsiTheme="majorBidi" w:cstheme="majorBidi"/>
          <w:bCs/>
          <w:szCs w:val="24"/>
          <w:lang w:val="en-GB"/>
        </w:rPr>
        <w:t>account separately, in the standardization process through appropriate extraction rates/conversion factors reflecting processing losses.</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Industrial Utilization</w:t>
      </w:r>
    </w:p>
    <w:p w:rsidR="00E70192" w:rsidRPr="00F31509" w:rsidRDefault="002D546A" w:rsidP="002D546A">
      <w:pPr>
        <w:jc w:val="both"/>
        <w:rPr>
          <w:rFonts w:asciiTheme="majorBidi" w:hAnsiTheme="majorBidi" w:cstheme="majorBidi"/>
          <w:b/>
          <w:bCs/>
          <w:color w:val="FF0000"/>
          <w:szCs w:val="24"/>
          <w:lang w:val="en-GB"/>
        </w:rPr>
      </w:pPr>
      <w:r w:rsidRPr="00F31509">
        <w:rPr>
          <w:rFonts w:asciiTheme="majorBidi" w:hAnsiTheme="majorBidi" w:cstheme="majorBidi"/>
          <w:bCs/>
          <w:szCs w:val="24"/>
          <w:lang w:val="en-GB"/>
        </w:rPr>
        <w:t xml:space="preserve">Industrial Utilization </w:t>
      </w:r>
      <w:r w:rsidR="008604DA" w:rsidRPr="00F31509">
        <w:rPr>
          <w:rFonts w:asciiTheme="majorBidi" w:hAnsiTheme="majorBidi" w:cstheme="majorBidi"/>
          <w:bCs/>
          <w:szCs w:val="24"/>
          <w:lang w:val="en-GB"/>
        </w:rPr>
        <w:t xml:space="preserve">covers </w:t>
      </w:r>
      <w:r w:rsidR="00E70192" w:rsidRPr="00F31509">
        <w:rPr>
          <w:rFonts w:asciiTheme="majorBidi" w:hAnsiTheme="majorBidi" w:cstheme="majorBidi"/>
          <w:bCs/>
          <w:szCs w:val="24"/>
          <w:lang w:val="en-GB"/>
        </w:rPr>
        <w:t xml:space="preserve">the quantities of the commodity used during the year for non-food purposes such as </w:t>
      </w:r>
      <w:r w:rsidR="00E70192" w:rsidRPr="00F31509">
        <w:rPr>
          <w:rFonts w:asciiTheme="majorBidi" w:hAnsiTheme="majorBidi" w:cstheme="majorBidi"/>
          <w:szCs w:val="24"/>
          <w:lang w:val="en-GB"/>
        </w:rPr>
        <w:t xml:space="preserve">bio-fuels, paints, detergents, cosmetics, etc. </w:t>
      </w:r>
    </w:p>
    <w:p w:rsidR="00E70192" w:rsidRPr="00F31509" w:rsidRDefault="00E70192" w:rsidP="002D546A">
      <w:pPr>
        <w:pStyle w:val="ListParagraph"/>
        <w:keepNext/>
        <w:numPr>
          <w:ilvl w:val="0"/>
          <w:numId w:val="9"/>
        </w:numPr>
        <w:rPr>
          <w:rFonts w:asciiTheme="majorBidi" w:hAnsiTheme="majorBidi" w:cstheme="majorBidi"/>
          <w:bCs/>
          <w:szCs w:val="24"/>
        </w:rPr>
      </w:pPr>
      <w:r w:rsidRPr="00F31509">
        <w:rPr>
          <w:rFonts w:asciiTheme="majorBidi" w:hAnsiTheme="majorBidi" w:cstheme="majorBidi"/>
          <w:bCs/>
          <w:szCs w:val="24"/>
        </w:rPr>
        <w:lastRenderedPageBreak/>
        <w:t>Tourist Consumption</w:t>
      </w:r>
    </w:p>
    <w:p w:rsidR="00E70192" w:rsidRPr="00F31509" w:rsidRDefault="00E70192" w:rsidP="002D546A">
      <w:pPr>
        <w:keepNext/>
        <w:rPr>
          <w:rFonts w:asciiTheme="majorBidi" w:hAnsiTheme="majorBidi" w:cstheme="majorBidi"/>
          <w:bCs/>
          <w:szCs w:val="24"/>
          <w:lang w:val="en-GB"/>
        </w:rPr>
      </w:pPr>
      <w:r w:rsidRPr="00F31509">
        <w:rPr>
          <w:rFonts w:asciiTheme="majorBidi" w:hAnsiTheme="majorBidi" w:cstheme="majorBidi"/>
          <w:bCs/>
          <w:szCs w:val="24"/>
          <w:lang w:val="en-GB"/>
        </w:rPr>
        <w:t>Includes the food consumed by non-resident visitors during their stay at the country of destination.</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 xml:space="preserve">Stocks </w:t>
      </w:r>
    </w:p>
    <w:p w:rsidR="00E70192" w:rsidRPr="00F31509" w:rsidRDefault="008604DA" w:rsidP="00E70192">
      <w:pPr>
        <w:rPr>
          <w:rFonts w:asciiTheme="majorBidi" w:hAnsiTheme="majorBidi" w:cstheme="majorBidi"/>
          <w:bCs/>
          <w:szCs w:val="24"/>
          <w:lang w:val="en-GB"/>
        </w:rPr>
      </w:pPr>
      <w:r w:rsidRPr="00F31509">
        <w:rPr>
          <w:rFonts w:asciiTheme="majorBidi" w:hAnsiTheme="majorBidi" w:cstheme="majorBidi"/>
          <w:bCs/>
          <w:szCs w:val="24"/>
          <w:lang w:val="en-GB"/>
        </w:rPr>
        <w:t xml:space="preserve">Stocks refer </w:t>
      </w:r>
      <w:r w:rsidR="00E70192" w:rsidRPr="00F31509">
        <w:rPr>
          <w:rFonts w:asciiTheme="majorBidi" w:hAnsiTheme="majorBidi" w:cstheme="majorBidi"/>
          <w:bCs/>
          <w:szCs w:val="24"/>
          <w:lang w:val="en-GB"/>
        </w:rPr>
        <w:t xml:space="preserve">to amounts of food allocated to, or taken from, storage to be used at later stages. They include stocks held at all levels of the supply chain, from production to retail. </w:t>
      </w:r>
    </w:p>
    <w:p w:rsidR="00E70192" w:rsidRPr="00F31509" w:rsidRDefault="00E70192" w:rsidP="003C6AA5">
      <w:pPr>
        <w:numPr>
          <w:ilvl w:val="0"/>
          <w:numId w:val="10"/>
        </w:numPr>
        <w:suppressAutoHyphens w:val="0"/>
        <w:jc w:val="both"/>
        <w:rPr>
          <w:rFonts w:asciiTheme="majorBidi" w:hAnsiTheme="majorBidi" w:cstheme="majorBidi"/>
          <w:szCs w:val="24"/>
          <w:lang w:val="en-GB"/>
        </w:rPr>
      </w:pPr>
      <w:r w:rsidRPr="00F31509">
        <w:rPr>
          <w:rFonts w:asciiTheme="majorBidi" w:hAnsiTheme="majorBidi" w:cstheme="majorBidi"/>
          <w:szCs w:val="24"/>
          <w:lang w:val="en-GB"/>
        </w:rPr>
        <w:t xml:space="preserve">Nutrient estimates </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 xml:space="preserve">Based on SUA quantities, population estimates and nutrient conversion factors, the FBS also feature country-wide averages for calorie, protein and fat availability. Arguably the most important output of the FBS table is the sum of all calories available for human consumption, known as the Dietary Energy Supply, or </w:t>
      </w:r>
      <w:r w:rsidR="008604DA" w:rsidRPr="00F31509">
        <w:rPr>
          <w:rFonts w:asciiTheme="majorBidi" w:hAnsiTheme="majorBidi" w:cstheme="majorBidi"/>
          <w:szCs w:val="24"/>
          <w:lang w:val="en-GB"/>
        </w:rPr>
        <w:t xml:space="preserve">in </w:t>
      </w:r>
      <w:r w:rsidRPr="00F31509">
        <w:rPr>
          <w:rFonts w:asciiTheme="majorBidi" w:hAnsiTheme="majorBidi" w:cstheme="majorBidi"/>
          <w:szCs w:val="24"/>
          <w:lang w:val="en-GB"/>
        </w:rPr>
        <w:t xml:space="preserve">short </w:t>
      </w:r>
      <w:r w:rsidR="002D546A" w:rsidRPr="00F31509">
        <w:rPr>
          <w:rFonts w:asciiTheme="majorBidi" w:hAnsiTheme="majorBidi" w:cstheme="majorBidi"/>
          <w:szCs w:val="24"/>
          <w:lang w:val="en-GB"/>
        </w:rPr>
        <w:t xml:space="preserve">the </w:t>
      </w:r>
      <w:r w:rsidRPr="00F31509">
        <w:rPr>
          <w:rFonts w:asciiTheme="majorBidi" w:hAnsiTheme="majorBidi" w:cstheme="majorBidi"/>
          <w:szCs w:val="24"/>
          <w:lang w:val="en-GB"/>
        </w:rPr>
        <w:t xml:space="preserve">DES. In addition, FBS tables also provide fat and protein availability by product as well as the sums for all products. Nutrient estimates are calculated </w:t>
      </w:r>
      <w:r w:rsidR="008604DA" w:rsidRPr="00F31509">
        <w:rPr>
          <w:rFonts w:asciiTheme="majorBidi" w:hAnsiTheme="majorBidi" w:cstheme="majorBidi"/>
          <w:szCs w:val="24"/>
          <w:lang w:val="en-GB"/>
        </w:rPr>
        <w:t xml:space="preserve">at </w:t>
      </w:r>
      <w:r w:rsidRPr="00F31509">
        <w:rPr>
          <w:rFonts w:asciiTheme="majorBidi" w:hAnsiTheme="majorBidi" w:cstheme="majorBidi"/>
          <w:szCs w:val="24"/>
          <w:lang w:val="en-GB"/>
        </w:rPr>
        <w:t>the SUA process and, apart from nutrient conversion factors, do not require any separate inputs.</w:t>
      </w:r>
    </w:p>
    <w:p w:rsidR="00E70192" w:rsidRPr="00F31509" w:rsidRDefault="00E70192" w:rsidP="00E70192">
      <w:pPr>
        <w:pStyle w:val="Heading3"/>
        <w:rPr>
          <w:rFonts w:asciiTheme="majorBidi" w:hAnsiTheme="majorBidi" w:cstheme="majorBidi"/>
          <w:lang w:val="en-GB"/>
        </w:rPr>
      </w:pPr>
      <w:r w:rsidRPr="00F31509">
        <w:rPr>
          <w:rFonts w:asciiTheme="majorBidi" w:hAnsiTheme="majorBidi" w:cstheme="majorBidi"/>
          <w:lang w:val="en-GB"/>
        </w:rPr>
        <w:t>Auxiliary Variables</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To produce additional indicators such as per capita use or to facilitate standardization, additional variables need to be collected by FBS compilers. They include:</w:t>
      </w:r>
    </w:p>
    <w:p w:rsidR="00E70192" w:rsidRPr="00F31509" w:rsidRDefault="00E70192" w:rsidP="003C6AA5">
      <w:pPr>
        <w:pStyle w:val="ListParagraph"/>
        <w:numPr>
          <w:ilvl w:val="0"/>
          <w:numId w:val="11"/>
        </w:numPr>
        <w:rPr>
          <w:rFonts w:asciiTheme="majorBidi" w:hAnsiTheme="majorBidi" w:cstheme="majorBidi"/>
          <w:szCs w:val="24"/>
        </w:rPr>
      </w:pPr>
      <w:r w:rsidRPr="00F31509">
        <w:rPr>
          <w:rFonts w:asciiTheme="majorBidi" w:hAnsiTheme="majorBidi" w:cstheme="majorBidi"/>
          <w:szCs w:val="24"/>
        </w:rPr>
        <w:t>Population</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 xml:space="preserve">Estimates for the resident population are available from the UN Population Division (UNPD). It is highly recommended that all FBS compilers use UNPD population estimates, even if alternative national sources are available. UNPD estimates are derived through a globally consistent methodology and serve as the basis of all per capita estimates for all UN agencies. Importantly, they have been used as the common denominator for all per-capita Millennium Development Goal (MDG) indicators and will be the common denominator of all Sustainable Development Goal (SDG) indicators, targets and goals. </w:t>
      </w:r>
    </w:p>
    <w:p w:rsidR="00E70192" w:rsidRPr="00F31509" w:rsidRDefault="00E70192" w:rsidP="003C6AA5">
      <w:pPr>
        <w:numPr>
          <w:ilvl w:val="0"/>
          <w:numId w:val="10"/>
        </w:numPr>
        <w:suppressAutoHyphens w:val="0"/>
        <w:jc w:val="both"/>
        <w:rPr>
          <w:rFonts w:asciiTheme="majorBidi" w:hAnsiTheme="majorBidi" w:cstheme="majorBidi"/>
          <w:szCs w:val="24"/>
          <w:lang w:val="en-GB"/>
        </w:rPr>
      </w:pPr>
      <w:r w:rsidRPr="00F31509">
        <w:rPr>
          <w:rFonts w:asciiTheme="majorBidi" w:hAnsiTheme="majorBidi" w:cstheme="majorBidi"/>
          <w:szCs w:val="24"/>
          <w:lang w:val="en-GB"/>
        </w:rPr>
        <w:t>Activity and productivity variables</w:t>
      </w:r>
    </w:p>
    <w:p w:rsidR="002515C7" w:rsidRPr="00F31509" w:rsidRDefault="00E70192" w:rsidP="002515C7">
      <w:pPr>
        <w:jc w:val="both"/>
        <w:rPr>
          <w:rFonts w:asciiTheme="majorBidi" w:hAnsiTheme="majorBidi" w:cstheme="majorBidi"/>
          <w:szCs w:val="24"/>
          <w:lang w:val="en-GB"/>
        </w:rPr>
      </w:pPr>
      <w:r w:rsidRPr="00F31509">
        <w:rPr>
          <w:rFonts w:asciiTheme="majorBidi" w:hAnsiTheme="majorBidi" w:cstheme="majorBidi"/>
          <w:szCs w:val="24"/>
          <w:lang w:val="en-GB"/>
        </w:rPr>
        <w:t xml:space="preserve">FBS tables display only quantities of supply and use, but FBS compilers will need to collect information about </w:t>
      </w:r>
      <w:r w:rsidR="00EF4286" w:rsidRPr="00F31509">
        <w:rPr>
          <w:rFonts w:asciiTheme="majorBidi" w:hAnsiTheme="majorBidi" w:cstheme="majorBidi"/>
          <w:szCs w:val="24"/>
          <w:lang w:val="en-GB"/>
        </w:rPr>
        <w:t xml:space="preserve">other </w:t>
      </w:r>
      <w:r w:rsidRPr="00F31509">
        <w:rPr>
          <w:rFonts w:asciiTheme="majorBidi" w:hAnsiTheme="majorBidi" w:cstheme="majorBidi"/>
          <w:szCs w:val="24"/>
          <w:lang w:val="en-GB"/>
        </w:rPr>
        <w:t>variables to arrive at variables displayed in the FBS. Typically, these include the underlying activity and productivity indicators. For primary products, activity indicators include area harvested and area sown in the case of crops, and the number of animals</w:t>
      </w:r>
      <w:r w:rsidRPr="00F31509">
        <w:rPr>
          <w:rStyle w:val="FootnoteReference"/>
          <w:rFonts w:asciiTheme="majorBidi" w:hAnsiTheme="majorBidi" w:cstheme="majorBidi"/>
          <w:szCs w:val="24"/>
          <w:lang w:val="en-GB"/>
        </w:rPr>
        <w:footnoteReference w:id="9"/>
      </w:r>
      <w:r w:rsidRPr="00F31509">
        <w:rPr>
          <w:rFonts w:asciiTheme="majorBidi" w:hAnsiTheme="majorBidi" w:cstheme="majorBidi"/>
          <w:szCs w:val="24"/>
          <w:lang w:val="en-GB"/>
        </w:rPr>
        <w:t xml:space="preserve"> in the case of livestock. Productivity indicators are yields and cropping intensity for crops, slaughter weights and take-off rates for livestock. </w:t>
      </w:r>
    </w:p>
    <w:p w:rsidR="00E70192" w:rsidRPr="00F31509" w:rsidRDefault="002515C7" w:rsidP="002515C7">
      <w:pPr>
        <w:jc w:val="both"/>
        <w:rPr>
          <w:rFonts w:asciiTheme="majorBidi" w:hAnsiTheme="majorBidi" w:cstheme="majorBidi"/>
          <w:b/>
          <w:szCs w:val="24"/>
          <w:lang w:val="en-GB"/>
        </w:rPr>
      </w:pPr>
      <w:r w:rsidRPr="00F31509">
        <w:rPr>
          <w:rFonts w:asciiTheme="majorBidi" w:hAnsiTheme="majorBidi" w:cstheme="majorBidi"/>
          <w:szCs w:val="24"/>
          <w:lang w:val="en-GB"/>
        </w:rPr>
        <w:t>The c</w:t>
      </w:r>
      <w:r w:rsidR="00EF4286" w:rsidRPr="00F31509">
        <w:rPr>
          <w:rFonts w:asciiTheme="majorBidi" w:hAnsiTheme="majorBidi" w:cstheme="majorBidi"/>
          <w:szCs w:val="24"/>
          <w:lang w:val="en-GB"/>
        </w:rPr>
        <w:t xml:space="preserve">alculation of </w:t>
      </w:r>
      <w:r w:rsidR="00E70192" w:rsidRPr="00F31509">
        <w:rPr>
          <w:rFonts w:asciiTheme="majorBidi" w:hAnsiTheme="majorBidi" w:cstheme="majorBidi"/>
          <w:szCs w:val="24"/>
          <w:lang w:val="en-GB"/>
        </w:rPr>
        <w:t xml:space="preserve">the amounts of processed products requires </w:t>
      </w:r>
      <w:r w:rsidR="00EF4286" w:rsidRPr="00F31509">
        <w:rPr>
          <w:rFonts w:asciiTheme="majorBidi" w:hAnsiTheme="majorBidi" w:cstheme="majorBidi"/>
          <w:szCs w:val="24"/>
          <w:lang w:val="en-GB"/>
        </w:rPr>
        <w:t>the</w:t>
      </w:r>
      <w:r w:rsidR="00E70192" w:rsidRPr="00F31509">
        <w:rPr>
          <w:rFonts w:asciiTheme="majorBidi" w:hAnsiTheme="majorBidi" w:cstheme="majorBidi"/>
          <w:szCs w:val="24"/>
          <w:lang w:val="en-GB"/>
        </w:rPr>
        <w:t xml:space="preserve"> corresponding extraction rates (flour to wheat, etc.). Also required are nutrient conversion factors that provide information about the nutrient content (calories, protein, and fat) per kg of food. All relevant FBS variables are summarized in </w:t>
      </w:r>
      <w:fldSimple w:instr=" REF _Ref428366203 \h  \* MERGEFORMAT ">
        <w:r w:rsidR="000B360D" w:rsidRPr="00F31509">
          <w:rPr>
            <w:rFonts w:asciiTheme="majorBidi" w:hAnsiTheme="majorBidi" w:cstheme="majorBidi"/>
            <w:lang w:val="en-GB"/>
          </w:rPr>
          <w:t>Table 1</w:t>
        </w:r>
      </w:fldSimple>
      <w:r w:rsidR="00E70192" w:rsidRPr="00F31509">
        <w:rPr>
          <w:rFonts w:asciiTheme="majorBidi" w:hAnsiTheme="majorBidi" w:cstheme="majorBidi"/>
          <w:szCs w:val="24"/>
          <w:lang w:val="en-GB"/>
        </w:rPr>
        <w:t xml:space="preserve"> below.</w:t>
      </w:r>
      <w:r w:rsidR="00E70192" w:rsidRPr="00F31509">
        <w:rPr>
          <w:rFonts w:asciiTheme="majorBidi" w:hAnsiTheme="majorBidi" w:cstheme="majorBidi"/>
          <w:b/>
          <w:szCs w:val="24"/>
          <w:lang w:val="en-GB"/>
        </w:rPr>
        <w:t xml:space="preserve"> </w:t>
      </w:r>
    </w:p>
    <w:p w:rsidR="00E70192" w:rsidRPr="00F31509" w:rsidRDefault="00E70192" w:rsidP="00E93C3B">
      <w:pPr>
        <w:pStyle w:val="Caption"/>
        <w:keepNext/>
        <w:rPr>
          <w:rFonts w:asciiTheme="majorBidi" w:hAnsiTheme="majorBidi" w:cstheme="majorBidi"/>
          <w:b/>
          <w:bCs/>
          <w:lang w:val="en-GB"/>
        </w:rPr>
      </w:pPr>
      <w:bookmarkStart w:id="43" w:name="_Ref428366203"/>
      <w:bookmarkStart w:id="44" w:name="_Toc428423540"/>
      <w:r w:rsidRPr="00F31509">
        <w:rPr>
          <w:rFonts w:asciiTheme="majorBidi" w:hAnsiTheme="majorBidi" w:cstheme="majorBidi"/>
          <w:lang w:val="en-GB"/>
        </w:rPr>
        <w:lastRenderedPageBreak/>
        <w:t xml:space="preserve">Table </w:t>
      </w:r>
      <w:r w:rsidR="001C3696" w:rsidRPr="00F31509">
        <w:rPr>
          <w:rFonts w:asciiTheme="majorBidi" w:hAnsiTheme="majorBidi" w:cstheme="majorBidi"/>
          <w:b/>
          <w:bCs/>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b/>
          <w:bCs/>
          <w:lang w:val="en-GB"/>
        </w:rPr>
        <w:fldChar w:fldCharType="separate"/>
      </w:r>
      <w:r w:rsidR="000B360D" w:rsidRPr="00F31509">
        <w:rPr>
          <w:rFonts w:asciiTheme="majorBidi" w:hAnsiTheme="majorBidi" w:cstheme="majorBidi"/>
          <w:noProof/>
          <w:lang w:val="en-GB"/>
        </w:rPr>
        <w:t>1</w:t>
      </w:r>
      <w:r w:rsidR="001C3696" w:rsidRPr="00F31509">
        <w:rPr>
          <w:rFonts w:asciiTheme="majorBidi" w:hAnsiTheme="majorBidi" w:cstheme="majorBidi"/>
          <w:b/>
          <w:bCs/>
          <w:lang w:val="en-GB"/>
        </w:rPr>
        <w:fldChar w:fldCharType="end"/>
      </w:r>
      <w:bookmarkEnd w:id="43"/>
      <w:r w:rsidRPr="00F31509">
        <w:rPr>
          <w:rFonts w:asciiTheme="majorBidi" w:hAnsiTheme="majorBidi" w:cstheme="majorBidi"/>
          <w:lang w:val="en-GB"/>
        </w:rPr>
        <w:t>: Basic and auxiliary variables to produce FBSs and SUAs</w:t>
      </w:r>
      <w:bookmarkEnd w:id="44"/>
      <w:r w:rsidRPr="00F31509">
        <w:rPr>
          <w:rFonts w:asciiTheme="majorBidi" w:hAnsiTheme="majorBidi" w:cstheme="majorBidi"/>
          <w:lang w:val="en-GB"/>
        </w:rPr>
        <w:t xml:space="preserve"> </w:t>
      </w:r>
    </w:p>
    <w:tbl>
      <w:tblPr>
        <w:tblW w:w="42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19"/>
        <w:gridCol w:w="3411"/>
      </w:tblGrid>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Production</w:t>
            </w:r>
          </w:p>
        </w:tc>
        <w:tc>
          <w:tcPr>
            <w:tcW w:w="2178" w:type="pct"/>
            <w:vMerge w:val="restart"/>
            <w:shd w:val="clear" w:color="auto" w:fill="auto"/>
            <w:vAlign w:val="center"/>
          </w:tcPr>
          <w:p w:rsidR="002515C7" w:rsidRPr="00F31509" w:rsidRDefault="002515C7" w:rsidP="00B1130C">
            <w:pPr>
              <w:keepNext/>
              <w:jc w:val="center"/>
              <w:rPr>
                <w:rFonts w:asciiTheme="majorBidi" w:hAnsiTheme="majorBidi" w:cstheme="majorBidi"/>
                <w:szCs w:val="24"/>
                <w:lang w:val="en-GB"/>
              </w:rPr>
            </w:pPr>
            <w:r w:rsidRPr="00F31509">
              <w:rPr>
                <w:rFonts w:asciiTheme="majorBidi" w:hAnsiTheme="majorBidi" w:cstheme="majorBidi"/>
                <w:szCs w:val="24"/>
                <w:lang w:val="en-GB"/>
              </w:rPr>
              <w:t>Basic Variables of SUA/FBS account</w:t>
            </w: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Imports</w:t>
            </w:r>
          </w:p>
        </w:tc>
        <w:tc>
          <w:tcPr>
            <w:tcW w:w="2178" w:type="pct"/>
            <w:vMerge/>
            <w:shd w:val="clear" w:color="auto" w:fill="auto"/>
          </w:tcPr>
          <w:p w:rsidR="002515C7" w:rsidRPr="00F31509" w:rsidRDefault="002515C7" w:rsidP="00B1130C">
            <w:pPr>
              <w:keepNext/>
              <w:jc w:val="center"/>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Stock changes</w:t>
            </w:r>
          </w:p>
        </w:tc>
        <w:tc>
          <w:tcPr>
            <w:tcW w:w="2178" w:type="pct"/>
            <w:vMerge/>
            <w:shd w:val="clear" w:color="auto" w:fill="auto"/>
          </w:tcPr>
          <w:p w:rsidR="002515C7" w:rsidRPr="00F31509" w:rsidRDefault="002515C7" w:rsidP="00B1130C">
            <w:pPr>
              <w:keepNext/>
              <w:jc w:val="center"/>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Food Manufacturing</w:t>
            </w:r>
          </w:p>
        </w:tc>
        <w:tc>
          <w:tcPr>
            <w:tcW w:w="2178" w:type="pct"/>
            <w:vMerge/>
            <w:shd w:val="clear" w:color="auto" w:fill="auto"/>
          </w:tcPr>
          <w:p w:rsidR="002515C7" w:rsidRPr="00F31509" w:rsidRDefault="002515C7" w:rsidP="00B1130C">
            <w:pPr>
              <w:keepNext/>
              <w:jc w:val="center"/>
              <w:rPr>
                <w:rFonts w:asciiTheme="majorBidi" w:hAnsiTheme="majorBidi" w:cstheme="majorBidi"/>
                <w:szCs w:val="24"/>
                <w:lang w:val="en-GB"/>
              </w:rPr>
            </w:pPr>
          </w:p>
        </w:tc>
      </w:tr>
      <w:tr w:rsidR="002515C7" w:rsidRPr="00F31509" w:rsidTr="002515C7">
        <w:trPr>
          <w:trHeight w:val="351"/>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Feed</w:t>
            </w:r>
          </w:p>
        </w:tc>
        <w:tc>
          <w:tcPr>
            <w:tcW w:w="2178" w:type="pct"/>
            <w:vMerge/>
            <w:shd w:val="clear" w:color="auto" w:fill="auto"/>
          </w:tcPr>
          <w:p w:rsidR="002515C7" w:rsidRPr="00F31509" w:rsidRDefault="002515C7" w:rsidP="00B1130C">
            <w:pPr>
              <w:keepNext/>
              <w:jc w:val="center"/>
              <w:rPr>
                <w:rFonts w:asciiTheme="majorBidi" w:hAnsiTheme="majorBidi" w:cstheme="majorBidi"/>
                <w:szCs w:val="24"/>
                <w:lang w:val="en-GB"/>
              </w:rPr>
            </w:pPr>
          </w:p>
        </w:tc>
      </w:tr>
      <w:tr w:rsidR="002515C7" w:rsidRPr="00F31509" w:rsidTr="002515C7">
        <w:trPr>
          <w:trHeight w:val="399"/>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Seed</w:t>
            </w:r>
          </w:p>
        </w:tc>
        <w:tc>
          <w:tcPr>
            <w:tcW w:w="2178" w:type="pct"/>
            <w:vMerge/>
            <w:shd w:val="clear" w:color="auto" w:fill="auto"/>
          </w:tcPr>
          <w:p w:rsidR="002515C7" w:rsidRPr="00F31509" w:rsidRDefault="002515C7" w:rsidP="00B1130C">
            <w:pPr>
              <w:keepNext/>
              <w:jc w:val="center"/>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Loss</w:t>
            </w:r>
            <w:r w:rsidR="00D00E82" w:rsidRPr="00F31509">
              <w:rPr>
                <w:rFonts w:asciiTheme="majorBidi" w:hAnsiTheme="majorBidi" w:cstheme="majorBidi"/>
                <w:szCs w:val="24"/>
                <w:lang w:val="en-GB"/>
              </w:rPr>
              <w:t>es and waste</w:t>
            </w:r>
          </w:p>
        </w:tc>
        <w:tc>
          <w:tcPr>
            <w:tcW w:w="2178" w:type="pct"/>
            <w:vMerge/>
            <w:shd w:val="clear" w:color="auto" w:fill="auto"/>
          </w:tcPr>
          <w:p w:rsidR="002515C7" w:rsidRPr="00F31509" w:rsidRDefault="002515C7" w:rsidP="00B1130C">
            <w:pPr>
              <w:keepNext/>
              <w:jc w:val="center"/>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Industrial Utilization</w:t>
            </w:r>
          </w:p>
        </w:tc>
        <w:tc>
          <w:tcPr>
            <w:tcW w:w="2178" w:type="pct"/>
            <w:vMerge/>
            <w:shd w:val="clear" w:color="auto" w:fill="auto"/>
          </w:tcPr>
          <w:p w:rsidR="002515C7" w:rsidRPr="00F31509" w:rsidRDefault="002515C7" w:rsidP="00B1130C">
            <w:pPr>
              <w:keepNext/>
              <w:jc w:val="center"/>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Tourist Consumption</w:t>
            </w:r>
          </w:p>
        </w:tc>
        <w:tc>
          <w:tcPr>
            <w:tcW w:w="2178" w:type="pct"/>
            <w:vMerge/>
            <w:shd w:val="clear" w:color="auto" w:fill="auto"/>
          </w:tcPr>
          <w:p w:rsidR="002515C7" w:rsidRPr="00F31509" w:rsidRDefault="002515C7" w:rsidP="00B1130C">
            <w:pPr>
              <w:keepNext/>
              <w:jc w:val="center"/>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Other Uses</w:t>
            </w:r>
          </w:p>
        </w:tc>
        <w:tc>
          <w:tcPr>
            <w:tcW w:w="2178" w:type="pct"/>
            <w:vMerge/>
            <w:shd w:val="clear" w:color="auto" w:fill="auto"/>
            <w:cellMerge w:id="45" w:author="Josh Browning" w:date="2015-09-03T12:40:00Z" w:vMergeOrig="rest"/>
          </w:tcPr>
          <w:p w:rsidR="00EA6005" w:rsidRPr="00F31509" w:rsidRDefault="00EA6005">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Food: total calories equivalent</w:t>
            </w:r>
          </w:p>
        </w:tc>
        <w:tc>
          <w:tcPr>
            <w:tcW w:w="2178" w:type="pct"/>
            <w:vMerge w:val="restart"/>
            <w:vAlign w:val="center"/>
          </w:tcPr>
          <w:p w:rsidR="002515C7" w:rsidRPr="00F31509" w:rsidRDefault="002515C7" w:rsidP="00B1130C">
            <w:pPr>
              <w:keepNext/>
              <w:jc w:val="center"/>
              <w:rPr>
                <w:rFonts w:asciiTheme="majorBidi" w:hAnsiTheme="majorBidi" w:cstheme="majorBidi"/>
                <w:szCs w:val="24"/>
                <w:lang w:val="en-GB"/>
              </w:rPr>
            </w:pPr>
            <w:r w:rsidRPr="00F31509">
              <w:rPr>
                <w:rFonts w:asciiTheme="majorBidi" w:hAnsiTheme="majorBidi" w:cstheme="majorBidi"/>
                <w:szCs w:val="24"/>
                <w:lang w:val="en-GB"/>
              </w:rPr>
              <w:t>Derived Variables and Indicators</w:t>
            </w:r>
          </w:p>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Calories/capita/day</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2515C7">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Food: total protein equivalent</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B1130C"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Proteins/capi</w:t>
            </w:r>
            <w:r w:rsidR="002515C7" w:rsidRPr="00F31509">
              <w:rPr>
                <w:rFonts w:asciiTheme="majorBidi" w:hAnsiTheme="majorBidi" w:cstheme="majorBidi"/>
                <w:szCs w:val="24"/>
                <w:lang w:val="en-GB"/>
              </w:rPr>
              <w:t>t</w:t>
            </w:r>
            <w:r w:rsidRPr="00F31509">
              <w:rPr>
                <w:rFonts w:asciiTheme="majorBidi" w:hAnsiTheme="majorBidi" w:cstheme="majorBidi"/>
                <w:szCs w:val="24"/>
                <w:lang w:val="en-GB"/>
              </w:rPr>
              <w:t>a</w:t>
            </w:r>
            <w:r w:rsidR="002515C7" w:rsidRPr="00F31509">
              <w:rPr>
                <w:rFonts w:asciiTheme="majorBidi" w:hAnsiTheme="majorBidi" w:cstheme="majorBidi"/>
                <w:szCs w:val="24"/>
                <w:lang w:val="en-GB"/>
              </w:rPr>
              <w:t>/day</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Food: total fats equivalent</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B1130C" w:rsidP="002515C7">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Fats/capi</w:t>
            </w:r>
            <w:r w:rsidR="002515C7" w:rsidRPr="00F31509">
              <w:rPr>
                <w:rFonts w:asciiTheme="majorBidi" w:hAnsiTheme="majorBidi" w:cstheme="majorBidi"/>
                <w:szCs w:val="24"/>
                <w:lang w:val="en-GB"/>
              </w:rPr>
              <w:t>t</w:t>
            </w:r>
            <w:r w:rsidRPr="00F31509">
              <w:rPr>
                <w:rFonts w:asciiTheme="majorBidi" w:hAnsiTheme="majorBidi" w:cstheme="majorBidi"/>
                <w:szCs w:val="24"/>
                <w:lang w:val="en-GB"/>
              </w:rPr>
              <w:t>a</w:t>
            </w:r>
            <w:r w:rsidR="002515C7" w:rsidRPr="00F31509">
              <w:rPr>
                <w:rFonts w:asciiTheme="majorBidi" w:hAnsiTheme="majorBidi" w:cstheme="majorBidi"/>
                <w:szCs w:val="24"/>
                <w:lang w:val="en-GB"/>
              </w:rPr>
              <w:t>/day</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2515C7">
            <w:pPr>
              <w:keepNext/>
              <w:spacing w:after="0"/>
              <w:jc w:val="center"/>
              <w:rPr>
                <w:rFonts w:asciiTheme="majorBidi" w:hAnsiTheme="majorBidi" w:cstheme="majorBidi"/>
                <w:szCs w:val="24"/>
                <w:lang w:val="en-GB"/>
              </w:rPr>
            </w:pP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Population</w:t>
            </w:r>
          </w:p>
        </w:tc>
        <w:tc>
          <w:tcPr>
            <w:tcW w:w="2178" w:type="pct"/>
            <w:vMerge w:val="restart"/>
            <w:shd w:val="clear" w:color="auto" w:fill="auto"/>
            <w:vAlign w:val="center"/>
          </w:tcPr>
          <w:p w:rsidR="002515C7" w:rsidRPr="00F31509" w:rsidRDefault="002515C7" w:rsidP="00B1130C">
            <w:pPr>
              <w:keepNext/>
              <w:jc w:val="center"/>
              <w:rPr>
                <w:rFonts w:asciiTheme="majorBidi" w:hAnsiTheme="majorBidi" w:cstheme="majorBidi"/>
                <w:szCs w:val="24"/>
                <w:lang w:val="en-GB"/>
              </w:rPr>
            </w:pPr>
            <w:r w:rsidRPr="00F31509">
              <w:rPr>
                <w:rFonts w:asciiTheme="majorBidi" w:hAnsiTheme="majorBidi" w:cstheme="majorBidi"/>
                <w:szCs w:val="24"/>
                <w:lang w:val="en-GB"/>
              </w:rPr>
              <w:t>Auxiliary variables</w:t>
            </w:r>
          </w:p>
          <w:p w:rsidR="002515C7" w:rsidRPr="00F31509" w:rsidRDefault="002515C7" w:rsidP="00B1130C">
            <w:pPr>
              <w:keepNext/>
              <w:jc w:val="center"/>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Area sown</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Area harvested</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Yield</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Processed</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Stock</w:t>
            </w:r>
            <w:r w:rsidR="00B1130C" w:rsidRPr="00F31509">
              <w:rPr>
                <w:rFonts w:asciiTheme="majorBidi" w:hAnsiTheme="majorBidi" w:cstheme="majorBidi"/>
                <w:szCs w:val="24"/>
                <w:lang w:val="en-GB"/>
              </w:rPr>
              <w:t>s</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Slaughtered</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Carcass weight</w:t>
            </w:r>
            <w:r w:rsidR="00B1130C" w:rsidRPr="00F31509">
              <w:rPr>
                <w:rFonts w:asciiTheme="majorBidi" w:hAnsiTheme="majorBidi" w:cstheme="majorBidi"/>
                <w:szCs w:val="24"/>
                <w:lang w:val="en-GB"/>
              </w:rPr>
              <w:t>s</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Input</w:t>
            </w:r>
            <w:r w:rsidR="00B1130C" w:rsidRPr="00F31509">
              <w:rPr>
                <w:rFonts w:asciiTheme="majorBidi" w:hAnsiTheme="majorBidi" w:cstheme="majorBidi"/>
                <w:szCs w:val="24"/>
                <w:lang w:val="en-GB"/>
              </w:rPr>
              <w:t>s</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Extraction rate</w:t>
            </w:r>
            <w:r w:rsidR="00B1130C" w:rsidRPr="00F31509">
              <w:rPr>
                <w:rFonts w:asciiTheme="majorBidi" w:hAnsiTheme="majorBidi" w:cstheme="majorBidi"/>
                <w:szCs w:val="24"/>
                <w:lang w:val="en-GB"/>
              </w:rPr>
              <w:t>s</w:t>
            </w:r>
          </w:p>
        </w:tc>
        <w:tc>
          <w:tcPr>
            <w:tcW w:w="2178" w:type="pct"/>
            <w:vMerge/>
          </w:tcPr>
          <w:p w:rsidR="002515C7" w:rsidRPr="00F31509" w:rsidRDefault="002515C7" w:rsidP="00E93C3B">
            <w:pPr>
              <w:keepNext/>
              <w:rPr>
                <w:rFonts w:asciiTheme="majorBidi" w:hAnsiTheme="majorBidi" w:cstheme="majorBidi"/>
                <w:szCs w:val="24"/>
                <w:lang w:val="en-GB"/>
              </w:rPr>
            </w:pPr>
          </w:p>
        </w:tc>
      </w:tr>
      <w:tr w:rsidR="00B1130C" w:rsidRPr="00F31509" w:rsidTr="002515C7">
        <w:trPr>
          <w:jc w:val="center"/>
        </w:trPr>
        <w:tc>
          <w:tcPr>
            <w:tcW w:w="2822" w:type="pct"/>
            <w:shd w:val="clear" w:color="auto" w:fill="auto"/>
          </w:tcPr>
          <w:p w:rsidR="00B1130C" w:rsidRPr="00F31509" w:rsidRDefault="00B1130C" w:rsidP="00E93C3B">
            <w:pPr>
              <w:keepNext/>
              <w:spacing w:after="0"/>
              <w:jc w:val="center"/>
              <w:rPr>
                <w:rFonts w:asciiTheme="majorBidi" w:hAnsiTheme="majorBidi" w:cstheme="majorBidi"/>
                <w:szCs w:val="24"/>
                <w:lang w:val="en-GB"/>
              </w:rPr>
            </w:pPr>
          </w:p>
        </w:tc>
        <w:tc>
          <w:tcPr>
            <w:tcW w:w="2178" w:type="pct"/>
            <w:vMerge/>
            <w:shd w:val="clear" w:color="auto" w:fill="auto"/>
          </w:tcPr>
          <w:p w:rsidR="00B1130C" w:rsidRPr="00F31509" w:rsidRDefault="00B1130C" w:rsidP="00E93C3B">
            <w:pPr>
              <w:keepNext/>
              <w:rPr>
                <w:rFonts w:asciiTheme="majorBidi" w:hAnsiTheme="majorBidi" w:cstheme="majorBidi"/>
                <w:szCs w:val="24"/>
                <w:lang w:val="en-GB"/>
              </w:rPr>
            </w:pPr>
          </w:p>
        </w:tc>
      </w:tr>
    </w:tbl>
    <w:p w:rsidR="00E70192" w:rsidRPr="00F31509" w:rsidRDefault="00E70192" w:rsidP="00E70192">
      <w:pPr>
        <w:rPr>
          <w:rFonts w:asciiTheme="majorBidi" w:hAnsiTheme="majorBidi" w:cstheme="majorBidi"/>
          <w:szCs w:val="24"/>
          <w:lang w:val="en-GB"/>
        </w:rPr>
      </w:pPr>
    </w:p>
    <w:p w:rsidR="001E58EB" w:rsidRPr="00F31509" w:rsidRDefault="001E58EB" w:rsidP="001E58EB">
      <w:pPr>
        <w:suppressAutoHyphens w:val="0"/>
        <w:spacing w:after="0"/>
        <w:jc w:val="both"/>
        <w:rPr>
          <w:rFonts w:asciiTheme="majorBidi" w:eastAsia="Calibri" w:hAnsiTheme="majorBidi" w:cstheme="majorBidi"/>
          <w:sz w:val="24"/>
          <w:szCs w:val="24"/>
          <w:lang w:val="en-GB" w:eastAsia="en-US"/>
        </w:rPr>
      </w:pPr>
    </w:p>
    <w:p w:rsidR="001E58EB" w:rsidRPr="00F31509" w:rsidRDefault="001E58EB" w:rsidP="001E58EB">
      <w:pPr>
        <w:suppressAutoHyphens w:val="0"/>
        <w:spacing w:after="0"/>
        <w:jc w:val="both"/>
        <w:rPr>
          <w:rFonts w:asciiTheme="majorBidi" w:eastAsia="Calibri" w:hAnsiTheme="majorBidi" w:cstheme="majorBidi"/>
          <w:sz w:val="24"/>
          <w:szCs w:val="24"/>
          <w:lang w:val="en-GB" w:eastAsia="en-US"/>
        </w:rPr>
      </w:pPr>
    </w:p>
    <w:p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4F65E4" w:rsidRPr="00F31509" w:rsidRDefault="009571C8" w:rsidP="000264F4">
      <w:pPr>
        <w:pStyle w:val="Heading2"/>
      </w:pPr>
      <w:bookmarkStart w:id="46" w:name="_Toc428383823"/>
      <w:bookmarkStart w:id="47" w:name="_Toc428436045"/>
      <w:bookmarkStart w:id="48" w:name="_Toc428436346"/>
      <w:bookmarkStart w:id="49" w:name="_Toc428436472"/>
      <w:r w:rsidRPr="00F31509">
        <w:lastRenderedPageBreak/>
        <w:t>Sources and collection of FBS</w:t>
      </w:r>
      <w:r w:rsidR="004F65E4" w:rsidRPr="00F31509">
        <w:t xml:space="preserve"> data</w:t>
      </w:r>
      <w:bookmarkEnd w:id="46"/>
      <w:bookmarkEnd w:id="47"/>
      <w:bookmarkEnd w:id="48"/>
      <w:bookmarkEnd w:id="49"/>
    </w:p>
    <w:p w:rsidR="004F65E4" w:rsidRPr="00F31509" w:rsidRDefault="004F65E4" w:rsidP="00C4241C">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FBS</w:t>
      </w:r>
      <w:r w:rsidR="00513521" w:rsidRPr="00F31509">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constitute an integrated dataset. They combine and need to reconcile data from a variety of sources, which poses challenges but also offers benefits. A main advantage is that FBS provide a full picture of the food and agricultural economy of the country spanning different domains comprising agricultural production, international trade, nutrition, and over the various subsectors of food and agriculture, namely crops and livestock as well as fisheries. Coherently collating production, trade and various forms of food utilization allows </w:t>
      </w:r>
      <w:r w:rsidR="00C4241C" w:rsidRPr="00F31509">
        <w:rPr>
          <w:rFonts w:asciiTheme="majorBidi" w:hAnsiTheme="majorBidi" w:cstheme="majorBidi"/>
          <w:color w:val="000000" w:themeColor="text1"/>
          <w:lang w:val="en-GB"/>
        </w:rPr>
        <w:t xml:space="preserve">FBS </w:t>
      </w:r>
      <w:r w:rsidRPr="00F31509">
        <w:rPr>
          <w:rFonts w:asciiTheme="majorBidi" w:hAnsiTheme="majorBidi" w:cstheme="majorBidi"/>
          <w:color w:val="000000" w:themeColor="text1"/>
          <w:lang w:val="en-GB"/>
        </w:rPr>
        <w:t xml:space="preserve">users </w:t>
      </w:r>
      <w:r w:rsidR="00C4241C" w:rsidRPr="00F31509">
        <w:rPr>
          <w:rFonts w:asciiTheme="majorBidi" w:hAnsiTheme="majorBidi" w:cstheme="majorBidi"/>
          <w:color w:val="000000" w:themeColor="text1"/>
          <w:lang w:val="en-GB"/>
        </w:rPr>
        <w:t xml:space="preserve">to </w:t>
      </w:r>
      <w:r w:rsidRPr="00F31509">
        <w:rPr>
          <w:rFonts w:asciiTheme="majorBidi" w:hAnsiTheme="majorBidi" w:cstheme="majorBidi"/>
          <w:color w:val="000000" w:themeColor="text1"/>
          <w:lang w:val="en-GB"/>
        </w:rPr>
        <w:t>deriv</w:t>
      </w:r>
      <w:r w:rsidR="00C4241C" w:rsidRPr="00F31509">
        <w:rPr>
          <w:rFonts w:asciiTheme="majorBidi" w:hAnsiTheme="majorBidi" w:cstheme="majorBidi"/>
          <w:color w:val="000000" w:themeColor="text1"/>
          <w:lang w:val="en-GB"/>
        </w:rPr>
        <w:t>e</w:t>
      </w:r>
      <w:r w:rsidRPr="00F31509">
        <w:rPr>
          <w:rFonts w:asciiTheme="majorBidi" w:hAnsiTheme="majorBidi" w:cstheme="majorBidi"/>
          <w:color w:val="000000" w:themeColor="text1"/>
          <w:lang w:val="en-GB"/>
        </w:rPr>
        <w:t xml:space="preserve"> a multitude of different indicators, </w:t>
      </w:r>
      <w:r w:rsidR="00C46C67" w:rsidRPr="00F31509">
        <w:rPr>
          <w:rFonts w:asciiTheme="majorBidi" w:hAnsiTheme="majorBidi" w:cstheme="majorBidi"/>
          <w:color w:val="000000" w:themeColor="text1"/>
          <w:lang w:val="en-GB"/>
        </w:rPr>
        <w:t xml:space="preserve">including </w:t>
      </w:r>
      <w:r w:rsidRPr="00F31509">
        <w:rPr>
          <w:rFonts w:asciiTheme="majorBidi" w:hAnsiTheme="majorBidi" w:cstheme="majorBidi"/>
          <w:color w:val="000000" w:themeColor="text1"/>
          <w:lang w:val="en-GB"/>
        </w:rPr>
        <w:t xml:space="preserve">overall supplies of nutrients </w:t>
      </w:r>
      <w:r w:rsidR="00C46C67" w:rsidRPr="00F31509">
        <w:rPr>
          <w:rFonts w:asciiTheme="majorBidi" w:hAnsiTheme="majorBidi" w:cstheme="majorBidi"/>
          <w:color w:val="000000" w:themeColor="text1"/>
          <w:lang w:val="en-GB"/>
        </w:rPr>
        <w:t xml:space="preserve">as well as </w:t>
      </w:r>
      <w:r w:rsidRPr="00F31509">
        <w:rPr>
          <w:rFonts w:asciiTheme="majorBidi" w:hAnsiTheme="majorBidi" w:cstheme="majorBidi"/>
          <w:color w:val="000000" w:themeColor="text1"/>
          <w:lang w:val="en-GB"/>
        </w:rPr>
        <w:t>import</w:t>
      </w:r>
      <w:r w:rsidR="00C46C67" w:rsidRPr="00F31509">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dependency </w:t>
      </w:r>
      <w:r w:rsidR="00C46C67" w:rsidRPr="00F31509">
        <w:rPr>
          <w:rFonts w:asciiTheme="majorBidi" w:hAnsiTheme="majorBidi" w:cstheme="majorBidi"/>
          <w:color w:val="000000" w:themeColor="text1"/>
          <w:lang w:val="en-GB"/>
        </w:rPr>
        <w:t xml:space="preserve">and </w:t>
      </w:r>
      <w:r w:rsidRPr="00F31509">
        <w:rPr>
          <w:rFonts w:asciiTheme="majorBidi" w:hAnsiTheme="majorBidi" w:cstheme="majorBidi"/>
          <w:color w:val="000000" w:themeColor="text1"/>
          <w:lang w:val="en-GB"/>
        </w:rPr>
        <w:t xml:space="preserve">self-sufficiency ratios. FBS also provide a framework to check and ensure data consistency. As each single set of data is confronted with evidence from other sources, FBSs can help identify problems in the compilation of the source data and thereby contribute to enhanced accuracy. </w:t>
      </w:r>
      <w:r w:rsidR="006D0BE8" w:rsidRPr="00F31509">
        <w:rPr>
          <w:rFonts w:asciiTheme="majorBidi" w:hAnsiTheme="majorBidi" w:cstheme="majorBidi"/>
          <w:color w:val="000000" w:themeColor="text1"/>
          <w:lang w:val="en-GB"/>
        </w:rPr>
        <w:t>That said</w:t>
      </w:r>
      <w:r w:rsidR="00C4241C" w:rsidRPr="00F31509">
        <w:rPr>
          <w:rFonts w:asciiTheme="majorBidi" w:hAnsiTheme="majorBidi" w:cstheme="majorBidi"/>
          <w:color w:val="000000" w:themeColor="text1"/>
          <w:lang w:val="en-GB"/>
        </w:rPr>
        <w:t xml:space="preserve"> </w:t>
      </w:r>
      <w:r w:rsidR="00C46C67" w:rsidRPr="00F31509">
        <w:rPr>
          <w:rFonts w:asciiTheme="majorBidi" w:hAnsiTheme="majorBidi" w:cstheme="majorBidi"/>
          <w:color w:val="000000" w:themeColor="text1"/>
          <w:lang w:val="en-GB"/>
        </w:rPr>
        <w:t>t</w:t>
      </w:r>
      <w:r w:rsidRPr="00F31509">
        <w:rPr>
          <w:rFonts w:asciiTheme="majorBidi" w:hAnsiTheme="majorBidi" w:cstheme="majorBidi"/>
          <w:color w:val="000000" w:themeColor="text1"/>
          <w:lang w:val="en-GB"/>
        </w:rPr>
        <w:t xml:space="preserve">he coherence achieved within the FBS can come at the cost of potential incoherence between the FBS and the underlying source data. Explaining the reasons for these incoherencies is important for maintaining credibility and may sometimes constitute a challenge. </w:t>
      </w:r>
    </w:p>
    <w:p w:rsidR="004F65E4" w:rsidRPr="00F31509" w:rsidRDefault="004F65E4" w:rsidP="00B44757">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Compiling complete FBS requires a considerable amount of data. Ideally, these are collected from reliable sources, based on solid measurement methods and grounded in concepts and definitions compliant with international standards. FBS compilers should use imputed or estimated data only when measured data are not available. National statistical systems around the world have disparate capacities in collecting and measuring the required source data, usually reflecting the different strengths of the national agricultural statistical systems</w:t>
      </w:r>
      <w:r w:rsidRPr="00F31509">
        <w:rPr>
          <w:rStyle w:val="FootnoteReference"/>
          <w:rFonts w:asciiTheme="majorBidi" w:hAnsiTheme="majorBidi" w:cstheme="majorBidi"/>
          <w:color w:val="000000" w:themeColor="text1"/>
          <w:lang w:val="en-GB"/>
        </w:rPr>
        <w:footnoteReference w:id="10"/>
      </w:r>
      <w:r w:rsidRPr="00F31509">
        <w:rPr>
          <w:rFonts w:asciiTheme="majorBidi" w:hAnsiTheme="majorBidi" w:cstheme="majorBidi"/>
          <w:color w:val="000000" w:themeColor="text1"/>
          <w:lang w:val="en-GB"/>
        </w:rPr>
        <w:t xml:space="preserve">. </w:t>
      </w:r>
    </w:p>
    <w:p w:rsidR="004F65E4" w:rsidRPr="00F31509" w:rsidRDefault="004F65E4" w:rsidP="006676C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Providing primary data on losses, stock changes and food appears to be particularly difficult for the national statistical systems in all parts of the world. </w:t>
      </w:r>
      <w:r w:rsidR="00C46C67" w:rsidRPr="00F31509">
        <w:rPr>
          <w:rFonts w:asciiTheme="majorBidi" w:eastAsia="Times New Roman" w:hAnsiTheme="majorBidi" w:cstheme="majorBidi"/>
          <w:color w:val="000000" w:themeColor="text1"/>
          <w:lang w:val="en-GB"/>
        </w:rPr>
        <w:t xml:space="preserve">This can be seen from </w:t>
      </w:r>
      <w:r w:rsidR="006676C4" w:rsidRPr="00F31509">
        <w:rPr>
          <w:rFonts w:asciiTheme="majorBidi" w:eastAsia="Times New Roman" w:hAnsiTheme="majorBidi" w:cstheme="majorBidi"/>
          <w:lang w:val="en-GB"/>
        </w:rPr>
        <w:t xml:space="preserve">Table 2 </w:t>
      </w:r>
      <w:r w:rsidR="00C46C67" w:rsidRPr="00F31509">
        <w:rPr>
          <w:rFonts w:asciiTheme="majorBidi" w:eastAsia="Times New Roman" w:hAnsiTheme="majorBidi" w:cstheme="majorBidi"/>
          <w:color w:val="000000" w:themeColor="text1"/>
          <w:lang w:val="en-GB"/>
        </w:rPr>
        <w:t xml:space="preserve">which provides an overview of data availability by region and variable. </w:t>
      </w:r>
      <w:r w:rsidRPr="00F31509">
        <w:rPr>
          <w:rFonts w:asciiTheme="majorBidi" w:eastAsia="Times New Roman" w:hAnsiTheme="majorBidi" w:cstheme="majorBidi"/>
          <w:color w:val="000000" w:themeColor="text1"/>
          <w:lang w:val="en-GB"/>
        </w:rPr>
        <w:t xml:space="preserve">For instance, the FAO Statistics Division has only been able to collect from government agencies about 1% of the required data for these variables. For other forms of utilization, such as feed and seed, the availability of official data is slightly higher. </w:t>
      </w:r>
      <w:r w:rsidR="001C3696"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_Ref427743211 \h  \* MERGEFORMAT </w:instrText>
      </w:r>
      <w:r w:rsidR="001C3696" w:rsidRPr="00F31509">
        <w:rPr>
          <w:rFonts w:asciiTheme="majorBidi" w:hAnsiTheme="majorBidi" w:cstheme="majorBidi"/>
          <w:lang w:val="en-GB"/>
        </w:rPr>
      </w:r>
      <w:r w:rsidR="001C3696"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Obtaining official data is much less difficult for agricultural production, imports and exports, as systems for compilation of these variables are usually in place, among other purposes for the production of the national accounts. This means that the supply part of the FBS can generally be compiled with data of higher quality than the utilization side. The availability of data from official sources is particularly low in Asia and Oceania as well as in Africa.</w:t>
      </w:r>
    </w:p>
    <w:p w:rsidR="004F65E4" w:rsidRPr="00F31509" w:rsidRDefault="004F65E4" w:rsidP="004F65E4">
      <w:pPr>
        <w:pStyle w:val="Caption"/>
        <w:keepNext/>
        <w:rPr>
          <w:rFonts w:asciiTheme="majorBidi" w:hAnsiTheme="majorBidi" w:cstheme="majorBidi"/>
          <w:b/>
          <w:bCs/>
          <w:sz w:val="22"/>
          <w:szCs w:val="22"/>
          <w:lang w:val="en-GB"/>
        </w:rPr>
      </w:pPr>
      <w:bookmarkStart w:id="50" w:name="_Ref427743211"/>
      <w:bookmarkStart w:id="51" w:name="_Toc428423541"/>
      <w:r w:rsidRPr="00F31509">
        <w:rPr>
          <w:rFonts w:asciiTheme="majorBidi" w:eastAsia="Times New Roman" w:hAnsiTheme="majorBidi" w:cstheme="majorBidi"/>
          <w:sz w:val="22"/>
          <w:szCs w:val="22"/>
          <w:lang w:val="en-GB"/>
        </w:rPr>
        <w:lastRenderedPageBreak/>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sz w:val="22"/>
          <w:szCs w:val="22"/>
          <w:lang w:val="en-GB"/>
        </w:rPr>
        <w:instrText xml:space="preserve"> SEQ Table \* ARABIC </w:instrText>
      </w:r>
      <w:r w:rsidR="001C3696" w:rsidRPr="001C3696">
        <w:rPr>
          <w:rFonts w:asciiTheme="majorBidi" w:hAnsiTheme="majorBidi" w:cstheme="majorBidi"/>
          <w:b/>
          <w:bCs/>
          <w:sz w:val="22"/>
          <w:szCs w:val="22"/>
          <w:lang w:val="en-GB"/>
        </w:rPr>
        <w:fldChar w:fldCharType="separate"/>
      </w:r>
      <w:r w:rsidR="000B360D" w:rsidRPr="00F31509">
        <w:rPr>
          <w:rFonts w:asciiTheme="majorBidi" w:eastAsia="Times New Roman" w:hAnsiTheme="majorBidi" w:cstheme="majorBidi"/>
          <w:noProof/>
          <w:sz w:val="22"/>
          <w:szCs w:val="22"/>
          <w:lang w:val="en-GB"/>
        </w:rPr>
        <w:t>2</w:t>
      </w:r>
      <w:r w:rsidR="001C3696" w:rsidRPr="00F31509">
        <w:rPr>
          <w:rFonts w:asciiTheme="majorBidi" w:hAnsiTheme="majorBidi" w:cstheme="majorBidi"/>
          <w:lang w:val="en-GB"/>
        </w:rPr>
        <w:fldChar w:fldCharType="end"/>
      </w:r>
      <w:bookmarkEnd w:id="50"/>
      <w:r w:rsidRPr="00F31509">
        <w:rPr>
          <w:rFonts w:asciiTheme="majorBidi" w:eastAsia="Times New Roman" w:hAnsiTheme="majorBidi" w:cstheme="majorBidi"/>
          <w:sz w:val="22"/>
          <w:szCs w:val="22"/>
          <w:lang w:val="en-GB"/>
        </w:rPr>
        <w:t>: Proportion of data for FBS compilation collected from official sources, 2011-2013, in percent</w:t>
      </w:r>
      <w:bookmarkEnd w:id="51"/>
    </w:p>
    <w:tbl>
      <w:tblPr>
        <w:tblStyle w:val="TableClassic1"/>
        <w:tblW w:w="5000" w:type="pct"/>
        <w:tblLook w:val="04A0"/>
      </w:tblPr>
      <w:tblGrid>
        <w:gridCol w:w="2454"/>
        <w:gridCol w:w="1116"/>
        <w:gridCol w:w="839"/>
        <w:gridCol w:w="872"/>
        <w:gridCol w:w="839"/>
        <w:gridCol w:w="690"/>
        <w:gridCol w:w="811"/>
        <w:gridCol w:w="811"/>
        <w:gridCol w:w="810"/>
      </w:tblGrid>
      <w:tr w:rsidR="004F65E4" w:rsidRPr="00F31509" w:rsidTr="00523A4B">
        <w:trPr>
          <w:cnfStyle w:val="100000000000"/>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p>
        </w:tc>
        <w:tc>
          <w:tcPr>
            <w:tcW w:w="503" w:type="pct"/>
            <w:noWrap/>
            <w:hideMark/>
          </w:tcPr>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Production</w:t>
            </w:r>
          </w:p>
        </w:tc>
        <w:tc>
          <w:tcPr>
            <w:tcW w:w="485" w:type="pct"/>
            <w:noWrap/>
            <w:hideMark/>
          </w:tcPr>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Imports</w:t>
            </w:r>
          </w:p>
        </w:tc>
        <w:tc>
          <w:tcPr>
            <w:tcW w:w="485" w:type="pct"/>
            <w:noWrap/>
            <w:hideMark/>
          </w:tcPr>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Stock</w:t>
            </w:r>
          </w:p>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changes</w:t>
            </w:r>
          </w:p>
        </w:tc>
        <w:tc>
          <w:tcPr>
            <w:tcW w:w="485" w:type="pct"/>
            <w:noWrap/>
            <w:hideMark/>
          </w:tcPr>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Exports</w:t>
            </w:r>
          </w:p>
        </w:tc>
        <w:tc>
          <w:tcPr>
            <w:tcW w:w="485" w:type="pct"/>
            <w:noWrap/>
            <w:hideMark/>
          </w:tcPr>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Feed</w:t>
            </w:r>
          </w:p>
        </w:tc>
        <w:tc>
          <w:tcPr>
            <w:tcW w:w="485" w:type="pct"/>
            <w:noWrap/>
            <w:hideMark/>
          </w:tcPr>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Seed</w:t>
            </w:r>
          </w:p>
        </w:tc>
        <w:tc>
          <w:tcPr>
            <w:tcW w:w="485" w:type="pct"/>
            <w:noWrap/>
            <w:hideMark/>
          </w:tcPr>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Losses</w:t>
            </w:r>
          </w:p>
        </w:tc>
        <w:tc>
          <w:tcPr>
            <w:tcW w:w="485" w:type="pct"/>
            <w:noWrap/>
            <w:hideMark/>
          </w:tcPr>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Food</w:t>
            </w:r>
          </w:p>
        </w:tc>
      </w:tr>
      <w:tr w:rsidR="004F65E4" w:rsidRPr="00F31509" w:rsidTr="00523A4B">
        <w:trPr>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Developed countries</w:t>
            </w:r>
          </w:p>
        </w:tc>
        <w:tc>
          <w:tcPr>
            <w:tcW w:w="503"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54.8</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77.4</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0.4</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72.5</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5.5</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15.5</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1.6</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0.4</w:t>
            </w:r>
          </w:p>
        </w:tc>
      </w:tr>
      <w:tr w:rsidR="004F65E4" w:rsidRPr="00F31509" w:rsidTr="00523A4B">
        <w:trPr>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Africa</w:t>
            </w:r>
          </w:p>
        </w:tc>
        <w:tc>
          <w:tcPr>
            <w:tcW w:w="503"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27.1</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41.8</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0.3</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35.1</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2.3</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0.0</w:t>
            </w:r>
          </w:p>
        </w:tc>
      </w:tr>
      <w:tr w:rsidR="004F65E4" w:rsidRPr="00F31509" w:rsidTr="00523A4B">
        <w:trPr>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Latin America &amp; Caribbean</w:t>
            </w:r>
          </w:p>
        </w:tc>
        <w:tc>
          <w:tcPr>
            <w:tcW w:w="503"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40.5</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45.6</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3.4</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44.2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2.6</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4.7</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0.3</w:t>
            </w:r>
          </w:p>
        </w:tc>
      </w:tr>
      <w:tr w:rsidR="004F65E4" w:rsidRPr="00F31509" w:rsidTr="00523A4B">
        <w:trPr>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Asia &amp; Oceania</w:t>
            </w:r>
          </w:p>
        </w:tc>
        <w:tc>
          <w:tcPr>
            <w:tcW w:w="503"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37.8</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54.7</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0.0</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48.2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1.1</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1.3</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0.1</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0.0</w:t>
            </w:r>
          </w:p>
        </w:tc>
      </w:tr>
      <w:tr w:rsidR="004F65E4" w:rsidRPr="00F31509" w:rsidTr="00523A4B">
        <w:trPr>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World</w:t>
            </w:r>
          </w:p>
        </w:tc>
        <w:tc>
          <w:tcPr>
            <w:tcW w:w="503"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39.0</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54.9</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0.8</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51.5</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3.3</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5.9</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0.8</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0.1</w:t>
            </w:r>
          </w:p>
        </w:tc>
      </w:tr>
    </w:tbl>
    <w:p w:rsidR="004F65E4" w:rsidRPr="00F31509" w:rsidRDefault="004F65E4" w:rsidP="004F65E4">
      <w:pPr>
        <w:rPr>
          <w:rFonts w:asciiTheme="majorBidi" w:hAnsiTheme="majorBidi" w:cstheme="majorBidi"/>
          <w:color w:val="000000" w:themeColor="text1"/>
          <w:sz w:val="20"/>
          <w:szCs w:val="18"/>
          <w:lang w:val="en-GB"/>
        </w:rPr>
      </w:pPr>
      <w:r w:rsidRPr="00F31509">
        <w:rPr>
          <w:rFonts w:asciiTheme="majorBidi" w:hAnsiTheme="majorBidi" w:cstheme="majorBidi"/>
          <w:color w:val="000000" w:themeColor="text1"/>
          <w:sz w:val="20"/>
          <w:szCs w:val="18"/>
          <w:lang w:val="en-GB"/>
        </w:rPr>
        <w:t>Coverage: all data cells for primary products, excluding fishery, with valid non-zero values. Source: FAOSTAT internal working system, extracted on 14 August 2015.</w:t>
      </w:r>
    </w:p>
    <w:p w:rsidR="004F65E4" w:rsidRPr="00F31509" w:rsidRDefault="004F65E4" w:rsidP="000264F4">
      <w:pPr>
        <w:pStyle w:val="Heading2"/>
      </w:pPr>
      <w:bookmarkStart w:id="52" w:name="_Toc428383824"/>
      <w:bookmarkStart w:id="53" w:name="_Toc428436046"/>
      <w:bookmarkStart w:id="54" w:name="_Toc428436347"/>
      <w:bookmarkStart w:id="55" w:name="_Toc428436473"/>
      <w:r w:rsidRPr="00F31509">
        <w:t>Data collection for FBS compilation</w:t>
      </w:r>
      <w:bookmarkEnd w:id="52"/>
      <w:bookmarkEnd w:id="53"/>
      <w:bookmarkEnd w:id="54"/>
      <w:bookmarkEnd w:id="55"/>
    </w:p>
    <w:p w:rsidR="004F65E4" w:rsidRPr="00F31509" w:rsidRDefault="004F65E4" w:rsidP="006D0BE8">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first step in setting up an FBS compilation system should </w:t>
      </w:r>
      <w:r w:rsidR="006676C4" w:rsidRPr="00F31509">
        <w:rPr>
          <w:rFonts w:asciiTheme="majorBidi" w:eastAsia="Times New Roman" w:hAnsiTheme="majorBidi" w:cstheme="majorBidi"/>
          <w:color w:val="000000" w:themeColor="text1"/>
          <w:lang w:val="en-GB"/>
        </w:rPr>
        <w:t xml:space="preserve">be devoted to </w:t>
      </w:r>
      <w:r w:rsidRPr="00F31509">
        <w:rPr>
          <w:rFonts w:asciiTheme="majorBidi" w:eastAsia="Times New Roman" w:hAnsiTheme="majorBidi" w:cstheme="majorBidi"/>
          <w:color w:val="000000" w:themeColor="text1"/>
          <w:lang w:val="en-GB"/>
        </w:rPr>
        <w:t>tak</w:t>
      </w:r>
      <w:r w:rsidR="006676C4" w:rsidRPr="00F31509">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stock and review</w:t>
      </w:r>
      <w:r w:rsidR="006676C4" w:rsidRPr="00F31509">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the quality of possible data sources. Based on the initial review, data gaps can be identified and a needs assessment for additional data collection efforts can be conducted. The data gaps can then be reviewed against available data collection methods, including new, cost efficient methods available through the </w:t>
      </w:r>
      <w:r w:rsidR="006D0BE8" w:rsidRPr="00F31509">
        <w:rPr>
          <w:rFonts w:asciiTheme="majorBidi" w:hAnsiTheme="majorBidi" w:cstheme="majorBidi"/>
          <w:lang w:val="en-GB"/>
        </w:rPr>
        <w:t>Global Strategy to improve Rural and Agricultural Statistics</w:t>
      </w:r>
      <w:r w:rsidRPr="00F31509">
        <w:rPr>
          <w:rFonts w:asciiTheme="majorBidi" w:eastAsia="Times New Roman" w:hAnsiTheme="majorBidi" w:cstheme="majorBidi"/>
          <w:color w:val="000000" w:themeColor="text1"/>
          <w:lang w:val="en-GB"/>
        </w:rPr>
        <w:t xml:space="preserve">, and should involve both public and private sources. Provisions should be made to enable efficient transfer of data. Ideally, all data will be transferred electronically on the basis of standard templates. </w:t>
      </w:r>
    </w:p>
    <w:p w:rsidR="004F65E4" w:rsidRPr="00F31509" w:rsidRDefault="004F65E4" w:rsidP="006D0BE8">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In </w:t>
      </w:r>
      <w:r w:rsidR="006D0BE8" w:rsidRPr="00F31509">
        <w:rPr>
          <w:rFonts w:asciiTheme="majorBidi" w:eastAsia="Times New Roman" w:hAnsiTheme="majorBidi" w:cstheme="majorBidi"/>
          <w:color w:val="000000" w:themeColor="text1"/>
          <w:lang w:val="en-GB"/>
        </w:rPr>
        <w:t>a</w:t>
      </w:r>
      <w:r w:rsidR="006676C4"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second step, </w:t>
      </w:r>
      <w:r w:rsidR="006676C4" w:rsidRPr="00F31509">
        <w:rPr>
          <w:rFonts w:asciiTheme="majorBidi" w:eastAsia="Times New Roman" w:hAnsiTheme="majorBidi" w:cstheme="majorBidi"/>
          <w:color w:val="000000" w:themeColor="text1"/>
          <w:lang w:val="en-GB"/>
        </w:rPr>
        <w:t>efficient working arrangements with the data providers and other actors to be involved in FBS compilation should be established. This is of paramount importance for ensuring smooth collaboration and flow of information during the FBS compilation.</w:t>
      </w:r>
      <w:r w:rsidR="006676C4" w:rsidRPr="00F31509">
        <w:rPr>
          <w:rStyle w:val="FootnoteReference"/>
          <w:rFonts w:asciiTheme="majorBidi" w:eastAsia="Times New Roman" w:hAnsiTheme="majorBidi" w:cstheme="majorBidi"/>
          <w:color w:val="000000" w:themeColor="text1"/>
          <w:lang w:val="en-GB"/>
        </w:rPr>
        <w:footnoteReference w:id="11"/>
      </w:r>
      <w:r w:rsidR="006676C4" w:rsidRPr="00F31509">
        <w:rPr>
          <w:rFonts w:asciiTheme="majorBidi" w:eastAsia="Times New Roman" w:hAnsiTheme="majorBidi" w:cstheme="majorBidi"/>
          <w:color w:val="000000" w:themeColor="text1"/>
          <w:lang w:val="en-GB"/>
        </w:rPr>
        <w:t xml:space="preserve"> </w:t>
      </w:r>
      <w:r w:rsidR="00335468" w:rsidRPr="00F31509">
        <w:rPr>
          <w:rFonts w:asciiTheme="majorBidi" w:eastAsia="Times New Roman" w:hAnsiTheme="majorBidi" w:cstheme="majorBidi"/>
          <w:color w:val="000000" w:themeColor="text1"/>
          <w:lang w:val="en-GB"/>
        </w:rPr>
        <w:t xml:space="preserve">Coordination of the activities can </w:t>
      </w:r>
      <w:r w:rsidRPr="00F31509">
        <w:rPr>
          <w:rFonts w:asciiTheme="majorBidi" w:eastAsia="Times New Roman" w:hAnsiTheme="majorBidi" w:cstheme="majorBidi"/>
          <w:color w:val="000000" w:themeColor="text1"/>
          <w:lang w:val="en-GB"/>
        </w:rPr>
        <w:t>be facilitated through a national working group</w:t>
      </w:r>
      <w:r w:rsidR="00335468" w:rsidRPr="00F31509">
        <w:rPr>
          <w:rFonts w:asciiTheme="majorBidi" w:eastAsia="Times New Roman" w:hAnsiTheme="majorBidi" w:cstheme="majorBidi"/>
          <w:color w:val="000000" w:themeColor="text1"/>
          <w:lang w:val="en-GB"/>
        </w:rPr>
        <w:t xml:space="preserve"> which plays the role of </w:t>
      </w:r>
      <w:r w:rsidRPr="00F31509">
        <w:rPr>
          <w:rFonts w:asciiTheme="majorBidi" w:eastAsia="Times New Roman" w:hAnsiTheme="majorBidi" w:cstheme="majorBidi"/>
          <w:color w:val="000000" w:themeColor="text1"/>
          <w:lang w:val="en-GB"/>
        </w:rPr>
        <w:t xml:space="preserve">a governing body </w:t>
      </w:r>
      <w:r w:rsidR="00335468" w:rsidRPr="00F31509">
        <w:rPr>
          <w:rFonts w:asciiTheme="majorBidi" w:eastAsia="Times New Roman" w:hAnsiTheme="majorBidi" w:cstheme="majorBidi"/>
          <w:color w:val="000000" w:themeColor="text1"/>
          <w:lang w:val="en-GB"/>
        </w:rPr>
        <w:t xml:space="preserve">and </w:t>
      </w:r>
      <w:r w:rsidRPr="00F31509">
        <w:rPr>
          <w:rFonts w:asciiTheme="majorBidi" w:eastAsia="Times New Roman" w:hAnsiTheme="majorBidi" w:cstheme="majorBidi"/>
          <w:color w:val="000000" w:themeColor="text1"/>
          <w:lang w:val="en-GB"/>
        </w:rPr>
        <w:t xml:space="preserve">in which the main data providers, from both the public and the private sector, are represented. In the design phase, </w:t>
      </w:r>
      <w:r w:rsidR="00335468" w:rsidRPr="00F31509">
        <w:rPr>
          <w:rFonts w:asciiTheme="majorBidi" w:eastAsia="Times New Roman" w:hAnsiTheme="majorBidi" w:cstheme="majorBidi"/>
          <w:color w:val="000000" w:themeColor="text1"/>
          <w:lang w:val="en-GB"/>
        </w:rPr>
        <w:t xml:space="preserve">the working group </w:t>
      </w:r>
      <w:r w:rsidRPr="00F31509">
        <w:rPr>
          <w:rFonts w:asciiTheme="majorBidi" w:eastAsia="Times New Roman" w:hAnsiTheme="majorBidi" w:cstheme="majorBidi"/>
          <w:color w:val="000000" w:themeColor="text1"/>
          <w:lang w:val="en-GB"/>
        </w:rPr>
        <w:t>will serve as a forum to discuss the commodity coverage, the concepts and methods to be applied, and the development of the infrastructure of the data exchange. During the production phase, the working group may jointly validate all data provided by its members and review the compiled FBS before dissemination. The working group should also pursue the standardization of data formats and concepts and suggest new ways for filling data gaps.</w:t>
      </w:r>
    </w:p>
    <w:p w:rsidR="004F65E4" w:rsidRPr="00F31509" w:rsidRDefault="004F65E4" w:rsidP="00B44757">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In the following, the most common, in some cases recommended, sources of data and methods for their measurement and collection are reviewed separately for the main variables included in the FBS.</w:t>
      </w:r>
    </w:p>
    <w:p w:rsidR="004F65E4" w:rsidRPr="00F31509" w:rsidRDefault="004F65E4" w:rsidP="000264F4">
      <w:pPr>
        <w:pStyle w:val="Heading2"/>
      </w:pPr>
      <w:bookmarkStart w:id="56" w:name="_Toc428383825"/>
      <w:bookmarkStart w:id="57" w:name="_Toc428436047"/>
      <w:bookmarkStart w:id="58" w:name="_Toc428436348"/>
      <w:bookmarkStart w:id="59" w:name="_Toc428436474"/>
      <w:r w:rsidRPr="00F31509">
        <w:lastRenderedPageBreak/>
        <w:t xml:space="preserve">Production </w:t>
      </w:r>
      <w:bookmarkEnd w:id="56"/>
      <w:bookmarkEnd w:id="57"/>
      <w:bookmarkEnd w:id="58"/>
      <w:bookmarkEnd w:id="59"/>
      <w:r w:rsidR="00335468" w:rsidRPr="00F31509">
        <w:t>data</w:t>
      </w:r>
    </w:p>
    <w:p w:rsidR="004F65E4" w:rsidRPr="00F31509" w:rsidRDefault="004F65E4" w:rsidP="009571C8">
      <w:pPr>
        <w:pStyle w:val="Heading3"/>
        <w:rPr>
          <w:rFonts w:asciiTheme="majorBidi" w:hAnsiTheme="majorBidi" w:cstheme="majorBidi"/>
          <w:lang w:val="en-GB"/>
        </w:rPr>
      </w:pPr>
      <w:r w:rsidRPr="00F31509">
        <w:rPr>
          <w:rFonts w:asciiTheme="majorBidi" w:hAnsiTheme="majorBidi" w:cstheme="majorBidi"/>
          <w:lang w:val="en-GB"/>
        </w:rPr>
        <w:t>Data sources and collection</w:t>
      </w:r>
    </w:p>
    <w:p w:rsidR="004F65E4" w:rsidRPr="00F31509" w:rsidRDefault="004F65E4" w:rsidP="006D0BE8">
      <w:pPr>
        <w:keepNext/>
        <w:jc w:val="both"/>
        <w:rPr>
          <w:rFonts w:asciiTheme="majorBidi" w:hAnsiTheme="majorBidi" w:cstheme="majorBidi"/>
          <w:lang w:val="en-GB"/>
        </w:rPr>
      </w:pPr>
      <w:r w:rsidRPr="00F31509">
        <w:rPr>
          <w:rFonts w:asciiTheme="majorBidi" w:eastAsia="Times New Roman" w:hAnsiTheme="majorBidi" w:cstheme="majorBidi"/>
          <w:lang w:val="en-GB"/>
        </w:rPr>
        <w:t xml:space="preserve">There are several sources of reliable information about agricultural production in a given country. Regular and representative production surveys are the tried and tested vehicle to collect and improve information about crop and livestock production. To ease the relevant data collection processes and, importantly, to lower their costs, the Global Strategy has proposed a number of innovations for survey design and sampling frames, which should </w:t>
      </w:r>
      <w:r w:rsidR="00AA17A3" w:rsidRPr="00F31509">
        <w:rPr>
          <w:rFonts w:asciiTheme="majorBidi" w:eastAsia="Times New Roman" w:hAnsiTheme="majorBidi" w:cstheme="majorBidi"/>
          <w:lang w:val="en-GB"/>
        </w:rPr>
        <w:t xml:space="preserve">also </w:t>
      </w:r>
      <w:r w:rsidRPr="00F31509">
        <w:rPr>
          <w:rFonts w:asciiTheme="majorBidi" w:eastAsia="Times New Roman" w:hAnsiTheme="majorBidi" w:cstheme="majorBidi"/>
          <w:lang w:val="en-GB"/>
        </w:rPr>
        <w:t xml:space="preserve">enable poorer developing countries to embark on regular and cost-efficient surveys. For instance, the GS has identified possibilities to enhance the accuracy of the estimates and lower data collection costs at the same time, e.g. by combining different sampling frames into a multiple-frame sampling exercise (Vogel 2015). Some countries already apply a two-stage sampling design, mostly with cluster-sampling, where the administrative areas or geographic territories are usually used as primary sampling units. </w:t>
      </w:r>
    </w:p>
    <w:p w:rsidR="004F65E4" w:rsidRPr="00F31509" w:rsidRDefault="004F65E4" w:rsidP="000113E8">
      <w:pPr>
        <w:jc w:val="both"/>
        <w:rPr>
          <w:rFonts w:asciiTheme="majorBidi" w:hAnsiTheme="majorBidi" w:cstheme="majorBidi"/>
          <w:lang w:val="en-GB"/>
        </w:rPr>
      </w:pPr>
      <w:r w:rsidRPr="00F31509">
        <w:rPr>
          <w:rFonts w:asciiTheme="majorBidi" w:eastAsia="Times New Roman" w:hAnsiTheme="majorBidi" w:cstheme="majorBidi"/>
          <w:lang w:val="en-GB"/>
        </w:rPr>
        <w:t xml:space="preserve">In addition to regular surveys, useful </w:t>
      </w:r>
      <w:r w:rsidR="00232C5E" w:rsidRPr="00F31509">
        <w:rPr>
          <w:rFonts w:asciiTheme="majorBidi" w:eastAsia="Times New Roman" w:hAnsiTheme="majorBidi" w:cstheme="majorBidi"/>
          <w:lang w:val="en-GB"/>
        </w:rPr>
        <w:t xml:space="preserve">auxiliary </w:t>
      </w:r>
      <w:r w:rsidRPr="00F31509">
        <w:rPr>
          <w:rFonts w:asciiTheme="majorBidi" w:eastAsia="Times New Roman" w:hAnsiTheme="majorBidi" w:cstheme="majorBidi"/>
          <w:lang w:val="en-GB"/>
        </w:rPr>
        <w:t>information (e.g. number and type of animals</w:t>
      </w:r>
      <w:r w:rsidR="00232C5E" w:rsidRPr="00F31509">
        <w:rPr>
          <w:rFonts w:asciiTheme="majorBidi" w:eastAsia="Times New Roman" w:hAnsiTheme="majorBidi" w:cstheme="majorBidi"/>
          <w:lang w:val="en-GB"/>
        </w:rPr>
        <w:t>, hectares of area harvested</w:t>
      </w:r>
      <w:r w:rsidRPr="00F31509">
        <w:rPr>
          <w:rFonts w:asciiTheme="majorBidi" w:eastAsia="Times New Roman" w:hAnsiTheme="majorBidi" w:cstheme="majorBidi"/>
          <w:lang w:val="en-GB"/>
        </w:rPr>
        <w:t>) can be gleaned from agricultural censuses; however, censuses are typically conducted less frequently, mostly in ten-year intervals</w:t>
      </w:r>
      <w:r w:rsidRPr="00F31509">
        <w:rPr>
          <w:rStyle w:val="FootnoteReference"/>
          <w:rFonts w:asciiTheme="majorBidi" w:eastAsia="Times New Roman" w:hAnsiTheme="majorBidi" w:cstheme="majorBidi"/>
          <w:lang w:val="en-GB"/>
        </w:rPr>
        <w:footnoteReference w:id="12"/>
      </w:r>
      <w:r w:rsidRPr="00F31509">
        <w:rPr>
          <w:rFonts w:asciiTheme="majorBidi" w:eastAsia="Times New Roman" w:hAnsiTheme="majorBidi" w:cstheme="majorBidi"/>
          <w:lang w:val="en-GB"/>
        </w:rPr>
        <w:t xml:space="preserve">. </w:t>
      </w:r>
      <w:r w:rsidR="00232C5E" w:rsidRPr="00F31509">
        <w:rPr>
          <w:rFonts w:asciiTheme="majorBidi" w:eastAsia="Times New Roman" w:hAnsiTheme="majorBidi" w:cstheme="majorBidi"/>
          <w:lang w:val="en-GB"/>
        </w:rPr>
        <w:t xml:space="preserve">Also, as </w:t>
      </w:r>
      <w:r w:rsidRPr="00F31509">
        <w:rPr>
          <w:rFonts w:asciiTheme="majorBidi" w:eastAsia="Times New Roman" w:hAnsiTheme="majorBidi" w:cstheme="majorBidi"/>
          <w:lang w:val="en-GB"/>
        </w:rPr>
        <w:t xml:space="preserve">most variables surveyed are of </w:t>
      </w:r>
      <w:r w:rsidR="000113E8" w:rsidRPr="00F31509">
        <w:rPr>
          <w:rFonts w:asciiTheme="majorBidi" w:eastAsia="Times New Roman" w:hAnsiTheme="majorBidi" w:cstheme="majorBidi"/>
          <w:lang w:val="en-GB"/>
        </w:rPr>
        <w:t xml:space="preserve">a </w:t>
      </w:r>
      <w:r w:rsidRPr="00F31509">
        <w:rPr>
          <w:rFonts w:asciiTheme="majorBidi" w:eastAsia="Times New Roman" w:hAnsiTheme="majorBidi" w:cstheme="majorBidi"/>
          <w:lang w:val="en-GB"/>
        </w:rPr>
        <w:t>structural nature</w:t>
      </w:r>
      <w:r w:rsidR="00232C5E" w:rsidRPr="00F31509">
        <w:rPr>
          <w:rFonts w:asciiTheme="majorBidi" w:eastAsia="Times New Roman" w:hAnsiTheme="majorBidi" w:cstheme="majorBidi"/>
          <w:lang w:val="en-GB"/>
        </w:rPr>
        <w:t xml:space="preserve">, </w:t>
      </w:r>
      <w:r w:rsidR="000113E8" w:rsidRPr="00F31509">
        <w:rPr>
          <w:rFonts w:asciiTheme="majorBidi" w:eastAsia="Times New Roman" w:hAnsiTheme="majorBidi" w:cstheme="majorBidi"/>
          <w:lang w:val="en-GB"/>
        </w:rPr>
        <w:t xml:space="preserve">which means that </w:t>
      </w:r>
      <w:r w:rsidR="00232C5E" w:rsidRPr="00F31509">
        <w:rPr>
          <w:rFonts w:asciiTheme="majorBidi" w:eastAsia="Times New Roman" w:hAnsiTheme="majorBidi" w:cstheme="majorBidi"/>
          <w:lang w:val="en-GB"/>
        </w:rPr>
        <w:t xml:space="preserve">census data </w:t>
      </w:r>
      <w:r w:rsidRPr="00F31509">
        <w:rPr>
          <w:rFonts w:asciiTheme="majorBidi" w:eastAsia="Times New Roman" w:hAnsiTheme="majorBidi" w:cstheme="majorBidi"/>
          <w:lang w:val="en-GB"/>
        </w:rPr>
        <w:t xml:space="preserve">leave </w:t>
      </w:r>
      <w:r w:rsidR="00232C5E" w:rsidRPr="00F31509">
        <w:rPr>
          <w:rFonts w:asciiTheme="majorBidi" w:eastAsia="Times New Roman" w:hAnsiTheme="majorBidi" w:cstheme="majorBidi"/>
          <w:lang w:val="en-GB"/>
        </w:rPr>
        <w:t xml:space="preserve">important </w:t>
      </w:r>
      <w:r w:rsidR="000113E8" w:rsidRPr="00F31509">
        <w:rPr>
          <w:rFonts w:asciiTheme="majorBidi" w:eastAsia="Times New Roman" w:hAnsiTheme="majorBidi" w:cstheme="majorBidi"/>
          <w:lang w:val="en-GB"/>
        </w:rPr>
        <w:t xml:space="preserve">data </w:t>
      </w:r>
      <w:r w:rsidRPr="00F31509">
        <w:rPr>
          <w:rFonts w:asciiTheme="majorBidi" w:eastAsia="Times New Roman" w:hAnsiTheme="majorBidi" w:cstheme="majorBidi"/>
          <w:lang w:val="en-GB"/>
        </w:rPr>
        <w:t>needs (</w:t>
      </w:r>
      <w:r w:rsidR="00232C5E" w:rsidRPr="00F31509">
        <w:rPr>
          <w:rFonts w:asciiTheme="majorBidi" w:eastAsia="Times New Roman" w:hAnsiTheme="majorBidi" w:cstheme="majorBidi"/>
          <w:lang w:val="en-GB"/>
        </w:rPr>
        <w:t xml:space="preserve">e.g. on </w:t>
      </w:r>
      <w:r w:rsidRPr="00F31509">
        <w:rPr>
          <w:rFonts w:asciiTheme="majorBidi" w:eastAsia="Times New Roman" w:hAnsiTheme="majorBidi" w:cstheme="majorBidi"/>
          <w:lang w:val="en-GB"/>
        </w:rPr>
        <w:t xml:space="preserve">productivity) largely unaddressed. </w:t>
      </w:r>
    </w:p>
    <w:p w:rsidR="004F65E4" w:rsidRPr="00F31509" w:rsidRDefault="00232C5E" w:rsidP="000113E8">
      <w:pPr>
        <w:jc w:val="both"/>
        <w:rPr>
          <w:rFonts w:asciiTheme="majorBidi" w:hAnsiTheme="majorBidi" w:cstheme="majorBidi"/>
          <w:color w:val="000000" w:themeColor="text1"/>
          <w:lang w:val="en-GB"/>
        </w:rPr>
      </w:pPr>
      <w:r w:rsidRPr="00F31509">
        <w:rPr>
          <w:rFonts w:asciiTheme="majorBidi" w:hAnsiTheme="majorBidi" w:cstheme="majorBidi"/>
          <w:lang w:val="en-GB"/>
        </w:rPr>
        <w:t>S</w:t>
      </w:r>
      <w:r w:rsidR="004F65E4" w:rsidRPr="00F31509">
        <w:rPr>
          <w:rFonts w:asciiTheme="majorBidi" w:hAnsiTheme="majorBidi" w:cstheme="majorBidi"/>
          <w:lang w:val="en-GB"/>
        </w:rPr>
        <w:t>ome countries keep useful administrative records on agricultural production; for example, local government officials need to track the number of slaughter</w:t>
      </w:r>
      <w:r w:rsidR="00AA17A3" w:rsidRPr="00F31509">
        <w:rPr>
          <w:rFonts w:asciiTheme="majorBidi" w:hAnsiTheme="majorBidi" w:cstheme="majorBidi"/>
          <w:lang w:val="en-GB"/>
        </w:rPr>
        <w:t>ed animals</w:t>
      </w:r>
      <w:r w:rsidR="004F65E4" w:rsidRPr="00F31509">
        <w:rPr>
          <w:rFonts w:asciiTheme="majorBidi" w:hAnsiTheme="majorBidi" w:cstheme="majorBidi"/>
          <w:lang w:val="en-GB"/>
        </w:rPr>
        <w:t xml:space="preserve"> in their district and thus instruct their relevant agencies to keep a record</w:t>
      </w:r>
      <w:r w:rsidRPr="00F31509">
        <w:rPr>
          <w:rFonts w:asciiTheme="majorBidi" w:hAnsiTheme="majorBidi" w:cstheme="majorBidi"/>
          <w:lang w:val="en-GB"/>
        </w:rPr>
        <w:t xml:space="preserve"> (Pica-Ciamarra </w:t>
      </w:r>
      <w:r w:rsidRPr="00F31509">
        <w:rPr>
          <w:rFonts w:asciiTheme="majorBidi" w:hAnsiTheme="majorBidi" w:cstheme="majorBidi"/>
          <w:i/>
          <w:lang w:val="en-GB"/>
        </w:rPr>
        <w:t xml:space="preserve">et al. </w:t>
      </w:r>
      <w:r w:rsidRPr="00F31509">
        <w:rPr>
          <w:rFonts w:asciiTheme="majorBidi" w:hAnsiTheme="majorBidi" w:cstheme="majorBidi"/>
          <w:lang w:val="en-GB"/>
        </w:rPr>
        <w:t>2014, p. 35f)</w:t>
      </w:r>
      <w:r w:rsidR="004F65E4" w:rsidRPr="00F31509">
        <w:rPr>
          <w:rFonts w:asciiTheme="majorBidi" w:hAnsiTheme="majorBidi" w:cstheme="majorBidi"/>
          <w:lang w:val="en-GB"/>
        </w:rPr>
        <w:t xml:space="preserve">. These administrative data can constitute a valuable source of information for the compilation of the FBS production figures. </w:t>
      </w:r>
      <w:r w:rsidRPr="00F31509">
        <w:rPr>
          <w:rFonts w:asciiTheme="majorBidi" w:hAnsiTheme="majorBidi" w:cstheme="majorBidi"/>
          <w:lang w:val="en-GB"/>
        </w:rPr>
        <w:t xml:space="preserve">When </w:t>
      </w:r>
      <w:r w:rsidR="004F65E4" w:rsidRPr="00F31509">
        <w:rPr>
          <w:rFonts w:asciiTheme="majorBidi" w:hAnsiTheme="majorBidi" w:cstheme="majorBidi"/>
          <w:lang w:val="en-GB"/>
        </w:rPr>
        <w:t xml:space="preserve">production </w:t>
      </w:r>
      <w:r w:rsidR="004F65E4" w:rsidRPr="00F31509">
        <w:rPr>
          <w:rFonts w:asciiTheme="majorBidi" w:hAnsiTheme="majorBidi" w:cstheme="majorBidi"/>
          <w:color w:val="000000" w:themeColor="text1"/>
          <w:lang w:val="en-GB"/>
        </w:rPr>
        <w:t>is concentrated in a small number of large production or processing units</w:t>
      </w:r>
      <w:r w:rsidRPr="00F31509">
        <w:rPr>
          <w:rFonts w:asciiTheme="majorBidi" w:hAnsiTheme="majorBidi" w:cstheme="majorBidi"/>
          <w:color w:val="000000" w:themeColor="text1"/>
          <w:lang w:val="en-GB"/>
        </w:rPr>
        <w:t xml:space="preserve"> or </w:t>
      </w:r>
      <w:r w:rsidR="004F65E4" w:rsidRPr="00F31509">
        <w:rPr>
          <w:rFonts w:asciiTheme="majorBidi" w:hAnsiTheme="majorBidi" w:cstheme="majorBidi"/>
          <w:color w:val="000000" w:themeColor="text1"/>
          <w:lang w:val="en-GB"/>
        </w:rPr>
        <w:t xml:space="preserve">farmers sell their produce to a small number of agro-industrial companies, as is the case for cash-crops, </w:t>
      </w:r>
      <w:r w:rsidRPr="00F31509">
        <w:rPr>
          <w:rFonts w:asciiTheme="majorBidi" w:hAnsiTheme="majorBidi" w:cstheme="majorBidi"/>
          <w:color w:val="000000" w:themeColor="text1"/>
          <w:lang w:val="en-GB"/>
        </w:rPr>
        <w:t xml:space="preserve">records kept by private companies </w:t>
      </w:r>
      <w:r w:rsidR="004F65E4" w:rsidRPr="00F31509">
        <w:rPr>
          <w:rFonts w:asciiTheme="majorBidi" w:hAnsiTheme="majorBidi" w:cstheme="majorBidi"/>
          <w:color w:val="000000" w:themeColor="text1"/>
          <w:lang w:val="en-GB"/>
        </w:rPr>
        <w:t>can provide an</w:t>
      </w:r>
      <w:r w:rsidRPr="00F31509">
        <w:rPr>
          <w:rFonts w:asciiTheme="majorBidi" w:hAnsiTheme="majorBidi" w:cstheme="majorBidi"/>
          <w:color w:val="000000" w:themeColor="text1"/>
          <w:lang w:val="en-GB"/>
        </w:rPr>
        <w:t>other</w:t>
      </w:r>
      <w:r w:rsidR="004F65E4" w:rsidRPr="00F31509">
        <w:rPr>
          <w:rFonts w:asciiTheme="majorBidi" w:hAnsiTheme="majorBidi" w:cstheme="majorBidi"/>
          <w:color w:val="000000" w:themeColor="text1"/>
          <w:lang w:val="en-GB"/>
        </w:rPr>
        <w:t xml:space="preserve"> excellent source of production estimates, </w:t>
      </w:r>
      <w:r w:rsidRPr="00F31509">
        <w:rPr>
          <w:rFonts w:asciiTheme="majorBidi" w:hAnsiTheme="majorBidi" w:cstheme="majorBidi"/>
          <w:color w:val="000000" w:themeColor="text1"/>
          <w:lang w:val="en-GB"/>
        </w:rPr>
        <w:t xml:space="preserve">particularly </w:t>
      </w:r>
      <w:r w:rsidR="004F65E4" w:rsidRPr="00F31509">
        <w:rPr>
          <w:rFonts w:asciiTheme="majorBidi" w:hAnsiTheme="majorBidi" w:cstheme="majorBidi"/>
          <w:color w:val="000000" w:themeColor="text1"/>
          <w:lang w:val="en-GB"/>
        </w:rPr>
        <w:t xml:space="preserve">one with high accuracy and frequent updates. </w:t>
      </w:r>
      <w:r w:rsidRPr="00F31509">
        <w:rPr>
          <w:rFonts w:asciiTheme="majorBidi" w:hAnsiTheme="majorBidi" w:cstheme="majorBidi"/>
          <w:color w:val="000000" w:themeColor="text1"/>
          <w:lang w:val="en-GB"/>
        </w:rPr>
        <w:t>T</w:t>
      </w:r>
      <w:r w:rsidR="004F65E4" w:rsidRPr="00F31509">
        <w:rPr>
          <w:rFonts w:asciiTheme="majorBidi" w:hAnsiTheme="majorBidi" w:cstheme="majorBidi"/>
          <w:color w:val="000000" w:themeColor="text1"/>
          <w:lang w:val="en-GB"/>
        </w:rPr>
        <w:t xml:space="preserve">he total amount of production can </w:t>
      </w:r>
      <w:r w:rsidRPr="00F31509">
        <w:rPr>
          <w:rFonts w:asciiTheme="majorBidi" w:hAnsiTheme="majorBidi" w:cstheme="majorBidi"/>
          <w:color w:val="000000" w:themeColor="text1"/>
          <w:lang w:val="en-GB"/>
        </w:rPr>
        <w:t xml:space="preserve">then </w:t>
      </w:r>
      <w:r w:rsidR="004F65E4" w:rsidRPr="00F31509">
        <w:rPr>
          <w:rFonts w:asciiTheme="majorBidi" w:hAnsiTheme="majorBidi" w:cstheme="majorBidi"/>
          <w:color w:val="000000" w:themeColor="text1"/>
          <w:lang w:val="en-GB"/>
        </w:rPr>
        <w:t xml:space="preserve">be derived from the sales or purchase records of </w:t>
      </w:r>
      <w:r w:rsidRPr="00F31509">
        <w:rPr>
          <w:rFonts w:asciiTheme="majorBidi" w:hAnsiTheme="majorBidi" w:cstheme="majorBidi"/>
          <w:color w:val="000000" w:themeColor="text1"/>
          <w:lang w:val="en-GB"/>
        </w:rPr>
        <w:t xml:space="preserve">several </w:t>
      </w:r>
      <w:r w:rsidR="004F65E4" w:rsidRPr="00F31509">
        <w:rPr>
          <w:rFonts w:asciiTheme="majorBidi" w:hAnsiTheme="majorBidi" w:cstheme="majorBidi"/>
          <w:color w:val="000000" w:themeColor="text1"/>
          <w:lang w:val="en-GB"/>
        </w:rPr>
        <w:t xml:space="preserve">companies. Those records may be </w:t>
      </w:r>
      <w:r w:rsidRPr="00F31509">
        <w:rPr>
          <w:rFonts w:asciiTheme="majorBidi" w:hAnsiTheme="majorBidi" w:cstheme="majorBidi"/>
          <w:color w:val="000000" w:themeColor="text1"/>
          <w:lang w:val="en-GB"/>
        </w:rPr>
        <w:t xml:space="preserve">either </w:t>
      </w:r>
      <w:r w:rsidR="004F65E4" w:rsidRPr="00F31509">
        <w:rPr>
          <w:rFonts w:asciiTheme="majorBidi" w:hAnsiTheme="majorBidi" w:cstheme="majorBidi"/>
          <w:color w:val="000000" w:themeColor="text1"/>
          <w:lang w:val="en-GB"/>
        </w:rPr>
        <w:t xml:space="preserve">obtained </w:t>
      </w:r>
      <w:r w:rsidRPr="00F31509">
        <w:rPr>
          <w:rFonts w:asciiTheme="majorBidi" w:hAnsiTheme="majorBidi" w:cstheme="majorBidi"/>
          <w:color w:val="000000" w:themeColor="text1"/>
          <w:lang w:val="en-GB"/>
        </w:rPr>
        <w:t xml:space="preserve">directly </w:t>
      </w:r>
      <w:r w:rsidR="004F65E4" w:rsidRPr="00F31509">
        <w:rPr>
          <w:rFonts w:asciiTheme="majorBidi" w:hAnsiTheme="majorBidi" w:cstheme="majorBidi"/>
          <w:color w:val="000000" w:themeColor="text1"/>
          <w:lang w:val="en-GB"/>
        </w:rPr>
        <w:t xml:space="preserve">from </w:t>
      </w:r>
      <w:r w:rsidRPr="00F31509">
        <w:rPr>
          <w:rFonts w:asciiTheme="majorBidi" w:hAnsiTheme="majorBidi" w:cstheme="majorBidi"/>
          <w:color w:val="000000" w:themeColor="text1"/>
          <w:lang w:val="en-GB"/>
        </w:rPr>
        <w:t>the involved companies</w:t>
      </w:r>
      <w:r w:rsidR="00AA17A3"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or indirectly through </w:t>
      </w:r>
      <w:r w:rsidR="004F65E4" w:rsidRPr="00F31509">
        <w:rPr>
          <w:rFonts w:asciiTheme="majorBidi" w:hAnsiTheme="majorBidi" w:cstheme="majorBidi"/>
          <w:color w:val="000000" w:themeColor="text1"/>
          <w:lang w:val="en-GB"/>
        </w:rPr>
        <w:t xml:space="preserve">tax </w:t>
      </w:r>
      <w:r w:rsidR="000113E8" w:rsidRPr="00F31509">
        <w:rPr>
          <w:rFonts w:asciiTheme="majorBidi" w:hAnsiTheme="majorBidi" w:cstheme="majorBidi"/>
          <w:color w:val="000000" w:themeColor="text1"/>
          <w:lang w:val="en-GB"/>
        </w:rPr>
        <w:t>authorities</w:t>
      </w:r>
      <w:r w:rsidR="004F65E4" w:rsidRPr="00F31509">
        <w:rPr>
          <w:rFonts w:asciiTheme="majorBidi" w:hAnsiTheme="majorBidi" w:cstheme="majorBidi"/>
          <w:color w:val="000000" w:themeColor="text1"/>
          <w:lang w:val="en-GB"/>
        </w:rPr>
        <w:t xml:space="preserve"> </w:t>
      </w:r>
      <w:r w:rsidR="00AA17A3" w:rsidRPr="00F31509">
        <w:rPr>
          <w:rFonts w:asciiTheme="majorBidi" w:hAnsiTheme="majorBidi" w:cstheme="majorBidi"/>
          <w:color w:val="000000" w:themeColor="text1"/>
          <w:lang w:val="en-GB"/>
        </w:rPr>
        <w:t>or</w:t>
      </w:r>
      <w:r w:rsidR="004F65E4" w:rsidRPr="00F31509">
        <w:rPr>
          <w:rFonts w:asciiTheme="majorBidi" w:hAnsiTheme="majorBidi" w:cstheme="majorBidi"/>
          <w:color w:val="000000" w:themeColor="text1"/>
          <w:lang w:val="en-GB"/>
        </w:rPr>
        <w:t xml:space="preserve"> branch-specific industry organizations (flour millers association</w:t>
      </w:r>
      <w:r w:rsidR="000113E8" w:rsidRPr="00F31509">
        <w:rPr>
          <w:rFonts w:asciiTheme="majorBidi" w:hAnsiTheme="majorBidi" w:cstheme="majorBidi"/>
          <w:color w:val="000000" w:themeColor="text1"/>
          <w:lang w:val="en-GB"/>
        </w:rPr>
        <w:t>s</w:t>
      </w:r>
      <w:r w:rsidR="004F65E4" w:rsidRPr="00F31509">
        <w:rPr>
          <w:rFonts w:asciiTheme="majorBidi" w:hAnsiTheme="majorBidi" w:cstheme="majorBidi"/>
          <w:color w:val="000000" w:themeColor="text1"/>
          <w:lang w:val="en-GB"/>
        </w:rPr>
        <w:t xml:space="preserve">, etc.). </w:t>
      </w:r>
    </w:p>
    <w:p w:rsidR="004F65E4" w:rsidRPr="00F31509" w:rsidRDefault="004F65E4" w:rsidP="006D0BE8">
      <w:pPr>
        <w:jc w:val="both"/>
        <w:rPr>
          <w:rFonts w:asciiTheme="majorBidi" w:hAnsiTheme="majorBidi" w:cstheme="majorBidi"/>
          <w:lang w:val="en-GB"/>
        </w:rPr>
      </w:pPr>
      <w:r w:rsidRPr="00F31509">
        <w:rPr>
          <w:rFonts w:asciiTheme="majorBidi" w:hAnsiTheme="majorBidi" w:cstheme="majorBidi"/>
          <w:lang w:val="en-GB"/>
        </w:rPr>
        <w:t xml:space="preserve">In developing countries, where smallholders account for a large proportion of agricultural production, integrating dedicated modules on agricultural production into existing household surveys has rendered very reliable and FBS-relevant results. One example is represented by the Integrated Surveys on Agriculture (LSMS-ISA) which have been created by integrating a questionnaire on agricultural production into the questionnaire and sampling design of the Living Standard Measurement Survey (LSMS). As a first major implementation of the newly developed Global Strategy </w:t>
      </w:r>
      <w:r w:rsidR="006D0BE8" w:rsidRPr="00F31509">
        <w:rPr>
          <w:rFonts w:asciiTheme="majorBidi" w:hAnsiTheme="majorBidi" w:cstheme="majorBidi"/>
          <w:lang w:val="en-GB"/>
        </w:rPr>
        <w:t>to improve Rural and Agricultural Statistics</w:t>
      </w:r>
      <w:r w:rsidR="006D0BE8" w:rsidRPr="00F31509">
        <w:rPr>
          <w:rStyle w:val="FootnoteReference"/>
          <w:rFonts w:asciiTheme="majorBidi" w:hAnsiTheme="majorBidi" w:cstheme="majorBidi"/>
          <w:lang w:val="en-GB"/>
        </w:rPr>
        <w:footnoteReference w:id="13"/>
      </w:r>
      <w:r w:rsidR="006D0BE8" w:rsidRPr="00F31509">
        <w:rPr>
          <w:rFonts w:asciiTheme="majorBidi" w:hAnsiTheme="majorBidi" w:cstheme="majorBidi"/>
          <w:lang w:val="en-GB"/>
        </w:rPr>
        <w:t xml:space="preserve"> </w:t>
      </w:r>
      <w:r w:rsidRPr="00F31509">
        <w:rPr>
          <w:rFonts w:asciiTheme="majorBidi" w:hAnsiTheme="majorBidi" w:cstheme="majorBidi"/>
          <w:lang w:val="en-GB"/>
        </w:rPr>
        <w:t xml:space="preserve">survey instruments, the FAO is currently developing a multipurpose survey, based on combined samples of agricultural holdings in the household (small-holdings) and non-household (larger farms and cooperatives) sector. This so-called Agricultural and Rural Integrated Survey (AGRIS) will be implemented in priority countries targeted by the Global Strategy </w:t>
      </w:r>
      <w:r w:rsidRPr="00F31509">
        <w:rPr>
          <w:rFonts w:asciiTheme="majorBidi" w:hAnsiTheme="majorBidi" w:cstheme="majorBidi"/>
          <w:lang w:val="en-GB"/>
        </w:rPr>
        <w:lastRenderedPageBreak/>
        <w:t>for developing their national agricultural systems. Its themes will cover the whole range of topics addressed by the Global Strategy, thereby comprising also production of the main crops of livestock products (FAO Statistics Division 2015).</w:t>
      </w:r>
    </w:p>
    <w:p w:rsidR="004F65E4" w:rsidRPr="00F31509" w:rsidRDefault="00925E69" w:rsidP="00925E69">
      <w:pPr>
        <w:jc w:val="both"/>
        <w:rPr>
          <w:rFonts w:asciiTheme="majorBidi" w:hAnsiTheme="majorBidi" w:cstheme="majorBidi"/>
          <w:lang w:val="en-GB"/>
        </w:rPr>
      </w:pPr>
      <w:r w:rsidRPr="00F31509">
        <w:rPr>
          <w:rFonts w:asciiTheme="majorBidi" w:eastAsia="Times New Roman" w:hAnsiTheme="majorBidi" w:cstheme="majorBidi"/>
          <w:lang w:val="en-GB"/>
        </w:rPr>
        <w:t xml:space="preserve">Whenever the data is collected through surveys, the </w:t>
      </w:r>
      <w:r w:rsidR="004F65E4" w:rsidRPr="00F31509">
        <w:rPr>
          <w:rFonts w:asciiTheme="majorBidi" w:eastAsia="Times New Roman" w:hAnsiTheme="majorBidi" w:cstheme="majorBidi"/>
          <w:lang w:val="en-GB"/>
        </w:rPr>
        <w:t xml:space="preserve">production </w:t>
      </w:r>
      <w:r w:rsidRPr="00F31509">
        <w:rPr>
          <w:rFonts w:asciiTheme="majorBidi" w:eastAsia="Times New Roman" w:hAnsiTheme="majorBidi" w:cstheme="majorBidi"/>
          <w:lang w:val="en-GB"/>
        </w:rPr>
        <w:t xml:space="preserve">of each survey unit </w:t>
      </w:r>
      <w:r w:rsidR="004F65E4" w:rsidRPr="00F31509">
        <w:rPr>
          <w:rFonts w:asciiTheme="majorBidi" w:eastAsia="Times New Roman" w:hAnsiTheme="majorBidi" w:cstheme="majorBidi"/>
          <w:lang w:val="en-GB"/>
        </w:rPr>
        <w:t>needs to be measured. To this end, a variety of methods have been developed. They are reviewed below, first for production of crops, then for production of livestock products.</w:t>
      </w:r>
      <w:r w:rsidR="004F65E4" w:rsidRPr="00F31509">
        <w:rPr>
          <w:rStyle w:val="FootnoteReference"/>
          <w:rFonts w:asciiTheme="majorBidi" w:eastAsia="Times New Roman" w:hAnsiTheme="majorBidi" w:cstheme="majorBidi"/>
          <w:lang w:val="en-GB"/>
        </w:rPr>
        <w:footnoteReference w:id="14"/>
      </w:r>
    </w:p>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Measurement of primary crops production</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Production of primary crops can be measured either by following a direct approach, which relies on counting the harvest obtained during the reference period, or an indirect approach, which relies on the assessment of harvested area and average yield and subsequent multiplication of the two.</w:t>
      </w:r>
    </w:p>
    <w:p w:rsidR="004F65E4" w:rsidRPr="00F31509" w:rsidRDefault="004F65E4" w:rsidP="009C2CF8">
      <w:pPr>
        <w:jc w:val="both"/>
        <w:rPr>
          <w:rFonts w:asciiTheme="majorBidi" w:hAnsiTheme="majorBidi" w:cstheme="majorBidi"/>
          <w:lang w:val="en-GB"/>
        </w:rPr>
      </w:pPr>
      <w:r w:rsidRPr="00F31509">
        <w:rPr>
          <w:rFonts w:asciiTheme="majorBidi" w:eastAsia="Times New Roman" w:hAnsiTheme="majorBidi" w:cstheme="majorBidi"/>
          <w:lang w:val="en-GB"/>
        </w:rPr>
        <w:t xml:space="preserve">For </w:t>
      </w:r>
      <w:r w:rsidRPr="00F31509">
        <w:rPr>
          <w:rFonts w:asciiTheme="majorBidi" w:eastAsia="Times New Roman" w:hAnsiTheme="majorBidi" w:cstheme="majorBidi"/>
          <w:i/>
          <w:iCs/>
          <w:lang w:val="en-GB"/>
        </w:rPr>
        <w:t>direct measurement</w:t>
      </w:r>
      <w:r w:rsidRPr="00F31509">
        <w:rPr>
          <w:rFonts w:asciiTheme="majorBidi" w:eastAsia="Times New Roman" w:hAnsiTheme="majorBidi" w:cstheme="majorBidi"/>
          <w:lang w:val="en-GB"/>
        </w:rPr>
        <w:t xml:space="preserve"> of crop production</w:t>
      </w:r>
      <w:r w:rsidR="00AA17A3"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the whole-plot harvest method, according to which the harvest of the whole plot is observed and the result recorded by the enumerator, is considered to be the most accurate, although time-consuming, method. To save time, the enumerator may count the number of units, such as sacks, baskets or bundles, harvested by the farmer, and multiply </w:t>
      </w:r>
      <w:r w:rsidR="00536040" w:rsidRPr="00F31509">
        <w:rPr>
          <w:rFonts w:asciiTheme="majorBidi" w:eastAsia="Times New Roman" w:hAnsiTheme="majorBidi" w:cstheme="majorBidi"/>
          <w:lang w:val="en-GB"/>
        </w:rPr>
        <w:t xml:space="preserve">it </w:t>
      </w:r>
      <w:r w:rsidRPr="00F31509">
        <w:rPr>
          <w:rFonts w:asciiTheme="majorBidi" w:eastAsia="Times New Roman" w:hAnsiTheme="majorBidi" w:cstheme="majorBidi"/>
          <w:lang w:val="en-GB"/>
        </w:rPr>
        <w:t xml:space="preserve">by the average weight of one unit, assessed on the basis of a sample of units. When harvest takes place at several times of the year, enumerators may visit farmers regularly, ideally each day, to record the amount of crop harvested since the previous visit. Alternatively, the </w:t>
      </w:r>
      <w:r w:rsidR="009C2CF8" w:rsidRPr="00F31509">
        <w:rPr>
          <w:rFonts w:asciiTheme="majorBidi" w:eastAsia="Times New Roman" w:hAnsiTheme="majorBidi" w:cstheme="majorBidi"/>
          <w:lang w:val="en-GB"/>
        </w:rPr>
        <w:t>size</w:t>
      </w:r>
      <w:r w:rsidRPr="00F31509">
        <w:rPr>
          <w:rFonts w:asciiTheme="majorBidi" w:eastAsia="Times New Roman" w:hAnsiTheme="majorBidi" w:cstheme="majorBidi"/>
          <w:lang w:val="en-GB"/>
        </w:rPr>
        <w:t xml:space="preserve"> of the harvest can be inquired from farmers, ideally in combination with checks by the </w:t>
      </w:r>
      <w:r w:rsidR="00AA17A3" w:rsidRPr="00F31509">
        <w:rPr>
          <w:rFonts w:asciiTheme="majorBidi" w:eastAsia="Times New Roman" w:hAnsiTheme="majorBidi" w:cstheme="majorBidi"/>
          <w:lang w:val="en-GB"/>
        </w:rPr>
        <w:t>e</w:t>
      </w:r>
      <w:r w:rsidRPr="00F31509">
        <w:rPr>
          <w:rFonts w:asciiTheme="majorBidi" w:eastAsia="Times New Roman" w:hAnsiTheme="majorBidi" w:cstheme="majorBidi"/>
          <w:lang w:val="en-GB"/>
        </w:rPr>
        <w:t xml:space="preserve">numerator, </w:t>
      </w:r>
      <w:r w:rsidRPr="00F31509">
        <w:rPr>
          <w:rFonts w:asciiTheme="majorBidi" w:eastAsia="Times New Roman" w:hAnsiTheme="majorBidi" w:cstheme="majorBidi"/>
          <w:i/>
          <w:iCs/>
          <w:lang w:val="en-GB"/>
        </w:rPr>
        <w:t>e.g.</w:t>
      </w:r>
      <w:r w:rsidRPr="00F31509">
        <w:rPr>
          <w:rFonts w:asciiTheme="majorBidi" w:eastAsia="Times New Roman" w:hAnsiTheme="majorBidi" w:cstheme="majorBidi"/>
          <w:lang w:val="en-GB"/>
        </w:rPr>
        <w:t xml:space="preserve"> </w:t>
      </w:r>
      <w:r w:rsidR="00536040" w:rsidRPr="00F31509">
        <w:rPr>
          <w:rFonts w:asciiTheme="majorBidi" w:eastAsia="Times New Roman" w:hAnsiTheme="majorBidi" w:cstheme="majorBidi"/>
          <w:lang w:val="en-GB"/>
        </w:rPr>
        <w:t xml:space="preserve">inspection of </w:t>
      </w:r>
      <w:r w:rsidRPr="00F31509">
        <w:rPr>
          <w:rFonts w:asciiTheme="majorBidi" w:eastAsia="Times New Roman" w:hAnsiTheme="majorBidi" w:cstheme="majorBidi"/>
          <w:lang w:val="en-GB"/>
        </w:rPr>
        <w:t xml:space="preserve">the storage facilities, to prevent false reporting. To reduce recall error, particularly in cases of extended harvest periods, </w:t>
      </w:r>
      <w:r w:rsidR="00536040" w:rsidRPr="00F31509">
        <w:rPr>
          <w:rFonts w:asciiTheme="majorBidi" w:eastAsia="Times New Roman" w:hAnsiTheme="majorBidi" w:cstheme="majorBidi"/>
          <w:lang w:val="en-GB"/>
        </w:rPr>
        <w:t xml:space="preserve">often </w:t>
      </w:r>
      <w:r w:rsidRPr="00F31509">
        <w:rPr>
          <w:rFonts w:asciiTheme="majorBidi" w:eastAsia="Times New Roman" w:hAnsiTheme="majorBidi" w:cstheme="majorBidi"/>
          <w:lang w:val="en-GB"/>
        </w:rPr>
        <w:t>so-called crop cards</w:t>
      </w:r>
      <w:r w:rsidR="00536040"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on which farmers record the results of each single harvest</w:t>
      </w:r>
      <w:r w:rsidR="00536040" w:rsidRPr="00F31509">
        <w:rPr>
          <w:rFonts w:asciiTheme="majorBidi" w:eastAsia="Times New Roman" w:hAnsiTheme="majorBidi" w:cstheme="majorBidi"/>
          <w:lang w:val="en-GB"/>
        </w:rPr>
        <w:t>, are used</w:t>
      </w:r>
      <w:r w:rsidRPr="00F31509">
        <w:rPr>
          <w:rFonts w:asciiTheme="majorBidi" w:eastAsia="Times New Roman" w:hAnsiTheme="majorBidi" w:cstheme="majorBidi"/>
          <w:lang w:val="en-GB"/>
        </w:rPr>
        <w:t xml:space="preserve">. As under the direct approach only one variable is measured, this approach can in general be expected to lead to smaller measurement error of the production </w:t>
      </w:r>
      <w:r w:rsidR="00536040" w:rsidRPr="00F31509">
        <w:rPr>
          <w:rFonts w:asciiTheme="majorBidi" w:eastAsia="Times New Roman" w:hAnsiTheme="majorBidi" w:cstheme="majorBidi"/>
          <w:lang w:val="en-GB"/>
        </w:rPr>
        <w:t xml:space="preserve">figure </w:t>
      </w:r>
      <w:r w:rsidRPr="00F31509">
        <w:rPr>
          <w:rFonts w:asciiTheme="majorBidi" w:eastAsia="Times New Roman" w:hAnsiTheme="majorBidi" w:cstheme="majorBidi"/>
          <w:lang w:val="en-GB"/>
        </w:rPr>
        <w:t xml:space="preserve">than the indirect one which involves measurement of two variables, namely area harvested and yield. Thereby, the direct approach appears particularly suited for the purpose of FBS compilation. However, direct measurement of crops production, unless based on farmers’ self-assessment or on the purchase records of large companies, is often time consuming. </w:t>
      </w:r>
    </w:p>
    <w:p w:rsidR="004F65E4" w:rsidRPr="00F31509" w:rsidRDefault="004F65E4" w:rsidP="00D81076">
      <w:pPr>
        <w:jc w:val="both"/>
        <w:rPr>
          <w:rFonts w:asciiTheme="majorBidi" w:hAnsiTheme="majorBidi" w:cstheme="majorBidi"/>
          <w:lang w:val="en-GB"/>
        </w:rPr>
      </w:pPr>
      <w:r w:rsidRPr="00F31509">
        <w:rPr>
          <w:rFonts w:asciiTheme="majorBidi" w:hAnsiTheme="majorBidi" w:cstheme="majorBidi"/>
          <w:i/>
          <w:lang w:val="en-GB"/>
        </w:rPr>
        <w:t>Indirect measurement</w:t>
      </w:r>
      <w:r w:rsidRPr="00F31509">
        <w:rPr>
          <w:rFonts w:asciiTheme="majorBidi" w:hAnsiTheme="majorBidi" w:cstheme="majorBidi"/>
          <w:lang w:val="en-GB"/>
        </w:rPr>
        <w:t xml:space="preserve"> of crops production requires, in the first step, measurement of the harvested area. This measurement can be conducted on the basis of maps, by identifying segments with physical boundaries, cells of a grid or individual sample points, and determining the crop for which these area units are cultivated shortly before the harvest on the basis of local visual inspection. Alternatively, the area under different types of crops can also be identified by means of remote sensing, particularly by establishing the proportion of pixels included in a segment of a satellite image which have been assigned to different crop types on the basis of their colo</w:t>
      </w:r>
      <w:r w:rsidR="009C2CF8" w:rsidRPr="00F31509">
        <w:rPr>
          <w:rFonts w:asciiTheme="majorBidi" w:hAnsiTheme="majorBidi" w:cstheme="majorBidi"/>
          <w:lang w:val="en-GB"/>
        </w:rPr>
        <w:t>u</w:t>
      </w:r>
      <w:r w:rsidRPr="00F31509">
        <w:rPr>
          <w:rFonts w:asciiTheme="majorBidi" w:hAnsiTheme="majorBidi" w:cstheme="majorBidi"/>
          <w:lang w:val="en-GB"/>
        </w:rPr>
        <w:t>r and extrapolating that proportion by the known area of the entire segment. A more traditional method consists in visiting the sampled pieces of land and assess</w:t>
      </w:r>
      <w:r w:rsidR="00E566EB" w:rsidRPr="00F31509">
        <w:rPr>
          <w:rFonts w:asciiTheme="majorBidi" w:hAnsiTheme="majorBidi" w:cstheme="majorBidi"/>
          <w:lang w:val="en-GB"/>
        </w:rPr>
        <w:t>ing</w:t>
      </w:r>
      <w:r w:rsidRPr="00F31509">
        <w:rPr>
          <w:rFonts w:asciiTheme="majorBidi" w:hAnsiTheme="majorBidi" w:cstheme="majorBidi"/>
          <w:lang w:val="en-GB"/>
        </w:rPr>
        <w:t xml:space="preserve"> their size, for example by fitting the area to an equivalent set of rectangles, triangles or other type of polygons, </w:t>
      </w:r>
      <w:r w:rsidR="00E566EB" w:rsidRPr="00F31509">
        <w:rPr>
          <w:rFonts w:asciiTheme="majorBidi" w:hAnsiTheme="majorBidi" w:cstheme="majorBidi"/>
          <w:lang w:val="en-GB"/>
        </w:rPr>
        <w:t xml:space="preserve">and </w:t>
      </w:r>
      <w:r w:rsidRPr="00F31509">
        <w:rPr>
          <w:rFonts w:asciiTheme="majorBidi" w:hAnsiTheme="majorBidi" w:cstheme="majorBidi"/>
          <w:lang w:val="en-GB"/>
        </w:rPr>
        <w:t xml:space="preserve">then measuring the side lengths of these polygons, applying standard geometric formulas to each polygon, and summing the results up. Another method, suggested by FAO (1982) relies on the measurement of the perimeter, which is divided by a number between 4 and 5, depending on the closeness of the area to a square </w:t>
      </w:r>
      <w:r w:rsidR="00536040" w:rsidRPr="00F31509">
        <w:rPr>
          <w:rFonts w:asciiTheme="majorBidi" w:hAnsiTheme="majorBidi" w:cstheme="majorBidi"/>
          <w:lang w:val="en-GB"/>
        </w:rPr>
        <w:t>(associated with a 4)</w:t>
      </w:r>
      <w:r w:rsidR="00D81076" w:rsidRPr="00F31509">
        <w:rPr>
          <w:rFonts w:asciiTheme="majorBidi" w:hAnsiTheme="majorBidi" w:cstheme="majorBidi"/>
          <w:lang w:val="en-GB"/>
        </w:rPr>
        <w:t xml:space="preserve"> </w:t>
      </w:r>
      <w:r w:rsidRPr="00F31509">
        <w:rPr>
          <w:rFonts w:asciiTheme="majorBidi" w:hAnsiTheme="majorBidi" w:cstheme="majorBidi"/>
          <w:lang w:val="en-GB"/>
        </w:rPr>
        <w:t xml:space="preserve">or instead to </w:t>
      </w:r>
      <w:r w:rsidRPr="00F31509">
        <w:rPr>
          <w:rFonts w:asciiTheme="majorBidi" w:hAnsiTheme="majorBidi" w:cstheme="majorBidi"/>
          <w:lang w:val="en-GB"/>
        </w:rPr>
        <w:lastRenderedPageBreak/>
        <w:t>a complex polygon</w:t>
      </w:r>
      <w:r w:rsidR="00D81076" w:rsidRPr="00F31509">
        <w:rPr>
          <w:rFonts w:asciiTheme="majorBidi" w:hAnsiTheme="majorBidi" w:cstheme="majorBidi"/>
          <w:lang w:val="en-GB"/>
        </w:rPr>
        <w:t xml:space="preserve"> (associated with a 5)</w:t>
      </w:r>
      <w:r w:rsidRPr="00F31509">
        <w:rPr>
          <w:rFonts w:asciiTheme="majorBidi" w:hAnsiTheme="majorBidi" w:cstheme="majorBidi"/>
          <w:lang w:val="en-GB"/>
        </w:rPr>
        <w:t xml:space="preserve">, and then squared. Based on field experience, fairly accurate results can be obtained with global positioning systems (GPS). Equipped with a GPS device, the enumerator walks along the whole perimeter of the field and the GPS automatically calculates the surrounded area, based on the coordinates of points </w:t>
      </w:r>
      <w:r w:rsidR="00D81076" w:rsidRPr="00F31509">
        <w:rPr>
          <w:rFonts w:asciiTheme="majorBidi" w:hAnsiTheme="majorBidi" w:cstheme="majorBidi"/>
          <w:lang w:val="en-GB"/>
        </w:rPr>
        <w:t xml:space="preserve">registered during </w:t>
      </w:r>
      <w:r w:rsidRPr="00F31509">
        <w:rPr>
          <w:rFonts w:asciiTheme="majorBidi" w:hAnsiTheme="majorBidi" w:cstheme="majorBidi"/>
          <w:lang w:val="en-GB"/>
        </w:rPr>
        <w:t xml:space="preserve">the walk. The assessment of the area harvested of individual crops is complicated when more than one crop </w:t>
      </w:r>
      <w:r w:rsidR="00E566EB" w:rsidRPr="00F31509">
        <w:rPr>
          <w:rFonts w:asciiTheme="majorBidi" w:hAnsiTheme="majorBidi" w:cstheme="majorBidi"/>
          <w:lang w:val="en-GB"/>
        </w:rPr>
        <w:t xml:space="preserve">is </w:t>
      </w:r>
      <w:r w:rsidRPr="00F31509">
        <w:rPr>
          <w:rFonts w:asciiTheme="majorBidi" w:hAnsiTheme="majorBidi" w:cstheme="majorBidi"/>
          <w:lang w:val="en-GB"/>
        </w:rPr>
        <w:t>grown simultaneously on the same field. In that case, imputations are required to assign a certain amount of area to each individual crop. An overview of different methods is provided by Fermont and Benson (2011, pp. 29-34)</w:t>
      </w:r>
    </w:p>
    <w:p w:rsidR="004F65E4" w:rsidRPr="00F31509" w:rsidRDefault="004F65E4" w:rsidP="00EB16E2">
      <w:pPr>
        <w:jc w:val="both"/>
        <w:rPr>
          <w:rFonts w:asciiTheme="majorBidi" w:hAnsiTheme="majorBidi" w:cstheme="majorBidi"/>
          <w:lang w:val="en-GB"/>
        </w:rPr>
      </w:pPr>
      <w:r w:rsidRPr="00F31509">
        <w:rPr>
          <w:rFonts w:asciiTheme="majorBidi" w:eastAsia="Times New Roman" w:hAnsiTheme="majorBidi" w:cstheme="majorBidi"/>
          <w:lang w:val="en-GB"/>
        </w:rPr>
        <w:t xml:space="preserve">In the second step, indirect measurement of crops production requires an assessment of the average yield. The most common method for that assessment, recommended by FAO (1982) as standard, consists in the crop-cutting method. </w:t>
      </w:r>
      <w:r w:rsidR="00D64F7A" w:rsidRPr="00F31509">
        <w:rPr>
          <w:rFonts w:asciiTheme="majorBidi" w:eastAsia="Times New Roman" w:hAnsiTheme="majorBidi" w:cstheme="majorBidi"/>
          <w:lang w:val="en-GB"/>
        </w:rPr>
        <w:t xml:space="preserve">According to </w:t>
      </w:r>
      <w:r w:rsidRPr="00F31509">
        <w:rPr>
          <w:rFonts w:asciiTheme="majorBidi" w:eastAsia="Times New Roman" w:hAnsiTheme="majorBidi" w:cstheme="majorBidi"/>
          <w:lang w:val="en-GB"/>
        </w:rPr>
        <w:t>this method, a small sub-plot is randomly located within each field prior to the harvest. Instead of harvesting the entire field, only the sub-plot is harvested, by the enumerators or by the farmers themselves, and the yield of that harvest is measured. Selecting more than one sub-plot per field for crop-cutting will enhance the accuracy of the yield estimator and enable estimating its within-field variance. Alternatively, the yield can be predicted already before the harvest takes place, either by the farmers themselves, accompanied by the enumerator, or by experts such as extension staff or field technicians. The expected crop yield can be determined by means of an eye-assessment or by empirical formulae taking account of particular measurable characteristics or morphological attributes of the growing crop, such as the number of open cotton balls over a certain row length, grains per head, plant height or ear length. A technically more advanced, and not yet fully developed, method consists in the analysis of spectral data obtained from the spectral reflection of different bands in satellite images.</w:t>
      </w:r>
    </w:p>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 xml:space="preserve">Measurement of livestock production </w:t>
      </w:r>
    </w:p>
    <w:p w:rsidR="004F65E4" w:rsidRPr="00F31509" w:rsidRDefault="004F65E4" w:rsidP="00EB16E2">
      <w:pPr>
        <w:jc w:val="both"/>
        <w:rPr>
          <w:rFonts w:asciiTheme="majorBidi" w:hAnsiTheme="majorBidi" w:cstheme="majorBidi"/>
          <w:lang w:val="en-GB"/>
        </w:rPr>
      </w:pPr>
      <w:r w:rsidRPr="00F31509">
        <w:rPr>
          <w:rFonts w:asciiTheme="majorBidi" w:eastAsia="Times New Roman" w:hAnsiTheme="majorBidi" w:cstheme="majorBidi"/>
          <w:lang w:val="en-GB"/>
        </w:rPr>
        <w:t xml:space="preserve">Measurement of data on livestock production, such as production of meat, milk or eggs, does not require any measurement of area. As in the case of crops production, physical assessment is generally considered to be more reliable than self-reporting by farmers. Physical assessments are usually carried out by an enumerator, an extension officer or market agent who observes and records the number of slaughtered animals and their average carcass weight, </w:t>
      </w:r>
      <w:r w:rsidR="00EB16E2" w:rsidRPr="00F31509">
        <w:rPr>
          <w:rFonts w:asciiTheme="majorBidi" w:eastAsia="Times New Roman" w:hAnsiTheme="majorBidi" w:cstheme="majorBidi"/>
          <w:lang w:val="en-GB"/>
        </w:rPr>
        <w:t xml:space="preserve">as well as </w:t>
      </w:r>
      <w:r w:rsidRPr="00F31509">
        <w:rPr>
          <w:rFonts w:asciiTheme="majorBidi" w:eastAsia="Times New Roman" w:hAnsiTheme="majorBidi" w:cstheme="majorBidi"/>
          <w:lang w:val="en-GB"/>
        </w:rPr>
        <w:t xml:space="preserve">the amount of milk, eggs or wool produced. Carcass weights may be predicted </w:t>
      </w:r>
      <w:r w:rsidR="00EB16E2" w:rsidRPr="00F31509">
        <w:rPr>
          <w:rFonts w:asciiTheme="majorBidi" w:eastAsia="Times New Roman" w:hAnsiTheme="majorBidi" w:cstheme="majorBidi"/>
          <w:lang w:val="en-GB"/>
        </w:rPr>
        <w:t xml:space="preserve">already </w:t>
      </w:r>
      <w:r w:rsidRPr="00F31509">
        <w:rPr>
          <w:rFonts w:asciiTheme="majorBidi" w:eastAsia="Times New Roman" w:hAnsiTheme="majorBidi" w:cstheme="majorBidi"/>
          <w:lang w:val="en-GB"/>
        </w:rPr>
        <w:t xml:space="preserve">before slaughter, based on eye-assessment by experts of the animals’ characteristics, particularly their live weight and fat content, probably complemented by </w:t>
      </w:r>
      <w:r w:rsidR="00EB16E2" w:rsidRPr="00F31509">
        <w:rPr>
          <w:rFonts w:asciiTheme="majorBidi" w:eastAsia="Times New Roman" w:hAnsiTheme="majorBidi" w:cstheme="majorBidi"/>
          <w:lang w:val="en-GB"/>
        </w:rPr>
        <w:t xml:space="preserve">the use of </w:t>
      </w:r>
      <w:r w:rsidRPr="00F31509">
        <w:rPr>
          <w:rFonts w:asciiTheme="majorBidi" w:eastAsia="Times New Roman" w:hAnsiTheme="majorBidi" w:cstheme="majorBidi"/>
          <w:lang w:val="en-GB"/>
        </w:rPr>
        <w:t>technical devices such as scanners. Self-reporting by farmers, which requires in general less resources, represents the more common method particularly in developing countries. Self-reporting can be conducted in the scope of face-to-face or interviews or interviews on the phone, based on set questionnaires. Alternatively, respondents can fill paper questionnaires and return them by mail, or fill web-forms, to submit their responses.</w:t>
      </w:r>
    </w:p>
    <w:p w:rsidR="004F65E4" w:rsidRPr="00F31509" w:rsidRDefault="004F65E4" w:rsidP="0053683D">
      <w:pPr>
        <w:jc w:val="both"/>
        <w:rPr>
          <w:rFonts w:asciiTheme="majorBidi" w:hAnsiTheme="majorBidi" w:cstheme="majorBidi"/>
          <w:lang w:val="en-GB"/>
        </w:rPr>
      </w:pPr>
      <w:r w:rsidRPr="00F31509">
        <w:rPr>
          <w:rFonts w:asciiTheme="majorBidi" w:eastAsia="Times New Roman" w:hAnsiTheme="majorBidi" w:cstheme="majorBidi"/>
          <w:lang w:val="en-GB"/>
        </w:rPr>
        <w:t xml:space="preserve">Certain difficulties </w:t>
      </w:r>
      <w:r w:rsidR="00EB16E2" w:rsidRPr="00F31509">
        <w:rPr>
          <w:rFonts w:asciiTheme="majorBidi" w:eastAsia="Times New Roman" w:hAnsiTheme="majorBidi" w:cstheme="majorBidi"/>
          <w:lang w:val="en-GB"/>
        </w:rPr>
        <w:t xml:space="preserve">that may </w:t>
      </w:r>
      <w:r w:rsidRPr="00F31509">
        <w:rPr>
          <w:rFonts w:asciiTheme="majorBidi" w:eastAsia="Times New Roman" w:hAnsiTheme="majorBidi" w:cstheme="majorBidi"/>
          <w:lang w:val="en-GB"/>
        </w:rPr>
        <w:t xml:space="preserve">arise in the collection of data on livestock production from surveys require particular attention in the survey design. Firstly, the owner of the livestock is often not the same as the owner of the ground on which the livestock is grazing and who has been selected as respondent in the survey. </w:t>
      </w:r>
      <w:r w:rsidR="00EB16E2" w:rsidRPr="00F31509">
        <w:rPr>
          <w:rFonts w:asciiTheme="majorBidi" w:eastAsia="Times New Roman" w:hAnsiTheme="majorBidi" w:cstheme="majorBidi"/>
          <w:lang w:val="en-GB"/>
        </w:rPr>
        <w:t xml:space="preserve">He </w:t>
      </w:r>
      <w:r w:rsidRPr="00F31509">
        <w:rPr>
          <w:rFonts w:asciiTheme="majorBidi" w:eastAsia="Times New Roman" w:hAnsiTheme="majorBidi" w:cstheme="majorBidi"/>
          <w:lang w:val="en-GB"/>
        </w:rPr>
        <w:t>may in fact not have any land holding at all. In these cases, the respondent</w:t>
      </w:r>
      <w:r w:rsidR="00EB16E2" w:rsidRPr="00F31509">
        <w:rPr>
          <w:rFonts w:asciiTheme="majorBidi" w:eastAsia="Times New Roman" w:hAnsiTheme="majorBidi" w:cstheme="majorBidi"/>
          <w:lang w:val="en-GB"/>
        </w:rPr>
        <w:t>, i.e. the land owner,</w:t>
      </w:r>
      <w:r w:rsidRPr="00F31509">
        <w:rPr>
          <w:rFonts w:asciiTheme="majorBidi" w:eastAsia="Times New Roman" w:hAnsiTheme="majorBidi" w:cstheme="majorBidi"/>
          <w:lang w:val="en-GB"/>
        </w:rPr>
        <w:t xml:space="preserve"> is usually not capable to provide the requested information on the livestock found on their farm. Secondly, in production systems where livestock are moved from one place to the other to find fresh pastures for grazing (nomadic pastoralism), </w:t>
      </w:r>
      <w:r w:rsidR="00EB16E2" w:rsidRPr="00F31509">
        <w:rPr>
          <w:rFonts w:asciiTheme="majorBidi" w:eastAsia="Times New Roman" w:hAnsiTheme="majorBidi" w:cstheme="majorBidi"/>
          <w:lang w:val="en-GB"/>
        </w:rPr>
        <w:t xml:space="preserve">dedicated </w:t>
      </w:r>
      <w:r w:rsidRPr="00F31509">
        <w:rPr>
          <w:rFonts w:asciiTheme="majorBidi" w:eastAsia="Times New Roman" w:hAnsiTheme="majorBidi" w:cstheme="majorBidi"/>
          <w:lang w:val="en-GB"/>
        </w:rPr>
        <w:t xml:space="preserve">data collection methods, such as aerial flyover surveys and electronic tagging of animals, combined with remote collection of </w:t>
      </w:r>
      <w:r w:rsidR="00EB16E2"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production data, are required to guarantee </w:t>
      </w:r>
      <w:r w:rsidR="0053683D" w:rsidRPr="00F31509">
        <w:rPr>
          <w:rFonts w:asciiTheme="majorBidi" w:eastAsia="Times New Roman" w:hAnsiTheme="majorBidi" w:cstheme="majorBidi"/>
          <w:lang w:val="en-GB"/>
        </w:rPr>
        <w:t xml:space="preserve">complete </w:t>
      </w:r>
      <w:r w:rsidRPr="00F31509">
        <w:rPr>
          <w:rFonts w:asciiTheme="majorBidi" w:eastAsia="Times New Roman" w:hAnsiTheme="majorBidi" w:cstheme="majorBidi"/>
          <w:lang w:val="en-GB"/>
        </w:rPr>
        <w:t xml:space="preserve">coverage and to avoid double-counting. Finally, holdings with intensified animal farming, while including a large number of </w:t>
      </w:r>
      <w:r w:rsidRPr="00F31509">
        <w:rPr>
          <w:rFonts w:asciiTheme="majorBidi" w:eastAsia="Times New Roman" w:hAnsiTheme="majorBidi" w:cstheme="majorBidi"/>
          <w:lang w:val="en-GB"/>
        </w:rPr>
        <w:lastRenderedPageBreak/>
        <w:t xml:space="preserve">animals and producing high output, usually cover small space. </w:t>
      </w:r>
      <w:r w:rsidR="0053683D" w:rsidRPr="00F31509">
        <w:rPr>
          <w:rFonts w:asciiTheme="majorBidi" w:eastAsia="Times New Roman" w:hAnsiTheme="majorBidi" w:cstheme="majorBidi"/>
          <w:lang w:val="en-GB"/>
        </w:rPr>
        <w:t>T</w:t>
      </w:r>
      <w:r w:rsidRPr="00F31509">
        <w:rPr>
          <w:rFonts w:asciiTheme="majorBidi" w:eastAsia="Times New Roman" w:hAnsiTheme="majorBidi" w:cstheme="majorBidi"/>
          <w:lang w:val="en-GB"/>
        </w:rPr>
        <w:t xml:space="preserve">hese holdings’ probability to be included in area-frame based </w:t>
      </w:r>
      <w:r w:rsidR="0053683D" w:rsidRPr="00F31509">
        <w:rPr>
          <w:rFonts w:asciiTheme="majorBidi" w:eastAsia="Times New Roman" w:hAnsiTheme="majorBidi" w:cstheme="majorBidi"/>
          <w:lang w:val="en-GB"/>
        </w:rPr>
        <w:t xml:space="preserve">sample </w:t>
      </w:r>
      <w:r w:rsidRPr="00F31509">
        <w:rPr>
          <w:rFonts w:asciiTheme="majorBidi" w:eastAsia="Times New Roman" w:hAnsiTheme="majorBidi" w:cstheme="majorBidi"/>
          <w:lang w:val="en-GB"/>
        </w:rPr>
        <w:t xml:space="preserve">surveys is </w:t>
      </w:r>
      <w:r w:rsidR="0053683D" w:rsidRPr="00F31509">
        <w:rPr>
          <w:rFonts w:asciiTheme="majorBidi" w:eastAsia="Times New Roman" w:hAnsiTheme="majorBidi" w:cstheme="majorBidi"/>
          <w:lang w:val="en-GB"/>
        </w:rPr>
        <w:t xml:space="preserve">therefore </w:t>
      </w:r>
      <w:r w:rsidRPr="00F31509">
        <w:rPr>
          <w:rFonts w:asciiTheme="majorBidi" w:eastAsia="Times New Roman" w:hAnsiTheme="majorBidi" w:cstheme="majorBidi"/>
          <w:lang w:val="en-GB"/>
        </w:rPr>
        <w:t>exceptionally small (Vogel 2015, p. 35).</w:t>
      </w:r>
    </w:p>
    <w:p w:rsidR="004F65E4" w:rsidRPr="00F31509" w:rsidRDefault="00AA2701" w:rsidP="00AA2701">
      <w:pPr>
        <w:pStyle w:val="Heading3"/>
        <w:jc w:val="both"/>
        <w:rPr>
          <w:rFonts w:asciiTheme="majorBidi" w:hAnsiTheme="majorBidi" w:cstheme="majorBidi"/>
          <w:lang w:val="en-GB"/>
        </w:rPr>
      </w:pPr>
      <w:bookmarkStart w:id="60" w:name="_Ref428541227"/>
      <w:r w:rsidRPr="00F31509">
        <w:rPr>
          <w:rFonts w:asciiTheme="majorBidi" w:hAnsiTheme="majorBidi" w:cstheme="majorBidi"/>
          <w:lang w:val="en-GB"/>
        </w:rPr>
        <w:t>Data on i</w:t>
      </w:r>
      <w:r w:rsidR="004F65E4" w:rsidRPr="00F31509">
        <w:rPr>
          <w:rFonts w:asciiTheme="majorBidi" w:hAnsiTheme="majorBidi" w:cstheme="majorBidi"/>
          <w:lang w:val="en-GB"/>
        </w:rPr>
        <w:t xml:space="preserve">mports and </w:t>
      </w:r>
      <w:r w:rsidRPr="00F31509">
        <w:rPr>
          <w:rFonts w:asciiTheme="majorBidi" w:hAnsiTheme="majorBidi" w:cstheme="majorBidi"/>
          <w:lang w:val="en-GB"/>
        </w:rPr>
        <w:t>e</w:t>
      </w:r>
      <w:r w:rsidR="004F65E4" w:rsidRPr="00F31509">
        <w:rPr>
          <w:rFonts w:asciiTheme="majorBidi" w:hAnsiTheme="majorBidi" w:cstheme="majorBidi"/>
          <w:lang w:val="en-GB"/>
        </w:rPr>
        <w:t>xports</w:t>
      </w:r>
      <w:bookmarkEnd w:id="60"/>
    </w:p>
    <w:p w:rsidR="004F65E4" w:rsidRPr="00F31509" w:rsidRDefault="004F65E4" w:rsidP="00B44757">
      <w:pPr>
        <w:jc w:val="both"/>
        <w:rPr>
          <w:rFonts w:asciiTheme="majorBidi" w:hAnsiTheme="majorBidi" w:cstheme="majorBidi"/>
          <w:lang w:val="en-GB"/>
        </w:rPr>
      </w:pPr>
      <w:r w:rsidRPr="00F31509">
        <w:rPr>
          <w:rFonts w:asciiTheme="majorBidi" w:eastAsia="Times New Roman" w:hAnsiTheme="majorBidi" w:cstheme="majorBidi"/>
          <w:lang w:val="en-GB"/>
        </w:rPr>
        <w:t xml:space="preserve">National legislation usually obliges importers and exporters of goods to provide information about their cross-border transactions to the customs office in the form of tax declarations. The tax declarations include, among other information, a description of the product, the applicable commodity code, based on the Harmonized System </w:t>
      </w:r>
      <w:r w:rsidR="00891363" w:rsidRPr="00F31509">
        <w:rPr>
          <w:rFonts w:asciiTheme="majorBidi" w:eastAsia="Times New Roman" w:hAnsiTheme="majorBidi" w:cstheme="majorBidi"/>
          <w:lang w:val="en-GB"/>
        </w:rPr>
        <w:t>classification</w:t>
      </w:r>
      <w:r w:rsidRPr="00F31509">
        <w:rPr>
          <w:rFonts w:asciiTheme="majorBidi" w:eastAsia="Times New Roman" w:hAnsiTheme="majorBidi" w:cstheme="majorBidi"/>
          <w:lang w:val="en-GB"/>
        </w:rPr>
        <w:t>,</w:t>
      </w:r>
      <w:r w:rsidRPr="00F31509">
        <w:rPr>
          <w:rStyle w:val="FootnoteReference"/>
          <w:rFonts w:asciiTheme="majorBidi" w:eastAsia="Times New Roman" w:hAnsiTheme="majorBidi" w:cstheme="majorBidi"/>
          <w:lang w:val="en-GB"/>
        </w:rPr>
        <w:footnoteReference w:id="15"/>
      </w:r>
      <w:r w:rsidRPr="00F31509">
        <w:rPr>
          <w:rFonts w:asciiTheme="majorBidi" w:eastAsia="Times New Roman" w:hAnsiTheme="majorBidi" w:cstheme="majorBidi"/>
          <w:lang w:val="en-GB"/>
        </w:rPr>
        <w:t xml:space="preserve"> the weight</w:t>
      </w:r>
      <w:r w:rsidR="00E512F4" w:rsidRPr="00F31509">
        <w:rPr>
          <w:rFonts w:asciiTheme="majorBidi" w:eastAsia="Times New Roman" w:hAnsiTheme="majorBidi" w:cstheme="majorBidi"/>
          <w:lang w:val="en-GB"/>
        </w:rPr>
        <w:t>/quantity/number</w:t>
      </w:r>
      <w:r w:rsidRPr="00F31509">
        <w:rPr>
          <w:rFonts w:asciiTheme="majorBidi" w:eastAsia="Times New Roman" w:hAnsiTheme="majorBidi" w:cstheme="majorBidi"/>
          <w:lang w:val="en-GB"/>
        </w:rPr>
        <w:t xml:space="preserve"> of the traded good, the country of origin (for imports) or destination (for exports), and the date of the transaction. As principally all transactions of cross-border merchandize trade should be collected by the customs offices on the basis of tax declarations, and this data collection therefore ensures a large coverage as well as low additional reporting burden and low collection costs, UNSD recommends that customs records be treated as the “most prevalent source” of data on international trade and that “statisticians take advantage” of that source (UNSD 2004, p. 11). </w:t>
      </w:r>
    </w:p>
    <w:p w:rsidR="004F65E4" w:rsidRPr="00F31509" w:rsidRDefault="004F65E4" w:rsidP="00AA2701">
      <w:pPr>
        <w:jc w:val="both"/>
        <w:rPr>
          <w:rFonts w:asciiTheme="majorBidi" w:hAnsiTheme="majorBidi" w:cstheme="majorBidi"/>
          <w:lang w:val="en-GB"/>
        </w:rPr>
      </w:pPr>
      <w:r w:rsidRPr="00F31509">
        <w:rPr>
          <w:rFonts w:asciiTheme="majorBidi" w:eastAsia="Times New Roman" w:hAnsiTheme="majorBidi" w:cstheme="majorBidi"/>
          <w:lang w:val="en-GB"/>
        </w:rPr>
        <w:t xml:space="preserve">Nevertheless, customs records are not free of errors. Errors emerge for example </w:t>
      </w:r>
      <w:r w:rsidR="00AA2701" w:rsidRPr="00F31509">
        <w:rPr>
          <w:rFonts w:asciiTheme="majorBidi" w:eastAsia="Times New Roman" w:hAnsiTheme="majorBidi" w:cstheme="majorBidi"/>
          <w:lang w:val="en-GB"/>
        </w:rPr>
        <w:t xml:space="preserve">from inaccuracies in the </w:t>
      </w:r>
      <w:r w:rsidRPr="00F31509">
        <w:rPr>
          <w:rFonts w:asciiTheme="majorBidi" w:eastAsia="Times New Roman" w:hAnsiTheme="majorBidi" w:cstheme="majorBidi"/>
          <w:lang w:val="en-GB"/>
        </w:rPr>
        <w:t>customs declarations</w:t>
      </w:r>
      <w:r w:rsidR="00AA2701" w:rsidRPr="00F31509">
        <w:rPr>
          <w:rFonts w:asciiTheme="majorBidi" w:eastAsia="Times New Roman" w:hAnsiTheme="majorBidi" w:cstheme="majorBidi"/>
          <w:lang w:val="en-GB"/>
        </w:rPr>
        <w:t xml:space="preserve">, for instance due to incorrect </w:t>
      </w:r>
      <w:r w:rsidRPr="00F31509">
        <w:rPr>
          <w:rFonts w:asciiTheme="majorBidi" w:eastAsia="Times New Roman" w:hAnsiTheme="majorBidi" w:cstheme="majorBidi"/>
          <w:lang w:val="en-GB"/>
        </w:rPr>
        <w:t xml:space="preserve">designation of product codes, </w:t>
      </w:r>
      <w:r w:rsidR="00AA2701" w:rsidRPr="00F31509">
        <w:rPr>
          <w:rFonts w:asciiTheme="majorBidi" w:eastAsia="Times New Roman" w:hAnsiTheme="majorBidi" w:cstheme="majorBidi"/>
          <w:lang w:val="en-GB"/>
        </w:rPr>
        <w:t xml:space="preserve">application of the </w:t>
      </w:r>
      <w:r w:rsidRPr="00F31509">
        <w:rPr>
          <w:rFonts w:asciiTheme="majorBidi" w:eastAsia="Times New Roman" w:hAnsiTheme="majorBidi" w:cstheme="majorBidi"/>
          <w:lang w:val="en-GB"/>
        </w:rPr>
        <w:t xml:space="preserve">wrong unit of measure, transcription errors or simple typos. Moreover, </w:t>
      </w:r>
      <w:r w:rsidR="00AA2701" w:rsidRPr="00F31509">
        <w:rPr>
          <w:rFonts w:asciiTheme="majorBidi" w:eastAsia="Times New Roman" w:hAnsiTheme="majorBidi" w:cstheme="majorBidi"/>
          <w:lang w:val="en-GB"/>
        </w:rPr>
        <w:t xml:space="preserve">some trade in goods is </w:t>
      </w:r>
      <w:r w:rsidRPr="00F31509">
        <w:rPr>
          <w:rFonts w:asciiTheme="majorBidi" w:eastAsia="Times New Roman" w:hAnsiTheme="majorBidi" w:cstheme="majorBidi"/>
          <w:lang w:val="en-GB"/>
        </w:rPr>
        <w:t xml:space="preserve">not at all declared by the traders to avoid customs duties or circumvent trade restrictions. Errors may also slip in during the processing of the tax declarations by the tax administration or other institutions involved (Eurostat 2009, Annex I). In addition, albeit less frequently, certain transactions are not reported for confidentiality reasons. This is often the case for military equipment but also occurs for commercial reasons (trade secrets). </w:t>
      </w:r>
      <w:r w:rsidR="00AA2701" w:rsidRPr="00F31509">
        <w:rPr>
          <w:rFonts w:asciiTheme="majorBidi" w:eastAsia="Times New Roman" w:hAnsiTheme="majorBidi" w:cstheme="majorBidi"/>
          <w:lang w:val="en-GB"/>
        </w:rPr>
        <w:t xml:space="preserve">To clean the trade data from such inaccuracies, </w:t>
      </w:r>
      <w:r w:rsidRPr="00F31509">
        <w:rPr>
          <w:rFonts w:asciiTheme="majorBidi" w:eastAsia="Times New Roman" w:hAnsiTheme="majorBidi" w:cstheme="majorBidi"/>
          <w:lang w:val="en-GB"/>
        </w:rPr>
        <w:t xml:space="preserve">additional quality assurance and validation steps </w:t>
      </w:r>
      <w:r w:rsidR="00AA2701" w:rsidRPr="00F31509">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inevitable, bot</w:t>
      </w:r>
      <w:r w:rsidR="00E566EB" w:rsidRPr="00F31509">
        <w:rPr>
          <w:rFonts w:asciiTheme="majorBidi" w:eastAsia="Times New Roman" w:hAnsiTheme="majorBidi" w:cstheme="majorBidi"/>
          <w:lang w:val="en-GB"/>
        </w:rPr>
        <w:t>h</w:t>
      </w:r>
      <w:r w:rsidRPr="00F31509">
        <w:rPr>
          <w:rFonts w:asciiTheme="majorBidi" w:eastAsia="Times New Roman" w:hAnsiTheme="majorBidi" w:cstheme="majorBidi"/>
          <w:lang w:val="en-GB"/>
        </w:rPr>
        <w:t xml:space="preserve"> at country level and for FAO. </w:t>
      </w:r>
    </w:p>
    <w:p w:rsidR="004F65E4" w:rsidRPr="00F31509" w:rsidRDefault="00932E35" w:rsidP="00B44757">
      <w:pPr>
        <w:jc w:val="both"/>
        <w:rPr>
          <w:rFonts w:asciiTheme="majorBidi" w:hAnsiTheme="majorBidi" w:cstheme="majorBidi"/>
          <w:lang w:val="en-GB"/>
        </w:rPr>
      </w:pPr>
      <w:r w:rsidRPr="00F31509">
        <w:rPr>
          <w:rFonts w:asciiTheme="majorBidi" w:eastAsia="Times New Roman" w:hAnsiTheme="majorBidi" w:cstheme="majorBidi"/>
          <w:lang w:val="en-GB"/>
        </w:rPr>
        <w:t>T</w:t>
      </w:r>
      <w:r w:rsidR="004F65E4" w:rsidRPr="00F31509">
        <w:rPr>
          <w:rFonts w:asciiTheme="majorBidi" w:eastAsia="Times New Roman" w:hAnsiTheme="majorBidi" w:cstheme="majorBidi"/>
          <w:lang w:val="en-GB"/>
        </w:rPr>
        <w:t>he quality of the trade data can be enhanced</w:t>
      </w:r>
      <w:r w:rsidRPr="00F31509">
        <w:rPr>
          <w:rFonts w:asciiTheme="majorBidi" w:eastAsia="Times New Roman" w:hAnsiTheme="majorBidi" w:cstheme="majorBidi"/>
          <w:lang w:val="en-GB"/>
        </w:rPr>
        <w:t>, firstly,</w:t>
      </w:r>
      <w:r w:rsidR="004F65E4" w:rsidRPr="00F31509">
        <w:rPr>
          <w:rFonts w:asciiTheme="majorBidi" w:eastAsia="Times New Roman" w:hAnsiTheme="majorBidi" w:cstheme="majorBidi"/>
          <w:lang w:val="en-GB"/>
        </w:rPr>
        <w:t xml:space="preserve"> by merging the customs records with data from other sources. These may comprise: </w:t>
      </w:r>
    </w:p>
    <w:p w:rsidR="004F65E4"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the records of financial flows accompanying transactions between residents and non-residents kept by the central bank and collected from the financial institutions in charge of the settlement of these transactions in the framework of the International Transactions Reporting System (ITRS); </w:t>
      </w:r>
    </w:p>
    <w:p w:rsidR="004F65E4"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the foreign shipping manifests prepared for ships, aircrafts and vehicles crossing the border, which list details on their cargo; </w:t>
      </w:r>
    </w:p>
    <w:p w:rsidR="004F65E4"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records of port administrations which are sometimes prepared on the basis of the shipping manifests; </w:t>
      </w:r>
    </w:p>
    <w:p w:rsidR="004F65E4"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records of the parcel post and letter post which need to be kept in the majority of countries, as stipulated by the acts of the Universal Postal Union; </w:t>
      </w:r>
    </w:p>
    <w:p w:rsidR="00932E35"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aircraft and ship registers, particularly to record exports and imports of ships and aircrafts, which do not always imply border-crossing of the traded objects; </w:t>
      </w:r>
    </w:p>
    <w:p w:rsidR="00932E35" w:rsidRPr="00F31509" w:rsidRDefault="004F65E4" w:rsidP="00932E3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reports of commodity boards; records compiled for the collection of value added tax; </w:t>
      </w:r>
    </w:p>
    <w:p w:rsidR="004F65E4" w:rsidRPr="00F31509" w:rsidRDefault="004F65E4" w:rsidP="60226960">
      <w:pPr>
        <w:pStyle w:val="ListParagraph"/>
        <w:numPr>
          <w:ilvl w:val="0"/>
          <w:numId w:val="28"/>
        </w:numPr>
        <w:jc w:val="both"/>
        <w:rPr>
          <w:rFonts w:asciiTheme="majorBidi" w:eastAsia="Times New Roman" w:hAnsiTheme="majorBidi" w:cstheme="majorBidi"/>
        </w:rPr>
      </w:pPr>
      <w:r w:rsidRPr="00F31509">
        <w:rPr>
          <w:rFonts w:asciiTheme="majorBidi" w:eastAsia="Times New Roman" w:hAnsiTheme="majorBidi" w:cstheme="majorBidi"/>
        </w:rPr>
        <w:t>enterprise surveys (</w:t>
      </w:r>
      <w:r w:rsidR="00932E35" w:rsidRPr="00F31509">
        <w:rPr>
          <w:rFonts w:asciiTheme="majorBidi" w:eastAsia="Times New Roman" w:hAnsiTheme="majorBidi" w:cstheme="majorBidi"/>
        </w:rPr>
        <w:t xml:space="preserve">UNSD </w:t>
      </w:r>
      <w:r w:rsidRPr="00F31509">
        <w:rPr>
          <w:rFonts w:asciiTheme="majorBidi" w:eastAsia="Times New Roman" w:hAnsiTheme="majorBidi" w:cstheme="majorBidi"/>
        </w:rPr>
        <w:t xml:space="preserve">2004, chapter 4). </w:t>
      </w:r>
    </w:p>
    <w:p w:rsidR="003F5CAD"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lastRenderedPageBreak/>
        <w:t>In some countries, such as the Democratic Republic of the Congo, records on cross-border trade in agricultural products are compiled by the national veterinary service which is represented on the main customs points to verify compliance of animal- and plant-based products with hygienic standards.</w:t>
      </w:r>
      <w:r w:rsidRPr="00F31509">
        <w:rPr>
          <w:rStyle w:val="FootnoteReference"/>
          <w:rFonts w:asciiTheme="majorBidi" w:hAnsiTheme="majorBidi" w:cstheme="majorBidi"/>
          <w:lang w:val="en-GB"/>
        </w:rPr>
        <w:footnoteReference w:id="16"/>
      </w:r>
      <w:r w:rsidRPr="00F31509">
        <w:rPr>
          <w:rFonts w:asciiTheme="majorBidi" w:hAnsiTheme="majorBidi" w:cstheme="majorBidi"/>
          <w:lang w:val="en-GB"/>
        </w:rPr>
        <w:t xml:space="preserve"> </w:t>
      </w:r>
    </w:p>
    <w:p w:rsidR="004F65E4" w:rsidRPr="00F31509" w:rsidRDefault="003F5CAD" w:rsidP="003F5CAD">
      <w:pPr>
        <w:jc w:val="both"/>
        <w:rPr>
          <w:rFonts w:asciiTheme="majorBidi" w:hAnsiTheme="majorBidi" w:cstheme="majorBidi"/>
          <w:lang w:val="en-GB"/>
        </w:rPr>
      </w:pPr>
      <w:r w:rsidRPr="00F31509">
        <w:rPr>
          <w:rFonts w:asciiTheme="majorBidi" w:eastAsia="Times New Roman" w:hAnsiTheme="majorBidi" w:cstheme="majorBidi"/>
          <w:lang w:val="en-GB"/>
        </w:rPr>
        <w:t>Secondly, i</w:t>
      </w:r>
      <w:r w:rsidR="004F65E4" w:rsidRPr="00F31509">
        <w:rPr>
          <w:rFonts w:asciiTheme="majorBidi" w:eastAsia="Times New Roman" w:hAnsiTheme="majorBidi" w:cstheme="majorBidi"/>
          <w:lang w:val="en-GB"/>
        </w:rPr>
        <w:t>t should be ensured that food aid obtained from relief agencies is appropriately measured</w:t>
      </w:r>
      <w:r w:rsidRPr="00F31509">
        <w:rPr>
          <w:rFonts w:asciiTheme="majorBidi" w:eastAsia="Times New Roman" w:hAnsiTheme="majorBidi" w:cstheme="majorBidi"/>
          <w:lang w:val="en-GB"/>
        </w:rPr>
        <w:t xml:space="preserve"> and covered</w:t>
      </w:r>
      <w:r w:rsidR="004F65E4" w:rsidRPr="00F31509">
        <w:rPr>
          <w:rFonts w:asciiTheme="majorBidi" w:eastAsia="Times New Roman" w:hAnsiTheme="majorBidi" w:cstheme="majorBidi"/>
          <w:lang w:val="en-GB"/>
        </w:rPr>
        <w:t>; failing this, additional imputations , for instance</w:t>
      </w:r>
      <w:r w:rsidRPr="00F31509">
        <w:rPr>
          <w:rFonts w:asciiTheme="majorBidi" w:eastAsia="Times New Roman" w:hAnsiTheme="majorBidi" w:cstheme="majorBidi"/>
          <w:lang w:val="en-GB"/>
        </w:rPr>
        <w:t xml:space="preserve"> of </w:t>
      </w:r>
      <w:r w:rsidR="004F65E4" w:rsidRPr="00F31509">
        <w:rPr>
          <w:rFonts w:asciiTheme="majorBidi" w:eastAsia="Times New Roman" w:hAnsiTheme="majorBidi" w:cstheme="majorBidi"/>
          <w:lang w:val="en-GB"/>
        </w:rPr>
        <w:t>data from the Food Aid Information System (WFP 2015)</w:t>
      </w:r>
      <w:r w:rsidRPr="00F31509">
        <w:rPr>
          <w:rFonts w:asciiTheme="majorBidi" w:eastAsia="Times New Roman" w:hAnsiTheme="majorBidi" w:cstheme="majorBidi"/>
          <w:lang w:val="en-GB"/>
        </w:rPr>
        <w:t>, should be conducted</w:t>
      </w:r>
      <w:r w:rsidR="004F65E4" w:rsidRPr="00F31509">
        <w:rPr>
          <w:rFonts w:asciiTheme="majorBidi" w:eastAsia="Times New Roman" w:hAnsiTheme="majorBidi" w:cstheme="majorBidi"/>
          <w:lang w:val="en-GB"/>
        </w:rPr>
        <w:t xml:space="preserve">. Finally, the data may be reconciled with values recorded for the same trade flows by the trading partner country (mirror data). Comparison of exports with mirror data is considered to be particularly helpful, as imports are usually documented more exhaustively and checked more </w:t>
      </w:r>
      <w:r w:rsidRPr="00F31509">
        <w:rPr>
          <w:rFonts w:asciiTheme="majorBidi" w:eastAsia="Times New Roman" w:hAnsiTheme="majorBidi" w:cstheme="majorBidi"/>
          <w:lang w:val="en-GB"/>
        </w:rPr>
        <w:t xml:space="preserve">diligently </w:t>
      </w:r>
      <w:r w:rsidR="004F65E4" w:rsidRPr="00F31509">
        <w:rPr>
          <w:rFonts w:asciiTheme="majorBidi" w:eastAsia="Times New Roman" w:hAnsiTheme="majorBidi" w:cstheme="majorBidi"/>
          <w:lang w:val="en-GB"/>
        </w:rPr>
        <w:t xml:space="preserve">than data on exports (UNSD 2004, chapter 13). </w:t>
      </w:r>
    </w:p>
    <w:p w:rsidR="004F65E4" w:rsidRPr="00F31509" w:rsidRDefault="004F65E4" w:rsidP="002B0985">
      <w:pPr>
        <w:jc w:val="both"/>
        <w:rPr>
          <w:rFonts w:asciiTheme="majorBidi" w:hAnsiTheme="majorBidi" w:cstheme="majorBidi"/>
          <w:lang w:val="en-GB"/>
        </w:rPr>
      </w:pPr>
      <w:r w:rsidRPr="00F31509">
        <w:rPr>
          <w:rFonts w:asciiTheme="majorBidi" w:eastAsia="Times New Roman" w:hAnsiTheme="majorBidi" w:cstheme="majorBidi"/>
          <w:lang w:val="en-GB"/>
        </w:rPr>
        <w:t xml:space="preserve">National trade </w:t>
      </w:r>
      <w:r w:rsidR="003F5CAD" w:rsidRPr="00F31509">
        <w:rPr>
          <w:rFonts w:asciiTheme="majorBidi" w:eastAsia="Times New Roman" w:hAnsiTheme="majorBidi" w:cstheme="majorBidi"/>
          <w:lang w:val="en-GB"/>
        </w:rPr>
        <w:t xml:space="preserve">data </w:t>
      </w:r>
      <w:r w:rsidRPr="00F31509">
        <w:rPr>
          <w:rFonts w:asciiTheme="majorBidi" w:eastAsia="Times New Roman" w:hAnsiTheme="majorBidi" w:cstheme="majorBidi"/>
          <w:lang w:val="en-GB"/>
        </w:rPr>
        <w:t xml:space="preserve">are forwarded to the UN, further checked for quality and eventually brought into the public domain. The FAO Statistics Division and UNSD regularly collect the official trade files of around 180 countries. The FAO Statistics Division makes diverse efforts to further enhance the quality of the trade records for agricultural products, subjects them to additional quality-checks and reconciles them with statistics from other sources. Data gaps are filled by various imputation approaches; for instance </w:t>
      </w:r>
      <w:r w:rsidR="006A1085" w:rsidRPr="00F31509">
        <w:rPr>
          <w:rFonts w:asciiTheme="majorBidi" w:eastAsia="Times New Roman" w:hAnsiTheme="majorBidi" w:cstheme="majorBidi"/>
          <w:lang w:val="en-GB"/>
        </w:rPr>
        <w:t xml:space="preserve">by dividing recorded monetary value of </w:t>
      </w:r>
      <w:r w:rsidR="009A3452" w:rsidRPr="00F31509">
        <w:rPr>
          <w:rFonts w:asciiTheme="majorBidi" w:eastAsia="Times New Roman" w:hAnsiTheme="majorBidi" w:cstheme="majorBidi"/>
          <w:lang w:val="en-GB"/>
        </w:rPr>
        <w:t xml:space="preserve">individual </w:t>
      </w:r>
      <w:r w:rsidR="006A1085" w:rsidRPr="00F31509">
        <w:rPr>
          <w:rFonts w:asciiTheme="majorBidi" w:eastAsia="Times New Roman" w:hAnsiTheme="majorBidi" w:cstheme="majorBidi"/>
          <w:lang w:val="en-GB"/>
        </w:rPr>
        <w:t>flow</w:t>
      </w:r>
      <w:r w:rsidR="009A3452" w:rsidRPr="00F31509">
        <w:rPr>
          <w:rFonts w:asciiTheme="majorBidi" w:eastAsia="Times New Roman" w:hAnsiTheme="majorBidi" w:cstheme="majorBidi"/>
          <w:lang w:val="en-GB"/>
        </w:rPr>
        <w:t>s</w:t>
      </w:r>
      <w:r w:rsidR="006A1085" w:rsidRPr="00F31509">
        <w:rPr>
          <w:rFonts w:asciiTheme="majorBidi" w:eastAsia="Times New Roman" w:hAnsiTheme="majorBidi" w:cstheme="majorBidi"/>
          <w:lang w:val="en-GB"/>
        </w:rPr>
        <w:t xml:space="preserve"> </w:t>
      </w:r>
      <w:r w:rsidR="009A3452" w:rsidRPr="00F31509">
        <w:rPr>
          <w:rFonts w:asciiTheme="majorBidi" w:eastAsia="Times New Roman" w:hAnsiTheme="majorBidi" w:cstheme="majorBidi"/>
          <w:lang w:val="en-GB"/>
        </w:rPr>
        <w:t xml:space="preserve">by </w:t>
      </w:r>
      <w:r w:rsidRPr="00F31509">
        <w:rPr>
          <w:rFonts w:asciiTheme="majorBidi" w:eastAsia="Times New Roman" w:hAnsiTheme="majorBidi" w:cstheme="majorBidi"/>
          <w:lang w:val="en-GB"/>
        </w:rPr>
        <w:t>appropriate unit values</w:t>
      </w:r>
      <w:r w:rsidR="006A1085" w:rsidRPr="00F31509">
        <w:rPr>
          <w:rFonts w:asciiTheme="majorBidi" w:eastAsia="Times New Roman" w:hAnsiTheme="majorBidi" w:cstheme="majorBidi"/>
          <w:lang w:val="en-GB"/>
        </w:rPr>
        <w:t xml:space="preserve"> obtained from elsewhere</w:t>
      </w:r>
      <w:r w:rsidR="009A3452" w:rsidRPr="00F31509">
        <w:rPr>
          <w:rFonts w:asciiTheme="majorBidi" w:eastAsia="Times New Roman" w:hAnsiTheme="majorBidi" w:cstheme="majorBidi"/>
          <w:lang w:val="en-GB"/>
        </w:rPr>
        <w:t xml:space="preserve">, by imputing </w:t>
      </w:r>
      <w:r w:rsidR="003F5CAD" w:rsidRPr="00F31509">
        <w:rPr>
          <w:rFonts w:asciiTheme="majorBidi" w:eastAsia="Times New Roman" w:hAnsiTheme="majorBidi" w:cstheme="majorBidi"/>
          <w:lang w:val="en-GB"/>
        </w:rPr>
        <w:t xml:space="preserve">mirror data </w:t>
      </w:r>
      <w:r w:rsidR="009A3452" w:rsidRPr="00F31509">
        <w:rPr>
          <w:rFonts w:asciiTheme="majorBidi" w:eastAsia="Times New Roman" w:hAnsiTheme="majorBidi" w:cstheme="majorBidi"/>
          <w:lang w:val="en-GB"/>
        </w:rPr>
        <w:t xml:space="preserve">or by adding import and export figures </w:t>
      </w:r>
      <w:r w:rsidRPr="00F31509">
        <w:rPr>
          <w:rFonts w:asciiTheme="majorBidi" w:eastAsia="Times New Roman" w:hAnsiTheme="majorBidi" w:cstheme="majorBidi"/>
          <w:lang w:val="en-GB"/>
        </w:rPr>
        <w:t>from multinational industry organization</w:t>
      </w:r>
      <w:r w:rsidR="006A1085"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Eventually, </w:t>
      </w:r>
      <w:r w:rsidR="002B0985"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trade flows are aggregated and the aggregate flows subjected to further validation checks, notabl</w:t>
      </w:r>
      <w:r w:rsidR="003A6BD0" w:rsidRPr="00F31509">
        <w:rPr>
          <w:rFonts w:asciiTheme="majorBidi" w:eastAsia="Times New Roman" w:hAnsiTheme="majorBidi" w:cstheme="majorBidi"/>
          <w:lang w:val="en-GB"/>
        </w:rPr>
        <w:t>y</w:t>
      </w:r>
      <w:r w:rsidRPr="00F31509">
        <w:rPr>
          <w:rFonts w:asciiTheme="majorBidi" w:eastAsia="Times New Roman" w:hAnsiTheme="majorBidi" w:cstheme="majorBidi"/>
          <w:lang w:val="en-GB"/>
        </w:rPr>
        <w:t xml:space="preserve"> commodity specific global consistency checks (minimal net trade). Once all validation and imputation steps are completed, the final data are published on the FAOSTAT website (FAO 2015</w:t>
      </w:r>
      <w:r w:rsidR="002B0985" w:rsidRPr="00F31509">
        <w:rPr>
          <w:rFonts w:asciiTheme="majorBidi" w:eastAsia="Times New Roman" w:hAnsiTheme="majorBidi" w:cstheme="majorBidi"/>
          <w:lang w:val="en-GB"/>
        </w:rPr>
        <w:t>b</w:t>
      </w:r>
      <w:r w:rsidRPr="00F31509">
        <w:rPr>
          <w:rFonts w:asciiTheme="majorBidi" w:eastAsia="Times New Roman" w:hAnsiTheme="majorBidi" w:cstheme="majorBidi"/>
          <w:lang w:val="en-GB"/>
        </w:rPr>
        <w:t>)</w:t>
      </w:r>
      <w:r w:rsidRPr="00F31509">
        <w:rPr>
          <w:rStyle w:val="FootnoteReference"/>
          <w:rFonts w:asciiTheme="majorBidi" w:eastAsia="Times New Roman" w:hAnsiTheme="majorBidi" w:cstheme="majorBidi"/>
          <w:lang w:val="en-GB"/>
        </w:rPr>
        <w:footnoteReference w:id="17"/>
      </w:r>
      <w:r w:rsidRPr="00F31509">
        <w:rPr>
          <w:rFonts w:asciiTheme="majorBidi" w:eastAsia="Times New Roman" w:hAnsiTheme="majorBidi" w:cstheme="majorBidi"/>
          <w:lang w:val="en-GB"/>
        </w:rPr>
        <w:t xml:space="preserve">. </w:t>
      </w:r>
    </w:p>
    <w:p w:rsidR="004F65E4" w:rsidRPr="00F31509" w:rsidRDefault="004F65E4" w:rsidP="002B0985">
      <w:pPr>
        <w:jc w:val="both"/>
        <w:rPr>
          <w:rFonts w:asciiTheme="majorBidi" w:hAnsiTheme="majorBidi" w:cstheme="majorBidi"/>
          <w:lang w:val="en-GB"/>
        </w:rPr>
      </w:pPr>
      <w:r w:rsidRPr="00F31509">
        <w:rPr>
          <w:rFonts w:asciiTheme="majorBidi" w:hAnsiTheme="majorBidi" w:cstheme="majorBidi"/>
          <w:lang w:val="en-GB"/>
        </w:rPr>
        <w:t>A particular challenge for the compilation of trade statistics consists i</w:t>
      </w:r>
      <w:r w:rsidR="003A6BD0" w:rsidRPr="00F31509">
        <w:rPr>
          <w:rFonts w:asciiTheme="majorBidi" w:hAnsiTheme="majorBidi" w:cstheme="majorBidi"/>
          <w:lang w:val="en-GB"/>
        </w:rPr>
        <w:t>n</w:t>
      </w:r>
      <w:r w:rsidRPr="00F31509">
        <w:rPr>
          <w:rFonts w:asciiTheme="majorBidi" w:hAnsiTheme="majorBidi" w:cstheme="majorBidi"/>
          <w:lang w:val="en-GB"/>
        </w:rPr>
        <w:t xml:space="preserve"> the inclusion of shadow trade, especially in developing countries. Shadow trade comprises all trade in goods that has not been subjected to statutory border formalities such as customs clearance (Afrika and Ajumbo, 2012. p. 2). It is therefore not </w:t>
      </w:r>
      <w:r w:rsidR="002B0985" w:rsidRPr="00F31509">
        <w:rPr>
          <w:rFonts w:asciiTheme="majorBidi" w:hAnsiTheme="majorBidi" w:cstheme="majorBidi"/>
          <w:lang w:val="en-GB"/>
        </w:rPr>
        <w:t xml:space="preserve">covered by </w:t>
      </w:r>
      <w:r w:rsidRPr="00F31509">
        <w:rPr>
          <w:rFonts w:asciiTheme="majorBidi" w:hAnsiTheme="majorBidi" w:cstheme="majorBidi"/>
          <w:lang w:val="en-GB"/>
        </w:rPr>
        <w:t>the statistics compiled on the basis of customs records. Although it is estimated that in Africa shadow trade is an important source of income for a large share of the population and even provides a noticeable contribution to food security (</w:t>
      </w:r>
      <w:r w:rsidRPr="00F31509">
        <w:rPr>
          <w:rFonts w:asciiTheme="majorBidi" w:hAnsiTheme="majorBidi" w:cstheme="majorBidi"/>
          <w:i/>
          <w:lang w:val="en-GB"/>
        </w:rPr>
        <w:t>ibd.</w:t>
      </w:r>
      <w:r w:rsidRPr="00F31509">
        <w:rPr>
          <w:rFonts w:asciiTheme="majorBidi" w:hAnsiTheme="majorBidi" w:cstheme="majorBidi"/>
          <w:lang w:val="en-GB"/>
        </w:rPr>
        <w:t xml:space="preserve">, p.1), only few developing countries regularly compile data on shadow trade </w:t>
      </w:r>
      <w:r w:rsidR="002B0985" w:rsidRPr="00F31509">
        <w:rPr>
          <w:rFonts w:asciiTheme="majorBidi" w:hAnsiTheme="majorBidi" w:cstheme="majorBidi"/>
          <w:lang w:val="en-GB"/>
        </w:rPr>
        <w:t xml:space="preserve">to enhance </w:t>
      </w:r>
      <w:r w:rsidRPr="00F31509">
        <w:rPr>
          <w:rFonts w:asciiTheme="majorBidi" w:hAnsiTheme="majorBidi" w:cstheme="majorBidi"/>
          <w:lang w:val="en-GB"/>
        </w:rPr>
        <w:t>their official trade statistics</w:t>
      </w:r>
      <w:r w:rsidRPr="00F31509">
        <w:rPr>
          <w:rStyle w:val="FootnoteReference"/>
          <w:rFonts w:asciiTheme="majorBidi" w:hAnsiTheme="majorBidi" w:cstheme="majorBidi"/>
          <w:lang w:val="en-GB"/>
        </w:rPr>
        <w:footnoteReference w:id="18"/>
      </w:r>
      <w:r w:rsidRPr="00F31509">
        <w:rPr>
          <w:rFonts w:asciiTheme="majorBidi" w:hAnsiTheme="majorBidi" w:cstheme="majorBidi"/>
          <w:lang w:val="en-GB"/>
        </w:rPr>
        <w:t xml:space="preserve">. </w:t>
      </w:r>
      <w:r w:rsidR="002B0985" w:rsidRPr="00F31509">
        <w:rPr>
          <w:rFonts w:asciiTheme="majorBidi" w:hAnsiTheme="majorBidi" w:cstheme="majorBidi"/>
          <w:lang w:val="en-GB"/>
        </w:rPr>
        <w:t>The national statistical offices of Rwanda and Cameroun estimate shadow trade on the basis of a survey of persons carrying goods and crossing the border at the main border points of the country (Habinshuti 2014; Nguingnang 2014). Non-official data on shadow trade in Eastern and Southern Africa are compiled by the Famine Early Warning Systems Network each quarter year using a similar approach (FEWS Net 2012, 2015).</w:t>
      </w:r>
    </w:p>
    <w:p w:rsidR="004F65E4" w:rsidRPr="00F31509" w:rsidRDefault="00F02494" w:rsidP="00B44757">
      <w:pPr>
        <w:pStyle w:val="Heading3"/>
        <w:jc w:val="both"/>
        <w:rPr>
          <w:rFonts w:asciiTheme="majorBidi" w:hAnsiTheme="majorBidi" w:cstheme="majorBidi"/>
          <w:lang w:val="en-GB"/>
        </w:rPr>
      </w:pPr>
      <w:r w:rsidRPr="00F31509">
        <w:rPr>
          <w:rFonts w:asciiTheme="majorBidi" w:hAnsiTheme="majorBidi" w:cstheme="majorBidi"/>
          <w:lang w:val="en-GB"/>
        </w:rPr>
        <w:lastRenderedPageBreak/>
        <w:t>Data on s</w:t>
      </w:r>
      <w:r w:rsidR="004F65E4" w:rsidRPr="00F31509">
        <w:rPr>
          <w:rFonts w:asciiTheme="majorBidi" w:hAnsiTheme="majorBidi" w:cstheme="majorBidi"/>
          <w:lang w:val="en-GB"/>
        </w:rPr>
        <w:t>tocks</w:t>
      </w:r>
    </w:p>
    <w:p w:rsidR="004F65E4" w:rsidRPr="00F31509" w:rsidRDefault="004F65E4" w:rsidP="00F02494">
      <w:pPr>
        <w:jc w:val="both"/>
        <w:rPr>
          <w:rFonts w:asciiTheme="majorBidi" w:hAnsiTheme="majorBidi" w:cstheme="majorBidi"/>
          <w:lang w:val="en-GB"/>
        </w:rPr>
      </w:pPr>
      <w:r w:rsidRPr="00F31509">
        <w:rPr>
          <w:rFonts w:asciiTheme="majorBidi" w:eastAsia="Times New Roman" w:hAnsiTheme="majorBidi" w:cstheme="majorBidi"/>
          <w:lang w:val="en-GB"/>
        </w:rPr>
        <w:t xml:space="preserve">Stocks of agricultural products are held by a variety of </w:t>
      </w:r>
      <w:r w:rsidR="00F02494" w:rsidRPr="00F31509">
        <w:rPr>
          <w:rFonts w:asciiTheme="majorBidi" w:eastAsia="Times New Roman" w:hAnsiTheme="majorBidi" w:cstheme="majorBidi"/>
          <w:lang w:val="en-GB"/>
        </w:rPr>
        <w:t>actors</w:t>
      </w:r>
      <w:r w:rsidRPr="00F31509">
        <w:rPr>
          <w:rFonts w:asciiTheme="majorBidi" w:eastAsia="Times New Roman" w:hAnsiTheme="majorBidi" w:cstheme="majorBidi"/>
          <w:lang w:val="en-GB"/>
        </w:rPr>
        <w:t xml:space="preserve">, </w:t>
      </w:r>
      <w:r w:rsidR="00F02494" w:rsidRPr="00F31509">
        <w:rPr>
          <w:rFonts w:asciiTheme="majorBidi" w:eastAsia="Times New Roman" w:hAnsiTheme="majorBidi" w:cstheme="majorBidi"/>
          <w:lang w:val="en-GB"/>
        </w:rPr>
        <w:t xml:space="preserve">including </w:t>
      </w:r>
      <w:r w:rsidRPr="00F31509">
        <w:rPr>
          <w:rFonts w:asciiTheme="majorBidi" w:eastAsia="Times New Roman" w:hAnsiTheme="majorBidi" w:cstheme="majorBidi"/>
          <w:lang w:val="en-GB"/>
        </w:rPr>
        <w:t xml:space="preserve">farms, processing or trading companies, government agencies or even international relief organizations such as the WFP. A number of factors determine the amount of stocks </w:t>
      </w:r>
      <w:r w:rsidR="00F02494" w:rsidRPr="00F31509">
        <w:rPr>
          <w:rFonts w:asciiTheme="majorBidi" w:eastAsia="Times New Roman" w:hAnsiTheme="majorBidi" w:cstheme="majorBidi"/>
          <w:lang w:val="en-GB"/>
        </w:rPr>
        <w:t>they hold</w:t>
      </w:r>
      <w:r w:rsidRPr="00F31509">
        <w:rPr>
          <w:rFonts w:asciiTheme="majorBidi" w:eastAsia="Times New Roman" w:hAnsiTheme="majorBidi" w:cstheme="majorBidi"/>
          <w:lang w:val="en-GB"/>
        </w:rPr>
        <w:t xml:space="preserve">. </w:t>
      </w:r>
      <w:r w:rsidR="00F02494"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tocks are </w:t>
      </w:r>
      <w:r w:rsidR="00F02494" w:rsidRPr="00F31509">
        <w:rPr>
          <w:rFonts w:asciiTheme="majorBidi" w:eastAsia="Times New Roman" w:hAnsiTheme="majorBidi" w:cstheme="majorBidi"/>
          <w:lang w:val="en-GB"/>
        </w:rPr>
        <w:t xml:space="preserve">generally </w:t>
      </w:r>
      <w:r w:rsidRPr="00F31509">
        <w:rPr>
          <w:rFonts w:asciiTheme="majorBidi" w:eastAsia="Times New Roman" w:hAnsiTheme="majorBidi" w:cstheme="majorBidi"/>
          <w:lang w:val="en-GB"/>
        </w:rPr>
        <w:t xml:space="preserve">held </w:t>
      </w:r>
      <w:r w:rsidR="00F02494" w:rsidRPr="00F31509">
        <w:rPr>
          <w:rFonts w:asciiTheme="majorBidi" w:eastAsia="Times New Roman" w:hAnsiTheme="majorBidi" w:cstheme="majorBidi"/>
          <w:lang w:val="en-GB"/>
        </w:rPr>
        <w:t xml:space="preserve">with the purpose </w:t>
      </w:r>
      <w:r w:rsidRPr="00F31509">
        <w:rPr>
          <w:rFonts w:asciiTheme="majorBidi" w:eastAsia="Times New Roman" w:hAnsiTheme="majorBidi" w:cstheme="majorBidi"/>
          <w:lang w:val="en-GB"/>
        </w:rPr>
        <w:t>to smooth consumption</w:t>
      </w:r>
      <w:r w:rsidR="003A6BD0"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in remote settings of developing countries </w:t>
      </w:r>
      <w:r w:rsidR="00F02494" w:rsidRPr="00F31509">
        <w:rPr>
          <w:rFonts w:asciiTheme="majorBidi" w:eastAsia="Times New Roman" w:hAnsiTheme="majorBidi" w:cstheme="majorBidi"/>
          <w:lang w:val="en-GB"/>
        </w:rPr>
        <w:t xml:space="preserve">they </w:t>
      </w:r>
      <w:r w:rsidRPr="00F31509">
        <w:rPr>
          <w:rFonts w:asciiTheme="majorBidi" w:eastAsia="Times New Roman" w:hAnsiTheme="majorBidi" w:cstheme="majorBidi"/>
          <w:lang w:val="en-GB"/>
        </w:rPr>
        <w:t xml:space="preserve">are also kept as a reserve for insurance against food shortage or, for want of a fully developed rural finance system, as a store of value. </w:t>
      </w:r>
    </w:p>
    <w:p w:rsidR="004F65E4" w:rsidRPr="00F31509" w:rsidRDefault="004F65E4" w:rsidP="00F02494">
      <w:pPr>
        <w:jc w:val="both"/>
        <w:rPr>
          <w:rFonts w:asciiTheme="majorBidi" w:hAnsiTheme="majorBidi" w:cstheme="majorBidi"/>
          <w:lang w:val="en-GB"/>
        </w:rPr>
      </w:pPr>
      <w:r w:rsidRPr="00F31509">
        <w:rPr>
          <w:rFonts w:asciiTheme="majorBidi" w:hAnsiTheme="majorBidi" w:cstheme="majorBidi"/>
          <w:lang w:val="en-GB"/>
        </w:rPr>
        <w:t>There a</w:t>
      </w:r>
      <w:r w:rsidR="003A6BD0" w:rsidRPr="00F31509">
        <w:rPr>
          <w:rFonts w:asciiTheme="majorBidi" w:hAnsiTheme="majorBidi" w:cstheme="majorBidi"/>
          <w:lang w:val="en-GB"/>
        </w:rPr>
        <w:t>re</w:t>
      </w:r>
      <w:r w:rsidRPr="00F31509">
        <w:rPr>
          <w:rFonts w:asciiTheme="majorBidi" w:hAnsiTheme="majorBidi" w:cstheme="majorBidi"/>
          <w:lang w:val="en-GB"/>
        </w:rPr>
        <w:t xml:space="preserve"> several ways of measuring on</w:t>
      </w:r>
      <w:r w:rsidR="003A6BD0" w:rsidRPr="00F31509">
        <w:rPr>
          <w:rFonts w:asciiTheme="majorBidi" w:hAnsiTheme="majorBidi" w:cstheme="majorBidi"/>
          <w:lang w:val="en-GB"/>
        </w:rPr>
        <w:t>-</w:t>
      </w:r>
      <w:r w:rsidRPr="00F31509">
        <w:rPr>
          <w:rFonts w:asciiTheme="majorBidi" w:hAnsiTheme="majorBidi" w:cstheme="majorBidi"/>
          <w:lang w:val="en-GB"/>
        </w:rPr>
        <w:t xml:space="preserve">farm stocks. One option would be through agricultural censuses, but in reality, stocks are rarely an integral part of </w:t>
      </w:r>
      <w:r w:rsidR="00F02494" w:rsidRPr="00F31509">
        <w:rPr>
          <w:rFonts w:asciiTheme="majorBidi" w:hAnsiTheme="majorBidi" w:cstheme="majorBidi"/>
          <w:lang w:val="en-GB"/>
        </w:rPr>
        <w:t>them</w:t>
      </w:r>
      <w:r w:rsidRPr="00F31509">
        <w:rPr>
          <w:rFonts w:asciiTheme="majorBidi" w:hAnsiTheme="majorBidi" w:cstheme="majorBidi"/>
          <w:lang w:val="en-GB"/>
        </w:rPr>
        <w:t xml:space="preserve">. Out of 196 national censuses, only 30 collect information on storage infrastructure and capacities, while only 7 directly include stock levels (Fonteneau 2014). What is more, agricultural censuses are carried out with large time intervals, and </w:t>
      </w:r>
      <w:r w:rsidR="00F02494" w:rsidRPr="00F31509">
        <w:rPr>
          <w:rFonts w:asciiTheme="majorBidi" w:hAnsiTheme="majorBidi" w:cstheme="majorBidi"/>
          <w:lang w:val="en-GB"/>
        </w:rPr>
        <w:t xml:space="preserve">thereby do </w:t>
      </w:r>
      <w:r w:rsidRPr="00F31509">
        <w:rPr>
          <w:rFonts w:asciiTheme="majorBidi" w:hAnsiTheme="majorBidi" w:cstheme="majorBidi"/>
          <w:lang w:val="en-GB"/>
        </w:rPr>
        <w:t xml:space="preserve">not really </w:t>
      </w:r>
      <w:r w:rsidR="00F02494" w:rsidRPr="00F31509">
        <w:rPr>
          <w:rFonts w:asciiTheme="majorBidi" w:hAnsiTheme="majorBidi" w:cstheme="majorBidi"/>
          <w:lang w:val="en-GB"/>
        </w:rPr>
        <w:t xml:space="preserve">constitute </w:t>
      </w:r>
      <w:r w:rsidRPr="00F31509">
        <w:rPr>
          <w:rFonts w:asciiTheme="majorBidi" w:hAnsiTheme="majorBidi" w:cstheme="majorBidi"/>
          <w:lang w:val="en-GB"/>
        </w:rPr>
        <w:t xml:space="preserve">a useful </w:t>
      </w:r>
      <w:r w:rsidR="00F02494" w:rsidRPr="00F31509">
        <w:rPr>
          <w:rFonts w:asciiTheme="majorBidi" w:hAnsiTheme="majorBidi" w:cstheme="majorBidi"/>
          <w:lang w:val="en-GB"/>
        </w:rPr>
        <w:t xml:space="preserve">tool for </w:t>
      </w:r>
      <w:r w:rsidRPr="00F31509">
        <w:rPr>
          <w:rFonts w:asciiTheme="majorBidi" w:hAnsiTheme="majorBidi" w:cstheme="majorBidi"/>
          <w:lang w:val="en-GB"/>
        </w:rPr>
        <w:t>stocks</w:t>
      </w:r>
      <w:r w:rsidR="00F02494" w:rsidRPr="00F31509">
        <w:rPr>
          <w:rFonts w:asciiTheme="majorBidi" w:hAnsiTheme="majorBidi" w:cstheme="majorBidi"/>
          <w:lang w:val="en-GB"/>
        </w:rPr>
        <w:t xml:space="preserve"> measurement</w:t>
      </w:r>
      <w:r w:rsidRPr="00F31509">
        <w:rPr>
          <w:rFonts w:asciiTheme="majorBidi" w:hAnsiTheme="majorBidi" w:cstheme="majorBidi"/>
          <w:lang w:val="en-GB"/>
        </w:rPr>
        <w:t xml:space="preserve">. The </w:t>
      </w:r>
      <w:r w:rsidR="00F02494" w:rsidRPr="00F31509">
        <w:rPr>
          <w:rFonts w:asciiTheme="majorBidi" w:hAnsiTheme="majorBidi" w:cstheme="majorBidi"/>
          <w:lang w:val="en-GB"/>
        </w:rPr>
        <w:t xml:space="preserve">usefulness of censuses is particularly limited by the </w:t>
      </w:r>
      <w:r w:rsidRPr="00F31509">
        <w:rPr>
          <w:rFonts w:asciiTheme="majorBidi" w:hAnsiTheme="majorBidi" w:cstheme="majorBidi"/>
          <w:lang w:val="en-GB"/>
        </w:rPr>
        <w:t xml:space="preserve">fact that stock levels </w:t>
      </w:r>
      <w:r w:rsidR="00F02494" w:rsidRPr="00F31509">
        <w:rPr>
          <w:rFonts w:asciiTheme="majorBidi" w:hAnsiTheme="majorBidi" w:cstheme="majorBidi"/>
          <w:lang w:val="en-GB"/>
        </w:rPr>
        <w:t xml:space="preserve">usually </w:t>
      </w:r>
      <w:r w:rsidRPr="00F31509">
        <w:rPr>
          <w:rFonts w:asciiTheme="majorBidi" w:hAnsiTheme="majorBidi" w:cstheme="majorBidi"/>
          <w:lang w:val="en-GB"/>
        </w:rPr>
        <w:t>exhibit significant short term variations limits the usefulness of censuses for the assessment of stocks</w:t>
      </w:r>
      <w:r w:rsidR="00F02494" w:rsidRPr="00F31509">
        <w:rPr>
          <w:rFonts w:asciiTheme="majorBidi" w:hAnsiTheme="majorBidi" w:cstheme="majorBidi"/>
          <w:lang w:val="en-GB"/>
        </w:rPr>
        <w:t xml:space="preserve"> and </w:t>
      </w:r>
      <w:r w:rsidRPr="00F31509">
        <w:rPr>
          <w:rFonts w:asciiTheme="majorBidi" w:hAnsiTheme="majorBidi" w:cstheme="majorBidi"/>
          <w:lang w:val="en-GB"/>
        </w:rPr>
        <w:t xml:space="preserve">interpolations are </w:t>
      </w:r>
      <w:r w:rsidR="00F02494" w:rsidRPr="00F31509">
        <w:rPr>
          <w:rFonts w:asciiTheme="majorBidi" w:hAnsiTheme="majorBidi" w:cstheme="majorBidi"/>
          <w:lang w:val="en-GB"/>
        </w:rPr>
        <w:t xml:space="preserve">therefore </w:t>
      </w:r>
      <w:r w:rsidRPr="00F31509">
        <w:rPr>
          <w:rFonts w:asciiTheme="majorBidi" w:hAnsiTheme="majorBidi" w:cstheme="majorBidi"/>
          <w:lang w:val="en-GB"/>
        </w:rPr>
        <w:t xml:space="preserve">difficult to undertake. </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Data on the stocks held by government agencies and private sector companies, such as warehouses, retail traders and wholesalers, can be collected from the respective offices or companies. As regards the stocks of agricultural holdings, agricultural surveys are usually the most suited data collection method. Efforts to develop surveys covering stocks in all countries are currently made by AMIS as well as the by the Global Strategy. </w:t>
      </w:r>
    </w:p>
    <w:p w:rsidR="004F65E4" w:rsidRPr="00F31509" w:rsidRDefault="004F65E4" w:rsidP="00F02494">
      <w:pPr>
        <w:jc w:val="both"/>
        <w:rPr>
          <w:rFonts w:asciiTheme="majorBidi" w:hAnsiTheme="majorBidi" w:cstheme="majorBidi"/>
          <w:lang w:val="en-GB"/>
        </w:rPr>
      </w:pPr>
      <w:r w:rsidRPr="00F31509">
        <w:rPr>
          <w:rFonts w:asciiTheme="majorBidi" w:eastAsia="Times New Roman" w:hAnsiTheme="majorBidi" w:cstheme="majorBidi"/>
          <w:lang w:val="en-GB"/>
        </w:rPr>
        <w:t>The combination of both farm survey data and data collected from institutional stock holders</w:t>
      </w:r>
      <w:r w:rsidR="003A6BD0"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provides a fairly accurate estimate of stocks on a national level. Indeed, the USDA is operating such an approach</w:t>
      </w:r>
      <w:r w:rsidR="00F02494"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where farms are surveyed bi-annually. The East African Community </w:t>
      </w:r>
      <w:r w:rsidR="00F02494" w:rsidRPr="00F31509">
        <w:rPr>
          <w:rFonts w:asciiTheme="majorBidi" w:eastAsia="Times New Roman" w:hAnsiTheme="majorBidi" w:cstheme="majorBidi"/>
          <w:lang w:val="en-GB"/>
        </w:rPr>
        <w:t xml:space="preserve">has </w:t>
      </w:r>
      <w:r w:rsidRPr="00F31509">
        <w:rPr>
          <w:rFonts w:asciiTheme="majorBidi" w:eastAsia="Times New Roman" w:hAnsiTheme="majorBidi" w:cstheme="majorBidi"/>
          <w:lang w:val="en-GB"/>
        </w:rPr>
        <w:t>adopt</w:t>
      </w:r>
      <w:r w:rsidR="00F02494" w:rsidRPr="00F31509">
        <w:rPr>
          <w:rFonts w:asciiTheme="majorBidi" w:eastAsia="Times New Roman" w:hAnsiTheme="majorBidi" w:cstheme="majorBidi"/>
          <w:lang w:val="en-GB"/>
        </w:rPr>
        <w:t>ed</w:t>
      </w:r>
      <w:r w:rsidRPr="00F31509">
        <w:rPr>
          <w:rFonts w:asciiTheme="majorBidi" w:eastAsia="Times New Roman" w:hAnsiTheme="majorBidi" w:cstheme="majorBidi"/>
          <w:lang w:val="en-GB"/>
        </w:rPr>
        <w:t xml:space="preserve"> this methodology for the compilation of monthly FBS.</w:t>
      </w:r>
    </w:p>
    <w:p w:rsidR="004F65E4" w:rsidRPr="00F31509" w:rsidRDefault="006D0BE8" w:rsidP="00126B0D">
      <w:pPr>
        <w:pStyle w:val="Heading3"/>
        <w:jc w:val="both"/>
        <w:rPr>
          <w:rFonts w:asciiTheme="majorBidi" w:hAnsiTheme="majorBidi" w:cstheme="majorBidi"/>
          <w:lang w:val="en-GB"/>
        </w:rPr>
      </w:pPr>
      <w:bookmarkStart w:id="61" w:name="_Ref428814109"/>
      <w:r w:rsidRPr="00F31509">
        <w:rPr>
          <w:rFonts w:asciiTheme="majorBidi" w:hAnsiTheme="majorBidi" w:cstheme="majorBidi"/>
          <w:lang w:val="en-GB"/>
        </w:rPr>
        <w:t>F</w:t>
      </w:r>
      <w:r w:rsidR="004F65E4" w:rsidRPr="00F31509">
        <w:rPr>
          <w:rFonts w:asciiTheme="majorBidi" w:hAnsiTheme="majorBidi" w:cstheme="majorBidi"/>
          <w:lang w:val="en-GB"/>
        </w:rPr>
        <w:t>eed</w:t>
      </w:r>
      <w:bookmarkEnd w:id="61"/>
      <w:r w:rsidRPr="00F31509">
        <w:rPr>
          <w:rFonts w:asciiTheme="majorBidi" w:hAnsiTheme="majorBidi" w:cstheme="majorBidi"/>
          <w:lang w:val="en-GB"/>
        </w:rPr>
        <w:t xml:space="preserve"> use data</w:t>
      </w:r>
    </w:p>
    <w:p w:rsidR="00126B0D" w:rsidRPr="00F31509" w:rsidRDefault="004F65E4" w:rsidP="006D0BE8">
      <w:pPr>
        <w:jc w:val="both"/>
        <w:rPr>
          <w:rFonts w:asciiTheme="majorBidi" w:hAnsiTheme="majorBidi" w:cstheme="majorBidi"/>
          <w:szCs w:val="24"/>
          <w:lang w:val="en-GB"/>
        </w:rPr>
      </w:pPr>
      <w:r w:rsidRPr="00F31509">
        <w:rPr>
          <w:rFonts w:asciiTheme="majorBidi" w:eastAsia="Times New Roman" w:hAnsiTheme="majorBidi" w:cstheme="majorBidi"/>
          <w:lang w:val="en-GB"/>
        </w:rPr>
        <w:t xml:space="preserve">Farmers feed their animals with agricultural products which they purchase </w:t>
      </w:r>
      <w:r w:rsidR="006D0BE8" w:rsidRPr="00F31509">
        <w:rPr>
          <w:rFonts w:asciiTheme="majorBidi" w:eastAsia="Times New Roman" w:hAnsiTheme="majorBidi" w:cstheme="majorBidi"/>
          <w:lang w:val="en-GB"/>
        </w:rPr>
        <w:t xml:space="preserve">or source from </w:t>
      </w:r>
      <w:r w:rsidRPr="00F31509">
        <w:rPr>
          <w:rFonts w:asciiTheme="majorBidi" w:eastAsia="Times New Roman" w:hAnsiTheme="majorBidi" w:cstheme="majorBidi"/>
          <w:lang w:val="en-GB"/>
        </w:rPr>
        <w:t xml:space="preserve">their own agricultural production. </w:t>
      </w:r>
      <w:r w:rsidR="006051F9" w:rsidRPr="00F31509">
        <w:rPr>
          <w:rFonts w:asciiTheme="majorBidi" w:eastAsia="Times New Roman" w:hAnsiTheme="majorBidi" w:cstheme="majorBidi"/>
          <w:lang w:val="en-GB"/>
        </w:rPr>
        <w:t>B</w:t>
      </w:r>
      <w:r w:rsidRPr="00F31509">
        <w:rPr>
          <w:rFonts w:asciiTheme="majorBidi" w:eastAsia="Times New Roman" w:hAnsiTheme="majorBidi" w:cstheme="majorBidi"/>
          <w:lang w:val="en-GB"/>
        </w:rPr>
        <w:t xml:space="preserve">oth components </w:t>
      </w:r>
      <w:r w:rsidR="006051F9" w:rsidRPr="00F31509">
        <w:rPr>
          <w:rFonts w:asciiTheme="majorBidi" w:eastAsia="Times New Roman" w:hAnsiTheme="majorBidi" w:cstheme="majorBidi"/>
          <w:lang w:val="en-GB"/>
        </w:rPr>
        <w:t xml:space="preserve">are important, and their relative weight </w:t>
      </w:r>
      <w:r w:rsidRPr="00F31509">
        <w:rPr>
          <w:rFonts w:asciiTheme="majorBidi" w:eastAsia="Times New Roman" w:hAnsiTheme="majorBidi" w:cstheme="majorBidi"/>
          <w:lang w:val="en-GB"/>
        </w:rPr>
        <w:t xml:space="preserve">in the overall feed </w:t>
      </w:r>
      <w:r w:rsidR="006051F9" w:rsidRPr="00F31509">
        <w:rPr>
          <w:rFonts w:asciiTheme="majorBidi" w:eastAsia="Times New Roman" w:hAnsiTheme="majorBidi" w:cstheme="majorBidi"/>
          <w:lang w:val="en-GB"/>
        </w:rPr>
        <w:t xml:space="preserve">use </w:t>
      </w:r>
      <w:r w:rsidRPr="00F31509">
        <w:rPr>
          <w:rFonts w:asciiTheme="majorBidi" w:eastAsia="Times New Roman" w:hAnsiTheme="majorBidi" w:cstheme="majorBidi"/>
          <w:lang w:val="en-GB"/>
        </w:rPr>
        <w:t xml:space="preserve">varies across countries, </w:t>
      </w:r>
      <w:r w:rsidR="006051F9" w:rsidRPr="00F31509">
        <w:rPr>
          <w:rFonts w:asciiTheme="majorBidi" w:eastAsia="Times New Roman" w:hAnsiTheme="majorBidi" w:cstheme="majorBidi"/>
          <w:lang w:val="en-GB"/>
        </w:rPr>
        <w:t xml:space="preserve">in accordance with </w:t>
      </w:r>
      <w:r w:rsidRPr="00F31509">
        <w:rPr>
          <w:rFonts w:asciiTheme="majorBidi" w:eastAsia="Times New Roman" w:hAnsiTheme="majorBidi" w:cstheme="majorBidi"/>
          <w:lang w:val="en-GB"/>
        </w:rPr>
        <w:t>the type of the prevailing livestock production systems, their degree of specialization, commercialization and intensification. FBS compilers need to create a comprehensive picture of food items used as feed supply</w:t>
      </w:r>
      <w:r w:rsidR="00126B0D"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126B0D" w:rsidRPr="00F31509">
        <w:rPr>
          <w:rFonts w:asciiTheme="majorBidi" w:eastAsia="Times New Roman" w:hAnsiTheme="majorBidi" w:cstheme="majorBidi"/>
          <w:lang w:val="en-GB"/>
        </w:rPr>
        <w:t xml:space="preserve">This </w:t>
      </w:r>
      <w:r w:rsidRPr="00F31509">
        <w:rPr>
          <w:rFonts w:asciiTheme="majorBidi" w:eastAsia="Times New Roman" w:hAnsiTheme="majorBidi" w:cstheme="majorBidi"/>
          <w:lang w:val="en-GB"/>
        </w:rPr>
        <w:t xml:space="preserve">requires coverage of both feeds produced by farmers and feed compounders. </w:t>
      </w:r>
      <w:r w:rsidR="00126B0D" w:rsidRPr="00F31509">
        <w:rPr>
          <w:rFonts w:asciiTheme="majorBidi" w:eastAsia="Times New Roman" w:hAnsiTheme="majorBidi" w:cstheme="majorBidi"/>
          <w:lang w:val="en-GB"/>
        </w:rPr>
        <w:t>I</w:t>
      </w:r>
      <w:r w:rsidRPr="00F31509">
        <w:rPr>
          <w:rFonts w:asciiTheme="majorBidi" w:eastAsia="Times New Roman" w:hAnsiTheme="majorBidi" w:cstheme="majorBidi"/>
          <w:lang w:val="en-GB"/>
        </w:rPr>
        <w:t xml:space="preserve">nformation </w:t>
      </w:r>
      <w:r w:rsidR="00126B0D" w:rsidRPr="00F31509">
        <w:rPr>
          <w:rFonts w:asciiTheme="majorBidi" w:eastAsia="Times New Roman" w:hAnsiTheme="majorBidi" w:cstheme="majorBidi"/>
          <w:lang w:val="en-GB"/>
        </w:rPr>
        <w:t xml:space="preserve">is needed </w:t>
      </w:r>
      <w:r w:rsidR="006D0BE8" w:rsidRPr="00F31509">
        <w:rPr>
          <w:rFonts w:asciiTheme="majorBidi" w:eastAsia="Times New Roman" w:hAnsiTheme="majorBidi" w:cstheme="majorBidi"/>
          <w:lang w:val="en-GB"/>
        </w:rPr>
        <w:t>on</w:t>
      </w:r>
      <w:r w:rsidRPr="00F31509">
        <w:rPr>
          <w:rFonts w:asciiTheme="majorBidi" w:eastAsia="Times New Roman" w:hAnsiTheme="majorBidi" w:cstheme="majorBidi"/>
          <w:lang w:val="en-GB"/>
        </w:rPr>
        <w:t xml:space="preserve"> the amounts and the types of products both farmers and compounders use to produce the feeds. As such surveys are costly, only few representative and comprehensive surveys are actually available (Westcott and Norton 2012, p. 5).</w:t>
      </w:r>
      <w:r w:rsidRPr="00F31509">
        <w:rPr>
          <w:rStyle w:val="FootnoteReference"/>
          <w:rFonts w:asciiTheme="majorBidi" w:eastAsia="Times New Roman" w:hAnsiTheme="majorBidi" w:cstheme="majorBidi"/>
          <w:lang w:val="en-GB"/>
        </w:rPr>
        <w:footnoteReference w:id="19"/>
      </w:r>
      <w:r w:rsidRPr="00F31509">
        <w:rPr>
          <w:rFonts w:asciiTheme="majorBidi" w:eastAsia="Times New Roman" w:hAnsiTheme="majorBidi" w:cstheme="majorBidi"/>
          <w:lang w:val="en-GB"/>
        </w:rPr>
        <w:t xml:space="preserve"> </w:t>
      </w:r>
    </w:p>
    <w:p w:rsidR="004F65E4" w:rsidRPr="00F31509" w:rsidRDefault="004F65E4" w:rsidP="00126B0D">
      <w:pPr>
        <w:jc w:val="both"/>
        <w:rPr>
          <w:rFonts w:asciiTheme="majorBidi" w:hAnsiTheme="majorBidi" w:cstheme="majorBidi"/>
          <w:lang w:val="en-GB"/>
        </w:rPr>
      </w:pPr>
      <w:r w:rsidRPr="00F31509">
        <w:rPr>
          <w:rFonts w:asciiTheme="majorBidi" w:eastAsia="Times New Roman" w:hAnsiTheme="majorBidi" w:cstheme="majorBidi"/>
          <w:lang w:val="en-GB"/>
        </w:rPr>
        <w:lastRenderedPageBreak/>
        <w:t xml:space="preserve">In some cases, exhaustive surveys of feed use </w:t>
      </w:r>
      <w:r w:rsidR="00126B0D" w:rsidRPr="00F31509">
        <w:rPr>
          <w:rFonts w:asciiTheme="majorBidi" w:eastAsia="Times New Roman" w:hAnsiTheme="majorBidi" w:cstheme="majorBidi"/>
          <w:lang w:val="en-GB"/>
        </w:rPr>
        <w:t xml:space="preserve">have been added </w:t>
      </w:r>
      <w:r w:rsidRPr="00F31509">
        <w:rPr>
          <w:rFonts w:asciiTheme="majorBidi" w:eastAsia="Times New Roman" w:hAnsiTheme="majorBidi" w:cstheme="majorBidi"/>
          <w:lang w:val="en-GB"/>
        </w:rPr>
        <w:t>to the regular agricultural survey.</w:t>
      </w:r>
      <w:r w:rsidRPr="00F31509">
        <w:rPr>
          <w:rStyle w:val="FootnoteReference"/>
          <w:rFonts w:asciiTheme="majorBidi" w:eastAsia="Times New Roman" w:hAnsiTheme="majorBidi" w:cstheme="majorBidi"/>
          <w:lang w:val="en-GB"/>
        </w:rPr>
        <w:footnoteReference w:id="20"/>
      </w:r>
      <w:r w:rsidR="00126B0D"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This is a particularly appealing option in developing countries where a large proportion of the livestock is reared by smallholders and the proportion of purchased feed can be considered to be comparatively low. In tandem, compound feeders can be contacted either directly or through industry associations. </w:t>
      </w:r>
      <w:r w:rsidR="00126B0D" w:rsidRPr="00F31509">
        <w:rPr>
          <w:rFonts w:asciiTheme="majorBidi" w:eastAsia="Times New Roman" w:hAnsiTheme="majorBidi" w:cstheme="majorBidi"/>
          <w:lang w:val="en-GB"/>
        </w:rPr>
        <w:t xml:space="preserve">In some countries, for instance in Germany and Hungary, feed producers are obliged to regularly report their sales of fodder products to the ministry of agriculture, based on a government regulation (Marktordnungswaren-Meldeverordnung 1999; BLE 2011, pp. 1-4; KSH 2014). </w:t>
      </w:r>
      <w:r w:rsidRPr="00F31509">
        <w:rPr>
          <w:rFonts w:asciiTheme="majorBidi" w:eastAsia="Times New Roman" w:hAnsiTheme="majorBidi" w:cstheme="majorBidi"/>
          <w:lang w:val="en-GB"/>
        </w:rPr>
        <w:t>Combined with the statistics on external trade, the</w:t>
      </w:r>
      <w:r w:rsidR="00126B0D" w:rsidRPr="00F31509">
        <w:rPr>
          <w:rFonts w:asciiTheme="majorBidi" w:eastAsia="Times New Roman" w:hAnsiTheme="majorBidi" w:cstheme="majorBidi"/>
          <w:lang w:val="en-GB"/>
        </w:rPr>
        <w:t xml:space="preserve">se data </w:t>
      </w:r>
      <w:r w:rsidRPr="00F31509">
        <w:rPr>
          <w:rFonts w:asciiTheme="majorBidi" w:eastAsia="Times New Roman" w:hAnsiTheme="majorBidi" w:cstheme="majorBidi"/>
          <w:lang w:val="en-GB"/>
        </w:rPr>
        <w:t xml:space="preserve">may provide a substitute for a </w:t>
      </w:r>
      <w:r w:rsidR="00126B0D" w:rsidRPr="00F31509">
        <w:rPr>
          <w:rFonts w:asciiTheme="majorBidi" w:eastAsia="Times New Roman" w:hAnsiTheme="majorBidi" w:cstheme="majorBidi"/>
          <w:lang w:val="en-GB"/>
        </w:rPr>
        <w:t xml:space="preserve">dedicated </w:t>
      </w:r>
      <w:r w:rsidRPr="00F31509">
        <w:rPr>
          <w:rFonts w:asciiTheme="majorBidi" w:eastAsia="Times New Roman" w:hAnsiTheme="majorBidi" w:cstheme="majorBidi"/>
          <w:lang w:val="en-GB"/>
        </w:rPr>
        <w:t>data collection process</w:t>
      </w:r>
      <w:r w:rsidR="00126B0D" w:rsidRPr="00F31509">
        <w:rPr>
          <w:rFonts w:asciiTheme="majorBidi" w:eastAsia="Times New Roman" w:hAnsiTheme="majorBidi" w:cstheme="majorBidi"/>
          <w:lang w:val="en-GB"/>
        </w:rPr>
        <w:t>.</w:t>
      </w:r>
    </w:p>
    <w:p w:rsidR="004F65E4" w:rsidRPr="00F31509" w:rsidRDefault="005E20EA" w:rsidP="005E20EA">
      <w:pPr>
        <w:pStyle w:val="Heading3"/>
        <w:jc w:val="both"/>
        <w:rPr>
          <w:rFonts w:asciiTheme="majorBidi" w:hAnsiTheme="majorBidi" w:cstheme="majorBidi"/>
          <w:lang w:val="en-GB"/>
        </w:rPr>
      </w:pPr>
      <w:r w:rsidRPr="00F31509">
        <w:rPr>
          <w:rFonts w:asciiTheme="majorBidi" w:hAnsiTheme="majorBidi" w:cstheme="majorBidi"/>
          <w:lang w:val="en-GB"/>
        </w:rPr>
        <w:t>Data on f</w:t>
      </w:r>
      <w:r w:rsidR="004F65E4" w:rsidRPr="00F31509">
        <w:rPr>
          <w:rFonts w:asciiTheme="majorBidi" w:hAnsiTheme="majorBidi" w:cstheme="majorBidi"/>
          <w:lang w:val="en-GB"/>
        </w:rPr>
        <w:t>ood</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For the measurement of food consumption, two principal sources can provide estimates. The first source </w:t>
      </w:r>
      <w:r w:rsidR="003A6BD0" w:rsidRPr="00F31509">
        <w:rPr>
          <w:rFonts w:asciiTheme="majorBidi" w:hAnsiTheme="majorBidi" w:cstheme="majorBidi"/>
          <w:lang w:val="en-GB"/>
        </w:rPr>
        <w:t>is</w:t>
      </w:r>
      <w:r w:rsidRPr="00F31509">
        <w:rPr>
          <w:rFonts w:asciiTheme="majorBidi" w:hAnsiTheme="majorBidi" w:cstheme="majorBidi"/>
          <w:lang w:val="en-GB"/>
        </w:rPr>
        <w:t xml:space="preserve"> production estimates from the food processing industry. Information from the food processing industry can provide excellent estimates for FBS-consistent food availability, particularly (i) where the processing industry covers a large part of food use, i.e. where home/subsistence production and consumption plays a small role; and (ii) where the degree of coverage/organization by a processing industry is high (e.g. all flour produced is produced and reported by commercial flour millers). Typically, that’s the case in all developed countries, but increasingly also in emerging economies. Estimates of production from flour millers, sugar refiners, oilseed crushers, or abattoirs can be used to as direct inputs into the SUA system and, through the process of standardization, be converted back into primary equivalents as shown in the FBS. While a high degree of coverage/industry organization may not always be given in developing countries and certainly not for all processing industries, certain “bottleneck” industries such as the sugar refineries provide useful estimates in all countries. </w:t>
      </w:r>
    </w:p>
    <w:p w:rsidR="004F65E4" w:rsidRPr="00F31509" w:rsidRDefault="00525E97" w:rsidP="00525E97">
      <w:pPr>
        <w:jc w:val="both"/>
        <w:rPr>
          <w:rFonts w:asciiTheme="majorBidi" w:hAnsiTheme="majorBidi" w:cstheme="majorBidi"/>
          <w:lang w:val="en-GB"/>
        </w:rPr>
      </w:pPr>
      <w:r w:rsidRPr="00F31509">
        <w:rPr>
          <w:rFonts w:asciiTheme="majorBidi" w:eastAsia="Times New Roman" w:hAnsiTheme="majorBidi" w:cstheme="majorBidi"/>
          <w:lang w:val="en-GB"/>
        </w:rPr>
        <w:t xml:space="preserve">Data compiled </w:t>
      </w:r>
      <w:r w:rsidR="004F65E4" w:rsidRPr="00F31509">
        <w:rPr>
          <w:rFonts w:asciiTheme="majorBidi" w:eastAsia="Times New Roman" w:hAnsiTheme="majorBidi" w:cstheme="majorBidi"/>
          <w:lang w:val="en-GB"/>
        </w:rPr>
        <w:t xml:space="preserve">from household surveys provide a second option to obtain estimates for food consumption data. There are, however, a number of caveats to be raised and a number of adjustment to be made before such data can be used to inform estimates for food in FBS. Firstly, such surveys are usually carried out rather infrequently, i.e. once every three or five years, and in many developing countries even less frequently. Secondly, while these surveys are designed to capture a representative sample of a country’s population, some specific population subgroups are typically under-represented. This is the case particularly for the homeless and marginalized population groups, </w:t>
      </w:r>
      <w:r w:rsidRPr="00F31509">
        <w:rPr>
          <w:rFonts w:asciiTheme="majorBidi" w:eastAsia="Times New Roman" w:hAnsiTheme="majorBidi" w:cstheme="majorBidi"/>
          <w:lang w:val="en-GB"/>
        </w:rPr>
        <w:t xml:space="preserve">what </w:t>
      </w:r>
      <w:r w:rsidR="004F65E4" w:rsidRPr="00F31509">
        <w:rPr>
          <w:rFonts w:asciiTheme="majorBidi" w:eastAsia="Times New Roman" w:hAnsiTheme="majorBidi" w:cstheme="majorBidi"/>
          <w:lang w:val="en-GB"/>
        </w:rPr>
        <w:t>inevitably introduces a bias for overall food consumption. Thirdly, these surveys practically always exclude “collective consumption”, i.e. food consumption in institutionalized households, such as the military, prisons, canteens, schools, universities, hospitals or seniority centres. Also</w:t>
      </w:r>
      <w:r w:rsidR="003A6BD0" w:rsidRPr="00F31509">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not all household surveys fully account for food eaten outside of home, i.e. in restaurants, as street food, etc. </w:t>
      </w:r>
    </w:p>
    <w:p w:rsidR="004F65E4" w:rsidRPr="00F31509" w:rsidRDefault="004F65E4" w:rsidP="00E512F4">
      <w:pPr>
        <w:jc w:val="both"/>
        <w:rPr>
          <w:rFonts w:asciiTheme="majorBidi" w:hAnsiTheme="majorBidi" w:cstheme="majorBidi"/>
          <w:lang w:val="en-GB"/>
        </w:rPr>
      </w:pPr>
      <w:r w:rsidRPr="00F31509">
        <w:rPr>
          <w:rFonts w:asciiTheme="majorBidi" w:eastAsia="Times New Roman" w:hAnsiTheme="majorBidi" w:cstheme="majorBidi"/>
          <w:lang w:val="en-GB"/>
        </w:rPr>
        <w:t xml:space="preserve">To obtain FBS-consistent food supply information, food consumption estimates from </w:t>
      </w:r>
      <w:r w:rsidR="00525E97" w:rsidRPr="00F31509">
        <w:rPr>
          <w:rFonts w:asciiTheme="majorBidi" w:eastAsia="Times New Roman" w:hAnsiTheme="majorBidi" w:cstheme="majorBidi"/>
          <w:lang w:val="en-GB"/>
        </w:rPr>
        <w:t xml:space="preserve">household </w:t>
      </w:r>
      <w:r w:rsidRPr="00F31509">
        <w:rPr>
          <w:rFonts w:asciiTheme="majorBidi" w:eastAsia="Times New Roman" w:hAnsiTheme="majorBidi" w:cstheme="majorBidi"/>
          <w:lang w:val="en-GB"/>
        </w:rPr>
        <w:t xml:space="preserve">surveys need to be adjusted to be consistent with the scope and definitions of FBS. For instance, under-representation of particular population groups can be adjusted for by means of re-calculation of the </w:t>
      </w:r>
      <w:r w:rsidR="00525E97" w:rsidRPr="00F31509">
        <w:rPr>
          <w:rFonts w:asciiTheme="majorBidi" w:eastAsia="Times New Roman" w:hAnsiTheme="majorBidi" w:cstheme="majorBidi"/>
          <w:lang w:val="en-GB"/>
        </w:rPr>
        <w:t xml:space="preserve">extrapolation </w:t>
      </w:r>
      <w:r w:rsidRPr="00F31509">
        <w:rPr>
          <w:rFonts w:asciiTheme="majorBidi" w:eastAsia="Times New Roman" w:hAnsiTheme="majorBidi" w:cstheme="majorBidi"/>
          <w:lang w:val="en-GB"/>
        </w:rPr>
        <w:t>weights</w:t>
      </w:r>
      <w:r w:rsidR="00525E97" w:rsidRPr="00F31509">
        <w:rPr>
          <w:rFonts w:asciiTheme="majorBidi" w:eastAsia="Times New Roman" w:hAnsiTheme="majorBidi" w:cstheme="majorBidi"/>
          <w:lang w:val="en-GB"/>
        </w:rPr>
        <w:t>, which are meant to reflect the households’ inverse sampling probability and are used to scale up the values surveyed at the household level to the population total</w:t>
      </w:r>
      <w:r w:rsidRPr="00F31509">
        <w:rPr>
          <w:rFonts w:asciiTheme="majorBidi" w:eastAsia="Times New Roman" w:hAnsiTheme="majorBidi" w:cstheme="majorBidi"/>
          <w:lang w:val="en-GB"/>
        </w:rPr>
        <w:t xml:space="preserve">. However, as often only one vector of weights is applied, this </w:t>
      </w:r>
      <w:r w:rsidR="00525E97" w:rsidRPr="00F31509">
        <w:rPr>
          <w:rFonts w:asciiTheme="majorBidi" w:eastAsia="Times New Roman" w:hAnsiTheme="majorBidi" w:cstheme="majorBidi"/>
          <w:lang w:val="en-GB"/>
        </w:rPr>
        <w:t xml:space="preserve">adjustment </w:t>
      </w:r>
      <w:r w:rsidRPr="00F31509">
        <w:rPr>
          <w:rFonts w:asciiTheme="majorBidi" w:eastAsia="Times New Roman" w:hAnsiTheme="majorBidi" w:cstheme="majorBidi"/>
          <w:lang w:val="en-GB"/>
        </w:rPr>
        <w:t xml:space="preserve">requires a choice of the variable with </w:t>
      </w:r>
      <w:r w:rsidRPr="00F31509">
        <w:rPr>
          <w:rFonts w:asciiTheme="majorBidi" w:eastAsia="Times New Roman" w:hAnsiTheme="majorBidi" w:cstheme="majorBidi"/>
          <w:lang w:val="en-GB"/>
        </w:rPr>
        <w:lastRenderedPageBreak/>
        <w:t>respect to which under-representation is aimed to be eliminated, such as employment status, total income or total expenditure. In most cases the chosen variable is not ‘food consumption in quantities’, which can create a bias in the estimate of the population total.</w:t>
      </w:r>
    </w:p>
    <w:p w:rsidR="004F65E4" w:rsidRPr="00F31509" w:rsidRDefault="004F65E4" w:rsidP="00525E97">
      <w:pPr>
        <w:jc w:val="both"/>
        <w:rPr>
          <w:rFonts w:asciiTheme="majorBidi" w:hAnsiTheme="majorBidi" w:cstheme="majorBidi"/>
          <w:lang w:val="en-GB"/>
        </w:rPr>
      </w:pPr>
      <w:r w:rsidRPr="00F31509">
        <w:rPr>
          <w:rFonts w:asciiTheme="majorBidi" w:eastAsia="Times New Roman" w:hAnsiTheme="majorBidi" w:cstheme="majorBidi"/>
          <w:lang w:val="en-GB"/>
        </w:rPr>
        <w:t>Moreover, food consumption measured in household surveys needs to be brought up to the food availability definition in the FBS.</w:t>
      </w:r>
      <w:r w:rsidRPr="00F31509">
        <w:rPr>
          <w:rStyle w:val="FootnoteReference"/>
          <w:rFonts w:asciiTheme="majorBidi" w:eastAsia="Times New Roman" w:hAnsiTheme="majorBidi" w:cstheme="majorBidi"/>
          <w:lang w:val="en-GB"/>
        </w:rPr>
        <w:footnoteReference w:id="21"/>
      </w:r>
      <w:r w:rsidRPr="00F31509">
        <w:rPr>
          <w:rFonts w:asciiTheme="majorBidi" w:eastAsia="Times New Roman" w:hAnsiTheme="majorBidi" w:cstheme="majorBidi"/>
          <w:lang w:val="en-GB"/>
        </w:rPr>
        <w:t xml:space="preserve"> This means that all food consumed in collective household needs to be estimated and household survey results need to be </w:t>
      </w:r>
      <w:r w:rsidR="00525E97" w:rsidRPr="00F31509">
        <w:rPr>
          <w:rFonts w:asciiTheme="majorBidi" w:eastAsia="Times New Roman" w:hAnsiTheme="majorBidi" w:cstheme="majorBidi"/>
          <w:lang w:val="en-GB"/>
        </w:rPr>
        <w:t xml:space="preserve">adjusted </w:t>
      </w:r>
      <w:r w:rsidRPr="00F31509">
        <w:rPr>
          <w:rFonts w:asciiTheme="majorBidi" w:eastAsia="Times New Roman" w:hAnsiTheme="majorBidi" w:cstheme="majorBidi"/>
          <w:lang w:val="en-GB"/>
        </w:rPr>
        <w:t xml:space="preserve">accordingly. The same holds for food consumed in restaurants or as street food. </w:t>
      </w:r>
    </w:p>
    <w:p w:rsidR="004F65E4" w:rsidRPr="00F31509" w:rsidRDefault="004F65E4" w:rsidP="00525E97">
      <w:pPr>
        <w:jc w:val="both"/>
        <w:rPr>
          <w:rFonts w:asciiTheme="majorBidi" w:hAnsiTheme="majorBidi" w:cstheme="majorBidi"/>
          <w:lang w:val="en-GB"/>
        </w:rPr>
      </w:pPr>
      <w:r w:rsidRPr="00F31509">
        <w:rPr>
          <w:rFonts w:asciiTheme="majorBidi" w:eastAsia="Times New Roman" w:hAnsiTheme="majorBidi" w:cstheme="majorBidi"/>
          <w:lang w:val="en-GB"/>
        </w:rPr>
        <w:t xml:space="preserve">To gauge the extent of differences and facilitate necessary adjustments, FAO has systematically compared </w:t>
      </w:r>
      <w:r w:rsidR="00525E97" w:rsidRPr="00F31509">
        <w:rPr>
          <w:rFonts w:asciiTheme="majorBidi" w:eastAsia="Times New Roman" w:hAnsiTheme="majorBidi" w:cstheme="majorBidi"/>
          <w:lang w:val="en-GB"/>
        </w:rPr>
        <w:t xml:space="preserve">the food figures derived </w:t>
      </w:r>
      <w:r w:rsidRPr="00F31509">
        <w:rPr>
          <w:rFonts w:asciiTheme="majorBidi" w:eastAsia="Times New Roman" w:hAnsiTheme="majorBidi" w:cstheme="majorBidi"/>
          <w:lang w:val="en-GB"/>
        </w:rPr>
        <w:t xml:space="preserve">from household surveys with those </w:t>
      </w:r>
      <w:r w:rsidR="00525E97" w:rsidRPr="00F31509">
        <w:rPr>
          <w:rFonts w:asciiTheme="majorBidi" w:eastAsia="Times New Roman" w:hAnsiTheme="majorBidi" w:cstheme="majorBidi"/>
          <w:lang w:val="en-GB"/>
        </w:rPr>
        <w:t xml:space="preserve">derived from </w:t>
      </w:r>
      <w:r w:rsidRPr="00F31509">
        <w:rPr>
          <w:rFonts w:asciiTheme="majorBidi" w:eastAsia="Times New Roman" w:hAnsiTheme="majorBidi" w:cstheme="majorBidi"/>
          <w:lang w:val="en-GB"/>
        </w:rPr>
        <w:t>FBS. The results suggest that the two are only modestly correlated across countries. Throughout a sample of 64 countries, data on food consumption compiled from FBS turn out to be on average higher than those obtained from household surveys. In some extreme cases, th</w:t>
      </w:r>
      <w:r w:rsidR="00525E97" w:rsidRPr="00F31509">
        <w:rPr>
          <w:rFonts w:asciiTheme="majorBidi" w:eastAsia="Times New Roman" w:hAnsiTheme="majorBidi" w:cstheme="majorBidi"/>
          <w:lang w:val="en-GB"/>
        </w:rPr>
        <w:t>e</w:t>
      </w:r>
      <w:r w:rsidRPr="00F31509">
        <w:rPr>
          <w:rFonts w:asciiTheme="majorBidi" w:eastAsia="Times New Roman" w:hAnsiTheme="majorBidi" w:cstheme="majorBidi"/>
          <w:lang w:val="en-GB"/>
        </w:rPr>
        <w:t xml:space="preserve"> difference amounts to up to two thirds of the value obtained from household surveys</w:t>
      </w:r>
      <w:r w:rsidR="00525E97" w:rsidRPr="00F31509">
        <w:rPr>
          <w:rFonts w:asciiTheme="majorBidi" w:eastAsia="Times New Roman" w:hAnsiTheme="majorBidi" w:cstheme="majorBidi"/>
          <w:lang w:val="en-GB"/>
        </w:rPr>
        <w:t>, while</w:t>
      </w:r>
      <w:r w:rsidRPr="00F31509">
        <w:rPr>
          <w:rFonts w:asciiTheme="majorBidi" w:eastAsia="Times New Roman" w:hAnsiTheme="majorBidi" w:cstheme="majorBidi"/>
          <w:lang w:val="en-GB"/>
        </w:rPr>
        <w:t xml:space="preserve"> </w:t>
      </w:r>
      <w:r w:rsidR="00525E97" w:rsidRPr="00F31509">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other cases the value derived from FBS is up to one fifth smaller than the household-survey result. In contrast to the limited correlation in levels, the shares of the individual types of food in total consumption appear to match more closely between the two sources of data (FAO Statistics Division 2015b).</w:t>
      </w:r>
    </w:p>
    <w:p w:rsidR="004F65E4" w:rsidRPr="00F31509" w:rsidRDefault="004F65E4" w:rsidP="00525E97">
      <w:pPr>
        <w:jc w:val="both"/>
        <w:rPr>
          <w:rFonts w:asciiTheme="majorBidi" w:hAnsiTheme="majorBidi" w:cstheme="majorBidi"/>
          <w:lang w:val="en-GB"/>
        </w:rPr>
      </w:pPr>
      <w:r w:rsidRPr="00F31509">
        <w:rPr>
          <w:rFonts w:asciiTheme="majorBidi" w:hAnsiTheme="majorBidi" w:cstheme="majorBidi"/>
          <w:lang w:val="en-GB"/>
        </w:rPr>
        <w:t xml:space="preserve">Given the principal and practical discrepancies between </w:t>
      </w:r>
      <w:r w:rsidR="00525E97" w:rsidRPr="00F31509">
        <w:rPr>
          <w:rFonts w:asciiTheme="majorBidi" w:hAnsiTheme="majorBidi" w:cstheme="majorBidi"/>
          <w:lang w:val="en-GB"/>
        </w:rPr>
        <w:t xml:space="preserve">household </w:t>
      </w:r>
      <w:r w:rsidRPr="00F31509">
        <w:rPr>
          <w:rFonts w:asciiTheme="majorBidi" w:hAnsiTheme="majorBidi" w:cstheme="majorBidi"/>
          <w:lang w:val="en-GB"/>
        </w:rPr>
        <w:t xml:space="preserve">surveys and FBS, FBS compilers are encouraged to (i) make every effort to fully understand the scope and definitions of </w:t>
      </w:r>
      <w:r w:rsidR="00525E97" w:rsidRPr="00F31509">
        <w:rPr>
          <w:rFonts w:asciiTheme="majorBidi" w:hAnsiTheme="majorBidi" w:cstheme="majorBidi"/>
          <w:lang w:val="en-GB"/>
        </w:rPr>
        <w:t xml:space="preserve">household </w:t>
      </w:r>
      <w:r w:rsidRPr="00F31509">
        <w:rPr>
          <w:rFonts w:asciiTheme="majorBidi" w:hAnsiTheme="majorBidi" w:cstheme="majorBidi"/>
          <w:lang w:val="en-GB"/>
        </w:rPr>
        <w:t xml:space="preserve">surveys, and (ii) based on the results of this analysis, identify a way to reconcile with/scale the results of HH surveys to FBS definitions. The FAO has devised such a method, the details of which are laid out in an ESS working paper (Grünberger, 2014). </w:t>
      </w:r>
    </w:p>
    <w:p w:rsidR="004F65E4" w:rsidRPr="00F31509" w:rsidRDefault="004F65E4" w:rsidP="00B44757">
      <w:pPr>
        <w:pStyle w:val="Heading3"/>
        <w:jc w:val="both"/>
        <w:rPr>
          <w:rFonts w:asciiTheme="majorBidi" w:hAnsiTheme="majorBidi" w:cstheme="majorBidi"/>
          <w:lang w:val="en-GB"/>
        </w:rPr>
      </w:pPr>
      <w:r w:rsidRPr="00F31509">
        <w:rPr>
          <w:rFonts w:asciiTheme="majorBidi" w:hAnsiTheme="majorBidi" w:cstheme="majorBidi"/>
          <w:lang w:val="en-GB"/>
        </w:rPr>
        <w:t>Food losses and waste (FLW)</w:t>
      </w:r>
    </w:p>
    <w:p w:rsidR="004F65E4" w:rsidRPr="00F31509" w:rsidRDefault="004F65E4" w:rsidP="00931520">
      <w:pPr>
        <w:jc w:val="both"/>
        <w:rPr>
          <w:rFonts w:asciiTheme="majorBidi" w:hAnsiTheme="majorBidi" w:cstheme="majorBidi"/>
          <w:lang w:val="en-GB"/>
        </w:rPr>
      </w:pPr>
      <w:r w:rsidRPr="00F31509">
        <w:rPr>
          <w:rFonts w:asciiTheme="majorBidi" w:eastAsia="Times New Roman" w:hAnsiTheme="majorBidi" w:cstheme="majorBidi"/>
          <w:lang w:val="en-GB"/>
        </w:rPr>
        <w:t xml:space="preserve">The measurement of FLW should cover all stages of the food supply chain at which such losses </w:t>
      </w:r>
      <w:r w:rsidR="006C244D" w:rsidRPr="00F31509">
        <w:rPr>
          <w:rFonts w:asciiTheme="majorBidi" w:eastAsia="Times New Roman" w:hAnsiTheme="majorBidi" w:cstheme="majorBidi"/>
          <w:lang w:val="en-GB"/>
        </w:rPr>
        <w:t xml:space="preserve">and waste </w:t>
      </w:r>
      <w:r w:rsidRPr="00F31509">
        <w:rPr>
          <w:rFonts w:asciiTheme="majorBidi" w:eastAsia="Times New Roman" w:hAnsiTheme="majorBidi" w:cstheme="majorBidi"/>
          <w:lang w:val="en-GB"/>
        </w:rPr>
        <w:t>can occur (see e.g. Chapter 3). Data collection could be organized along the food supply chain and cover the entire process from production, storage, processing, retailing down to the final household, i.e. from “farm to fork</w:t>
      </w:r>
      <w:r w:rsidR="00931520" w:rsidRPr="00F31509">
        <w:rPr>
          <w:rFonts w:asciiTheme="majorBidi" w:eastAsia="Times New Roman" w:hAnsiTheme="majorBidi" w:cstheme="majorBidi"/>
          <w:lang w:val="en-GB"/>
        </w:rPr>
        <w:t>”</w:t>
      </w:r>
      <w:r w:rsidRPr="00F31509">
        <w:rPr>
          <w:rStyle w:val="FootnoteReference"/>
          <w:rFonts w:asciiTheme="majorBidi" w:eastAsia="Times New Roman" w:hAnsiTheme="majorBidi" w:cstheme="majorBidi"/>
          <w:lang w:val="en-GB"/>
        </w:rPr>
        <w:footnoteReference w:id="22"/>
      </w:r>
      <w:r w:rsidRPr="00F31509">
        <w:rPr>
          <w:rFonts w:asciiTheme="majorBidi" w:eastAsia="Times New Roman" w:hAnsiTheme="majorBidi" w:cstheme="majorBidi"/>
          <w:lang w:val="en-GB"/>
        </w:rPr>
        <w:t xml:space="preserve">. Before setting up the data collection system, it is advisable to conduct a general baseline study </w:t>
      </w:r>
      <w:r w:rsidR="00931520" w:rsidRPr="00F31509">
        <w:rPr>
          <w:rFonts w:asciiTheme="majorBidi" w:eastAsia="Times New Roman" w:hAnsiTheme="majorBidi" w:cstheme="majorBidi"/>
          <w:lang w:val="en-GB"/>
        </w:rPr>
        <w:t xml:space="preserve">in the scope of which the most relevant  food supply chains are analyzed and the involved processes and actors identified </w:t>
      </w:r>
      <w:r w:rsidRPr="00F31509">
        <w:rPr>
          <w:rFonts w:asciiTheme="majorBidi" w:eastAsia="Times New Roman" w:hAnsiTheme="majorBidi" w:cstheme="majorBidi"/>
          <w:lang w:val="en-GB"/>
        </w:rPr>
        <w:t xml:space="preserve">(FAO 2015, p. 13; O’Connor </w:t>
      </w:r>
      <w:r w:rsidRPr="00F31509">
        <w:rPr>
          <w:rFonts w:asciiTheme="majorBidi" w:eastAsia="Times New Roman" w:hAnsiTheme="majorBidi" w:cstheme="majorBidi"/>
          <w:i/>
          <w:iCs/>
          <w:lang w:val="en-GB"/>
        </w:rPr>
        <w:t>et al.</w:t>
      </w:r>
      <w:r w:rsidRPr="00F31509">
        <w:rPr>
          <w:rFonts w:asciiTheme="majorBidi" w:eastAsia="Times New Roman" w:hAnsiTheme="majorBidi" w:cstheme="majorBidi"/>
          <w:lang w:val="en-GB"/>
        </w:rPr>
        <w:t>, 2015).</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Whenever FLW data cannot be obtained from records kept by public or private entities, studies based on samples are considered to be the most efficient way to collect those data. The sampling design should take account of the main characteristics and structure of the targeted subsector of the food industry. As regards the data collection instruments, objective measurement, based on weighing, counting or assessment of volume, is commonly acknowledged to be the preferred one, even if that may require more time than others. Use of questionnaires and oral interviews with product owners can be useful for cross-checking the results of the measurement, but they are not recommended as stand-</w:t>
      </w:r>
      <w:r w:rsidRPr="00F31509">
        <w:rPr>
          <w:rFonts w:asciiTheme="majorBidi" w:hAnsiTheme="majorBidi" w:cstheme="majorBidi"/>
          <w:lang w:val="en-GB"/>
        </w:rPr>
        <w:lastRenderedPageBreak/>
        <w:t>alone instruments, as non-response rates and reporting error are usually high. Product owners are often reluctant to admit large amounts of losses.</w:t>
      </w:r>
      <w:r w:rsidRPr="00F31509">
        <w:rPr>
          <w:rStyle w:val="FootnoteReference"/>
          <w:rFonts w:asciiTheme="majorBidi" w:hAnsiTheme="majorBidi" w:cstheme="majorBidi"/>
          <w:lang w:val="en-GB"/>
        </w:rPr>
        <w:footnoteReference w:id="23"/>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Objective measurement can be carried out in a number of ways, depending on the type of the prevalent food loss in the particular process of the food supply chain. Food losses can take the form of </w:t>
      </w:r>
      <w:r w:rsidRPr="00F31509">
        <w:rPr>
          <w:rFonts w:asciiTheme="majorBidi" w:hAnsiTheme="majorBidi" w:cstheme="majorBidi"/>
          <w:i/>
          <w:lang w:val="en-GB"/>
        </w:rPr>
        <w:t>disappearances</w:t>
      </w:r>
      <w:r w:rsidRPr="00F31509">
        <w:rPr>
          <w:rFonts w:asciiTheme="majorBidi" w:hAnsiTheme="majorBidi" w:cstheme="majorBidi"/>
          <w:lang w:val="en-GB"/>
        </w:rPr>
        <w:t xml:space="preserve">, in the case of which pieces of the product drop out of the food chain, or </w:t>
      </w:r>
      <w:r w:rsidRPr="00F31509">
        <w:rPr>
          <w:rFonts w:asciiTheme="majorBidi" w:hAnsiTheme="majorBidi" w:cstheme="majorBidi"/>
          <w:i/>
          <w:lang w:val="en-GB"/>
        </w:rPr>
        <w:t>biodegradation</w:t>
      </w:r>
      <w:r w:rsidRPr="00F31509">
        <w:rPr>
          <w:rFonts w:asciiTheme="majorBidi" w:hAnsiTheme="majorBidi" w:cstheme="majorBidi"/>
          <w:lang w:val="en-GB"/>
        </w:rPr>
        <w:t>, in the case of which pieces lose their adequacy to be used as food. Disappearance occurs mainly as a result of actions to which the product is exposed over the food supply chain, for example during stacking, stooking, threshing, shelling, cleaning, winnowing and drying of crops on farm, during transport, during processing as well as during commissioning of food in wholesale and retail. Biodegradation occurs mainly over time as a result of biological or chemical transformations or infestation by insects. These take place mainly during storage, to a certain extent also during drying and longer transports.</w:t>
      </w:r>
      <w:r w:rsidRPr="00F31509">
        <w:rPr>
          <w:rStyle w:val="FootnoteReference"/>
          <w:rFonts w:asciiTheme="majorBidi" w:hAnsiTheme="majorBidi" w:cstheme="majorBidi"/>
          <w:lang w:val="en-GB"/>
        </w:rPr>
        <w:footnoteReference w:id="24"/>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Measurement of </w:t>
      </w:r>
      <w:r w:rsidR="00AA4884" w:rsidRPr="00F31509">
        <w:rPr>
          <w:rFonts w:asciiTheme="majorBidi" w:hAnsiTheme="majorBidi" w:cstheme="majorBidi"/>
          <w:i/>
          <w:lang w:val="en-GB"/>
        </w:rPr>
        <w:t>disappearance</w:t>
      </w:r>
      <w:r w:rsidRPr="00F31509">
        <w:rPr>
          <w:rFonts w:asciiTheme="majorBidi" w:hAnsiTheme="majorBidi" w:cstheme="majorBidi"/>
          <w:lang w:val="en-GB"/>
        </w:rPr>
        <w:t xml:space="preserve"> can be carried out by the following methods:</w:t>
      </w:r>
    </w:p>
    <w:p w:rsidR="004F65E4" w:rsidRPr="00F31509" w:rsidRDefault="004F65E4" w:rsidP="003C6AA5">
      <w:pPr>
        <w:pStyle w:val="ListParagraph"/>
        <w:numPr>
          <w:ilvl w:val="0"/>
          <w:numId w:val="27"/>
        </w:numPr>
        <w:jc w:val="both"/>
        <w:rPr>
          <w:rFonts w:asciiTheme="majorBidi" w:hAnsiTheme="majorBidi" w:cstheme="majorBidi"/>
        </w:rPr>
      </w:pPr>
      <w:r w:rsidRPr="00F31509">
        <w:rPr>
          <w:rFonts w:asciiTheme="majorBidi" w:hAnsiTheme="majorBidi" w:cstheme="majorBidi"/>
          <w:i/>
        </w:rPr>
        <w:t>collecting the dropouts caused by a certain activity</w:t>
      </w:r>
      <w:r w:rsidRPr="00F31509">
        <w:rPr>
          <w:rFonts w:asciiTheme="majorBidi" w:hAnsiTheme="majorBidi" w:cstheme="majorBidi"/>
        </w:rPr>
        <w:t>, for example by laying out plastic sheets on the floor during the stacking, stooking and threshing of cereals on farm, to catch the scattered grains, by analysing the grain that has remained on the straw after threshing, in catering companies, by collecting the food left on counters for selling at the end of the serving period, by analysing the business waste container, or, when scanning-based systems are in place, for example in wholesale and retail trade, by extracting the records of food items classified as losses from the database;</w:t>
      </w:r>
    </w:p>
    <w:p w:rsidR="004F65E4" w:rsidRPr="00F31509" w:rsidRDefault="004F65E4" w:rsidP="60226960">
      <w:pPr>
        <w:pStyle w:val="ListParagraph"/>
        <w:numPr>
          <w:ilvl w:val="0"/>
          <w:numId w:val="27"/>
        </w:numPr>
        <w:jc w:val="both"/>
        <w:rPr>
          <w:rFonts w:asciiTheme="majorBidi" w:eastAsia="Times New Roman" w:hAnsiTheme="majorBidi" w:cstheme="majorBidi"/>
        </w:rPr>
      </w:pPr>
      <w:r w:rsidRPr="00F31509">
        <w:rPr>
          <w:rFonts w:asciiTheme="majorBidi" w:eastAsia="Times New Roman" w:hAnsiTheme="majorBidi" w:cstheme="majorBidi"/>
          <w:i/>
          <w:iCs/>
        </w:rPr>
        <w:t xml:space="preserve">following up food products and comparing their state before and after </w:t>
      </w:r>
      <w:r w:rsidR="00A67CF0" w:rsidRPr="00F31509">
        <w:rPr>
          <w:rFonts w:asciiTheme="majorBidi" w:eastAsia="Times New Roman" w:hAnsiTheme="majorBidi" w:cstheme="majorBidi"/>
          <w:i/>
          <w:iCs/>
        </w:rPr>
        <w:t xml:space="preserve">an </w:t>
      </w:r>
      <w:r w:rsidRPr="00F31509">
        <w:rPr>
          <w:rFonts w:asciiTheme="majorBidi" w:eastAsia="Times New Roman" w:hAnsiTheme="majorBidi" w:cstheme="majorBidi"/>
          <w:i/>
          <w:iCs/>
        </w:rPr>
        <w:t>activity</w:t>
      </w:r>
      <w:r w:rsidRPr="00F31509">
        <w:rPr>
          <w:rFonts w:asciiTheme="majorBidi" w:eastAsia="Times New Roman" w:hAnsiTheme="majorBidi" w:cstheme="majorBidi"/>
        </w:rPr>
        <w:t>, which is the predominant method for the estimation of losses during transport, and which can also be easily applied for example to measuring losses during wholesale and retail trading when scanning-systems are in place;</w:t>
      </w:r>
      <w:r w:rsidRPr="00F31509">
        <w:rPr>
          <w:rStyle w:val="FootnoteReference"/>
          <w:rFonts w:asciiTheme="majorBidi" w:eastAsia="Times New Roman" w:hAnsiTheme="majorBidi" w:cstheme="majorBidi"/>
        </w:rPr>
        <w:footnoteReference w:id="25"/>
      </w:r>
    </w:p>
    <w:p w:rsidR="004F65E4" w:rsidRPr="00F31509" w:rsidRDefault="004F65E4" w:rsidP="003C6AA5">
      <w:pPr>
        <w:pStyle w:val="ListParagraph"/>
        <w:numPr>
          <w:ilvl w:val="0"/>
          <w:numId w:val="27"/>
        </w:numPr>
        <w:jc w:val="both"/>
        <w:rPr>
          <w:rFonts w:asciiTheme="majorBidi" w:hAnsiTheme="majorBidi" w:cstheme="majorBidi"/>
          <w:i/>
        </w:rPr>
      </w:pPr>
      <w:r w:rsidRPr="00F31509">
        <w:rPr>
          <w:rFonts w:asciiTheme="majorBidi" w:hAnsiTheme="majorBidi" w:cstheme="majorBidi"/>
          <w:i/>
        </w:rPr>
        <w:t xml:space="preserve">comparison of the outcomes of an activity with and without taking particular care for prevention of losses, </w:t>
      </w:r>
      <w:r w:rsidRPr="00F31509">
        <w:rPr>
          <w:rFonts w:asciiTheme="majorBidi" w:hAnsiTheme="majorBidi" w:cstheme="majorBidi"/>
        </w:rPr>
        <w:t>which has been recommended, for example, for measurement of the grain damage caused by threshing.</w:t>
      </w:r>
      <w:r w:rsidRPr="00F31509">
        <w:rPr>
          <w:rStyle w:val="FootnoteReference"/>
          <w:rFonts w:asciiTheme="majorBidi" w:hAnsiTheme="majorBidi" w:cstheme="majorBidi"/>
        </w:rPr>
        <w:footnoteReference w:id="26"/>
      </w:r>
    </w:p>
    <w:p w:rsidR="004F65E4" w:rsidRPr="00F31509" w:rsidRDefault="004F65E4" w:rsidP="00E512F4">
      <w:pPr>
        <w:jc w:val="both"/>
        <w:rPr>
          <w:rFonts w:asciiTheme="majorBidi" w:hAnsiTheme="majorBidi" w:cstheme="majorBidi"/>
          <w:lang w:val="en-GB"/>
        </w:rPr>
      </w:pPr>
      <w:r w:rsidRPr="00F31509">
        <w:rPr>
          <w:rFonts w:asciiTheme="majorBidi" w:hAnsiTheme="majorBidi" w:cstheme="majorBidi"/>
          <w:lang w:val="en-GB"/>
        </w:rPr>
        <w:t xml:space="preserve">For the measurement of </w:t>
      </w:r>
      <w:r w:rsidR="00AA4884" w:rsidRPr="00F31509">
        <w:rPr>
          <w:rFonts w:asciiTheme="majorBidi" w:hAnsiTheme="majorBidi" w:cstheme="majorBidi"/>
          <w:i/>
          <w:lang w:val="en-GB"/>
        </w:rPr>
        <w:t>biodegradation</w:t>
      </w:r>
      <w:r w:rsidRPr="00F31509">
        <w:rPr>
          <w:rFonts w:asciiTheme="majorBidi" w:hAnsiTheme="majorBidi" w:cstheme="majorBidi"/>
          <w:lang w:val="en-GB"/>
        </w:rPr>
        <w:t>, a traditional and relatively precise method consists in the so</w:t>
      </w:r>
      <w:r w:rsidR="00660C76" w:rsidRPr="00F31509">
        <w:rPr>
          <w:rFonts w:asciiTheme="majorBidi" w:hAnsiTheme="majorBidi" w:cstheme="majorBidi"/>
          <w:lang w:val="en-GB"/>
        </w:rPr>
        <w:t>-</w:t>
      </w:r>
      <w:r w:rsidRPr="00F31509">
        <w:rPr>
          <w:rFonts w:asciiTheme="majorBidi" w:hAnsiTheme="majorBidi" w:cstheme="majorBidi"/>
          <w:lang w:val="en-GB"/>
        </w:rPr>
        <w:t>called count-and weigh method</w:t>
      </w:r>
      <w:r w:rsidR="00706B28" w:rsidRPr="00F31509">
        <w:rPr>
          <w:rFonts w:asciiTheme="majorBidi" w:hAnsiTheme="majorBidi" w:cstheme="majorBidi"/>
          <w:lang w:val="en-GB"/>
        </w:rPr>
        <w:t>,</w:t>
      </w:r>
      <w:r w:rsidRPr="00F31509">
        <w:rPr>
          <w:rFonts w:asciiTheme="majorBidi" w:hAnsiTheme="majorBidi" w:cstheme="majorBidi"/>
          <w:lang w:val="en-GB"/>
        </w:rPr>
        <w:t xml:space="preserve"> initially recommended for the measurement of grain loss during storage. Under this method, first, a sample of the damaged grain is analy</w:t>
      </w:r>
      <w:r w:rsidR="00E512F4" w:rsidRPr="00F31509">
        <w:rPr>
          <w:rFonts w:asciiTheme="majorBidi" w:hAnsiTheme="majorBidi" w:cstheme="majorBidi"/>
          <w:lang w:val="en-GB"/>
        </w:rPr>
        <w:t>s</w:t>
      </w:r>
      <w:r w:rsidRPr="00F31509">
        <w:rPr>
          <w:rFonts w:asciiTheme="majorBidi" w:hAnsiTheme="majorBidi" w:cstheme="majorBidi"/>
          <w:lang w:val="en-GB"/>
        </w:rPr>
        <w:t xml:space="preserve">ed in a laboratory to assess the weight loss per grain, under the perspective of adequacy for consumption as food; then, the weight loss per grain is extrapolated to the total weight loss in the sample by taking into account the </w:t>
      </w:r>
      <w:r w:rsidRPr="00F31509">
        <w:rPr>
          <w:rFonts w:asciiTheme="majorBidi" w:hAnsiTheme="majorBidi" w:cstheme="majorBidi"/>
          <w:lang w:val="en-GB"/>
        </w:rPr>
        <w:lastRenderedPageBreak/>
        <w:t xml:space="preserve">proportion of damaged grain (Harris and Lindblad 1978, p. 90f). A main disadvantage of </w:t>
      </w:r>
      <w:r w:rsidR="00660C76" w:rsidRPr="00F31509">
        <w:rPr>
          <w:rFonts w:asciiTheme="majorBidi" w:hAnsiTheme="majorBidi" w:cstheme="majorBidi"/>
          <w:lang w:val="en-GB"/>
        </w:rPr>
        <w:t xml:space="preserve">that </w:t>
      </w:r>
      <w:r w:rsidRPr="00F31509">
        <w:rPr>
          <w:rFonts w:asciiTheme="majorBidi" w:hAnsiTheme="majorBidi" w:cstheme="majorBidi"/>
          <w:lang w:val="en-GB"/>
        </w:rPr>
        <w:t xml:space="preserve">method consists in the high amount of time and work required. Furthermore, the fact that parts of the produce need to be removed from the food chain for analysis in the laboratory and that the product owners are not involved in </w:t>
      </w:r>
      <w:r w:rsidR="00660C76" w:rsidRPr="00F31509">
        <w:rPr>
          <w:rFonts w:asciiTheme="majorBidi" w:hAnsiTheme="majorBidi" w:cstheme="majorBidi"/>
          <w:lang w:val="en-GB"/>
        </w:rPr>
        <w:t xml:space="preserve">that analysis </w:t>
      </w:r>
      <w:r w:rsidRPr="00F31509">
        <w:rPr>
          <w:rFonts w:asciiTheme="majorBidi" w:hAnsiTheme="majorBidi" w:cstheme="majorBidi"/>
          <w:lang w:val="en-GB"/>
        </w:rPr>
        <w:t xml:space="preserve">may considerably reduce their willingness to </w:t>
      </w:r>
      <w:r w:rsidR="00A67CF0" w:rsidRPr="00F31509">
        <w:rPr>
          <w:rFonts w:asciiTheme="majorBidi" w:hAnsiTheme="majorBidi" w:cstheme="majorBidi"/>
          <w:lang w:val="en-GB"/>
        </w:rPr>
        <w:t>partici</w:t>
      </w:r>
      <w:r w:rsidR="00660C76" w:rsidRPr="00F31509">
        <w:rPr>
          <w:rFonts w:asciiTheme="majorBidi" w:hAnsiTheme="majorBidi" w:cstheme="majorBidi"/>
          <w:lang w:val="en-GB"/>
        </w:rPr>
        <w:t>pat</w:t>
      </w:r>
      <w:r w:rsidR="00A67CF0" w:rsidRPr="00F31509">
        <w:rPr>
          <w:rFonts w:asciiTheme="majorBidi" w:hAnsiTheme="majorBidi" w:cstheme="majorBidi"/>
          <w:lang w:val="en-GB"/>
        </w:rPr>
        <w:t xml:space="preserve">e in </w:t>
      </w:r>
      <w:r w:rsidRPr="00F31509">
        <w:rPr>
          <w:rFonts w:asciiTheme="majorBidi" w:hAnsiTheme="majorBidi" w:cstheme="majorBidi"/>
          <w:lang w:val="en-GB"/>
        </w:rPr>
        <w:t>the loss measurement</w:t>
      </w:r>
      <w:r w:rsidR="00A67CF0" w:rsidRPr="00F31509">
        <w:rPr>
          <w:rFonts w:asciiTheme="majorBidi" w:hAnsiTheme="majorBidi" w:cstheme="majorBidi"/>
          <w:lang w:val="en-GB"/>
        </w:rPr>
        <w:t xml:space="preserve"> survey</w:t>
      </w:r>
      <w:r w:rsidRPr="00F31509">
        <w:rPr>
          <w:rFonts w:asciiTheme="majorBidi" w:hAnsiTheme="majorBidi" w:cstheme="majorBidi"/>
          <w:lang w:val="en-GB"/>
        </w:rPr>
        <w:t>. To overcome these disadvantages, the African Postharvest Losses Information System (APHLIS) suggests a simplified method based on visual scales (Hodges 2013). A visual scale consists in a set of images of grain samples</w:t>
      </w:r>
      <w:r w:rsidR="00A67CF0" w:rsidRPr="00F31509">
        <w:rPr>
          <w:rFonts w:asciiTheme="majorBidi" w:hAnsiTheme="majorBidi" w:cstheme="majorBidi"/>
          <w:lang w:val="en-GB"/>
        </w:rPr>
        <w:t xml:space="preserve"> accompanied by numbers representing the percentage weight loss</w:t>
      </w:r>
      <w:r w:rsidRPr="00F31509">
        <w:rPr>
          <w:rFonts w:asciiTheme="majorBidi" w:hAnsiTheme="majorBidi" w:cstheme="majorBidi"/>
          <w:lang w:val="en-GB"/>
        </w:rPr>
        <w:t xml:space="preserve"> associated </w:t>
      </w:r>
      <w:r w:rsidR="00A67CF0" w:rsidRPr="00F31509">
        <w:rPr>
          <w:rFonts w:asciiTheme="majorBidi" w:hAnsiTheme="majorBidi" w:cstheme="majorBidi"/>
          <w:lang w:val="en-GB"/>
        </w:rPr>
        <w:t xml:space="preserve">with the </w:t>
      </w:r>
      <w:r w:rsidRPr="00F31509">
        <w:rPr>
          <w:rFonts w:asciiTheme="majorBidi" w:hAnsiTheme="majorBidi" w:cstheme="majorBidi"/>
          <w:lang w:val="en-GB"/>
        </w:rPr>
        <w:t>depicted grain</w:t>
      </w:r>
      <w:r w:rsidR="00A67CF0" w:rsidRPr="00F31509">
        <w:rPr>
          <w:rFonts w:asciiTheme="majorBidi" w:hAnsiTheme="majorBidi" w:cstheme="majorBidi"/>
          <w:lang w:val="en-GB"/>
        </w:rPr>
        <w:t>, as</w:t>
      </w:r>
      <w:r w:rsidRPr="00F31509">
        <w:rPr>
          <w:rFonts w:asciiTheme="majorBidi" w:hAnsiTheme="majorBidi" w:cstheme="majorBidi"/>
          <w:lang w:val="en-GB"/>
        </w:rPr>
        <w:t xml:space="preserve"> established previously on the basis of laboratory analysis. For the </w:t>
      </w:r>
      <w:r w:rsidR="00A67CF0" w:rsidRPr="00F31509">
        <w:rPr>
          <w:rFonts w:asciiTheme="majorBidi" w:hAnsiTheme="majorBidi" w:cstheme="majorBidi"/>
          <w:lang w:val="en-GB"/>
        </w:rPr>
        <w:t xml:space="preserve">loss </w:t>
      </w:r>
      <w:r w:rsidRPr="00F31509">
        <w:rPr>
          <w:rFonts w:asciiTheme="majorBidi" w:hAnsiTheme="majorBidi" w:cstheme="majorBidi"/>
          <w:lang w:val="en-GB"/>
        </w:rPr>
        <w:t xml:space="preserve">measurement, the enumerator compares the </w:t>
      </w:r>
      <w:r w:rsidR="00A67CF0" w:rsidRPr="00F31509">
        <w:rPr>
          <w:rFonts w:asciiTheme="majorBidi" w:hAnsiTheme="majorBidi" w:cstheme="majorBidi"/>
          <w:lang w:val="en-GB"/>
        </w:rPr>
        <w:t xml:space="preserve">sampled </w:t>
      </w:r>
      <w:r w:rsidRPr="00F31509">
        <w:rPr>
          <w:rFonts w:asciiTheme="majorBidi" w:hAnsiTheme="majorBidi" w:cstheme="majorBidi"/>
          <w:lang w:val="en-GB"/>
        </w:rPr>
        <w:t xml:space="preserve">grain with the pictures on the visual scale, </w:t>
      </w:r>
      <w:r w:rsidR="00A67CF0" w:rsidRPr="00F31509">
        <w:rPr>
          <w:rFonts w:asciiTheme="majorBidi" w:hAnsiTheme="majorBidi" w:cstheme="majorBidi"/>
          <w:lang w:val="en-GB"/>
        </w:rPr>
        <w:t xml:space="preserve">jointly </w:t>
      </w:r>
      <w:r w:rsidRPr="00F31509">
        <w:rPr>
          <w:rFonts w:asciiTheme="majorBidi" w:hAnsiTheme="majorBidi" w:cstheme="majorBidi"/>
          <w:lang w:val="en-GB"/>
        </w:rPr>
        <w:t xml:space="preserve">with the grain owner, and applies the </w:t>
      </w:r>
      <w:r w:rsidR="00A67CF0" w:rsidRPr="00F31509">
        <w:rPr>
          <w:rFonts w:asciiTheme="majorBidi" w:hAnsiTheme="majorBidi" w:cstheme="majorBidi"/>
          <w:lang w:val="en-GB"/>
        </w:rPr>
        <w:t xml:space="preserve">appropriate </w:t>
      </w:r>
      <w:r w:rsidRPr="00F31509">
        <w:rPr>
          <w:rFonts w:asciiTheme="majorBidi" w:hAnsiTheme="majorBidi" w:cstheme="majorBidi"/>
          <w:lang w:val="en-GB"/>
        </w:rPr>
        <w:t>percentage weight loss to calculate to total loss in the sample.</w:t>
      </w:r>
    </w:p>
    <w:p w:rsidR="00A67CF0" w:rsidRPr="00F31509" w:rsidRDefault="00A67CF0" w:rsidP="00B44757">
      <w:pPr>
        <w:jc w:val="both"/>
        <w:rPr>
          <w:rFonts w:asciiTheme="majorBidi" w:hAnsiTheme="majorBidi" w:cstheme="majorBidi"/>
          <w:lang w:val="en-GB"/>
        </w:rPr>
      </w:pPr>
      <w:r w:rsidRPr="00F31509">
        <w:rPr>
          <w:rFonts w:asciiTheme="majorBidi" w:eastAsia="Times New Roman" w:hAnsiTheme="majorBidi" w:cstheme="majorBidi"/>
          <w:lang w:val="en-GB"/>
        </w:rPr>
        <w:t>In the later stages of the food supply chain, where agricultural products often occur in mixed form with other products, before application of any of the methods above, waste composition analysis may be required to distinguish between the losses of different food products and to separate food products from other materials (FLWP 2015, chapter 13.6).</w:t>
      </w:r>
    </w:p>
    <w:p w:rsidR="004F65E4" w:rsidRPr="00F31509" w:rsidRDefault="00A67CF0" w:rsidP="00A67CF0">
      <w:pPr>
        <w:pStyle w:val="Heading3"/>
        <w:jc w:val="both"/>
        <w:rPr>
          <w:rFonts w:asciiTheme="majorBidi" w:hAnsiTheme="majorBidi" w:cstheme="majorBidi"/>
          <w:lang w:val="en-GB"/>
        </w:rPr>
      </w:pPr>
      <w:r w:rsidRPr="00F31509">
        <w:rPr>
          <w:rFonts w:asciiTheme="majorBidi" w:hAnsiTheme="majorBidi" w:cstheme="majorBidi"/>
          <w:lang w:val="en-GB"/>
        </w:rPr>
        <w:t>Data on s</w:t>
      </w:r>
      <w:r w:rsidR="004F65E4" w:rsidRPr="00F31509">
        <w:rPr>
          <w:rFonts w:asciiTheme="majorBidi" w:hAnsiTheme="majorBidi" w:cstheme="majorBidi"/>
          <w:lang w:val="en-GB"/>
        </w:rPr>
        <w:t>eed</w:t>
      </w:r>
    </w:p>
    <w:p w:rsidR="004F65E4" w:rsidRPr="00F31509" w:rsidRDefault="004F65E4" w:rsidP="00A67CF0">
      <w:pPr>
        <w:jc w:val="both"/>
        <w:rPr>
          <w:rFonts w:asciiTheme="majorBidi" w:hAnsiTheme="majorBidi" w:cstheme="majorBidi"/>
          <w:lang w:val="en-GB"/>
        </w:rPr>
      </w:pPr>
      <w:r w:rsidRPr="00F31509">
        <w:rPr>
          <w:rFonts w:asciiTheme="majorBidi" w:eastAsia="Times New Roman" w:hAnsiTheme="majorBidi" w:cstheme="majorBidi"/>
          <w:lang w:val="en-GB"/>
        </w:rPr>
        <w:t xml:space="preserve">The most common method for measuring seed use is to include questions on seed use in the questionnaire of an agricultural survey. These usually address only the use of own production for seed. </w:t>
      </w:r>
      <w:r w:rsidR="00A67CF0" w:rsidRPr="00F31509">
        <w:rPr>
          <w:rFonts w:asciiTheme="majorBidi" w:eastAsia="Times New Roman" w:hAnsiTheme="majorBidi" w:cstheme="majorBidi"/>
          <w:lang w:val="en-GB"/>
        </w:rPr>
        <w:t>Of course, f</w:t>
      </w:r>
      <w:r w:rsidRPr="00F31509">
        <w:rPr>
          <w:rFonts w:asciiTheme="majorBidi" w:eastAsia="Times New Roman" w:hAnsiTheme="majorBidi" w:cstheme="majorBidi"/>
          <w:lang w:val="en-GB"/>
        </w:rPr>
        <w:t xml:space="preserve">armers may also buy seeds on the market, but these seeds consist mostly of so-called ‘improved’ seed only. Data on the use of seed purchased on the market may be obtained from the </w:t>
      </w:r>
      <w:r w:rsidR="00993611" w:rsidRPr="00F31509">
        <w:rPr>
          <w:rFonts w:asciiTheme="majorBidi" w:eastAsia="Times New Roman" w:hAnsiTheme="majorBidi" w:cstheme="majorBidi"/>
          <w:lang w:val="en-GB"/>
        </w:rPr>
        <w:t xml:space="preserve">sales </w:t>
      </w:r>
      <w:r w:rsidRPr="00F31509">
        <w:rPr>
          <w:rFonts w:asciiTheme="majorBidi" w:eastAsia="Times New Roman" w:hAnsiTheme="majorBidi" w:cstheme="majorBidi"/>
          <w:lang w:val="en-GB"/>
        </w:rPr>
        <w:t>records of commercial seed companies.</w:t>
      </w:r>
    </w:p>
    <w:p w:rsidR="004F65E4" w:rsidRPr="00F31509" w:rsidRDefault="004F65E4" w:rsidP="00E512F4">
      <w:pPr>
        <w:jc w:val="both"/>
        <w:rPr>
          <w:rFonts w:asciiTheme="majorBidi" w:hAnsiTheme="majorBidi" w:cstheme="majorBidi"/>
          <w:lang w:val="en-GB"/>
        </w:rPr>
      </w:pPr>
      <w:r w:rsidRPr="00F31509">
        <w:rPr>
          <w:rFonts w:asciiTheme="majorBidi" w:hAnsiTheme="majorBidi" w:cstheme="majorBidi"/>
          <w:lang w:val="en-GB"/>
        </w:rPr>
        <w:t xml:space="preserve">As the amount of seed for a specific type of crop is strongly determined by the area </w:t>
      </w:r>
      <w:r w:rsidR="00706B28" w:rsidRPr="00F31509">
        <w:rPr>
          <w:rFonts w:asciiTheme="majorBidi" w:hAnsiTheme="majorBidi" w:cstheme="majorBidi"/>
          <w:lang w:val="en-GB"/>
        </w:rPr>
        <w:t>sown</w:t>
      </w:r>
      <w:r w:rsidRPr="00F31509">
        <w:rPr>
          <w:rFonts w:asciiTheme="majorBidi" w:hAnsiTheme="majorBidi" w:cstheme="majorBidi"/>
          <w:lang w:val="en-GB"/>
        </w:rPr>
        <w:t xml:space="preserve">, it may be sufficient to measure the size of that area, based on some of the techniques outlined above for the measurement of area harvested (see section “Production”), and multiply by </w:t>
      </w:r>
      <w:r w:rsidR="00993611" w:rsidRPr="00F31509">
        <w:rPr>
          <w:rFonts w:asciiTheme="majorBidi" w:hAnsiTheme="majorBidi" w:cstheme="majorBidi"/>
          <w:lang w:val="en-GB"/>
        </w:rPr>
        <w:t xml:space="preserve">the </w:t>
      </w:r>
      <w:r w:rsidRPr="00F31509">
        <w:rPr>
          <w:rFonts w:asciiTheme="majorBidi" w:hAnsiTheme="majorBidi" w:cstheme="majorBidi"/>
          <w:lang w:val="en-GB"/>
        </w:rPr>
        <w:t xml:space="preserve">seed rate defined as </w:t>
      </w:r>
      <w:r w:rsidR="00993611" w:rsidRPr="00F31509">
        <w:rPr>
          <w:rFonts w:asciiTheme="majorBidi" w:hAnsiTheme="majorBidi" w:cstheme="majorBidi"/>
          <w:lang w:val="en-GB"/>
        </w:rPr>
        <w:t xml:space="preserve">the </w:t>
      </w:r>
      <w:r w:rsidRPr="00F31509">
        <w:rPr>
          <w:rFonts w:asciiTheme="majorBidi" w:hAnsiTheme="majorBidi" w:cstheme="majorBidi"/>
          <w:lang w:val="en-GB"/>
        </w:rPr>
        <w:t xml:space="preserve">quantity of </w:t>
      </w:r>
      <w:r w:rsidR="00993611" w:rsidRPr="00F31509">
        <w:rPr>
          <w:rFonts w:asciiTheme="majorBidi" w:hAnsiTheme="majorBidi" w:cstheme="majorBidi"/>
          <w:lang w:val="en-GB"/>
        </w:rPr>
        <w:t xml:space="preserve">grain sown </w:t>
      </w:r>
      <w:r w:rsidRPr="00F31509">
        <w:rPr>
          <w:rFonts w:asciiTheme="majorBidi" w:hAnsiTheme="majorBidi" w:cstheme="majorBidi"/>
          <w:lang w:val="en-GB"/>
        </w:rPr>
        <w:t xml:space="preserve">per hectare. It may be surveyed from farmers or known from other sources, </w:t>
      </w:r>
      <w:r w:rsidR="00993611" w:rsidRPr="00F31509">
        <w:rPr>
          <w:rFonts w:asciiTheme="majorBidi" w:hAnsiTheme="majorBidi" w:cstheme="majorBidi"/>
          <w:lang w:val="en-GB"/>
        </w:rPr>
        <w:t xml:space="preserve">also from past periods, given that the seed </w:t>
      </w:r>
      <w:r w:rsidRPr="00F31509">
        <w:rPr>
          <w:rFonts w:asciiTheme="majorBidi" w:hAnsiTheme="majorBidi" w:cstheme="majorBidi"/>
          <w:lang w:val="en-GB"/>
        </w:rPr>
        <w:t xml:space="preserve">rate usually does not change much from year to </w:t>
      </w:r>
      <w:r w:rsidR="00993611" w:rsidRPr="00F31509">
        <w:rPr>
          <w:rFonts w:asciiTheme="majorBidi" w:hAnsiTheme="majorBidi" w:cstheme="majorBidi"/>
          <w:lang w:val="en-GB"/>
        </w:rPr>
        <w:t>year</w:t>
      </w:r>
      <w:r w:rsidRPr="00F31509">
        <w:rPr>
          <w:rFonts w:asciiTheme="majorBidi" w:hAnsiTheme="majorBidi" w:cstheme="majorBidi"/>
          <w:lang w:val="en-GB"/>
        </w:rPr>
        <w:t xml:space="preserve">. If the area sown is not known, it may be approximated by area harvested, </w:t>
      </w:r>
      <w:r w:rsidR="00E512F4" w:rsidRPr="00F31509">
        <w:rPr>
          <w:rFonts w:asciiTheme="majorBidi" w:hAnsiTheme="majorBidi" w:cstheme="majorBidi"/>
          <w:lang w:val="en-GB"/>
        </w:rPr>
        <w:t xml:space="preserve">on the understanding that </w:t>
      </w:r>
      <w:r w:rsidRPr="00F31509">
        <w:rPr>
          <w:rFonts w:asciiTheme="majorBidi" w:hAnsiTheme="majorBidi" w:cstheme="majorBidi"/>
          <w:lang w:val="en-GB"/>
        </w:rPr>
        <w:t xml:space="preserve">area </w:t>
      </w:r>
      <w:r w:rsidR="00706B28" w:rsidRPr="00F31509">
        <w:rPr>
          <w:rFonts w:asciiTheme="majorBidi" w:hAnsiTheme="majorBidi" w:cstheme="majorBidi"/>
          <w:lang w:val="en-GB"/>
        </w:rPr>
        <w:t xml:space="preserve">sown </w:t>
      </w:r>
      <w:r w:rsidR="00E512F4" w:rsidRPr="00F31509">
        <w:rPr>
          <w:rFonts w:asciiTheme="majorBidi" w:hAnsiTheme="majorBidi" w:cstheme="majorBidi"/>
          <w:lang w:val="en-GB"/>
        </w:rPr>
        <w:t xml:space="preserve">is almost certainly higher </w:t>
      </w:r>
      <w:r w:rsidRPr="00F31509">
        <w:rPr>
          <w:rFonts w:asciiTheme="majorBidi" w:hAnsiTheme="majorBidi" w:cstheme="majorBidi"/>
          <w:lang w:val="en-GB"/>
        </w:rPr>
        <w:t xml:space="preserve">than the area harvested. </w:t>
      </w:r>
      <w:r w:rsidR="00993611" w:rsidRPr="00F31509">
        <w:rPr>
          <w:rFonts w:asciiTheme="majorBidi" w:hAnsiTheme="majorBidi" w:cstheme="majorBidi"/>
          <w:lang w:val="en-GB"/>
        </w:rPr>
        <w:t>The d</w:t>
      </w:r>
      <w:r w:rsidRPr="00F31509">
        <w:rPr>
          <w:rFonts w:asciiTheme="majorBidi" w:hAnsiTheme="majorBidi" w:cstheme="majorBidi"/>
          <w:lang w:val="en-GB"/>
        </w:rPr>
        <w:t xml:space="preserve">ifferences </w:t>
      </w:r>
      <w:r w:rsidR="00E512F4" w:rsidRPr="00F31509">
        <w:rPr>
          <w:rFonts w:asciiTheme="majorBidi" w:hAnsiTheme="majorBidi" w:cstheme="majorBidi"/>
          <w:lang w:val="en-GB"/>
        </w:rPr>
        <w:t>are</w:t>
      </w:r>
      <w:r w:rsidR="00993611" w:rsidRPr="00F31509">
        <w:rPr>
          <w:rFonts w:asciiTheme="majorBidi" w:hAnsiTheme="majorBidi" w:cstheme="majorBidi"/>
          <w:lang w:val="en-GB"/>
        </w:rPr>
        <w:t xml:space="preserve"> caused by </w:t>
      </w:r>
      <w:r w:rsidRPr="00F31509">
        <w:rPr>
          <w:rFonts w:asciiTheme="majorBidi" w:hAnsiTheme="majorBidi" w:cstheme="majorBidi"/>
          <w:lang w:val="en-GB"/>
        </w:rPr>
        <w:t xml:space="preserve">damage of the crop while it is grown, </w:t>
      </w:r>
      <w:r w:rsidR="00993611" w:rsidRPr="00F31509">
        <w:rPr>
          <w:rFonts w:asciiTheme="majorBidi" w:hAnsiTheme="majorBidi" w:cstheme="majorBidi"/>
          <w:lang w:val="en-GB"/>
        </w:rPr>
        <w:t xml:space="preserve">as a consequence of </w:t>
      </w:r>
      <w:r w:rsidRPr="00F31509">
        <w:rPr>
          <w:rFonts w:asciiTheme="majorBidi" w:hAnsiTheme="majorBidi" w:cstheme="majorBidi"/>
          <w:lang w:val="en-GB"/>
        </w:rPr>
        <w:t xml:space="preserve">natural disasters, pests, poor germination, animal grazing or floods. Furthermore, farmers may decline from harvesting due to lack of labour, lack of demand or, in the case of cassava, with the purpose to keep a reserve for times with drought or food shortage (Sud </w:t>
      </w:r>
      <w:r w:rsidRPr="00F31509">
        <w:rPr>
          <w:rFonts w:asciiTheme="majorBidi" w:hAnsiTheme="majorBidi" w:cstheme="majorBidi"/>
          <w:i/>
          <w:lang w:val="en-GB"/>
        </w:rPr>
        <w:t xml:space="preserve">et al. </w:t>
      </w:r>
      <w:r w:rsidRPr="00F31509">
        <w:rPr>
          <w:rFonts w:asciiTheme="majorBidi" w:hAnsiTheme="majorBidi" w:cstheme="majorBidi"/>
          <w:lang w:val="en-GB"/>
        </w:rPr>
        <w:t>2015, p. 9f.).</w:t>
      </w:r>
    </w:p>
    <w:p w:rsidR="004F65E4" w:rsidRPr="00F31509" w:rsidRDefault="003749ED" w:rsidP="003749ED">
      <w:pPr>
        <w:pStyle w:val="Heading3"/>
        <w:jc w:val="both"/>
        <w:rPr>
          <w:rFonts w:asciiTheme="majorBidi" w:hAnsiTheme="majorBidi" w:cstheme="majorBidi"/>
          <w:lang w:val="en-GB"/>
        </w:rPr>
      </w:pPr>
      <w:r w:rsidRPr="00F31509">
        <w:rPr>
          <w:rFonts w:asciiTheme="majorBidi" w:hAnsiTheme="majorBidi" w:cstheme="majorBidi"/>
          <w:lang w:val="en-GB"/>
        </w:rPr>
        <w:t>Data on t</w:t>
      </w:r>
      <w:r w:rsidR="004F65E4" w:rsidRPr="00F31509">
        <w:rPr>
          <w:rFonts w:asciiTheme="majorBidi" w:hAnsiTheme="majorBidi" w:cstheme="majorBidi"/>
          <w:lang w:val="en-GB"/>
        </w:rPr>
        <w:t xml:space="preserve">ourist </w:t>
      </w:r>
      <w:r w:rsidRPr="00F31509">
        <w:rPr>
          <w:rFonts w:asciiTheme="majorBidi" w:hAnsiTheme="majorBidi" w:cstheme="majorBidi"/>
          <w:lang w:val="en-GB"/>
        </w:rPr>
        <w:t>c</w:t>
      </w:r>
      <w:r w:rsidR="004F65E4" w:rsidRPr="00F31509">
        <w:rPr>
          <w:rFonts w:asciiTheme="majorBidi" w:hAnsiTheme="majorBidi" w:cstheme="majorBidi"/>
          <w:lang w:val="en-GB"/>
        </w:rPr>
        <w:t>onsumption</w:t>
      </w:r>
    </w:p>
    <w:p w:rsidR="003749ED" w:rsidRPr="00F31509" w:rsidRDefault="003749ED" w:rsidP="003749ED">
      <w:pPr>
        <w:jc w:val="both"/>
        <w:rPr>
          <w:rFonts w:asciiTheme="majorBidi" w:hAnsiTheme="majorBidi" w:cstheme="majorBidi"/>
          <w:lang w:val="en-GB"/>
        </w:rPr>
      </w:pPr>
      <w:r w:rsidRPr="00F31509">
        <w:rPr>
          <w:rFonts w:asciiTheme="majorBidi" w:eastAsia="Times New Roman" w:hAnsiTheme="majorBidi" w:cstheme="majorBidi"/>
          <w:lang w:val="en-GB"/>
        </w:rPr>
        <w:t xml:space="preserve">Tourist consumption can constitute a significant part in the uses of food products, particularly in some small islands states which are popular holiday destinations, such as the Maldives or Seychelles. Therefore, measurement of tourist consumption should not be neglected. </w:t>
      </w:r>
    </w:p>
    <w:p w:rsidR="004F65E4" w:rsidRPr="00F31509" w:rsidRDefault="003749ED" w:rsidP="00E512F4">
      <w:pPr>
        <w:jc w:val="both"/>
        <w:rPr>
          <w:rFonts w:asciiTheme="majorBidi" w:hAnsiTheme="majorBidi" w:cstheme="majorBidi"/>
          <w:lang w:val="en-GB"/>
        </w:rPr>
      </w:pPr>
      <w:r w:rsidRPr="00F31509">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urveys carried out among tourists </w:t>
      </w:r>
      <w:r w:rsidRPr="00F31509">
        <w:rPr>
          <w:rFonts w:asciiTheme="majorBidi" w:eastAsia="Times New Roman" w:hAnsiTheme="majorBidi" w:cstheme="majorBidi"/>
          <w:lang w:val="en-GB"/>
        </w:rPr>
        <w:t xml:space="preserve">collecting </w:t>
      </w:r>
      <w:r w:rsidR="004F65E4" w:rsidRPr="00F31509">
        <w:rPr>
          <w:rFonts w:asciiTheme="majorBidi" w:eastAsia="Times New Roman" w:hAnsiTheme="majorBidi" w:cstheme="majorBidi"/>
          <w:lang w:val="en-GB"/>
        </w:rPr>
        <w:t xml:space="preserve">detailed </w:t>
      </w:r>
      <w:r w:rsidRPr="00F31509">
        <w:rPr>
          <w:rFonts w:asciiTheme="majorBidi" w:eastAsia="Times New Roman" w:hAnsiTheme="majorBidi" w:cstheme="majorBidi"/>
          <w:lang w:val="en-GB"/>
        </w:rPr>
        <w:t>information</w:t>
      </w:r>
      <w:r w:rsidR="004F65E4" w:rsidRPr="00F31509">
        <w:rPr>
          <w:rFonts w:asciiTheme="majorBidi" w:eastAsia="Times New Roman" w:hAnsiTheme="majorBidi" w:cstheme="majorBidi"/>
          <w:lang w:val="en-GB"/>
        </w:rPr>
        <w:t xml:space="preserve"> on </w:t>
      </w:r>
      <w:r w:rsidRPr="00F31509">
        <w:rPr>
          <w:rFonts w:asciiTheme="majorBidi" w:eastAsia="Times New Roman" w:hAnsiTheme="majorBidi" w:cstheme="majorBidi"/>
          <w:lang w:val="en-GB"/>
        </w:rPr>
        <w:t xml:space="preserve">the different </w:t>
      </w:r>
      <w:r w:rsidR="004F65E4" w:rsidRPr="00F31509">
        <w:rPr>
          <w:rFonts w:asciiTheme="majorBidi" w:eastAsia="Times New Roman" w:hAnsiTheme="majorBidi" w:cstheme="majorBidi"/>
          <w:lang w:val="en-GB"/>
        </w:rPr>
        <w:t>types of food consumed</w:t>
      </w:r>
      <w:r w:rsidRPr="00F31509">
        <w:rPr>
          <w:rFonts w:asciiTheme="majorBidi" w:eastAsia="Times New Roman" w:hAnsiTheme="majorBidi" w:cstheme="majorBidi"/>
          <w:lang w:val="en-GB"/>
        </w:rPr>
        <w:t xml:space="preserve"> by the </w:t>
      </w:r>
      <w:r w:rsidR="00E512F4" w:rsidRPr="00F31509">
        <w:rPr>
          <w:rFonts w:asciiTheme="majorBidi" w:eastAsia="Times New Roman" w:hAnsiTheme="majorBidi" w:cstheme="majorBidi"/>
          <w:lang w:val="en-GB"/>
        </w:rPr>
        <w:t>respondents</w:t>
      </w:r>
      <w:r w:rsidR="004F65E4" w:rsidRPr="00F31509">
        <w:rPr>
          <w:rFonts w:asciiTheme="majorBidi" w:eastAsia="Times New Roman" w:hAnsiTheme="majorBidi" w:cstheme="majorBidi"/>
          <w:lang w:val="en-GB"/>
        </w:rPr>
        <w:t xml:space="preserve"> </w:t>
      </w:r>
      <w:r w:rsidR="00E512F4" w:rsidRPr="00F31509">
        <w:rPr>
          <w:rFonts w:asciiTheme="majorBidi" w:eastAsia="Times New Roman" w:hAnsiTheme="majorBidi" w:cstheme="majorBidi"/>
          <w:lang w:val="en-GB"/>
        </w:rPr>
        <w:t xml:space="preserve">offer an </w:t>
      </w:r>
      <w:r w:rsidR="005F1781" w:rsidRPr="00F31509">
        <w:rPr>
          <w:rFonts w:asciiTheme="majorBidi" w:eastAsia="Times New Roman" w:hAnsiTheme="majorBidi" w:cstheme="majorBidi"/>
          <w:lang w:val="en-GB"/>
        </w:rPr>
        <w:t xml:space="preserve">efficient </w:t>
      </w:r>
      <w:r w:rsidR="004F65E4" w:rsidRPr="00F31509">
        <w:rPr>
          <w:rFonts w:asciiTheme="majorBidi" w:eastAsia="Times New Roman" w:hAnsiTheme="majorBidi" w:cstheme="majorBidi"/>
          <w:lang w:val="en-GB"/>
        </w:rPr>
        <w:t xml:space="preserve">way to measure </w:t>
      </w:r>
      <w:r w:rsidR="00E512F4" w:rsidRPr="00F31509">
        <w:rPr>
          <w:rFonts w:asciiTheme="majorBidi" w:eastAsia="Times New Roman" w:hAnsiTheme="majorBidi" w:cstheme="majorBidi"/>
          <w:lang w:val="en-GB"/>
        </w:rPr>
        <w:t xml:space="preserve">food </w:t>
      </w:r>
      <w:r w:rsidR="004F65E4" w:rsidRPr="00F31509">
        <w:rPr>
          <w:rFonts w:asciiTheme="majorBidi" w:eastAsia="Times New Roman" w:hAnsiTheme="majorBidi" w:cstheme="majorBidi"/>
          <w:lang w:val="en-GB"/>
        </w:rPr>
        <w:t>consumption</w:t>
      </w:r>
      <w:r w:rsidR="00E512F4" w:rsidRPr="00F31509">
        <w:rPr>
          <w:rFonts w:asciiTheme="majorBidi" w:eastAsia="Times New Roman" w:hAnsiTheme="majorBidi" w:cstheme="majorBidi"/>
          <w:lang w:val="en-GB"/>
        </w:rPr>
        <w:t xml:space="preserve"> by tourists</w:t>
      </w:r>
      <w:r w:rsidR="004F65E4" w:rsidRPr="00F31509">
        <w:rPr>
          <w:rFonts w:asciiTheme="majorBidi" w:eastAsia="Times New Roman" w:hAnsiTheme="majorBidi" w:cstheme="majorBidi"/>
          <w:lang w:val="en-GB"/>
        </w:rPr>
        <w:t xml:space="preserve">. </w:t>
      </w:r>
      <w:r w:rsidR="005F1781" w:rsidRPr="00F31509">
        <w:rPr>
          <w:rFonts w:asciiTheme="majorBidi" w:eastAsia="Times New Roman" w:hAnsiTheme="majorBidi" w:cstheme="majorBidi"/>
          <w:lang w:val="en-GB"/>
        </w:rPr>
        <w:t xml:space="preserve">Another valuable data source may consist in the guest lists of hotels and the records of the food purchased by these hotels, as the quantities of the purchased food, multiplied by proportion of days spent by guests from foreign countries, may be used as a second best estimator for tourist consumption. Information on the number of days spent by foreigners may also be obtained from travel agencies, airlines, railways and shipping companies. </w:t>
      </w:r>
    </w:p>
    <w:p w:rsidR="004F65E4" w:rsidRPr="00F31509" w:rsidRDefault="005F1781" w:rsidP="005F1781">
      <w:pPr>
        <w:jc w:val="both"/>
        <w:rPr>
          <w:rFonts w:asciiTheme="majorBidi" w:hAnsiTheme="majorBidi" w:cstheme="majorBidi"/>
          <w:lang w:val="en-GB"/>
        </w:rPr>
      </w:pPr>
      <w:r w:rsidRPr="00F31509">
        <w:rPr>
          <w:rFonts w:asciiTheme="majorBidi" w:eastAsia="Times New Roman" w:hAnsiTheme="majorBidi" w:cstheme="majorBidi"/>
          <w:lang w:val="en-GB"/>
        </w:rPr>
        <w:lastRenderedPageBreak/>
        <w:t>Furthermore, the United Nations World Tourist Organization collects d</w:t>
      </w:r>
      <w:r w:rsidR="004F65E4" w:rsidRPr="00F31509">
        <w:rPr>
          <w:rFonts w:asciiTheme="majorBidi" w:eastAsia="Times New Roman" w:hAnsiTheme="majorBidi" w:cstheme="majorBidi"/>
          <w:lang w:val="en-GB"/>
        </w:rPr>
        <w:t xml:space="preserve">ata on the number of tourists entering a given country, including their origin and duration of stay, and </w:t>
      </w:r>
      <w:r w:rsidRPr="00F31509">
        <w:rPr>
          <w:rFonts w:asciiTheme="majorBidi" w:eastAsia="Times New Roman" w:hAnsiTheme="majorBidi" w:cstheme="majorBidi"/>
          <w:lang w:val="en-GB"/>
        </w:rPr>
        <w:t>gathers these data globally</w:t>
      </w:r>
      <w:r w:rsidR="004F65E4" w:rsidRPr="00F31509">
        <w:rPr>
          <w:rFonts w:asciiTheme="majorBidi" w:eastAsia="Times New Roman" w:hAnsiTheme="majorBidi" w:cstheme="majorBidi"/>
          <w:lang w:val="en-GB"/>
        </w:rPr>
        <w:t xml:space="preserve"> (UNWTO 2015). The </w:t>
      </w:r>
      <w:r w:rsidRPr="00F31509">
        <w:rPr>
          <w:rFonts w:asciiTheme="majorBidi" w:eastAsia="Times New Roman" w:hAnsiTheme="majorBidi" w:cstheme="majorBidi"/>
          <w:lang w:val="en-GB"/>
        </w:rPr>
        <w:t xml:space="preserve">UNWTO </w:t>
      </w:r>
      <w:r w:rsidR="004F65E4" w:rsidRPr="00F31509">
        <w:rPr>
          <w:rFonts w:asciiTheme="majorBidi" w:eastAsia="Times New Roman" w:hAnsiTheme="majorBidi" w:cstheme="majorBidi"/>
          <w:lang w:val="en-GB"/>
        </w:rPr>
        <w:t xml:space="preserve">dataset </w:t>
      </w:r>
      <w:r w:rsidRPr="00F31509">
        <w:rPr>
          <w:rFonts w:asciiTheme="majorBidi" w:eastAsia="Times New Roman" w:hAnsiTheme="majorBidi" w:cstheme="majorBidi"/>
          <w:lang w:val="en-GB"/>
        </w:rPr>
        <w:t xml:space="preserve">thereby </w:t>
      </w:r>
      <w:r w:rsidR="004F65E4" w:rsidRPr="00F31509">
        <w:rPr>
          <w:rFonts w:asciiTheme="majorBidi" w:eastAsia="Times New Roman" w:hAnsiTheme="majorBidi" w:cstheme="majorBidi"/>
          <w:lang w:val="en-GB"/>
        </w:rPr>
        <w:t>provide</w:t>
      </w:r>
      <w:r w:rsidRPr="00F31509">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a</w:t>
      </w:r>
      <w:r w:rsidRPr="00F31509">
        <w:rPr>
          <w:rFonts w:asciiTheme="majorBidi" w:eastAsia="Times New Roman" w:hAnsiTheme="majorBidi" w:cstheme="majorBidi"/>
          <w:lang w:val="en-GB"/>
        </w:rPr>
        <w:t>nother</w:t>
      </w:r>
      <w:r w:rsidR="004F65E4" w:rsidRPr="00F31509">
        <w:rPr>
          <w:rFonts w:asciiTheme="majorBidi" w:eastAsia="Times New Roman" w:hAnsiTheme="majorBidi" w:cstheme="majorBidi"/>
          <w:lang w:val="en-GB"/>
        </w:rPr>
        <w:t xml:space="preserve"> useful </w:t>
      </w:r>
      <w:r w:rsidRPr="00F31509">
        <w:rPr>
          <w:rFonts w:asciiTheme="majorBidi" w:eastAsia="Times New Roman" w:hAnsiTheme="majorBidi" w:cstheme="majorBidi"/>
          <w:lang w:val="en-GB"/>
        </w:rPr>
        <w:t xml:space="preserve">starting point </w:t>
      </w:r>
      <w:r w:rsidR="004F65E4" w:rsidRPr="00F31509">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 xml:space="preserve">the compilation of data on </w:t>
      </w:r>
      <w:r w:rsidR="004F65E4" w:rsidRPr="00F31509">
        <w:rPr>
          <w:rFonts w:asciiTheme="majorBidi" w:eastAsia="Times New Roman" w:hAnsiTheme="majorBidi" w:cstheme="majorBidi"/>
          <w:lang w:val="en-GB"/>
        </w:rPr>
        <w:t>tourist</w:t>
      </w:r>
      <w:r w:rsidRPr="00F31509">
        <w:rPr>
          <w:rFonts w:asciiTheme="majorBidi" w:eastAsia="Times New Roman" w:hAnsiTheme="majorBidi" w:cstheme="majorBidi"/>
          <w:lang w:val="en-GB"/>
        </w:rPr>
        <w:t xml:space="preserve"> food consumption</w:t>
      </w:r>
      <w:r w:rsidR="004F65E4" w:rsidRPr="00F31509">
        <w:rPr>
          <w:rFonts w:asciiTheme="majorBidi" w:eastAsia="Times New Roman" w:hAnsiTheme="majorBidi" w:cstheme="majorBidi"/>
          <w:lang w:val="en-GB"/>
        </w:rPr>
        <w:t>.</w:t>
      </w:r>
    </w:p>
    <w:p w:rsidR="004F65E4" w:rsidRPr="00F31509" w:rsidRDefault="004F65E4" w:rsidP="00B44757">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br w:type="page"/>
      </w:r>
    </w:p>
    <w:p w:rsidR="004F65E4" w:rsidRPr="00F31509" w:rsidRDefault="004F65E4" w:rsidP="000264F4">
      <w:pPr>
        <w:pStyle w:val="Heading2"/>
      </w:pPr>
      <w:bookmarkStart w:id="62" w:name="_Toc428383826"/>
      <w:bookmarkStart w:id="63" w:name="_Toc428436048"/>
      <w:bookmarkStart w:id="64" w:name="_Toc428436349"/>
      <w:bookmarkStart w:id="65" w:name="_Toc428436475"/>
      <w:r w:rsidRPr="00F31509">
        <w:lastRenderedPageBreak/>
        <w:t>References</w:t>
      </w:r>
      <w:bookmarkEnd w:id="62"/>
      <w:bookmarkEnd w:id="63"/>
      <w:bookmarkEnd w:id="64"/>
      <w:bookmarkEnd w:id="65"/>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Afrika, J.K. &amp; Ajumbo, G. 2012, Informal Cross-Border Trade in Africa: Implications and Policy Recommendations, African Development Bank, Africa Economic Brief, 3/10.</w:t>
      </w:r>
    </w:p>
    <w:p w:rsidR="004F65E4" w:rsidRPr="00BD24CC" w:rsidRDefault="004F65E4" w:rsidP="00B44757">
      <w:pPr>
        <w:jc w:val="both"/>
        <w:rPr>
          <w:rFonts w:asciiTheme="majorBidi" w:hAnsiTheme="majorBidi" w:cstheme="majorBidi"/>
          <w:lang w:val="de-DE"/>
        </w:rPr>
      </w:pPr>
      <w:r w:rsidRPr="00BD24CC">
        <w:rPr>
          <w:rFonts w:asciiTheme="majorBidi" w:hAnsiTheme="majorBidi" w:cstheme="majorBidi"/>
          <w:lang w:val="de-DE"/>
        </w:rPr>
        <w:t>BLE (Bundesanstalt für Landwirtschaft und Ernährung) 2011, Aufkommen an Futtermitteln in den Wirtschaftsjahren 2005/06, 2007/08, 2008/09 und 2009/10 vorläufig. Regionale Versorgungsbilanz Futtermittel Wirtschaftsjahr 2007/08 endgültig, Bonn.</w:t>
      </w:r>
    </w:p>
    <w:p w:rsidR="004F65E4" w:rsidRPr="00BD24CC" w:rsidRDefault="004F65E4" w:rsidP="00B44757">
      <w:pPr>
        <w:jc w:val="both"/>
        <w:rPr>
          <w:rFonts w:asciiTheme="majorBidi" w:hAnsiTheme="majorBidi" w:cstheme="majorBidi"/>
          <w:lang w:val="de-DE"/>
        </w:rPr>
      </w:pPr>
      <w:r w:rsidRPr="00BD24CC">
        <w:rPr>
          <w:rFonts w:asciiTheme="majorBidi" w:hAnsiTheme="majorBidi" w:cstheme="majorBidi"/>
          <w:lang w:val="de-DE"/>
        </w:rPr>
        <w:t>Eurostat 2009, MEDSTAT II: Asymmetry in Foreign Trade Statistics in Mediterranean Partner Countries, Eurostat Methodologies and Working Papers, Office for Official Publications of the European Communities, Luxembourg.</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FLWP (Food Loss and Waste Protocol) 2015, FLW Protocol Accounting and Reporting Standard (FLW Standard), Draft.</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FAO (Food and Agriculture Organization of the United Nations) 1982, Estimation of Crop Areas and Yields in Agricultural Statistics, FAO Economic and Social Development Paper, 22, Rome.</w:t>
      </w:r>
    </w:p>
    <w:p w:rsidR="00497F56" w:rsidRPr="00F31509" w:rsidRDefault="00497F56" w:rsidP="00E512F4">
      <w:pPr>
        <w:rPr>
          <w:rFonts w:asciiTheme="majorBidi" w:hAnsiTheme="majorBidi" w:cstheme="majorBidi"/>
          <w:lang w:val="en-GB"/>
        </w:rPr>
      </w:pPr>
      <w:r w:rsidRPr="00F31509">
        <w:rPr>
          <w:rFonts w:asciiTheme="majorBidi" w:eastAsia="Times New Roman" w:hAnsiTheme="majorBidi" w:cstheme="majorBidi"/>
          <w:lang w:val="en-GB"/>
        </w:rPr>
        <w:t>FAO 2015a, World Programme for the Census of Agriculture 2020, Volume 1 - Programme, Concepts and Definitions, Rome.</w:t>
      </w:r>
    </w:p>
    <w:p w:rsidR="004F65E4" w:rsidRPr="00F31509" w:rsidRDefault="004F65E4" w:rsidP="00B44757">
      <w:pPr>
        <w:jc w:val="both"/>
        <w:rPr>
          <w:rFonts w:asciiTheme="majorBidi" w:hAnsiTheme="majorBidi" w:cstheme="majorBidi"/>
          <w:lang w:val="en-GB"/>
        </w:rPr>
      </w:pPr>
      <w:r w:rsidRPr="00F31509">
        <w:rPr>
          <w:rFonts w:asciiTheme="majorBidi" w:eastAsia="Times New Roman" w:hAnsiTheme="majorBidi" w:cstheme="majorBidi"/>
          <w:lang w:val="en-GB"/>
        </w:rPr>
        <w:t>FAO 2015</w:t>
      </w:r>
      <w:r w:rsidR="00497F56" w:rsidRPr="00F31509">
        <w:rPr>
          <w:rFonts w:asciiTheme="majorBidi" w:eastAsia="Times New Roman" w:hAnsiTheme="majorBidi" w:cstheme="majorBidi"/>
          <w:lang w:val="en-GB"/>
        </w:rPr>
        <w:t>b</w:t>
      </w:r>
      <w:r w:rsidRPr="00F31509">
        <w:rPr>
          <w:rFonts w:asciiTheme="majorBidi" w:eastAsia="Times New Roman" w:hAnsiTheme="majorBidi" w:cstheme="majorBidi"/>
          <w:lang w:val="en-GB"/>
        </w:rPr>
        <w:t xml:space="preserve">, FAOSTAT, available from: </w:t>
      </w:r>
      <w:hyperlink r:id="rId14" w:history="1">
        <w:r w:rsidRPr="00F31509">
          <w:rPr>
            <w:rStyle w:val="Hyperlink"/>
            <w:rFonts w:asciiTheme="majorBidi" w:eastAsia="Times New Roman" w:hAnsiTheme="majorBidi" w:cstheme="majorBidi"/>
            <w:lang w:val="en-GB"/>
          </w:rPr>
          <w:t>http://faostat3.fao.org</w:t>
        </w:r>
      </w:hyperlink>
      <w:r w:rsidRPr="00F31509">
        <w:rPr>
          <w:rFonts w:asciiTheme="majorBidi" w:eastAsia="Times New Roman" w:hAnsiTheme="majorBidi" w:cstheme="majorBidi"/>
          <w:lang w:val="en-GB"/>
        </w:rPr>
        <w:t xml:space="preserve"> [17 August 2015].</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FAO Statistics Division 2015a, Agricultural and Rural Integrated Survey (AGRIS), unpublished.</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FAO Statistics Division 2015b, Comparing and Reconciling Food Consumption from Household Surveys and Food Balance Sheets, presentation on the Expert Workshop on Stock and Utilization Measurement in China, organized by AMIS, 6-7 July, Bejing.</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Fermont, A. &amp; Benson, T. 2011, Estimating Yield of Food Crops Grown by Smallholder Farmers. A Review in the Uganda Context, International Food Policy Research Institute, IFPRI Discussion Paper 01097.</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FEWS Net (Famine Early Warning Systems Network) 2012. Informal Cross Border Trade in Southern Africa, Issue 78.</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FEWS Net (Famine Early Warning Systems Network) 2015, East Africa Crossborder Trade Bulletin, vol. 9.</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FIO (Feed Industry Office) &amp; CFIA (China Feed Industry Association) 2012, Almanac of the Feed Industry, China Agricultural Press, 2012.</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Fonteneau, F. 2014, Grain Stocks Direct Measurement: Contribution from AMIS/BMGF Project, presentation on the 2</w:t>
      </w:r>
      <w:r w:rsidRPr="00F31509">
        <w:rPr>
          <w:rFonts w:asciiTheme="majorBidi" w:hAnsiTheme="majorBidi" w:cstheme="majorBidi"/>
          <w:vertAlign w:val="superscript"/>
          <w:lang w:val="en-GB"/>
        </w:rPr>
        <w:t>nd</w:t>
      </w:r>
      <w:r w:rsidRPr="00F31509">
        <w:rPr>
          <w:rFonts w:asciiTheme="majorBidi" w:hAnsiTheme="majorBidi" w:cstheme="majorBidi"/>
          <w:lang w:val="en-GB"/>
        </w:rPr>
        <w:t xml:space="preserve"> Joint Workshop on Rice Data for Thailand and the Philippines, organized by AMIS, 3-4 December, Manila.</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Grünberger 2014, Reconciling Food Balance Sheets and National Household Surveys. Unpublished.</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GTIS (Global Trade Information System) 2015, Global Trade Atlas, available from: </w:t>
      </w:r>
      <w:hyperlink r:id="rId15" w:history="1">
        <w:r w:rsidRPr="00F31509">
          <w:rPr>
            <w:rStyle w:val="Hyperlink"/>
            <w:rFonts w:asciiTheme="majorBidi" w:hAnsiTheme="majorBidi" w:cstheme="majorBidi"/>
            <w:lang w:val="en-GB"/>
          </w:rPr>
          <w:t>http://www.gtis.com/english/GTIS_GTA.html</w:t>
        </w:r>
      </w:hyperlink>
      <w:r w:rsidRPr="00F31509">
        <w:rPr>
          <w:rFonts w:asciiTheme="majorBidi" w:hAnsiTheme="majorBidi" w:cstheme="majorBidi"/>
          <w:lang w:val="en-GB"/>
        </w:rPr>
        <w:t xml:space="preserve"> [17 August 2015].</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lastRenderedPageBreak/>
        <w:t>Habinshuti, V. 2014, Informal Cross Border Trade Statistics in Rwanda, presentation on the “Regional Seminar on International Trade Statistics”, organized by the United Nations and African Union, 12-16 May, Addis Ababa.</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Harris, K.L. &amp; Lindblad, C.J. (eds) 1978, Postharvest Grain Loss Assessment Methods, National Academy of Sciences, Washington D.C.</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Hodges, R. 2013. How to Assess Postharvest Losses and their Impact on Grain Supply: Rapid Weight Loss Estimation and the Calculation of Cumulative Cereal Losses with the Support of APHLIS, African Postharvest Losses Information System.</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KSH (Koezponti Statisztikai Hivatal) 2014, Metainformation, available from: </w:t>
      </w:r>
      <w:hyperlink r:id="rId16" w:history="1">
        <w:r w:rsidRPr="00F31509">
          <w:rPr>
            <w:rStyle w:val="Hyperlink"/>
            <w:rFonts w:asciiTheme="majorBidi" w:hAnsiTheme="majorBidi" w:cstheme="majorBidi"/>
            <w:szCs w:val="24"/>
            <w:lang w:val="en-GB"/>
          </w:rPr>
          <w:t>http://www.ksh.hu/apps/meta.main?p_lang=EN</w:t>
        </w:r>
      </w:hyperlink>
      <w:r w:rsidRPr="00F31509">
        <w:rPr>
          <w:rFonts w:asciiTheme="majorBidi" w:hAnsiTheme="majorBidi" w:cstheme="majorBidi"/>
          <w:lang w:val="en-GB"/>
        </w:rPr>
        <w:t xml:space="preserve"> [November 2014].</w:t>
      </w:r>
    </w:p>
    <w:p w:rsidR="004F65E4" w:rsidRPr="00BD24CC" w:rsidRDefault="004F65E4" w:rsidP="00B44757">
      <w:pPr>
        <w:jc w:val="both"/>
        <w:rPr>
          <w:rFonts w:asciiTheme="majorBidi" w:hAnsiTheme="majorBidi" w:cstheme="majorBidi"/>
          <w:lang w:val="de-DE"/>
        </w:rPr>
      </w:pPr>
      <w:r w:rsidRPr="00BD24CC">
        <w:rPr>
          <w:rFonts w:asciiTheme="majorBidi" w:hAnsiTheme="majorBidi" w:cstheme="majorBidi"/>
          <w:lang w:val="de-DE"/>
        </w:rPr>
        <w:t>Klapp, C. 2010, Überarbeitung des Getreide- und Vieheinheitenschlüssels. Internationaler Vergleich und Konsequenzen der Anwendung alternativer Viehbewertungen im Kontext rechtlicher Rahmenbedingungen, Endbericht, Georg August Universität Göttingen, Fakultät für Agrarwissenschaften.</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Moss, J., Baker, D., Morley, P., Al-Moedhen, H. &amp; Downie, R. 2015, Improving Methods for Estimating Livestock Production and Productivity. Literature Review, FAO. Draft, unpublished.</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Møller, H., Hanssen, O.J., Gustavsson, J., Östergren, K. &amp; Stenmarck, Å. 2014, Report on Review of (Food) Waste Reporting Methodology and Practice, FUSIONS Reducing Food Waste through Social Innovation.</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Muryawan, M &amp; Iversen, K. 2014. Informal Cross Border Trade. Preliminary Analysis of Results, presentation on the “Regional Seminar on International Trade Statistics”, organized by the United Nations and African Union, 12-16 May, Addis Ababa.</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Nguingnang, B. 2014, Méthodologie et Outils de Collecte des Données sur le Commerce Transfrontalier de Marchandises, presentation on the “Regional Seminar on International Trade Statistics”, organized by the United Nations and African Union, 12-16 May, Addis Ababa.</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NISR (National Institute of Statistics of Rwanda) 2014, Seasonal Agricultural Survey Report 2013, Kigali.</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O’Connor, C., Östergren, K., Quested, T., Soethoud, H., Stenmarck, Å., Svanes, E. &amp; Tostivint, C. 2015, Food Waste Quantification Manual, FUSIONS Reducing Food Waste through Social Innovation, Deliverable No. D1.7, Working Document, Draft.</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Pica-Ciamarra, U., Baker, D., Morgan, N., Zezza, A., Azzari, C., Ly, C., Nsiima, L., Nouala, S., Okello, P. &amp; Sserugga, J 2014, Investing in the Livestock Sector. Why Good Numbers Matter. A Sourcebook for Decision Makers on How to Improve Livestock Data, World Bank Report, 85732-GLB, Washington D.C.</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Sud, U.C., Ahmad, T., Gupta, V.K., Chandra, H., Prachi, M.S., Kaustav, A., Biswas, A. &amp; Singh, A. 2015, Synthesis of Literature and Framework under the Project ‘Research on Improving Methods for Estimating Crop Area, Yield and Production under Mixed, Repeated and Continuous Cropping’, ICAR-Indian Agricultural Statistics Research Institute, New Delhi. Unpublished.</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lastRenderedPageBreak/>
        <w:t xml:space="preserve">United Nations 2014, UN Comtrade Database, available from: </w:t>
      </w:r>
      <w:hyperlink r:id="rId17" w:history="1">
        <w:r w:rsidRPr="00F31509">
          <w:rPr>
            <w:rStyle w:val="Hyperlink"/>
            <w:rFonts w:asciiTheme="majorBidi" w:hAnsiTheme="majorBidi" w:cstheme="majorBidi"/>
            <w:lang w:val="en-GB"/>
          </w:rPr>
          <w:t>http://comtrade.un.org</w:t>
        </w:r>
      </w:hyperlink>
      <w:r w:rsidRPr="00F31509">
        <w:rPr>
          <w:rFonts w:asciiTheme="majorBidi" w:hAnsiTheme="majorBidi" w:cstheme="majorBidi"/>
          <w:lang w:val="en-GB"/>
        </w:rPr>
        <w:t xml:space="preserve"> [17 August 2015].</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UNSD (United Nations Statistics Division) 2004, International Merchandise Trade Statistics. Compilers Manual, New York.</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UNWTO (United Nations World Tourist Organization) 2015, Tourism Statistics, available from </w:t>
      </w:r>
      <w:hyperlink r:id="rId18" w:history="1">
        <w:r w:rsidRPr="00F31509">
          <w:rPr>
            <w:rStyle w:val="Hyperlink"/>
            <w:rFonts w:asciiTheme="majorBidi" w:hAnsiTheme="majorBidi" w:cstheme="majorBidi"/>
            <w:lang w:val="en-GB"/>
          </w:rPr>
          <w:t>http://www.e-unwto.org/toc/unwtotfb/current</w:t>
        </w:r>
      </w:hyperlink>
      <w:r w:rsidRPr="00F31509">
        <w:rPr>
          <w:rFonts w:asciiTheme="majorBidi" w:hAnsiTheme="majorBidi" w:cstheme="majorBidi"/>
          <w:lang w:val="en-GB"/>
        </w:rPr>
        <w:t xml:space="preserve"> [17 August 2015].</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Vogel, F. 2015, Defining the Master Sampling Frame for Agricultural Statistics – Basic Principles, in FAO, Handbook on Master Sampling Frame for Agriculture. Final Draft, not for publication.</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Westcott, P. C. &amp; Norton, J. D. 2012, Implications of an Early Corn Crop Harvest for Feed and Residual Use Estimates, United States Department for Agriculture, Economic Research Service, FDS-12f-01.</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WFP (World Food Programme) 2015, Food Aid Information System, available from: </w:t>
      </w:r>
      <w:hyperlink r:id="rId19" w:history="1">
        <w:r w:rsidRPr="00F31509">
          <w:rPr>
            <w:rStyle w:val="Hyperlink"/>
            <w:rFonts w:asciiTheme="majorBidi" w:hAnsiTheme="majorBidi" w:cstheme="majorBidi"/>
            <w:lang w:val="en-GB"/>
          </w:rPr>
          <w:t>http://www.wfp.org/fais/</w:t>
        </w:r>
      </w:hyperlink>
      <w:r w:rsidRPr="00F31509">
        <w:rPr>
          <w:rFonts w:asciiTheme="majorBidi" w:hAnsiTheme="majorBidi" w:cstheme="majorBidi"/>
          <w:lang w:val="en-GB"/>
        </w:rPr>
        <w:t xml:space="preserve"> [17 August 2015].</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World Bank 2011, Global Strategy to Improve Agricultural and Rural Statistics, Report no. 56719-GLB, Washington DC.</w:t>
      </w:r>
    </w:p>
    <w:p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4F65E4" w:rsidRPr="00F31509" w:rsidRDefault="009571C8" w:rsidP="00374C82">
      <w:pPr>
        <w:pStyle w:val="Heading1"/>
        <w:rPr>
          <w:rFonts w:asciiTheme="majorBidi" w:hAnsiTheme="majorBidi" w:cstheme="majorBidi"/>
        </w:rPr>
      </w:pPr>
      <w:bookmarkStart w:id="66" w:name="_Toc428383827"/>
      <w:bookmarkStart w:id="67" w:name="_Toc428436049"/>
      <w:bookmarkStart w:id="68" w:name="_Toc428436350"/>
      <w:bookmarkStart w:id="69" w:name="_Toc428436476"/>
      <w:bookmarkStart w:id="70" w:name="_Toc421025835"/>
      <w:r w:rsidRPr="00F31509">
        <w:rPr>
          <w:rFonts w:asciiTheme="majorBidi" w:hAnsiTheme="majorBidi" w:cstheme="majorBidi"/>
        </w:rPr>
        <w:lastRenderedPageBreak/>
        <w:t>Balancing and standardization</w:t>
      </w:r>
      <w:bookmarkEnd w:id="66"/>
      <w:bookmarkEnd w:id="67"/>
      <w:bookmarkEnd w:id="68"/>
      <w:bookmarkEnd w:id="69"/>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The previous section provided an overview of possible data sources for the various FBS/SUA variables, product shares, ratios, and conversion factors. It made a strong plea for actual measurement and data collection (surveys, censuses, administrative sources) and provided options for the reconciliation of data from different sources. It also emphasized that there is no alternative to data collection and measurement in the long</w:t>
      </w:r>
      <w:r w:rsidR="00C91D55"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run. While every effort should indeed be made to collect data, there is still the need to deal with missing data, ratios, shares and conversion factors, i.e. there is a need for imputation.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This section presents the general approaches and the specific methods developed for data imputation at FAO. FBS compilers at country level may want to use the same methods for the imputation of missing values. The presentation of the various methods in this Chapter aims to present the methods in principle, lays out the basic assumptions and presents details of the approaches taken. All concepts are then taken up again in Chapter 3 of this document and, importantly, are then illustrated with worked out and practical examples. Over and above the imputation methods, this section also introduces an innovative balancing mechanism as well as the process of consistently aggregating commodity detail into aggregates, i.e. the process generally referred to as “standardization”.</w:t>
      </w:r>
    </w:p>
    <w:p w:rsidR="004F65E4" w:rsidRPr="00F31509" w:rsidRDefault="004F65E4" w:rsidP="000264F4">
      <w:pPr>
        <w:pStyle w:val="Heading2"/>
      </w:pPr>
      <w:bookmarkStart w:id="71" w:name="_Toc428383828"/>
      <w:bookmarkStart w:id="72" w:name="_Toc428436050"/>
      <w:bookmarkStart w:id="73" w:name="_Toc428436351"/>
      <w:bookmarkStart w:id="74" w:name="_Toc428436477"/>
      <w:r w:rsidRPr="00F31509">
        <w:t>The basic balance and the balancing mechanism</w:t>
      </w:r>
      <w:bookmarkEnd w:id="70"/>
      <w:bookmarkEnd w:id="71"/>
      <w:bookmarkEnd w:id="72"/>
      <w:bookmarkEnd w:id="73"/>
      <w:bookmarkEnd w:id="74"/>
    </w:p>
    <w:p w:rsidR="004F65E4" w:rsidRPr="00F31509" w:rsidRDefault="004F65E4" w:rsidP="009571C8">
      <w:pPr>
        <w:pStyle w:val="Heading3"/>
        <w:rPr>
          <w:rFonts w:asciiTheme="majorBidi" w:hAnsiTheme="majorBidi" w:cstheme="majorBidi"/>
          <w:lang w:val="en-GB"/>
        </w:rPr>
      </w:pPr>
      <w:bookmarkStart w:id="75" w:name="_Toc421025836"/>
      <w:r w:rsidRPr="00F31509">
        <w:rPr>
          <w:rFonts w:asciiTheme="majorBidi" w:hAnsiTheme="majorBidi" w:cstheme="majorBidi"/>
          <w:lang w:val="en-GB"/>
        </w:rPr>
        <w:t>Introduction</w:t>
      </w:r>
      <w:bookmarkEnd w:id="75"/>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At the most basic level, Food Balance Sheets are, like all commodity balances, simple identities. In these identities, the sum of all supply variables is equal to the sum of all demand variables; the two most common identities set domestic supply equal to domestic demand or total supply equal to total demand. </w:t>
      </w: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Domestic Supply = Domestic Utilization</w:t>
      </w:r>
    </w:p>
    <w:p w:rsidR="004F65E4" w:rsidRPr="00F31509" w:rsidRDefault="001C3696" w:rsidP="004F65E4">
      <w:pPr>
        <w:pStyle w:val="Caption"/>
        <w:jc w:val="center"/>
        <w:rPr>
          <w:rFonts w:asciiTheme="majorBidi" w:hAnsiTheme="majorBidi" w:cstheme="majorBidi"/>
          <w:b/>
          <w:color w:val="000000" w:themeColor="text1"/>
          <w:sz w:val="22"/>
          <w:szCs w:val="22"/>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P</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I</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X</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dSt</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Fo</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Fe</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Lo</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Se</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IU</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T</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ROU</m:t>
            </m:r>
          </m:e>
          <m:sub>
            <m:r>
              <m:rPr>
                <m:sty m:val="bi"/>
              </m:rPr>
              <w:rPr>
                <w:rFonts w:ascii="Cambria Math" w:hAnsi="Cambria Math" w:cstheme="majorBidi"/>
                <w:color w:val="000000" w:themeColor="text1"/>
                <w:lang w:val="en-GB"/>
              </w:rPr>
              <m:t>ij</m:t>
            </m:r>
          </m:sub>
        </m:sSub>
      </m:oMath>
      <w:r w:rsidR="004F65E4" w:rsidRPr="00F31509">
        <w:rPr>
          <w:rFonts w:asciiTheme="majorBidi" w:hAnsiTheme="majorBidi" w:cstheme="majorBidi"/>
          <w:color w:val="000000" w:themeColor="text1"/>
          <w:sz w:val="22"/>
          <w:szCs w:val="22"/>
          <w:lang w:val="en-GB"/>
        </w:rPr>
        <w:t xml:space="preserve">   (Equation </w:t>
      </w:r>
      <w:r w:rsidRPr="00F31509">
        <w:rPr>
          <w:rFonts w:asciiTheme="majorBidi" w:hAnsiTheme="majorBidi" w:cstheme="majorBidi"/>
          <w:b/>
          <w:color w:val="000000" w:themeColor="text1"/>
          <w:sz w:val="22"/>
          <w:szCs w:val="22"/>
          <w:lang w:val="en-GB"/>
        </w:rPr>
        <w:fldChar w:fldCharType="begin"/>
      </w:r>
      <w:r w:rsidR="004F65E4" w:rsidRPr="00F31509">
        <w:rPr>
          <w:rFonts w:asciiTheme="majorBidi" w:hAnsiTheme="majorBidi" w:cstheme="majorBidi"/>
          <w:color w:val="000000" w:themeColor="text1"/>
          <w:sz w:val="22"/>
          <w:szCs w:val="22"/>
          <w:lang w:val="en-GB"/>
        </w:rPr>
        <w:instrText xml:space="preserve"> SEQ Equation \* ARABIC </w:instrText>
      </w:r>
      <w:r w:rsidRPr="00F31509">
        <w:rPr>
          <w:rFonts w:asciiTheme="majorBidi" w:hAnsiTheme="majorBidi" w:cstheme="majorBidi"/>
          <w:b/>
          <w:color w:val="000000" w:themeColor="text1"/>
          <w:sz w:val="22"/>
          <w:szCs w:val="22"/>
          <w:lang w:val="en-GB"/>
        </w:rPr>
        <w:fldChar w:fldCharType="separate"/>
      </w:r>
      <w:r w:rsidR="000B360D" w:rsidRPr="00F31509">
        <w:rPr>
          <w:rFonts w:asciiTheme="majorBidi" w:hAnsiTheme="majorBidi" w:cstheme="majorBidi"/>
          <w:noProof/>
          <w:color w:val="000000" w:themeColor="text1"/>
          <w:sz w:val="22"/>
          <w:szCs w:val="22"/>
          <w:lang w:val="en-GB"/>
        </w:rPr>
        <w:t>1</w:t>
      </w:r>
      <w:r w:rsidRPr="00F31509">
        <w:rPr>
          <w:rFonts w:asciiTheme="majorBidi" w:hAnsiTheme="majorBidi" w:cstheme="majorBidi"/>
          <w:b/>
          <w:color w:val="000000" w:themeColor="text1"/>
          <w:sz w:val="22"/>
          <w:szCs w:val="22"/>
          <w:lang w:val="en-GB"/>
        </w:rPr>
        <w:fldChar w:fldCharType="end"/>
      </w:r>
      <w:r w:rsidR="004F65E4" w:rsidRPr="00F31509">
        <w:rPr>
          <w:rFonts w:asciiTheme="majorBidi" w:hAnsiTheme="majorBidi" w:cstheme="majorBidi"/>
          <w:color w:val="000000" w:themeColor="text1"/>
          <w:sz w:val="22"/>
          <w:szCs w:val="22"/>
          <w:lang w:val="en-GB"/>
        </w:rPr>
        <w:t>)</w:t>
      </w: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Total Supply = Total Utilization</w:t>
      </w:r>
    </w:p>
    <w:p w:rsidR="004F65E4" w:rsidRPr="00F31509" w:rsidRDefault="001C3696" w:rsidP="004F65E4">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dSt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 xml:space="preserve">Lo </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ROU</m:t>
            </m:r>
          </m:e>
          <m:sub>
            <m:r>
              <w:rPr>
                <w:rFonts w:ascii="Cambria Math" w:hAnsi="Cambria Math" w:cstheme="majorBidi"/>
                <w:color w:val="000000" w:themeColor="text1"/>
                <w:szCs w:val="24"/>
                <w:lang w:val="en-GB"/>
              </w:rPr>
              <m:t>ij</m:t>
            </m:r>
          </m:sub>
        </m:sSub>
      </m:oMath>
      <w:r w:rsidR="004F65E4" w:rsidRPr="00F31509">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lang w:val="en-GB"/>
        </w:rPr>
        <w:t xml:space="preserve">(Equation </w:t>
      </w:r>
      <w:r w:rsidRPr="00F31509">
        <w:rPr>
          <w:rFonts w:asciiTheme="majorBidi" w:hAnsiTheme="majorBidi" w:cstheme="majorBidi"/>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F31509">
        <w:rPr>
          <w:rFonts w:asciiTheme="majorBidi" w:hAnsiTheme="majorBidi" w:cstheme="majorBidi"/>
          <w:color w:val="000000" w:themeColor="text1"/>
          <w:lang w:val="en-GB"/>
        </w:rPr>
        <w:fldChar w:fldCharType="separate"/>
      </w:r>
      <w:r w:rsidR="000B360D" w:rsidRPr="00F31509">
        <w:rPr>
          <w:rFonts w:asciiTheme="majorBidi" w:hAnsiTheme="majorBidi" w:cstheme="majorBidi"/>
          <w:noProof/>
          <w:color w:val="000000" w:themeColor="text1"/>
          <w:lang w:val="en-GB"/>
        </w:rPr>
        <w:t>2</w:t>
      </w:r>
      <w:r w:rsidRPr="00F31509">
        <w:rPr>
          <w:rFonts w:asciiTheme="majorBidi" w:hAnsiTheme="majorBidi" w:cstheme="majorBidi"/>
          <w:color w:val="000000" w:themeColor="text1"/>
          <w:lang w:val="en-GB"/>
        </w:rPr>
        <w:fldChar w:fldCharType="end"/>
      </w:r>
      <w:r w:rsidR="004F65E4" w:rsidRPr="00F31509">
        <w:rPr>
          <w:rFonts w:asciiTheme="majorBidi" w:hAnsiTheme="majorBidi" w:cstheme="majorBidi"/>
          <w:color w:val="000000" w:themeColor="text1"/>
          <w:lang w:val="en-GB"/>
        </w:rPr>
        <w:t>)</w:t>
      </w:r>
    </w:p>
    <w:p w:rsidR="004F65E4" w:rsidRPr="00F31509" w:rsidRDefault="00F35597" w:rsidP="004F65E4">
      <w:pPr>
        <w:rPr>
          <w:rFonts w:asciiTheme="majorBidi" w:hAnsiTheme="majorBidi" w:cstheme="majorBidi"/>
          <w:color w:val="000000" w:themeColor="text1"/>
          <w:sz w:val="20"/>
          <w:szCs w:val="18"/>
          <w:lang w:val="en-GB"/>
        </w:rPr>
      </w:pPr>
      <w:r w:rsidRPr="00F31509">
        <w:rPr>
          <w:rFonts w:asciiTheme="majorBidi" w:eastAsia="Times New Roman" w:hAnsiTheme="majorBidi" w:cstheme="majorBidi"/>
          <w:color w:val="000000" w:themeColor="text1"/>
          <w:sz w:val="20"/>
          <w:szCs w:val="20"/>
          <w:lang w:val="en-GB"/>
        </w:rPr>
        <w:t>where</w:t>
      </w:r>
      <w:r w:rsidR="004F65E4" w:rsidRPr="00F31509">
        <w:rPr>
          <w:rFonts w:asciiTheme="majorBidi" w:eastAsia="Times New Roman" w:hAnsiTheme="majorBidi" w:cstheme="majorBidi"/>
          <w:color w:val="000000" w:themeColor="text1"/>
          <w:sz w:val="20"/>
          <w:szCs w:val="20"/>
          <w:lang w:val="en-GB"/>
        </w:rPr>
        <w:t xml:space="preserve"> </w:t>
      </w:r>
      <m:oMath>
        <m:sSub>
          <m:sSubPr>
            <m:ctrlPr>
              <w:rPr>
                <w:rFonts w:ascii="Cambria Math" w:hAnsi="Cambria Math" w:cstheme="majorBidi"/>
                <w:i/>
                <w:color w:val="000000" w:themeColor="text1"/>
                <w:sz w:val="20"/>
                <w:szCs w:val="20"/>
                <w:lang w:val="en-GB"/>
              </w:rPr>
            </m:ctrlPr>
          </m:sSubPr>
          <m:e>
            <m:r>
              <w:rPr>
                <w:rFonts w:ascii="Cambria Math" w:hAnsi="Cambria Math" w:cstheme="majorBidi"/>
                <w:color w:val="000000" w:themeColor="text1"/>
                <w:sz w:val="20"/>
                <w:szCs w:val="20"/>
                <w:lang w:val="en-GB"/>
              </w:rPr>
              <m:t>dSt</m:t>
            </m:r>
          </m:e>
          <m:sub>
            <m:r>
              <w:rPr>
                <w:rFonts w:ascii="Cambria Math" w:hAnsi="Cambria Math" w:cstheme="majorBidi"/>
                <w:color w:val="000000" w:themeColor="text1"/>
                <w:sz w:val="20"/>
                <w:szCs w:val="20"/>
                <w:lang w:val="en-GB"/>
              </w:rPr>
              <m:t>t</m:t>
            </m:r>
          </m:sub>
        </m:sSub>
      </m:oMath>
      <w:r w:rsidR="004F65E4" w:rsidRPr="00F31509">
        <w:rPr>
          <w:rFonts w:asciiTheme="majorBidi" w:eastAsia="Times New Roman" w:hAnsiTheme="majorBidi" w:cstheme="majorBidi"/>
          <w:color w:val="000000" w:themeColor="text1"/>
          <w:sz w:val="20"/>
          <w:szCs w:val="20"/>
          <w:lang w:val="en-GB"/>
        </w:rPr>
        <w:t>=</w:t>
      </w:r>
      <m:oMath>
        <m:sSub>
          <m:sSubPr>
            <m:ctrlPr>
              <w:rPr>
                <w:rFonts w:ascii="Cambria Math" w:hAnsi="Cambria Math" w:cstheme="majorBidi"/>
                <w:i/>
                <w:color w:val="000000" w:themeColor="text1"/>
                <w:sz w:val="20"/>
                <w:szCs w:val="20"/>
                <w:lang w:val="en-GB"/>
              </w:rPr>
            </m:ctrlPr>
          </m:sSubPr>
          <m:e>
            <m:r>
              <w:rPr>
                <w:rFonts w:ascii="Cambria Math" w:hAnsi="Cambria Math" w:cstheme="majorBidi"/>
                <w:color w:val="000000" w:themeColor="text1"/>
                <w:sz w:val="20"/>
                <w:szCs w:val="20"/>
                <w:lang w:val="en-GB"/>
              </w:rPr>
              <m:t>St</m:t>
            </m:r>
          </m:e>
          <m:sub>
            <m:r>
              <w:rPr>
                <w:rFonts w:ascii="Cambria Math" w:hAnsi="Cambria Math" w:cstheme="majorBidi"/>
                <w:color w:val="000000" w:themeColor="text1"/>
                <w:sz w:val="20"/>
                <w:szCs w:val="20"/>
                <w:lang w:val="en-GB"/>
              </w:rPr>
              <m:t>t</m:t>
            </m:r>
          </m:sub>
        </m:sSub>
        <m:r>
          <w:rPr>
            <w:rFonts w:ascii="Cambria Math" w:hAnsi="Cambria Math" w:cstheme="majorBidi"/>
            <w:color w:val="000000" w:themeColor="text1"/>
            <w:sz w:val="20"/>
            <w:szCs w:val="18"/>
            <w:lang w:val="en-GB"/>
          </w:rPr>
          <m:t xml:space="preserve">- </m:t>
        </m:r>
        <m:sSub>
          <m:sSubPr>
            <m:ctrlPr>
              <w:rPr>
                <w:rFonts w:ascii="Cambria Math" w:hAnsi="Cambria Math" w:cstheme="majorBidi"/>
                <w:i/>
                <w:color w:val="000000" w:themeColor="text1"/>
                <w:sz w:val="20"/>
                <w:szCs w:val="20"/>
                <w:lang w:val="en-GB"/>
              </w:rPr>
            </m:ctrlPr>
          </m:sSubPr>
          <m:e>
            <m:r>
              <w:rPr>
                <w:rFonts w:ascii="Cambria Math" w:hAnsi="Cambria Math" w:cstheme="majorBidi"/>
                <w:color w:val="000000" w:themeColor="text1"/>
                <w:sz w:val="20"/>
                <w:szCs w:val="20"/>
                <w:lang w:val="en-GB"/>
              </w:rPr>
              <m:t>St</m:t>
            </m:r>
          </m:e>
          <m:sub>
            <m:r>
              <w:rPr>
                <w:rFonts w:ascii="Cambria Math" w:hAnsi="Cambria Math" w:cstheme="majorBidi"/>
                <w:color w:val="000000" w:themeColor="text1"/>
                <w:sz w:val="20"/>
                <w:szCs w:val="20"/>
                <w:lang w:val="en-GB"/>
              </w:rPr>
              <m:t>t-1</m:t>
            </m:r>
          </m:sub>
        </m:sSub>
      </m:oMath>
      <w:r w:rsidR="004F65E4" w:rsidRPr="00F31509">
        <w:rPr>
          <w:rFonts w:asciiTheme="majorBidi" w:eastAsia="Times New Roman" w:hAnsiTheme="majorBidi" w:cstheme="majorBidi"/>
          <w:color w:val="000000" w:themeColor="text1"/>
          <w:sz w:val="20"/>
          <w:szCs w:val="20"/>
          <w:lang w:val="en-GB"/>
        </w:rPr>
        <w:t>, P=Production, I=Imports, X=Exports, Fo=Food, Fe=Feed, Lo=Losses &amp; waste, Se=Seed, IU=industrial use, T=Tourist consumption, ROI=Residual Other Use</w:t>
      </w:r>
      <w:r w:rsidR="004F65E4" w:rsidRPr="00F31509">
        <w:rPr>
          <w:rStyle w:val="FootnoteReference"/>
          <w:rFonts w:asciiTheme="majorBidi" w:eastAsia="Times New Roman" w:hAnsiTheme="majorBidi" w:cstheme="majorBidi"/>
          <w:color w:val="000000" w:themeColor="text1"/>
          <w:sz w:val="20"/>
          <w:szCs w:val="20"/>
          <w:lang w:val="en-GB"/>
        </w:rPr>
        <w:footnoteReference w:id="27"/>
      </w:r>
      <w:r w:rsidRPr="00F31509">
        <w:rPr>
          <w:rFonts w:asciiTheme="majorBidi" w:eastAsia="Times New Roman" w:hAnsiTheme="majorBidi" w:cstheme="majorBidi"/>
          <w:color w:val="000000" w:themeColor="text1"/>
          <w:sz w:val="20"/>
          <w:szCs w:val="20"/>
          <w:lang w:val="en-GB"/>
        </w:rPr>
        <w:t>.</w:t>
      </w:r>
      <w:r w:rsidR="004F65E4" w:rsidRPr="00F31509">
        <w:rPr>
          <w:rStyle w:val="FootnoteReference"/>
          <w:rFonts w:asciiTheme="majorBidi" w:eastAsia="Times New Roman" w:hAnsiTheme="majorBidi" w:cstheme="majorBidi"/>
          <w:color w:val="000000" w:themeColor="text1"/>
          <w:sz w:val="20"/>
          <w:szCs w:val="20"/>
          <w:lang w:val="en-GB"/>
        </w:rPr>
        <w:footnoteReference w:id="28"/>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Ideally, as many variables as possible should be measured and measurement should take place with a maximum degree of accuracy. When and if empirically measured, measurement can and should include both an estimate for the expected value of every variable as well as its measurement error. In reality, a number of problems can complicate the process of populating the identity.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Firstly, measured values are mostly limited to variables on the supply side (production, imports and exports), but even when that is the case, measurement is typically available only for the expected </w:t>
      </w:r>
      <w:r w:rsidRPr="00F31509">
        <w:rPr>
          <w:rFonts w:asciiTheme="majorBidi" w:hAnsiTheme="majorBidi" w:cstheme="majorBidi"/>
          <w:color w:val="000000" w:themeColor="text1"/>
          <w:lang w:val="en-GB"/>
        </w:rPr>
        <w:lastRenderedPageBreak/>
        <w:t>values and not for the measurement errors. On the demand side, most estimates are imputed data and again, estimates are often limited to the expected values without their respective measurement errors</w:t>
      </w:r>
      <w:r w:rsidRPr="00F31509">
        <w:rPr>
          <w:rStyle w:val="FootnoteReference"/>
          <w:rFonts w:asciiTheme="majorBidi" w:hAnsiTheme="majorBidi" w:cstheme="majorBidi"/>
          <w:color w:val="000000" w:themeColor="text1"/>
          <w:lang w:val="en-GB"/>
        </w:rPr>
        <w:footnoteReference w:id="29"/>
      </w:r>
      <w:r w:rsidRPr="00F31509">
        <w:rPr>
          <w:rFonts w:asciiTheme="majorBidi" w:hAnsiTheme="majorBidi" w:cstheme="majorBidi"/>
          <w:color w:val="000000" w:themeColor="text1"/>
          <w:lang w:val="en-GB"/>
        </w:rPr>
        <w:t xml:space="preserve">.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Secondly, it is not possible to include values for all variables in the balance, at least if they enter the identity as point estimates. If that were the case, the balance would not have a solution unless one variable is left as a “balancing item”. Inevitably, this balancing item assumes all measurement errors, implicit in all other variables.  If all the estimates for the other elements are unbiased, i.e. have measurement errors with expected value 0, then the expected value for the </w:t>
      </w:r>
      <w:r w:rsidR="00F35597" w:rsidRPr="00F31509">
        <w:rPr>
          <w:rFonts w:asciiTheme="majorBidi" w:eastAsia="Times New Roman" w:hAnsiTheme="majorBidi" w:cstheme="majorBidi"/>
          <w:color w:val="000000" w:themeColor="text1"/>
          <w:lang w:val="en-GB"/>
        </w:rPr>
        <w:t xml:space="preserve">error of the </w:t>
      </w:r>
      <w:r w:rsidRPr="00F31509">
        <w:rPr>
          <w:rFonts w:asciiTheme="majorBidi" w:eastAsia="Times New Roman" w:hAnsiTheme="majorBidi" w:cstheme="majorBidi"/>
          <w:color w:val="000000" w:themeColor="text1"/>
          <w:lang w:val="en-GB"/>
        </w:rPr>
        <w:t xml:space="preserve">balancing item/residual will be 0.  However, the variance of the </w:t>
      </w:r>
      <w:r w:rsidR="00F35597" w:rsidRPr="00F31509">
        <w:rPr>
          <w:rFonts w:asciiTheme="majorBidi" w:eastAsia="Times New Roman" w:hAnsiTheme="majorBidi" w:cstheme="majorBidi"/>
          <w:color w:val="000000" w:themeColor="text1"/>
          <w:lang w:val="en-GB"/>
        </w:rPr>
        <w:t>error for</w:t>
      </w:r>
      <w:r w:rsidRPr="00F31509">
        <w:rPr>
          <w:rFonts w:asciiTheme="majorBidi" w:eastAsia="Times New Roman" w:hAnsiTheme="majorBidi" w:cstheme="majorBidi"/>
          <w:color w:val="000000" w:themeColor="text1"/>
          <w:lang w:val="en-GB"/>
        </w:rPr>
        <w:t xml:space="preserve"> the balancing item/residual is the sum of the variance of the measurement errors for all other elements</w:t>
      </w:r>
      <w:r w:rsidR="00F35597"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F35597" w:rsidRPr="00F31509">
        <w:rPr>
          <w:rFonts w:asciiTheme="majorBidi" w:eastAsia="Times New Roman" w:hAnsiTheme="majorBidi" w:cstheme="majorBidi"/>
          <w:color w:val="000000" w:themeColor="text1"/>
          <w:lang w:val="en-GB"/>
        </w:rPr>
        <w:t xml:space="preserve">this </w:t>
      </w:r>
      <w:r w:rsidRPr="00F31509">
        <w:rPr>
          <w:rFonts w:asciiTheme="majorBidi" w:eastAsia="Times New Roman" w:hAnsiTheme="majorBidi" w:cstheme="majorBidi"/>
          <w:color w:val="000000" w:themeColor="text1"/>
          <w:lang w:val="en-GB"/>
        </w:rPr>
        <w:t xml:space="preserve">will inevitably cause </w:t>
      </w:r>
      <w:r w:rsidR="00722C67" w:rsidRPr="00F31509">
        <w:rPr>
          <w:rFonts w:asciiTheme="majorBidi" w:eastAsia="Times New Roman" w:hAnsiTheme="majorBidi" w:cstheme="majorBidi"/>
          <w:color w:val="000000" w:themeColor="text1"/>
          <w:lang w:val="en-GB"/>
        </w:rPr>
        <w:t xml:space="preserve">a </w:t>
      </w:r>
      <w:r w:rsidR="00F35597" w:rsidRPr="00F31509">
        <w:rPr>
          <w:rFonts w:asciiTheme="majorBidi" w:eastAsia="Times New Roman" w:hAnsiTheme="majorBidi" w:cstheme="majorBidi"/>
          <w:color w:val="000000" w:themeColor="text1"/>
          <w:lang w:val="en-GB"/>
        </w:rPr>
        <w:t>large v</w:t>
      </w:r>
      <w:r w:rsidR="00722C67" w:rsidRPr="00F31509">
        <w:rPr>
          <w:rFonts w:asciiTheme="majorBidi" w:eastAsia="Times New Roman" w:hAnsiTheme="majorBidi" w:cstheme="majorBidi"/>
          <w:color w:val="000000" w:themeColor="text1"/>
          <w:lang w:val="en-GB"/>
        </w:rPr>
        <w:t>ariability</w:t>
      </w:r>
      <w:r w:rsidR="00F35597" w:rsidRPr="00F31509">
        <w:rPr>
          <w:rFonts w:asciiTheme="majorBidi" w:eastAsia="Times New Roman" w:hAnsiTheme="majorBidi" w:cstheme="majorBidi"/>
          <w:color w:val="000000" w:themeColor="text1"/>
          <w:lang w:val="en-GB"/>
        </w:rPr>
        <w:t xml:space="preserve"> in the estimate of the </w:t>
      </w:r>
      <w:r w:rsidRPr="00F31509">
        <w:rPr>
          <w:rFonts w:asciiTheme="majorBidi" w:eastAsia="Times New Roman" w:hAnsiTheme="majorBidi" w:cstheme="majorBidi"/>
          <w:color w:val="000000" w:themeColor="text1"/>
          <w:lang w:val="en-GB"/>
        </w:rPr>
        <w:t xml:space="preserve">balancing item/residual.  </w:t>
      </w:r>
    </w:p>
    <w:p w:rsidR="004F65E4" w:rsidRPr="00F31509" w:rsidRDefault="004F65E4" w:rsidP="004F65E4">
      <w:pPr>
        <w:keepLines/>
        <w:widowControl w:val="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Thirdly, and in view of the fact that the balancing item assumes the measurement errors of all other variables, a prima facie case could be made that not all variables are equally suitable to function as balancing items. Intuitively, the variables with higher degrees of annual variability would be more suitable as balancing items. The underlying rationale for such a choice would be the fact that the residual/balancing item assumes the sum of all measurement errors, and is therefore more likely to exhibit greater year-to-year variability.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In practice, however, the choice of a variable as a balancing item often reflects the availability of data (or the lack thereof), rather than a clear economic rationale and empirical evidence.  It is therefore not surprising that different SUA compilers/SUA approaches have chosen different variables as their balancing items. USDA’s balances, for instance, use feed (and residual use) as the balancing item, while the FBS often use</w:t>
      </w:r>
      <w:r w:rsidR="00F35597" w:rsidRPr="00F31509">
        <w:rPr>
          <w:rFonts w:asciiTheme="majorBidi" w:eastAsia="Times New Roman" w:hAnsiTheme="majorBidi" w:cstheme="majorBidi"/>
          <w:color w:val="000000" w:themeColor="text1"/>
          <w:lang w:val="en-GB"/>
        </w:rPr>
        <w:t>d</w:t>
      </w:r>
      <w:r w:rsidRPr="00F31509">
        <w:rPr>
          <w:rFonts w:asciiTheme="majorBidi" w:eastAsia="Times New Roman" w:hAnsiTheme="majorBidi" w:cstheme="majorBidi"/>
          <w:color w:val="000000" w:themeColor="text1"/>
          <w:lang w:val="en-GB"/>
        </w:rPr>
        <w:t xml:space="preserve"> food to balance supply and demand. Conveniently, the XCBS approach often chooses whatever variable is not explicitly available. Clearly, none of these approaches overcomes the problem of accumulating measurement errors in the balancing item. No matter which variable is used as the balancing item, this variable is fraught with the measurement errors of all other variables. In the context of the Food Balance Sheets, this means that using food as the balancing item would therefore be the least suitable solution. </w:t>
      </w:r>
    </w:p>
    <w:p w:rsidR="004F65E4" w:rsidRPr="00F31509" w:rsidRDefault="004F65E4" w:rsidP="009571C8">
      <w:pPr>
        <w:pStyle w:val="Heading3"/>
        <w:rPr>
          <w:rFonts w:asciiTheme="majorBidi" w:hAnsiTheme="majorBidi" w:cstheme="majorBidi"/>
          <w:lang w:val="en-GB"/>
        </w:rPr>
      </w:pPr>
      <w:bookmarkStart w:id="76" w:name="_Toc421025837"/>
      <w:r w:rsidRPr="00F31509">
        <w:rPr>
          <w:rFonts w:asciiTheme="majorBidi" w:hAnsiTheme="majorBidi" w:cstheme="majorBidi"/>
          <w:lang w:val="en-GB"/>
        </w:rPr>
        <w:t>The approach in detail</w:t>
      </w:r>
      <w:bookmarkEnd w:id="76"/>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new balancing approach aims to overcome the fundamental problem of identifying one single variable as the balancing item. To this end, all variables enter the balance with an expected value. Obviously, this is tantamount to creating an over-identified</w:t>
      </w:r>
      <w:r w:rsidRPr="00F31509">
        <w:rPr>
          <w:rStyle w:val="FootnoteReference"/>
          <w:rFonts w:asciiTheme="majorBidi" w:hAnsiTheme="majorBidi" w:cstheme="majorBidi"/>
          <w:color w:val="000000" w:themeColor="text1"/>
          <w:lang w:val="en-GB"/>
        </w:rPr>
        <w:footnoteReference w:id="30"/>
      </w:r>
      <w:r w:rsidRPr="00F31509">
        <w:rPr>
          <w:rFonts w:asciiTheme="majorBidi" w:hAnsiTheme="majorBidi" w:cstheme="majorBidi"/>
          <w:color w:val="000000" w:themeColor="text1"/>
          <w:lang w:val="en-GB"/>
        </w:rPr>
        <w:t xml:space="preserve"> equation, at least if the estimates enter this equation as point estimates, i.e. only with their expected value. To overcome this problem, we use for every variable an expected value as well as its measurement error (e</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or an approximation of the measurement error.</w:t>
      </w:r>
    </w:p>
    <w:p w:rsidR="004F65E4" w:rsidRPr="00F31509" w:rsidRDefault="001C3696" w:rsidP="004F65E4">
      <w:pP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dSt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dSt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m:t>
            </m:r>
            <m:r>
              <w:rPr>
                <w:rFonts w:ascii="Cambria Math" w:hAnsi="Cambria Math" w:cstheme="majorBidi"/>
                <w:color w:val="000000" w:themeColor="text1"/>
                <w:szCs w:val="24"/>
                <w:lang w:val="en-GB"/>
              </w:rPr>
              <m:t>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ROU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ROU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oMath>
      <w:r w:rsidR="004F65E4" w:rsidRPr="00F31509">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lang w:val="en-GB"/>
        </w:rPr>
        <w:t xml:space="preserve">(Equation </w:t>
      </w:r>
      <w:r w:rsidRPr="00F31509">
        <w:rPr>
          <w:rFonts w:asciiTheme="majorBidi" w:hAnsiTheme="majorBidi" w:cstheme="majorBidi"/>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F31509">
        <w:rPr>
          <w:rFonts w:asciiTheme="majorBidi" w:hAnsiTheme="majorBidi" w:cstheme="majorBidi"/>
          <w:color w:val="000000" w:themeColor="text1"/>
          <w:lang w:val="en-GB"/>
        </w:rPr>
        <w:fldChar w:fldCharType="separate"/>
      </w:r>
      <w:r w:rsidR="000B360D" w:rsidRPr="00F31509">
        <w:rPr>
          <w:rFonts w:asciiTheme="majorBidi" w:hAnsiTheme="majorBidi" w:cstheme="majorBidi"/>
          <w:noProof/>
          <w:color w:val="000000" w:themeColor="text1"/>
          <w:lang w:val="en-GB"/>
        </w:rPr>
        <w:t>3</w:t>
      </w:r>
      <w:r w:rsidRPr="00F31509">
        <w:rPr>
          <w:rFonts w:asciiTheme="majorBidi" w:hAnsiTheme="majorBidi" w:cstheme="majorBidi"/>
          <w:color w:val="000000" w:themeColor="text1"/>
          <w:lang w:val="en-GB"/>
        </w:rPr>
        <w:fldChar w:fldCharType="end"/>
      </w:r>
      <w:r w:rsidR="004F65E4" w:rsidRPr="00F31509">
        <w:rPr>
          <w:rFonts w:asciiTheme="majorBidi" w:hAnsiTheme="majorBidi" w:cstheme="majorBidi"/>
          <w:color w:val="000000" w:themeColor="text1"/>
          <w:lang w:val="en-GB"/>
        </w:rPr>
        <w:t>)</w:t>
      </w:r>
    </w:p>
    <w:p w:rsidR="00A25C44" w:rsidRPr="00F31509" w:rsidRDefault="004F65E4" w:rsidP="00A25C4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lastRenderedPageBreak/>
        <w:t xml:space="preserve">The details on how these measurement errors can be approximated are outlined in a later section </w:t>
      </w:r>
      <w:r w:rsidR="00A25C44" w:rsidRPr="00F31509">
        <w:rPr>
          <w:rFonts w:asciiTheme="majorBidi" w:hAnsiTheme="majorBidi" w:cstheme="majorBidi"/>
          <w:color w:val="000000" w:themeColor="text1"/>
          <w:lang w:val="en-GB"/>
        </w:rPr>
        <w:t>xx</w:t>
      </w:r>
      <w:r w:rsidRPr="00F31509">
        <w:rPr>
          <w:rFonts w:asciiTheme="majorBidi" w:hAnsiTheme="majorBidi" w:cstheme="majorBidi"/>
          <w:color w:val="000000" w:themeColor="text1"/>
          <w:lang w:val="en-GB"/>
        </w:rPr>
        <w:t xml:space="preserve"> of this book. At this stage it should suffice to mention that the measurement errors used by FAO are based on information inherent in the meta-data of each variable. Overall, the term "measurement error" refers to the degree of confidence in a particular element of the food balance sheet.  </w:t>
      </w:r>
    </w:p>
    <w:p w:rsidR="004F65E4" w:rsidRPr="00F31509" w:rsidRDefault="004F65E4" w:rsidP="00A25C4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availability of expected values and measurement errors is no guarantor for a balanced identity of supply and demand. If measurement errors are too small, and if too stringent bounds are placed on too many elements, the identity may not be solvable. Conversely, if the bounds are large, the identity has multiple or indeed infinitely many solutions. If many solutions are possible, the next step is to single out the best possible solution.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For the new balancing mechanism, the “best” solution is defined as the one that provides the combination of variables with the highest aggregate </w:t>
      </w:r>
      <w:r w:rsidR="00F35597"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probability</w:t>
      </w:r>
      <w:r w:rsidR="00F35597"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In </w:t>
      </w:r>
      <w:r w:rsidR="00F35597" w:rsidRPr="00F31509">
        <w:rPr>
          <w:rFonts w:asciiTheme="majorBidi" w:eastAsia="Times New Roman" w:hAnsiTheme="majorBidi" w:cstheme="majorBidi"/>
          <w:color w:val="000000" w:themeColor="text1"/>
          <w:lang w:val="en-GB"/>
        </w:rPr>
        <w:t>more theoretical terms</w:t>
      </w:r>
      <w:r w:rsidRPr="00F31509">
        <w:rPr>
          <w:rFonts w:asciiTheme="majorBidi" w:eastAsia="Times New Roman" w:hAnsiTheme="majorBidi" w:cstheme="majorBidi"/>
          <w:color w:val="000000" w:themeColor="text1"/>
          <w:lang w:val="en-GB"/>
        </w:rPr>
        <w:t xml:space="preserve">, this means that an objective function must be established that selects the combination of variables with the highest aggregate likelihood. The objective function needs to maximize the </w:t>
      </w:r>
      <w:r w:rsidR="00722C67" w:rsidRPr="00F31509">
        <w:rPr>
          <w:rFonts w:asciiTheme="majorBidi" w:eastAsia="Times New Roman" w:hAnsiTheme="majorBidi" w:cstheme="majorBidi"/>
          <w:color w:val="000000" w:themeColor="text1"/>
          <w:lang w:val="en-GB"/>
        </w:rPr>
        <w:t xml:space="preserve">joint </w:t>
      </w:r>
      <w:r w:rsidRPr="00F31509">
        <w:rPr>
          <w:rFonts w:asciiTheme="majorBidi" w:eastAsia="Times New Roman" w:hAnsiTheme="majorBidi" w:cstheme="majorBidi"/>
          <w:color w:val="000000" w:themeColor="text1"/>
          <w:lang w:val="en-GB"/>
        </w:rPr>
        <w:t xml:space="preserve">density of all distributions. In practice, the approach amounts to </w:t>
      </w:r>
      <w:r w:rsidR="00722C67" w:rsidRPr="00F31509">
        <w:rPr>
          <w:rFonts w:asciiTheme="majorBidi" w:eastAsia="Times New Roman" w:hAnsiTheme="majorBidi" w:cstheme="majorBidi"/>
          <w:color w:val="000000" w:themeColor="text1"/>
          <w:lang w:val="en-GB"/>
        </w:rPr>
        <w:t>maximum likelihood estimation</w:t>
      </w:r>
      <w:r w:rsidRPr="00F31509">
        <w:rPr>
          <w:rFonts w:asciiTheme="majorBidi" w:eastAsia="Times New Roman" w:hAnsiTheme="majorBidi" w:cstheme="majorBidi"/>
          <w:color w:val="000000" w:themeColor="text1"/>
          <w:lang w:val="en-GB"/>
        </w:rPr>
        <w:t xml:space="preserve">, i.e. a process that selects the combination where the product of all likelihoods has a maximum value. </w:t>
      </w:r>
    </w:p>
    <w:p w:rsidR="004F65E4" w:rsidRPr="00F31509" w:rsidRDefault="001C3696" w:rsidP="004F65E4">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Obj</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1</m:t>
            </m:r>
          </m:sub>
        </m:sSub>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2</m:t>
            </m:r>
          </m:sub>
        </m:sSub>
        <m:r>
          <w:rPr>
            <w:rFonts w:ascii="Cambria Math" w:hAnsi="Cambria Math" w:cstheme="majorBidi"/>
            <w:color w:val="000000" w:themeColor="text1"/>
            <w:szCs w:val="24"/>
            <w:lang w:val="en-GB"/>
          </w:rPr>
          <m:t>,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n</m:t>
            </m:r>
          </m:sub>
        </m:sSub>
        <m:r>
          <w:rPr>
            <w:rFonts w:ascii="Cambria Math" w:hAnsi="Cambria Math" w:cstheme="majorBidi"/>
            <w:color w:val="000000" w:themeColor="text1"/>
            <w:szCs w:val="24"/>
            <w:lang w:val="en-GB"/>
          </w:rPr>
          <m:t xml:space="preserve">)= </m:t>
        </m:r>
        <m:nary>
          <m:naryPr>
            <m:chr m:val="∏"/>
            <m:limLoc m:val="undOvr"/>
            <m:ctrlPr>
              <w:rPr>
                <w:rFonts w:ascii="Cambria Math" w:hAnsi="Cambria Math" w:cstheme="majorBidi"/>
                <w:i/>
                <w:color w:val="000000" w:themeColor="text1"/>
                <w:szCs w:val="24"/>
                <w:lang w:val="en-GB"/>
              </w:rPr>
            </m:ctrlPr>
          </m:naryPr>
          <m:sub>
            <m:r>
              <w:rPr>
                <w:rFonts w:ascii="Cambria Math" w:hAnsi="Cambria Math" w:cstheme="majorBidi"/>
                <w:color w:val="000000" w:themeColor="text1"/>
                <w:szCs w:val="24"/>
                <w:lang w:val="en-GB"/>
              </w:rPr>
              <m:t>j=1</m:t>
            </m:r>
          </m:sub>
          <m:sup>
            <m:r>
              <w:rPr>
                <w:rFonts w:ascii="Cambria Math" w:hAnsi="Cambria Math" w:cstheme="majorBidi"/>
                <w:color w:val="000000" w:themeColor="text1"/>
                <w:szCs w:val="24"/>
                <w:lang w:val="en-GB"/>
              </w:rPr>
              <m:t>n</m:t>
            </m:r>
          </m:sup>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m:t>
                </m:r>
              </m:e>
              <m:sub>
                <m:r>
                  <w:rPr>
                    <w:rFonts w:ascii="Cambria Math" w:hAnsi="Cambria Math" w:cstheme="majorBidi"/>
                    <w:color w:val="000000" w:themeColor="text1"/>
                    <w:szCs w:val="24"/>
                    <w:lang w:val="en-GB"/>
                  </w:rPr>
                  <m:t>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e>
        </m:nary>
      </m:oMath>
      <w:r w:rsidR="004F65E4" w:rsidRPr="00F31509">
        <w:rPr>
          <w:rFonts w:asciiTheme="majorBidi" w:hAnsiTheme="majorBidi" w:cstheme="majorBidi"/>
          <w:color w:val="000000" w:themeColor="text1"/>
          <w:szCs w:val="24"/>
          <w:lang w:val="en-GB"/>
        </w:rPr>
        <w:t xml:space="preserve">           (Equation </w:t>
      </w:r>
      <w:r w:rsidRPr="00F31509">
        <w:rPr>
          <w:rFonts w:asciiTheme="majorBidi" w:hAnsiTheme="majorBidi" w:cstheme="majorBidi"/>
          <w:color w:val="000000" w:themeColor="text1"/>
          <w:szCs w:val="24"/>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F31509">
        <w:rPr>
          <w:rFonts w:asciiTheme="majorBidi" w:hAnsiTheme="majorBidi" w:cstheme="majorBidi"/>
          <w:color w:val="000000" w:themeColor="text1"/>
          <w:szCs w:val="24"/>
          <w:lang w:val="en-GB"/>
        </w:rPr>
        <w:fldChar w:fldCharType="separate"/>
      </w:r>
      <w:r w:rsidR="000B360D" w:rsidRPr="00F31509">
        <w:rPr>
          <w:rFonts w:asciiTheme="majorBidi" w:hAnsiTheme="majorBidi" w:cstheme="majorBidi"/>
          <w:noProof/>
          <w:color w:val="000000" w:themeColor="text1"/>
          <w:szCs w:val="24"/>
          <w:lang w:val="en-GB"/>
        </w:rPr>
        <w:t>4</w:t>
      </w:r>
      <w:r w:rsidRPr="00F31509">
        <w:rPr>
          <w:rFonts w:asciiTheme="majorBidi" w:hAnsiTheme="majorBidi" w:cstheme="majorBidi"/>
          <w:color w:val="000000" w:themeColor="text1"/>
          <w:szCs w:val="24"/>
          <w:lang w:val="en-GB"/>
        </w:rPr>
        <w:fldChar w:fldCharType="end"/>
      </w:r>
      <w:r w:rsidR="004F65E4" w:rsidRPr="00F31509">
        <w:rPr>
          <w:rFonts w:asciiTheme="majorBidi" w:hAnsiTheme="majorBidi" w:cstheme="majorBidi"/>
          <w:color w:val="000000" w:themeColor="text1"/>
          <w:szCs w:val="24"/>
          <w:lang w:val="en-GB"/>
        </w:rPr>
        <w:t>)</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where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Obj</m:t>
            </m:r>
          </m:e>
          <m:sub>
            <m:r>
              <w:rPr>
                <w:rFonts w:ascii="Cambria Math" w:hAnsi="Cambria Math" w:cstheme="majorBidi"/>
                <w:color w:val="000000" w:themeColor="text1"/>
                <w:lang w:val="en-GB"/>
              </w:rPr>
              <m:t>i</m:t>
            </m:r>
          </m:sub>
        </m:sSub>
      </m:oMath>
      <w:r w:rsidRPr="00F31509">
        <w:rPr>
          <w:rFonts w:asciiTheme="majorBidi" w:hAnsiTheme="majorBidi" w:cstheme="majorBidi"/>
          <w:color w:val="000000" w:themeColor="text1"/>
          <w:lang w:val="en-GB"/>
        </w:rPr>
        <w:t xml:space="preserve"> is the objective function for the </w:t>
      </w:r>
      <m:oMath>
        <m:r>
          <w:rPr>
            <w:rFonts w:ascii="Cambria Math" w:hAnsi="Cambria Math" w:cstheme="majorBidi"/>
            <w:color w:val="000000" w:themeColor="text1"/>
            <w:lang w:val="en-GB"/>
          </w:rPr>
          <m:t>i</m:t>
        </m:r>
      </m:oMath>
      <w:r w:rsidRPr="00F31509">
        <w:rPr>
          <w:rFonts w:asciiTheme="majorBidi" w:hAnsiTheme="majorBidi" w:cstheme="majorBidi"/>
          <w:color w:val="000000" w:themeColor="text1"/>
          <w:lang w:val="en-GB"/>
        </w:rPr>
        <w:t xml:space="preserve">th country,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j</m:t>
            </m:r>
          </m:sub>
        </m:sSub>
      </m:oMath>
      <w:r w:rsidRPr="00F31509">
        <w:rPr>
          <w:rFonts w:asciiTheme="majorBidi" w:hAnsiTheme="majorBidi" w:cstheme="majorBidi"/>
          <w:color w:val="000000" w:themeColor="text1"/>
          <w:lang w:val="en-GB"/>
        </w:rPr>
        <w:t xml:space="preserve"> is the density for the </w:t>
      </w:r>
      <m:oMath>
        <m:r>
          <w:rPr>
            <w:rFonts w:ascii="Cambria Math" w:hAnsi="Cambria Math" w:cstheme="majorBidi"/>
            <w:color w:val="000000" w:themeColor="text1"/>
            <w:lang w:val="en-GB"/>
          </w:rPr>
          <m:t>j</m:t>
        </m:r>
      </m:oMath>
      <w:r w:rsidRPr="00F31509">
        <w:rPr>
          <w:rFonts w:asciiTheme="majorBidi" w:hAnsiTheme="majorBidi" w:cstheme="majorBidi"/>
          <w:color w:val="000000" w:themeColor="text1"/>
          <w:lang w:val="en-GB"/>
        </w:rPr>
        <w:t xml:space="preserve">th element of the balance (i.e. production, imports, etc.) and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j</m:t>
            </m:r>
          </m:sub>
        </m:sSub>
      </m:oMath>
      <w:r w:rsidRPr="00F31509">
        <w:rPr>
          <w:rFonts w:asciiTheme="majorBidi" w:hAnsiTheme="majorBidi" w:cstheme="majorBidi"/>
          <w:color w:val="000000" w:themeColor="text1"/>
          <w:lang w:val="en-GB"/>
        </w:rPr>
        <w:t xml:space="preserve"> is the chosen value for this </w:t>
      </w:r>
      <m:oMath>
        <m:r>
          <w:rPr>
            <w:rFonts w:ascii="Cambria Math" w:hAnsi="Cambria Math" w:cstheme="majorBidi"/>
            <w:color w:val="000000" w:themeColor="text1"/>
            <w:lang w:val="en-GB"/>
          </w:rPr>
          <m:t>j</m:t>
        </m:r>
      </m:oMath>
      <w:r w:rsidRPr="00F31509">
        <w:rPr>
          <w:rFonts w:asciiTheme="majorBidi" w:hAnsiTheme="majorBidi" w:cstheme="majorBidi"/>
          <w:color w:val="000000" w:themeColor="text1"/>
          <w:lang w:val="en-GB"/>
        </w:rPr>
        <w:t xml:space="preserve">th element.  The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j</m:t>
            </m:r>
          </m:sub>
        </m:sSub>
      </m:oMath>
      <w:r w:rsidRPr="00F31509">
        <w:rPr>
          <w:rFonts w:asciiTheme="majorBidi" w:hAnsiTheme="majorBidi" w:cstheme="majorBidi"/>
          <w:color w:val="000000" w:themeColor="text1"/>
          <w:lang w:val="en-GB"/>
        </w:rPr>
        <w:t xml:space="preserve"> are chosen in a way so as to maximize the objective function, and hence can be seen as the most likely values of the elements given the provided distributions.</w:t>
      </w:r>
    </w:p>
    <w:p w:rsidR="00C32ED8" w:rsidRPr="00F31509" w:rsidRDefault="00C32ED8" w:rsidP="00C32ED8">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If we allow the distributions for each of the different variables to be any arbitrary distribution, then optimizing the above objective function must be done numerically.  Numerical optimization can solve difficult problems such as this, yet it has several drawbacks: it can be time-consuming, it can fail to converge to a solution, it can find a local rather than a global optimum, etc.  However, if we assume all of the distributions above are normal distributions, then optimization becomes very simple:</w:t>
      </w:r>
    </w:p>
    <w:p w:rsidR="00C32ED8" w:rsidRPr="00F31509" w:rsidRDefault="00C32ED8" w:rsidP="00C32ED8">
      <w:pPr>
        <w:pStyle w:val="ListParagraph"/>
        <w:numPr>
          <w:ilvl w:val="0"/>
          <w:numId w:val="59"/>
        </w:numPr>
        <w:jc w:val="both"/>
        <w:rPr>
          <w:rFonts w:asciiTheme="majorBidi" w:hAnsiTheme="majorBidi" w:cstheme="majorBidi"/>
          <w:color w:val="000000" w:themeColor="text1"/>
        </w:rPr>
      </w:pPr>
      <w:r w:rsidRPr="00F31509">
        <w:rPr>
          <w:rFonts w:asciiTheme="majorBidi" w:hAnsiTheme="majorBidi" w:cstheme="majorBidi"/>
          <w:color w:val="000000" w:themeColor="text1"/>
        </w:rPr>
        <w:t>Calculate the total imbalance (</w:t>
      </w:r>
      <m:oMath>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oMath>
      <w:r w:rsidRPr="00F31509">
        <w:rPr>
          <w:rFonts w:asciiTheme="majorBidi" w:hAnsiTheme="majorBidi" w:cstheme="majorBidi"/>
          <w:color w:val="000000" w:themeColor="text1"/>
        </w:rPr>
        <w:t>by computing</w:t>
      </w:r>
    </w:p>
    <w:p w:rsidR="00C32ED8" w:rsidRPr="00F31509" w:rsidRDefault="001C3696"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 </m:t>
          </m:r>
          <m:sSub>
            <m:sSubPr>
              <m:ctrlPr>
                <w:rPr>
                  <w:rFonts w:ascii="Cambria Math" w:hAnsi="Cambria Math" w:cstheme="majorBidi"/>
                  <w:color w:val="000000" w:themeColor="text1"/>
                </w:rPr>
              </m:ctrlPr>
            </m:sSubPr>
            <m:e>
              <m:r>
                <w:rPr>
                  <w:rFonts w:ascii="Cambria Math" w:hAnsi="Cambria Math" w:cstheme="majorBidi"/>
                  <w:color w:val="000000" w:themeColor="text1"/>
                </w:rPr>
                <m:t>P</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dSt</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Fo</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Fe</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Lo</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Se</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IU</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T</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ROU</m:t>
              </m:r>
            </m:e>
            <m:sub>
              <m:r>
                <w:rPr>
                  <w:rFonts w:ascii="Cambria Math" w:hAnsi="Cambria Math" w:cstheme="majorBidi"/>
                  <w:color w:val="000000" w:themeColor="text1"/>
                </w:rPr>
                <m:t>ij</m:t>
              </m:r>
            </m:sub>
          </m:sSub>
        </m:oMath>
      </m:oMathPara>
    </w:p>
    <w:p w:rsidR="00C32ED8" w:rsidRPr="00F31509" w:rsidRDefault="00C32ED8" w:rsidP="00C32ED8">
      <w:pPr>
        <w:pStyle w:val="ListParagraph"/>
        <w:numPr>
          <w:ilvl w:val="0"/>
          <w:numId w:val="59"/>
        </w:numPr>
        <w:jc w:val="both"/>
        <w:rPr>
          <w:rFonts w:asciiTheme="majorBidi" w:hAnsiTheme="majorBidi" w:cstheme="majorBidi"/>
          <w:color w:val="000000" w:themeColor="text1"/>
        </w:rPr>
      </w:pPr>
      <w:r w:rsidRPr="00F31509">
        <w:rPr>
          <w:rFonts w:asciiTheme="majorBidi" w:hAnsiTheme="majorBidi" w:cstheme="majorBidi"/>
          <w:color w:val="000000" w:themeColor="text1"/>
        </w:rPr>
        <w:t>Adjust each element based on its standard deviation:</w:t>
      </w:r>
    </w:p>
    <w:p w:rsidR="00C32ED8" w:rsidRPr="00F31509" w:rsidRDefault="001C3696"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P</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P</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P</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m:oMathPara>
    </w:p>
    <w:p w:rsidR="00C32ED8" w:rsidRPr="00F31509" w:rsidRDefault="001C3696"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I</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m:oMathPara>
    </w:p>
    <w:p w:rsidR="00C32ED8" w:rsidRPr="00F31509" w:rsidRDefault="00C32ED8" w:rsidP="00C32ED8">
      <w:pPr>
        <w:pStyle w:val="ListParagraph"/>
        <w:jc w:val="both"/>
        <w:rPr>
          <w:rFonts w:asciiTheme="majorBidi" w:hAnsiTheme="majorBidi" w:cstheme="majorBidi"/>
          <w:color w:val="000000" w:themeColor="text1"/>
        </w:rPr>
      </w:pPr>
    </w:p>
    <w:p w:rsidR="00C32ED8" w:rsidRPr="00F31509" w:rsidRDefault="001C3696"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X</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m:oMathPara>
    </w:p>
    <w:p w:rsidR="00C32ED8" w:rsidRPr="00F31509" w:rsidRDefault="001C3696" w:rsidP="00C32ED8">
      <w:pPr>
        <w:pStyle w:val="ListParagraph"/>
        <w:jc w:val="both"/>
        <w:rPr>
          <w:rFonts w:asciiTheme="majorBidi" w:hAnsiTheme="majorBidi" w:cstheme="majorBidi"/>
          <w:color w:val="000000" w:themeColor="text1"/>
        </w:rPr>
      </w:pPr>
      <m:oMath>
        <m:sSub>
          <m:sSubPr>
            <m:ctrlPr>
              <w:rPr>
                <w:rFonts w:ascii="Cambria Math" w:hAnsi="Cambria Math" w:cstheme="majorBidi"/>
                <w:color w:val="000000" w:themeColor="text1"/>
              </w:rPr>
            </m:ctrlPr>
          </m:sSubPr>
          <m:e>
            <m:r>
              <w:rPr>
                <w:rFonts w:ascii="Cambria Math" w:hAnsi="Cambria Math" w:cstheme="majorBidi"/>
                <w:color w:val="000000" w:themeColor="text1"/>
              </w:rPr>
              <m:t>dSt</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dSt</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dSt</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w:r w:rsidR="00F31509">
        <w:rPr>
          <w:rFonts w:asciiTheme="majorBidi" w:hAnsiTheme="majorBidi" w:cstheme="majorBidi"/>
          <w:color w:val="000000" w:themeColor="text1"/>
        </w:rPr>
        <w:t xml:space="preserve"> </w:t>
      </w:r>
      <w:r w:rsidR="00C32ED8" w:rsidRPr="00F31509">
        <w:rPr>
          <w:rFonts w:asciiTheme="majorBidi" w:hAnsiTheme="majorBidi" w:cstheme="majorBidi"/>
          <w:color w:val="000000" w:themeColor="text1"/>
        </w:rPr>
        <w:t>and so on, where the sign is positive for variables which have negative signs in the calculation of the imbalance and vice versa.</w:t>
      </w:r>
    </w:p>
    <w:p w:rsidR="00C32ED8" w:rsidRPr="00F31509" w:rsidRDefault="00C32ED8" w:rsidP="004F65E4">
      <w:pPr>
        <w:pStyle w:val="ListParagraph"/>
        <w:numPr>
          <w:ilvl w:val="0"/>
          <w:numId w:val="59"/>
        </w:numPr>
        <w:jc w:val="both"/>
        <w:rPr>
          <w:rFonts w:asciiTheme="majorBidi" w:hAnsiTheme="majorBidi" w:cstheme="majorBidi"/>
          <w:color w:val="000000" w:themeColor="text1"/>
        </w:rPr>
      </w:pPr>
      <w:r w:rsidRPr="00F31509">
        <w:rPr>
          <w:rFonts w:asciiTheme="majorBidi" w:hAnsiTheme="majorBidi" w:cstheme="majorBidi"/>
          <w:color w:val="000000" w:themeColor="text1"/>
        </w:rPr>
        <w:t>The above equations do not allow the enforcing of any bounds on the variables.  If a bound is not met, that variable should be assigned the value of the bound, given a standard deviation of 0, and steps 1 and 2 repeated.  For example, if the lower bound for feed is 100 metric tonnes but it is assigned 50 metric tonnes, we fix it to the value of 100 metric tonnes and re-allocate the difference (50 metric tonnes) to the other variables.</w:t>
      </w:r>
    </w:p>
    <w:p w:rsidR="004F65E4" w:rsidRPr="00F31509" w:rsidRDefault="004F65E4" w:rsidP="009571C8">
      <w:pPr>
        <w:pStyle w:val="Heading3"/>
        <w:rPr>
          <w:rFonts w:asciiTheme="majorBidi" w:hAnsiTheme="majorBidi" w:cstheme="majorBidi"/>
          <w:lang w:val="en-GB"/>
        </w:rPr>
      </w:pPr>
      <w:bookmarkStart w:id="77" w:name="_Toc421025838"/>
      <w:r w:rsidRPr="00F31509">
        <w:rPr>
          <w:rFonts w:asciiTheme="majorBidi" w:hAnsiTheme="majorBidi" w:cstheme="majorBidi"/>
          <w:lang w:val="en-GB"/>
        </w:rPr>
        <w:lastRenderedPageBreak/>
        <w:t>Constraints</w:t>
      </w:r>
      <w:bookmarkEnd w:id="77"/>
      <w:r w:rsidRPr="00F31509">
        <w:rPr>
          <w:rFonts w:asciiTheme="majorBidi" w:hAnsiTheme="majorBidi" w:cstheme="majorBidi"/>
          <w:lang w:val="en-GB"/>
        </w:rPr>
        <w:t xml:space="preserve">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maximization/optimization process takes place under constraints. In principle, three types of constraints are possible. The first and most obvious constraint holds for every line of the balance and simply imposes that supply is equal to utilization for every commodity. This also includes the condition that P+I-dSt&gt;X. A second constraint can be imposed to reflect priors over all rows of the food balance, i.e. a column constraint. It has been argued, for instance, that year-to-year swings in the sum of all calories in the FBS (DES) may not exceed the value of 100 kcal; larger swings may appear from a mechanical implementation of the FBS framework, but are unlikely to occur in practice; or they do, only under special circumstances (massive economic problems or natural disasters). Thirdly, there may also be the desire to impose a multi-year constraint for an individual variable. Stock changes in one direction, for instance, are unlikely to occur over many years in a row, at least not for large aggregate quantities. Finally, the feed use estimation process imposes the constraint that the sum of the respective nutritive values (i.e. energy and protein content) of any likely combination of commodities satisfies the biological requirements of livestock, poultry and aquaculture as estimated in the feed use module</w:t>
      </w:r>
      <w:r w:rsidRPr="00F31509">
        <w:rPr>
          <w:rStyle w:val="FootnoteReference"/>
          <w:rFonts w:asciiTheme="majorBidi" w:hAnsiTheme="majorBidi" w:cstheme="majorBidi"/>
          <w:color w:val="000000" w:themeColor="text1"/>
          <w:lang w:val="en-GB"/>
        </w:rPr>
        <w:footnoteReference w:id="31"/>
      </w:r>
      <w:r w:rsidRPr="00F31509">
        <w:rPr>
          <w:rFonts w:asciiTheme="majorBidi" w:hAnsiTheme="majorBidi" w:cstheme="majorBidi"/>
          <w:color w:val="000000" w:themeColor="text1"/>
          <w:lang w:val="en-GB"/>
        </w:rPr>
        <w:t xml:space="preserve">. </w:t>
      </w:r>
    </w:p>
    <w:p w:rsidR="004F65E4" w:rsidRPr="00F31509" w:rsidRDefault="004F65E4" w:rsidP="009571C8">
      <w:pPr>
        <w:pStyle w:val="Heading3"/>
        <w:rPr>
          <w:rFonts w:asciiTheme="majorBidi" w:hAnsiTheme="majorBidi" w:cstheme="majorBidi"/>
          <w:lang w:val="en-GB"/>
        </w:rPr>
      </w:pPr>
      <w:bookmarkStart w:id="78" w:name="_Toc421025839"/>
      <w:r w:rsidRPr="00F31509">
        <w:rPr>
          <w:rFonts w:asciiTheme="majorBidi" w:hAnsiTheme="majorBidi" w:cstheme="majorBidi"/>
          <w:lang w:val="en-GB"/>
        </w:rPr>
        <w:t>Possible problems, infeasibilities</w:t>
      </w:r>
      <w:bookmarkEnd w:id="78"/>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proposed objective function maximizes the overall probability under multiple constraints. An optimization process that takes place under multiple constraints can lead to infeasibilities; the occurrence of infeasibilities will increase with the increased number and stringency of the constraints. Such infeasibilities occur at different stages and these stages also help determine the strategy to overcome the infeasibilities. </w:t>
      </w:r>
    </w:p>
    <w:p w:rsidR="004F65E4" w:rsidRPr="00F31509" w:rsidRDefault="004F65E4" w:rsidP="004F65E4">
      <w:pPr>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Different cases of constraints and infeasibilities can be distinguished:</w:t>
      </w:r>
    </w:p>
    <w:p w:rsidR="004F65E4" w:rsidRPr="00F31509" w:rsidRDefault="00AA4884" w:rsidP="00A25C44">
      <w:pPr>
        <w:pStyle w:val="ListParagraph"/>
        <w:numPr>
          <w:ilvl w:val="0"/>
          <w:numId w:val="14"/>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i/>
          <w:iCs/>
          <w:color w:val="000000" w:themeColor="text1"/>
        </w:rPr>
        <w:t>No solution with only a row constraint of supply equal to demand</w:t>
      </w:r>
      <w:r w:rsidR="004F65E4" w:rsidRPr="00F31509">
        <w:rPr>
          <w:rFonts w:asciiTheme="majorBidi" w:eastAsia="Times New Roman" w:hAnsiTheme="majorBidi" w:cstheme="majorBidi"/>
          <w:color w:val="000000" w:themeColor="text1"/>
        </w:rPr>
        <w:t xml:space="preserve">. If supply cannot be matched with utilization for any given row/commodity, the imbalance is larger than the aggregate measurement error and no combination of variables within their respective measurement errors would allow </w:t>
      </w:r>
      <w:r w:rsidR="00F31509">
        <w:rPr>
          <w:rFonts w:asciiTheme="majorBidi" w:eastAsia="Times New Roman" w:hAnsiTheme="majorBidi" w:cstheme="majorBidi"/>
          <w:color w:val="000000" w:themeColor="text1"/>
        </w:rPr>
        <w:t xml:space="preserve">us </w:t>
      </w:r>
      <w:r w:rsidR="00A25C44" w:rsidRPr="00F31509">
        <w:rPr>
          <w:rFonts w:asciiTheme="majorBidi" w:eastAsia="Times New Roman" w:hAnsiTheme="majorBidi" w:cstheme="majorBidi"/>
          <w:color w:val="000000" w:themeColor="text1"/>
        </w:rPr>
        <w:t>to reach a balanced identity.</w:t>
      </w:r>
      <w:r w:rsidR="004F65E4" w:rsidRPr="00F31509">
        <w:rPr>
          <w:rFonts w:asciiTheme="majorBidi" w:eastAsia="Times New Roman" w:hAnsiTheme="majorBidi" w:cstheme="majorBidi"/>
          <w:color w:val="000000" w:themeColor="text1"/>
        </w:rPr>
        <w:t xml:space="preserve"> Obviously, this means that the bounds on the distributions are too stringent to establish the balance. In this case, one or several bounds need to be relaxed to ensure that a combination of the various variables can be found to balance supply and demand. The need to respect official data may mean that only one or a few bounds can be enlarged or lifted. </w:t>
      </w:r>
    </w:p>
    <w:p w:rsidR="004F65E4" w:rsidRPr="00F31509" w:rsidRDefault="00AA4884" w:rsidP="003C6AA5">
      <w:pPr>
        <w:pStyle w:val="ListParagraph"/>
        <w:numPr>
          <w:ilvl w:val="0"/>
          <w:numId w:val="14"/>
        </w:numPr>
        <w:jc w:val="both"/>
        <w:rPr>
          <w:rFonts w:asciiTheme="majorBidi" w:hAnsiTheme="majorBidi" w:cstheme="majorBidi"/>
          <w:color w:val="000000" w:themeColor="text1"/>
        </w:rPr>
      </w:pPr>
      <w:r w:rsidRPr="00F31509">
        <w:rPr>
          <w:rFonts w:asciiTheme="majorBidi" w:hAnsiTheme="majorBidi" w:cstheme="majorBidi"/>
          <w:i/>
          <w:color w:val="000000" w:themeColor="text1"/>
        </w:rPr>
        <w:t>Solution at row level, infeasibility for column constraints</w:t>
      </w:r>
      <w:r w:rsidR="004F65E4" w:rsidRPr="00F31509">
        <w:rPr>
          <w:rFonts w:asciiTheme="majorBidi" w:hAnsiTheme="majorBidi" w:cstheme="majorBidi"/>
          <w:color w:val="000000" w:themeColor="text1"/>
        </w:rPr>
        <w:t xml:space="preserve">. Once a solution for every row has been established, we may encounter a problem with the column constraints.  For example, the year over year change in the DES may be larger than some reasonable threshold, and in such a case we will need to adjust the elasticities in the food model and then re-run the optimization procedure to meet column constraints. In the best case, a solution can be found with all constraints imposed. Failing this, the column constraints need to be reviewed and eventually lifted. Alternatively, single row limits on food availabilities may need to be tightened. </w:t>
      </w:r>
    </w:p>
    <w:p w:rsidR="004F65E4" w:rsidRPr="00F31509" w:rsidRDefault="00AA4884" w:rsidP="003C6AA5">
      <w:pPr>
        <w:pStyle w:val="ListParagraph"/>
        <w:numPr>
          <w:ilvl w:val="0"/>
          <w:numId w:val="14"/>
        </w:numPr>
        <w:jc w:val="both"/>
        <w:rPr>
          <w:rFonts w:asciiTheme="majorBidi" w:hAnsiTheme="majorBidi" w:cstheme="majorBidi"/>
          <w:color w:val="000000" w:themeColor="text1"/>
        </w:rPr>
      </w:pPr>
      <w:r w:rsidRPr="00F31509">
        <w:rPr>
          <w:rFonts w:asciiTheme="majorBidi" w:hAnsiTheme="majorBidi" w:cstheme="majorBidi"/>
          <w:i/>
          <w:color w:val="000000" w:themeColor="text1"/>
        </w:rPr>
        <w:t>Solution at row level and column level, infeasibility for multi-year constraints</w:t>
      </w:r>
      <w:r w:rsidR="004F65E4" w:rsidRPr="00F31509">
        <w:rPr>
          <w:rFonts w:asciiTheme="majorBidi" w:hAnsiTheme="majorBidi" w:cstheme="majorBidi"/>
          <w:color w:val="000000" w:themeColor="text1"/>
        </w:rPr>
        <w:t xml:space="preserve">. The strategy here should be rather straightforward; it only involves lifting the limits of stock changes over time. Eventually all constraints should be met. If not, all other constraints would need to be </w:t>
      </w:r>
      <w:r w:rsidR="004F65E4" w:rsidRPr="00F31509">
        <w:rPr>
          <w:rFonts w:asciiTheme="majorBidi" w:hAnsiTheme="majorBidi" w:cstheme="majorBidi"/>
          <w:color w:val="000000" w:themeColor="text1"/>
        </w:rPr>
        <w:lastRenderedPageBreak/>
        <w:t>lifted gradually to eventually render a solution. Lifting these additional constraints requires manual intervention and judgement as to what constraint should be considered most binding.</w:t>
      </w:r>
    </w:p>
    <w:p w:rsidR="004F65E4" w:rsidRPr="00F31509" w:rsidRDefault="00AA4884" w:rsidP="003C6AA5">
      <w:pPr>
        <w:pStyle w:val="ListParagraph"/>
        <w:numPr>
          <w:ilvl w:val="0"/>
          <w:numId w:val="14"/>
        </w:numPr>
        <w:jc w:val="both"/>
        <w:rPr>
          <w:rFonts w:asciiTheme="majorBidi" w:hAnsiTheme="majorBidi" w:cstheme="majorBidi"/>
          <w:color w:val="000000" w:themeColor="text1"/>
        </w:rPr>
      </w:pPr>
      <w:r w:rsidRPr="00F31509">
        <w:rPr>
          <w:rFonts w:asciiTheme="majorBidi" w:hAnsiTheme="majorBidi" w:cstheme="majorBidi"/>
          <w:i/>
          <w:color w:val="000000" w:themeColor="text1"/>
        </w:rPr>
        <w:t>All constraints met</w:t>
      </w:r>
      <w:r w:rsidR="004F65E4" w:rsidRPr="00F31509">
        <w:rPr>
          <w:rFonts w:asciiTheme="majorBidi" w:hAnsiTheme="majorBidi" w:cstheme="majorBidi"/>
          <w:color w:val="000000" w:themeColor="text1"/>
        </w:rPr>
        <w:t xml:space="preserve">. In this case, the food balance sheet can be considered ready for an inspection by a food specialist and refined where and as necessary. </w:t>
      </w:r>
    </w:p>
    <w:p w:rsidR="004F65E4" w:rsidRPr="00F31509" w:rsidRDefault="001C3696" w:rsidP="004F65E4">
      <w:pPr>
        <w:rPr>
          <w:rFonts w:asciiTheme="majorBidi" w:hAnsiTheme="majorBidi" w:cstheme="majorBidi"/>
          <w:color w:val="000000" w:themeColor="text1"/>
          <w:lang w:val="en-GB"/>
        </w:rPr>
      </w:pPr>
      <w:fldSimple w:instr=" REF _Ref419979972 \h  \* MERGEFORMAT ">
        <w:r w:rsidR="00AA4884" w:rsidRPr="00F31509">
          <w:rPr>
            <w:rFonts w:asciiTheme="majorBidi" w:eastAsia="Times New Roman" w:hAnsiTheme="majorBidi" w:cstheme="majorBidi"/>
            <w:color w:val="000000" w:themeColor="text1"/>
            <w:lang w:val="en-GB"/>
          </w:rPr>
          <w:t>Figure 1</w:t>
        </w:r>
      </w:fldSimple>
      <w:r w:rsidR="004F65E4" w:rsidRPr="00F31509">
        <w:rPr>
          <w:rFonts w:asciiTheme="majorBidi" w:eastAsia="Times New Roman" w:hAnsiTheme="majorBidi" w:cstheme="majorBidi"/>
          <w:color w:val="000000" w:themeColor="text1"/>
          <w:lang w:val="en-GB"/>
        </w:rPr>
        <w:t xml:space="preserve"> captures the basic set-up of expected values and associated distributions. It is based on the wheat balance for the US.</w:t>
      </w:r>
    </w:p>
    <w:p w:rsidR="004F65E4" w:rsidRPr="00F31509" w:rsidRDefault="00040401" w:rsidP="004F65E4">
      <w:pPr>
        <w:keepNext/>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en-US"/>
        </w:rPr>
        <w:drawing>
          <wp:inline distT="0" distB="0" distL="0" distR="0">
            <wp:extent cx="5731510" cy="3438906"/>
            <wp:effectExtent l="0" t="0" r="0" b="0"/>
            <wp:docPr id="54" name="Picture 54" descr="C:\Users\rockc_000\Documents\GitHub\Working\Balancing Plot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ockc_000\Documents\GitHub\Working\Balancing Plot New.png"/>
                    <pic:cNvPicPr>
                      <a:picLocks noChangeAspect="1" noChangeArrowheads="1"/>
                    </pic:cNvPicPr>
                  </pic:nvPicPr>
                  <pic:blipFill>
                    <a:blip r:embed="rId20"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438906"/>
                    </a:xfrm>
                    <a:prstGeom prst="rect">
                      <a:avLst/>
                    </a:prstGeom>
                    <a:noFill/>
                    <a:ln>
                      <a:noFill/>
                    </a:ln>
                  </pic:spPr>
                </pic:pic>
              </a:graphicData>
            </a:graphic>
          </wp:inline>
        </w:drawing>
      </w:r>
    </w:p>
    <w:p w:rsidR="004F65E4" w:rsidRPr="00F31509" w:rsidRDefault="004F65E4" w:rsidP="004F65E4">
      <w:pPr>
        <w:pStyle w:val="Caption"/>
        <w:rPr>
          <w:rFonts w:asciiTheme="majorBidi" w:hAnsiTheme="majorBidi" w:cstheme="majorBidi"/>
          <w:b/>
          <w:bCs/>
          <w:color w:val="000000" w:themeColor="text1"/>
          <w:lang w:val="en-GB"/>
        </w:rPr>
      </w:pPr>
      <w:bookmarkStart w:id="79" w:name="_Ref419979972"/>
      <w:bookmarkStart w:id="80" w:name="_Toc421026208"/>
      <w:bookmarkStart w:id="81" w:name="_Toc428383852"/>
      <w:bookmarkStart w:id="82" w:name="_Toc430872503"/>
      <w:r w:rsidRPr="00F31509">
        <w:rPr>
          <w:rFonts w:asciiTheme="majorBidi" w:eastAsia="Times New Roman" w:hAnsiTheme="majorBidi" w:cstheme="majorBidi"/>
          <w:color w:val="000000" w:themeColor="text1"/>
          <w:lang w:val="en-GB"/>
        </w:rPr>
        <w:t xml:space="preserve">Figure </w:t>
      </w:r>
      <w:r w:rsidR="001C3696"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1C3696" w:rsidRPr="001C3696">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w:t>
      </w:r>
      <w:r w:rsidR="001C3696" w:rsidRPr="00F31509">
        <w:rPr>
          <w:rFonts w:asciiTheme="majorBidi" w:hAnsiTheme="majorBidi" w:cstheme="majorBidi"/>
          <w:lang w:val="en-GB"/>
        </w:rPr>
        <w:fldChar w:fldCharType="end"/>
      </w:r>
      <w:bookmarkEnd w:id="79"/>
      <w:r w:rsidRPr="00F31509">
        <w:rPr>
          <w:rFonts w:asciiTheme="majorBidi" w:eastAsia="Times New Roman" w:hAnsiTheme="majorBidi" w:cstheme="majorBidi"/>
          <w:color w:val="000000" w:themeColor="text1"/>
          <w:lang w:val="en-GB"/>
        </w:rPr>
        <w:t>: US wheat, unbalanced (top pane), balanced (bottom pane)</w:t>
      </w:r>
      <w:r w:rsidR="00722C67" w:rsidRPr="00F31509">
        <w:rPr>
          <w:rFonts w:asciiTheme="majorBidi" w:eastAsia="Times New Roman" w:hAnsiTheme="majorBidi" w:cstheme="majorBidi"/>
          <w:color w:val="000000" w:themeColor="text1"/>
          <w:lang w:val="en-GB"/>
        </w:rPr>
        <w:t xml:space="preserve">. </w:t>
      </w:r>
      <w:r w:rsidR="00AA4884" w:rsidRPr="00F31509">
        <w:rPr>
          <w:rFonts w:asciiTheme="majorBidi" w:eastAsia="Times New Roman" w:hAnsiTheme="majorBidi" w:cstheme="majorBidi"/>
          <w:i w:val="0"/>
          <w:iCs w:val="0"/>
          <w:color w:val="000000" w:themeColor="text1"/>
          <w:lang w:val="en-GB"/>
        </w:rPr>
        <w:t xml:space="preserve"> In the top pane, the expected value is represented by the dashed line (and the highest point of the distribution).  In the bottom pane, the dashed line represents the value after balancing.</w:t>
      </w:r>
      <w:bookmarkEnd w:id="80"/>
      <w:bookmarkEnd w:id="81"/>
      <w:bookmarkEnd w:id="82"/>
      <w:r w:rsidRPr="00F31509">
        <w:rPr>
          <w:rFonts w:asciiTheme="majorBidi" w:eastAsia="Times New Roman" w:hAnsiTheme="majorBidi" w:cstheme="majorBidi"/>
          <w:color w:val="000000" w:themeColor="text1"/>
          <w:lang w:val="en-GB"/>
        </w:rPr>
        <w:t xml:space="preserve"> </w:t>
      </w:r>
    </w:p>
    <w:p w:rsidR="004F65E4" w:rsidRPr="00F31509" w:rsidRDefault="004F65E4" w:rsidP="009571C8">
      <w:pPr>
        <w:pStyle w:val="Heading3"/>
        <w:rPr>
          <w:rFonts w:asciiTheme="majorBidi" w:hAnsiTheme="majorBidi" w:cstheme="majorBidi"/>
          <w:lang w:val="en-GB"/>
        </w:rPr>
      </w:pPr>
      <w:bookmarkStart w:id="83" w:name="_Toc421025841"/>
      <w:r w:rsidRPr="00F31509">
        <w:rPr>
          <w:rFonts w:asciiTheme="majorBidi" w:hAnsiTheme="majorBidi" w:cstheme="majorBidi"/>
          <w:lang w:val="en-GB"/>
        </w:rPr>
        <w:t>Pros and cons</w:t>
      </w:r>
      <w:bookmarkEnd w:id="83"/>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radical departure from traditional balancing provides numerous practical advantages and theoretical consistencies. But it also imposes greater computational burdens. The key advantages and disadvantages could be summarized as follows.</w:t>
      </w:r>
    </w:p>
    <w:p w:rsidR="004F65E4" w:rsidRPr="00F31509" w:rsidRDefault="004F65E4" w:rsidP="004F65E4">
      <w:pPr>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Pros </w:t>
      </w:r>
    </w:p>
    <w:p w:rsidR="004F65E4" w:rsidRPr="00F31509" w:rsidRDefault="00AA4884" w:rsidP="60226960">
      <w:pPr>
        <w:pStyle w:val="ListParagraph"/>
        <w:numPr>
          <w:ilvl w:val="0"/>
          <w:numId w:val="12"/>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i/>
          <w:iCs/>
          <w:color w:val="000000" w:themeColor="text1"/>
        </w:rPr>
        <w:t>No residual necessary</w:t>
      </w:r>
      <w:r w:rsidR="004F65E4" w:rsidRPr="00F31509">
        <w:rPr>
          <w:rFonts w:asciiTheme="majorBidi" w:eastAsia="Times New Roman" w:hAnsiTheme="majorBidi" w:cstheme="majorBidi"/>
          <w:color w:val="000000" w:themeColor="text1"/>
        </w:rPr>
        <w:t xml:space="preserve">. The problem that haunts all traditional approaches is that the need to identify a residual means that this variable is not only the balancing item of the identity, but also that it takes all measurement errors of the balance. As there is no a priori reason to assume that the sum of the measurement errors is equal to zero, the balancing item is in essence the least reliable estimate of the balance. If food consumption is chosen as the balancing item, </w:t>
      </w:r>
      <w:r w:rsidR="00C91D55" w:rsidRPr="00F31509">
        <w:rPr>
          <w:rFonts w:asciiTheme="majorBidi" w:eastAsia="Times New Roman" w:hAnsiTheme="majorBidi" w:cstheme="majorBidi"/>
          <w:color w:val="000000" w:themeColor="text1"/>
        </w:rPr>
        <w:t>the inherent</w:t>
      </w:r>
      <w:r w:rsidR="004F65E4" w:rsidRPr="00F31509">
        <w:rPr>
          <w:rFonts w:asciiTheme="majorBidi" w:eastAsia="Times New Roman" w:hAnsiTheme="majorBidi" w:cstheme="majorBidi"/>
          <w:color w:val="000000" w:themeColor="text1"/>
        </w:rPr>
        <w:t xml:space="preserve"> year to year fluctuations are likely to be huge and its reliability and plausibility would be questionable. Such large fluctuations would not meet the a priori expectations that food consumption is moving over time in a rather smooth manner and that other elements notably stocks, feed use or waste would vary more significantly. </w:t>
      </w:r>
    </w:p>
    <w:p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lastRenderedPageBreak/>
        <w:t>Harnesses all information</w:t>
      </w:r>
      <w:r w:rsidR="004F65E4" w:rsidRPr="00F31509">
        <w:rPr>
          <w:rFonts w:asciiTheme="majorBidi" w:hAnsiTheme="majorBidi" w:cstheme="majorBidi"/>
          <w:color w:val="000000" w:themeColor="text1"/>
        </w:rPr>
        <w:t>. Information about the quality of every variable, when and where available, is retained in the creation of the balance. For instance, if some variables of a balance are measured by high quality surveys, they will be maintained with their exact value; conversely, variables that come without prior knowledge of accuracy, or a low degree of confidence, will be allowed to vary widely in the balancing process.</w:t>
      </w:r>
    </w:p>
    <w:p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Rules-based and reproducible process</w:t>
      </w:r>
      <w:r w:rsidR="004F65E4" w:rsidRPr="00F31509">
        <w:rPr>
          <w:rFonts w:asciiTheme="majorBidi" w:hAnsiTheme="majorBidi" w:cstheme="majorBidi"/>
          <w:color w:val="000000" w:themeColor="text1"/>
        </w:rPr>
        <w:t>. The identification of every variable follows a rules-based process. The same holds for the optimization process. This allows tracing decisions and reproducing results.</w:t>
      </w:r>
    </w:p>
    <w:p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Most likely outcome</w:t>
      </w:r>
      <w:r w:rsidR="004F65E4" w:rsidRPr="00F31509">
        <w:rPr>
          <w:rFonts w:asciiTheme="majorBidi" w:hAnsiTheme="majorBidi" w:cstheme="majorBidi"/>
          <w:color w:val="000000" w:themeColor="text1"/>
        </w:rPr>
        <w:t>. The overall solution is a most likely outcome, based on a probability maximizing algorithm, not one of many possible (notionally infinite) solutions of an under-identified equation.</w:t>
      </w:r>
    </w:p>
    <w:p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Flexibility</w:t>
      </w:r>
      <w:r w:rsidR="004F65E4" w:rsidRPr="00F31509">
        <w:rPr>
          <w:rFonts w:asciiTheme="majorBidi" w:hAnsiTheme="majorBidi" w:cstheme="majorBidi"/>
          <w:color w:val="000000" w:themeColor="text1"/>
        </w:rPr>
        <w:t>. At any stage and for every variable, both expected values and confidence intervals can be overwritten by expert knowledge. The optimization algorithm then runs within the bounds provided by experts.</w:t>
      </w:r>
    </w:p>
    <w:p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Multiple constraints</w:t>
      </w:r>
      <w:r w:rsidR="004F65E4" w:rsidRPr="00F31509">
        <w:rPr>
          <w:rFonts w:asciiTheme="majorBidi" w:hAnsiTheme="majorBidi" w:cstheme="majorBidi"/>
          <w:color w:val="000000" w:themeColor="text1"/>
        </w:rPr>
        <w:t xml:space="preserve">. Apart from the constraints that the balance has to be in equilibrium for every row, the approach allows to impose constraints across column sums and time. For instance, a constraint can be introduced that avoids large year-to-year fluctuations in the overall calorie availability (DES). Such a constraint reflects prior knowledge about people’s desire and ability to keep a stable calorie intake level, at least within a certain constraint. Likewise, limits on stock changes can be introduced to reflect multi-year accumulations or drawdowns. </w:t>
      </w:r>
    </w:p>
    <w:p w:rsidR="004F65E4" w:rsidRPr="00F31509" w:rsidRDefault="004F65E4" w:rsidP="004F65E4">
      <w:pPr>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Cons</w:t>
      </w:r>
    </w:p>
    <w:p w:rsidR="004F65E4" w:rsidRPr="00F31509" w:rsidRDefault="00AA4884" w:rsidP="60226960">
      <w:pPr>
        <w:pStyle w:val="ListParagraph"/>
        <w:numPr>
          <w:ilvl w:val="0"/>
          <w:numId w:val="13"/>
        </w:numPr>
        <w:jc w:val="both"/>
        <w:rPr>
          <w:rFonts w:asciiTheme="majorBidi" w:eastAsia="Times New Roman" w:hAnsiTheme="majorBidi" w:cstheme="majorBidi"/>
          <w:i/>
          <w:color w:val="000000" w:themeColor="text1"/>
        </w:rPr>
      </w:pPr>
      <w:r w:rsidRPr="00F31509">
        <w:rPr>
          <w:rFonts w:asciiTheme="majorBidi" w:eastAsia="Times New Roman" w:hAnsiTheme="majorBidi" w:cstheme="majorBidi"/>
          <w:i/>
          <w:iCs/>
          <w:color w:val="000000" w:themeColor="text1"/>
        </w:rPr>
        <w:t>Knowledge of prior information must be formalized</w:t>
      </w:r>
      <w:r w:rsidR="00722C67" w:rsidRPr="00F31509">
        <w:rPr>
          <w:rFonts w:asciiTheme="majorBidi" w:eastAsia="Times New Roman" w:hAnsiTheme="majorBidi" w:cstheme="majorBidi"/>
          <w:i/>
          <w:iCs/>
          <w:color w:val="000000" w:themeColor="text1"/>
        </w:rPr>
        <w:t>.</w:t>
      </w:r>
    </w:p>
    <w:p w:rsidR="004F65E4" w:rsidRPr="00F31509" w:rsidRDefault="00AA4884" w:rsidP="60226960">
      <w:pPr>
        <w:pStyle w:val="ListParagraph"/>
        <w:numPr>
          <w:ilvl w:val="0"/>
          <w:numId w:val="13"/>
        </w:numPr>
        <w:jc w:val="both"/>
        <w:rPr>
          <w:rFonts w:asciiTheme="majorBidi" w:eastAsia="Times New Roman" w:hAnsiTheme="majorBidi" w:cstheme="majorBidi"/>
          <w:i/>
          <w:color w:val="000000" w:themeColor="text1"/>
        </w:rPr>
      </w:pPr>
      <w:r w:rsidRPr="00F31509">
        <w:rPr>
          <w:rFonts w:asciiTheme="majorBidi" w:eastAsia="Times New Roman" w:hAnsiTheme="majorBidi" w:cstheme="majorBidi"/>
          <w:i/>
          <w:iCs/>
          <w:color w:val="000000" w:themeColor="text1"/>
        </w:rPr>
        <w:t>Statistically complex procedure; data and IT intensive</w:t>
      </w:r>
      <w:r w:rsidR="00722C67" w:rsidRPr="00F31509">
        <w:rPr>
          <w:rFonts w:asciiTheme="majorBidi" w:eastAsia="Times New Roman" w:hAnsiTheme="majorBidi" w:cstheme="majorBidi"/>
          <w:i/>
          <w:iCs/>
          <w:color w:val="000000" w:themeColor="text1"/>
        </w:rPr>
        <w:t>.</w:t>
      </w:r>
    </w:p>
    <w:p w:rsidR="004F65E4" w:rsidRPr="00F31509" w:rsidRDefault="00AA4884" w:rsidP="003C6AA5">
      <w:pPr>
        <w:pStyle w:val="ListParagraph"/>
        <w:numPr>
          <w:ilvl w:val="0"/>
          <w:numId w:val="13"/>
        </w:numPr>
        <w:jc w:val="both"/>
        <w:rPr>
          <w:rFonts w:asciiTheme="majorBidi" w:hAnsiTheme="majorBidi" w:cstheme="majorBidi"/>
          <w:color w:val="000000" w:themeColor="text1"/>
        </w:rPr>
      </w:pPr>
      <w:r w:rsidRPr="00F31509">
        <w:rPr>
          <w:rFonts w:asciiTheme="majorBidi" w:hAnsiTheme="majorBidi" w:cstheme="majorBidi"/>
          <w:i/>
          <w:color w:val="000000" w:themeColor="text1"/>
        </w:rPr>
        <w:t>Multiple constraints</w:t>
      </w:r>
      <w:r w:rsidR="004F65E4" w:rsidRPr="00F31509">
        <w:rPr>
          <w:rFonts w:asciiTheme="majorBidi" w:hAnsiTheme="majorBidi" w:cstheme="majorBidi"/>
          <w:color w:val="000000" w:themeColor="text1"/>
        </w:rPr>
        <w:t xml:space="preserve">. Imposing multiple constraints is both an advantage and a disadvantage. Such constraints can result in infeasibilities in the solution, or lead to border solutions, i.e. solution along the constraints. </w:t>
      </w:r>
    </w:p>
    <w:p w:rsidR="004F65E4" w:rsidRPr="00F31509" w:rsidRDefault="00AA4884" w:rsidP="003C6AA5">
      <w:pPr>
        <w:pStyle w:val="ListParagraph"/>
        <w:numPr>
          <w:ilvl w:val="0"/>
          <w:numId w:val="13"/>
        </w:numPr>
        <w:jc w:val="both"/>
        <w:rPr>
          <w:rFonts w:asciiTheme="majorBidi" w:hAnsiTheme="majorBidi" w:cstheme="majorBidi"/>
          <w:color w:val="000000" w:themeColor="text1"/>
        </w:rPr>
      </w:pPr>
      <w:r w:rsidRPr="00F31509">
        <w:rPr>
          <w:rFonts w:asciiTheme="majorBidi" w:hAnsiTheme="majorBidi" w:cstheme="majorBidi"/>
          <w:i/>
          <w:color w:val="000000" w:themeColor="text1"/>
        </w:rPr>
        <w:t>Additional effort is now required for each element</w:t>
      </w:r>
      <w:r w:rsidR="004F65E4" w:rsidRPr="00F31509">
        <w:rPr>
          <w:rFonts w:asciiTheme="majorBidi" w:hAnsiTheme="majorBidi" w:cstheme="majorBidi"/>
          <w:color w:val="000000" w:themeColor="text1"/>
        </w:rPr>
        <w:t>.  Expected values and error distributions must be provided for each element, and this requires more advanced modelling than just estimating expected values.</w:t>
      </w:r>
    </w:p>
    <w:p w:rsidR="004F65E4" w:rsidRPr="00F31509" w:rsidRDefault="004F65E4" w:rsidP="004F65E4">
      <w:pPr>
        <w:pStyle w:val="ListParagraph"/>
        <w:rPr>
          <w:rFonts w:asciiTheme="majorBidi" w:hAnsiTheme="majorBidi" w:cstheme="majorBidi"/>
          <w:color w:val="000000" w:themeColor="text1"/>
        </w:rPr>
      </w:pPr>
    </w:p>
    <w:p w:rsidR="004F65E4" w:rsidRPr="00F31509" w:rsidRDefault="004F65E4" w:rsidP="009571C8">
      <w:pPr>
        <w:pStyle w:val="Heading3"/>
        <w:rPr>
          <w:rFonts w:asciiTheme="majorBidi" w:hAnsiTheme="majorBidi" w:cstheme="majorBidi"/>
          <w:lang w:val="en-GB"/>
        </w:rPr>
      </w:pPr>
      <w:r w:rsidRPr="00F31509">
        <w:rPr>
          <w:rFonts w:asciiTheme="majorBidi" w:hAnsiTheme="majorBidi" w:cstheme="majorBidi"/>
          <w:lang w:val="en-GB"/>
        </w:rPr>
        <w:t>Measurement errors/confidence intervals</w:t>
      </w:r>
      <w:r w:rsidRPr="00F31509">
        <w:rPr>
          <w:rStyle w:val="FootnoteReference"/>
          <w:rFonts w:asciiTheme="majorBidi" w:hAnsiTheme="majorBidi" w:cstheme="majorBidi"/>
          <w:color w:val="000000" w:themeColor="text1"/>
          <w:lang w:val="en-GB"/>
        </w:rPr>
        <w:footnoteReference w:id="32"/>
      </w:r>
    </w:p>
    <w:p w:rsidR="004F65E4" w:rsidRPr="00F31509" w:rsidRDefault="004F65E4" w:rsidP="004F65E4">
      <w:pPr>
        <w:jc w:val="both"/>
        <w:rPr>
          <w:rFonts w:asciiTheme="majorBidi" w:hAnsiTheme="majorBidi" w:cstheme="majorBidi"/>
          <w:bCs/>
          <w:color w:val="000000" w:themeColor="text1"/>
          <w:lang w:val="en-GB"/>
        </w:rPr>
      </w:pPr>
      <w:r w:rsidRPr="00F31509">
        <w:rPr>
          <w:rFonts w:asciiTheme="majorBidi" w:hAnsiTheme="majorBidi" w:cstheme="majorBidi"/>
          <w:bCs/>
          <w:color w:val="000000" w:themeColor="text1"/>
          <w:lang w:val="en-GB"/>
        </w:rPr>
        <w:t xml:space="preserve">The proposed balancing mechanism requires an FBS compiler to provide an estimate for a confidence interval around an initial estimate of a variable. These confidence intervals reflect the degree of reliability of such an initial estimate. FBS compilers can revert to different sources and employ strategies to arrive at quantitative estimates for these reliability measures; they may be able to use information about the measurement errors collected with the primary data (e.g. a household survey), assign confidence ranges based on the imputation methods or, in the absence of specific information, simply assign confidence ranges in line with their prior knowledge of the way an estimate was </w:t>
      </w:r>
      <w:r w:rsidRPr="00F31509">
        <w:rPr>
          <w:rFonts w:asciiTheme="majorBidi" w:hAnsiTheme="majorBidi" w:cstheme="majorBidi"/>
          <w:bCs/>
          <w:color w:val="000000" w:themeColor="text1"/>
          <w:lang w:val="en-GB"/>
        </w:rPr>
        <w:lastRenderedPageBreak/>
        <w:t xml:space="preserve">produced, reflecting the approach used, the quality of the statistical system in general or for a particular survey, etc.  </w:t>
      </w:r>
    </w:p>
    <w:p w:rsidR="004F65E4" w:rsidRPr="00F31509" w:rsidRDefault="004F65E4" w:rsidP="004F65E4">
      <w:pPr>
        <w:jc w:val="both"/>
        <w:rPr>
          <w:rFonts w:asciiTheme="majorBidi" w:hAnsiTheme="majorBidi" w:cstheme="majorBidi"/>
          <w:bCs/>
          <w:color w:val="000000" w:themeColor="text1"/>
          <w:lang w:val="en-GB"/>
        </w:rPr>
      </w:pPr>
      <w:r w:rsidRPr="00F31509">
        <w:rPr>
          <w:rFonts w:asciiTheme="majorBidi" w:hAnsiTheme="majorBidi" w:cstheme="majorBidi"/>
          <w:bCs/>
          <w:color w:val="000000" w:themeColor="text1"/>
          <w:lang w:val="en-GB"/>
        </w:rPr>
        <w:t xml:space="preserve">Given the need to assign such confidence values in the absence of country-specific information at FAO, the confidence intervals assigned by FAO are based on two readily available factors. </w:t>
      </w:r>
    </w:p>
    <w:p w:rsidR="004F65E4" w:rsidRPr="00F31509" w:rsidRDefault="004F65E4" w:rsidP="003C6AA5">
      <w:pPr>
        <w:pStyle w:val="ListParagraph"/>
        <w:numPr>
          <w:ilvl w:val="0"/>
          <w:numId w:val="29"/>
        </w:numPr>
        <w:jc w:val="both"/>
        <w:rPr>
          <w:rFonts w:asciiTheme="majorBidi" w:hAnsiTheme="majorBidi" w:cstheme="majorBidi"/>
          <w:b/>
          <w:bCs/>
          <w:i/>
          <w:iCs/>
          <w:color w:val="000000" w:themeColor="text1"/>
        </w:rPr>
      </w:pPr>
      <w:r w:rsidRPr="00F31509">
        <w:rPr>
          <w:rFonts w:asciiTheme="majorBidi" w:hAnsiTheme="majorBidi" w:cstheme="majorBidi"/>
          <w:b/>
          <w:bCs/>
          <w:i/>
          <w:iCs/>
          <w:color w:val="000000" w:themeColor="text1"/>
        </w:rPr>
        <w:t>The FAO metadata/flags system</w:t>
      </w:r>
    </w:p>
    <w:p w:rsidR="004F65E4" w:rsidRPr="00F31509" w:rsidRDefault="004F65E4" w:rsidP="004F65E4">
      <w:pPr>
        <w:pStyle w:val="ListParagraph"/>
        <w:jc w:val="both"/>
        <w:rPr>
          <w:rFonts w:asciiTheme="majorBidi" w:hAnsiTheme="majorBidi" w:cstheme="majorBidi"/>
          <w:b/>
          <w:bCs/>
          <w:i/>
          <w:iCs/>
          <w:color w:val="000000" w:themeColor="text1"/>
        </w:rPr>
      </w:pPr>
      <w:r w:rsidRPr="00F31509">
        <w:rPr>
          <w:rFonts w:asciiTheme="majorBidi" w:hAnsiTheme="majorBidi" w:cstheme="majorBidi"/>
          <w:b/>
          <w:bCs/>
          <w:i/>
          <w:iCs/>
          <w:color w:val="000000" w:themeColor="text1"/>
        </w:rPr>
        <w:t xml:space="preserve"> </w:t>
      </w:r>
    </w:p>
    <w:p w:rsidR="004F65E4" w:rsidRPr="00F31509" w:rsidRDefault="004F65E4" w:rsidP="004F65E4">
      <w:pPr>
        <w:pStyle w:val="ListParagraph"/>
        <w:ind w:left="0"/>
        <w:jc w:val="both"/>
        <w:rPr>
          <w:rFonts w:asciiTheme="majorBidi" w:hAnsiTheme="majorBidi" w:cstheme="majorBidi"/>
          <w:color w:val="000000" w:themeColor="text1"/>
        </w:rPr>
      </w:pPr>
      <w:r w:rsidRPr="00F31509">
        <w:rPr>
          <w:rFonts w:asciiTheme="majorBidi" w:eastAsia="Times New Roman" w:hAnsiTheme="majorBidi" w:cstheme="majorBidi"/>
          <w:color w:val="000000" w:themeColor="text1"/>
        </w:rPr>
        <w:t xml:space="preserve">The FAO Statistics Division collects information from different sources and assigns different reliability levels to the various sources. These reliability levels are encapsulated in the FAO </w:t>
      </w:r>
      <w:r w:rsidR="00C91D55" w:rsidRPr="00F31509">
        <w:rPr>
          <w:rFonts w:asciiTheme="majorBidi" w:eastAsia="Times New Roman" w:hAnsiTheme="majorBidi" w:cstheme="majorBidi"/>
          <w:color w:val="000000" w:themeColor="text1"/>
        </w:rPr>
        <w:t>“</w:t>
      </w:r>
      <w:r w:rsidRPr="00F31509">
        <w:rPr>
          <w:rFonts w:asciiTheme="majorBidi" w:eastAsia="Times New Roman" w:hAnsiTheme="majorBidi" w:cstheme="majorBidi"/>
          <w:color w:val="000000" w:themeColor="text1"/>
        </w:rPr>
        <w:t>flags</w:t>
      </w:r>
      <w:r w:rsidR="00C91D55" w:rsidRPr="00F31509">
        <w:rPr>
          <w:rFonts w:asciiTheme="majorBidi" w:eastAsia="Times New Roman" w:hAnsiTheme="majorBidi" w:cstheme="majorBidi"/>
          <w:color w:val="000000" w:themeColor="text1"/>
        </w:rPr>
        <w:t>”</w:t>
      </w:r>
      <w:r w:rsidRPr="00F31509">
        <w:rPr>
          <w:rFonts w:asciiTheme="majorBidi" w:eastAsia="Times New Roman" w:hAnsiTheme="majorBidi" w:cstheme="majorBidi"/>
          <w:color w:val="000000" w:themeColor="text1"/>
        </w:rPr>
        <w:t xml:space="preserve"> system. The flags </w:t>
      </w:r>
      <w:r w:rsidR="00C91D55" w:rsidRPr="00F31509">
        <w:rPr>
          <w:rFonts w:asciiTheme="majorBidi" w:eastAsia="Times New Roman" w:hAnsiTheme="majorBidi" w:cstheme="majorBidi"/>
          <w:color w:val="000000" w:themeColor="text1"/>
        </w:rPr>
        <w:t xml:space="preserve">are </w:t>
      </w:r>
      <w:r w:rsidRPr="00F31509">
        <w:rPr>
          <w:rFonts w:asciiTheme="majorBidi" w:eastAsia="Times New Roman" w:hAnsiTheme="majorBidi" w:cstheme="majorBidi"/>
          <w:color w:val="000000" w:themeColor="text1"/>
        </w:rPr>
        <w:t xml:space="preserve">used to approximate confidence ranges </w:t>
      </w:r>
      <w:r w:rsidR="00722C67" w:rsidRPr="00F31509">
        <w:rPr>
          <w:rFonts w:asciiTheme="majorBidi" w:eastAsia="Times New Roman" w:hAnsiTheme="majorBidi" w:cstheme="majorBidi"/>
          <w:color w:val="000000" w:themeColor="text1"/>
        </w:rPr>
        <w:t>as</w:t>
      </w:r>
      <w:r w:rsidRPr="00F31509">
        <w:rPr>
          <w:rFonts w:asciiTheme="majorBidi" w:eastAsia="Times New Roman" w:hAnsiTheme="majorBidi" w:cstheme="majorBidi"/>
          <w:color w:val="000000" w:themeColor="text1"/>
        </w:rPr>
        <w:t xml:space="preserve"> a first step.</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Five levels of confidence are distinguished as default values to arrive at confidence intervals around an expected value. The highest confidence is placed on official </w:t>
      </w:r>
      <w:r w:rsidR="00C91D55" w:rsidRPr="00F31509">
        <w:rPr>
          <w:rFonts w:asciiTheme="majorBidi" w:eastAsia="Times New Roman" w:hAnsiTheme="majorBidi" w:cstheme="majorBidi"/>
          <w:color w:val="000000" w:themeColor="text1"/>
          <w:lang w:val="en-GB"/>
        </w:rPr>
        <w:t>numbers/</w:t>
      </w:r>
      <w:r w:rsidRPr="00F31509">
        <w:rPr>
          <w:rFonts w:asciiTheme="majorBidi" w:eastAsia="Times New Roman" w:hAnsiTheme="majorBidi" w:cstheme="majorBidi"/>
          <w:color w:val="000000" w:themeColor="text1"/>
          <w:lang w:val="en-GB"/>
        </w:rPr>
        <w:t xml:space="preserve">estimates, which would be taken as point estimates without </w:t>
      </w:r>
      <w:r w:rsidR="00722C67" w:rsidRPr="00F31509">
        <w:rPr>
          <w:rFonts w:asciiTheme="majorBidi" w:eastAsia="Times New Roman" w:hAnsiTheme="majorBidi" w:cstheme="majorBidi"/>
          <w:color w:val="000000" w:themeColor="text1"/>
          <w:lang w:val="en-GB"/>
        </w:rPr>
        <w:t xml:space="preserve">a </w:t>
      </w:r>
      <w:r w:rsidRPr="00F31509">
        <w:rPr>
          <w:rFonts w:asciiTheme="majorBidi" w:eastAsia="Times New Roman" w:hAnsiTheme="majorBidi" w:cstheme="majorBidi"/>
          <w:color w:val="000000" w:themeColor="text1"/>
          <w:lang w:val="en-GB"/>
        </w:rPr>
        <w:t xml:space="preserve">confidence interval, while the lowest confidence is placed on estimated data. All confidence estimates are further modified by an allowance for the quality of a country’s statistical system, which results in a hierarchy created by the quality of a statistical system nested in the confidence intervals arising from the general flags. The highest trust/narrowest confidence intervals are assigned to data from countries with excellent statistical systems, while the lowest confidence/widest intervals </w:t>
      </w:r>
      <w:r w:rsidR="00C91D55" w:rsidRPr="00F31509">
        <w:rPr>
          <w:rFonts w:asciiTheme="majorBidi" w:eastAsia="Times New Roman" w:hAnsiTheme="majorBidi" w:cstheme="majorBidi"/>
          <w:color w:val="000000" w:themeColor="text1"/>
          <w:lang w:val="en-GB"/>
        </w:rPr>
        <w:t>are</w:t>
      </w:r>
      <w:r w:rsidR="00EB3FCC"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assigned to imputed or missing data from countries with very weak statistical systems. An example, categorizing these levels of confidence is provided below:</w:t>
      </w:r>
    </w:p>
    <w:p w:rsidR="004F65E4" w:rsidRPr="00F31509" w:rsidRDefault="004F65E4" w:rsidP="004F65E4">
      <w:pPr>
        <w:pStyle w:val="Caption"/>
        <w:rPr>
          <w:rFonts w:asciiTheme="majorBidi" w:hAnsiTheme="majorBidi" w:cstheme="majorBidi"/>
          <w:i w:val="0"/>
          <w:lang w:val="en-GB"/>
        </w:rPr>
      </w:pPr>
      <w:bookmarkStart w:id="84" w:name="_Toc421026236"/>
      <w:bookmarkStart w:id="85" w:name="_Toc428423542"/>
      <w:r w:rsidRPr="00F31509">
        <w:rPr>
          <w:rFonts w:asciiTheme="majorBidi" w:hAnsiTheme="majorBidi" w:cstheme="majorBidi"/>
          <w:i w:val="0"/>
          <w:lang w:val="en-GB"/>
        </w:rPr>
        <w:t xml:space="preserve">Table </w:t>
      </w:r>
      <w:r w:rsidR="001C3696" w:rsidRPr="00F31509">
        <w:rPr>
          <w:rFonts w:asciiTheme="majorBidi" w:hAnsiTheme="majorBidi" w:cstheme="majorBidi"/>
          <w:i w:val="0"/>
          <w:lang w:val="en-GB"/>
        </w:rPr>
        <w:fldChar w:fldCharType="begin"/>
      </w:r>
      <w:r w:rsidR="00867AA1" w:rsidRPr="00F31509">
        <w:rPr>
          <w:rFonts w:asciiTheme="majorBidi" w:hAnsiTheme="majorBidi" w:cstheme="majorBidi"/>
          <w:i w:val="0"/>
          <w:lang w:val="en-GB"/>
        </w:rPr>
        <w:instrText xml:space="preserve"> SEQ Table \* ARABIC </w:instrText>
      </w:r>
      <w:r w:rsidR="001C3696" w:rsidRPr="00F31509">
        <w:rPr>
          <w:rFonts w:asciiTheme="majorBidi" w:hAnsiTheme="majorBidi" w:cstheme="majorBidi"/>
          <w:i w:val="0"/>
          <w:lang w:val="en-GB"/>
        </w:rPr>
        <w:fldChar w:fldCharType="separate"/>
      </w:r>
      <w:r w:rsidR="000B360D" w:rsidRPr="00F31509">
        <w:rPr>
          <w:rFonts w:asciiTheme="majorBidi" w:hAnsiTheme="majorBidi" w:cstheme="majorBidi"/>
          <w:i w:val="0"/>
          <w:noProof/>
          <w:lang w:val="en-GB"/>
        </w:rPr>
        <w:t>3</w:t>
      </w:r>
      <w:r w:rsidR="001C3696" w:rsidRPr="00F31509">
        <w:rPr>
          <w:rFonts w:asciiTheme="majorBidi" w:hAnsiTheme="majorBidi" w:cstheme="majorBidi"/>
          <w:i w:val="0"/>
          <w:lang w:val="en-GB"/>
        </w:rPr>
        <w:fldChar w:fldCharType="end"/>
      </w:r>
      <w:r w:rsidRPr="00F31509">
        <w:rPr>
          <w:rStyle w:val="Strong"/>
          <w:rFonts w:asciiTheme="majorBidi" w:hAnsiTheme="majorBidi" w:cstheme="majorBidi"/>
          <w:bCs w:val="0"/>
          <w:i w:val="0"/>
          <w:lang w:val="en-GB"/>
        </w:rPr>
        <w:t>:</w:t>
      </w:r>
      <w:r w:rsidRPr="00F31509">
        <w:rPr>
          <w:rStyle w:val="Strong"/>
          <w:rFonts w:asciiTheme="majorBidi" w:hAnsiTheme="majorBidi" w:cstheme="majorBidi"/>
          <w:b w:val="0"/>
          <w:i w:val="0"/>
          <w:lang w:val="en-GB"/>
        </w:rPr>
        <w:t xml:space="preserve"> Confidence levels based on FAOSTAT flags</w:t>
      </w:r>
      <w:bookmarkEnd w:id="84"/>
      <w:bookmarkEnd w:id="85"/>
    </w:p>
    <w:tbl>
      <w:tblPr>
        <w:tblStyle w:val="TableClassic1"/>
        <w:tblW w:w="0" w:type="auto"/>
        <w:tblLook w:val="04A0"/>
      </w:tblPr>
      <w:tblGrid>
        <w:gridCol w:w="1377"/>
        <w:gridCol w:w="1218"/>
        <w:gridCol w:w="2697"/>
      </w:tblGrid>
      <w:tr w:rsidR="004F65E4" w:rsidRPr="00F31509" w:rsidTr="009571C8">
        <w:trPr>
          <w:cnfStyle w:val="100000000000"/>
        </w:trPr>
        <w:tc>
          <w:tcPr>
            <w:cnfStyle w:val="001000000000"/>
            <w:tcW w:w="0" w:type="auto"/>
          </w:tcPr>
          <w:p w:rsidR="004F65E4" w:rsidRPr="00F31509" w:rsidRDefault="004F65E4" w:rsidP="004F65E4">
            <w:pPr>
              <w:pStyle w:val="TableContents"/>
              <w:jc w:val="center"/>
              <w:rPr>
                <w:rFonts w:asciiTheme="majorBidi" w:hAnsiTheme="majorBidi" w:cstheme="majorBidi"/>
                <w:lang w:val="en-GB"/>
              </w:rPr>
            </w:pPr>
            <w:r w:rsidRPr="00F31509">
              <w:rPr>
                <w:rFonts w:asciiTheme="majorBidi" w:hAnsiTheme="majorBidi" w:cstheme="majorBidi"/>
                <w:lang w:val="en-GB"/>
              </w:rPr>
              <w:t>Source</w:t>
            </w:r>
          </w:p>
        </w:tc>
        <w:tc>
          <w:tcPr>
            <w:tcW w:w="0" w:type="auto"/>
          </w:tcPr>
          <w:p w:rsidR="004F65E4" w:rsidRPr="00F31509" w:rsidRDefault="004F65E4" w:rsidP="004F65E4">
            <w:pPr>
              <w:pStyle w:val="TableContents"/>
              <w:jc w:val="center"/>
              <w:cnfStyle w:val="100000000000"/>
              <w:rPr>
                <w:rFonts w:asciiTheme="majorBidi" w:hAnsiTheme="majorBidi" w:cstheme="majorBidi"/>
                <w:lang w:val="en-GB"/>
              </w:rPr>
            </w:pPr>
            <w:r w:rsidRPr="00F31509">
              <w:rPr>
                <w:rFonts w:asciiTheme="majorBidi" w:hAnsiTheme="majorBidi" w:cstheme="majorBidi"/>
                <w:lang w:val="en-GB"/>
              </w:rPr>
              <w:t>Confidence</w:t>
            </w:r>
          </w:p>
        </w:tc>
        <w:tc>
          <w:tcPr>
            <w:tcW w:w="0" w:type="auto"/>
          </w:tcPr>
          <w:p w:rsidR="004F65E4" w:rsidRPr="00F31509" w:rsidRDefault="004F65E4" w:rsidP="004F65E4">
            <w:pPr>
              <w:pStyle w:val="TableContents"/>
              <w:jc w:val="center"/>
              <w:cnfStyle w:val="100000000000"/>
              <w:rPr>
                <w:rFonts w:asciiTheme="majorBidi" w:hAnsiTheme="majorBidi" w:cstheme="majorBidi"/>
                <w:lang w:val="en-GB"/>
              </w:rPr>
            </w:pPr>
            <w:r w:rsidRPr="00F31509">
              <w:rPr>
                <w:rFonts w:asciiTheme="majorBidi" w:hAnsiTheme="majorBidi" w:cstheme="majorBidi"/>
                <w:lang w:val="en-GB"/>
              </w:rPr>
              <w:t>Implied Measurement Error</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Official</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1.0</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0.0%</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Semi-official</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0.9</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10%</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Imputed</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0.85</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15%</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Estimated</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0.6</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40%</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Missing</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NA</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NA</w:t>
            </w:r>
          </w:p>
        </w:tc>
      </w:tr>
    </w:tbl>
    <w:p w:rsidR="004F65E4" w:rsidRPr="00F31509" w:rsidRDefault="004F65E4" w:rsidP="004F65E4">
      <w:pPr>
        <w:pStyle w:val="ListParagraph"/>
        <w:ind w:left="0"/>
        <w:jc w:val="both"/>
        <w:rPr>
          <w:rFonts w:asciiTheme="majorBidi" w:hAnsiTheme="majorBidi" w:cstheme="majorBidi"/>
          <w:color w:val="000000" w:themeColor="text1"/>
        </w:rPr>
      </w:pPr>
    </w:p>
    <w:p w:rsidR="004F65E4" w:rsidRPr="00F31509" w:rsidRDefault="004F65E4" w:rsidP="003C6AA5">
      <w:pPr>
        <w:pStyle w:val="ListParagraph"/>
        <w:numPr>
          <w:ilvl w:val="0"/>
          <w:numId w:val="29"/>
        </w:numPr>
        <w:jc w:val="both"/>
        <w:rPr>
          <w:rFonts w:asciiTheme="majorBidi" w:hAnsiTheme="majorBidi" w:cstheme="majorBidi"/>
          <w:b/>
          <w:bCs/>
          <w:i/>
          <w:iCs/>
          <w:color w:val="000000" w:themeColor="text1"/>
        </w:rPr>
      </w:pPr>
      <w:r w:rsidRPr="00F31509">
        <w:rPr>
          <w:rFonts w:asciiTheme="majorBidi" w:hAnsiTheme="majorBidi" w:cstheme="majorBidi"/>
          <w:b/>
          <w:bCs/>
          <w:i/>
          <w:iCs/>
          <w:color w:val="000000" w:themeColor="text1"/>
        </w:rPr>
        <w:t>Quality of a country’s statistical system</w:t>
      </w:r>
    </w:p>
    <w:p w:rsidR="004F65E4" w:rsidRPr="00F31509" w:rsidRDefault="004F65E4" w:rsidP="004F65E4">
      <w:pPr>
        <w:pStyle w:val="ListParagraph"/>
        <w:ind w:left="0"/>
        <w:jc w:val="both"/>
        <w:rPr>
          <w:rFonts w:asciiTheme="majorBidi" w:hAnsiTheme="majorBidi" w:cstheme="majorBidi"/>
          <w:b/>
          <w:bCs/>
          <w:i/>
          <w:iCs/>
          <w:color w:val="000000" w:themeColor="text1"/>
        </w:rPr>
      </w:pPr>
    </w:p>
    <w:p w:rsidR="004F65E4" w:rsidRPr="00F31509" w:rsidRDefault="004F65E4" w:rsidP="004F65E4">
      <w:pPr>
        <w:pStyle w:val="ListParagraph"/>
        <w:ind w:left="0"/>
        <w:jc w:val="both"/>
        <w:rPr>
          <w:rFonts w:asciiTheme="majorBidi" w:hAnsiTheme="majorBidi" w:cstheme="majorBidi"/>
          <w:color w:val="000000" w:themeColor="text1"/>
        </w:rPr>
      </w:pPr>
      <w:r w:rsidRPr="00F31509">
        <w:rPr>
          <w:rFonts w:asciiTheme="majorBidi" w:eastAsia="Times New Roman" w:hAnsiTheme="majorBidi" w:cstheme="majorBidi"/>
          <w:color w:val="000000" w:themeColor="text1"/>
        </w:rPr>
        <w:t>To capture cross-country differences for the same flag, information from the assessment of statistical systems from the Global Strategy has been used to fine-tune the levels of confidence and thus determine the final confidence intervals for every estimate. Most of the information was gleaned from the Country Assessment Questionnaires (CAQs) processed by the Global Strategy to improve Rural and Agricultural Statistics</w:t>
      </w:r>
      <w:r w:rsidR="00992213" w:rsidRPr="00F31509">
        <w:rPr>
          <w:rFonts w:asciiTheme="majorBidi" w:eastAsia="Times New Roman" w:hAnsiTheme="majorBidi" w:cstheme="majorBidi"/>
          <w:color w:val="000000" w:themeColor="text1"/>
        </w:rPr>
        <w:t>, which however do not provide a full global coverage.</w:t>
      </w:r>
    </w:p>
    <w:p w:rsidR="004F65E4" w:rsidRPr="00F31509" w:rsidRDefault="004F65E4" w:rsidP="004F65E4">
      <w:pPr>
        <w:pStyle w:val="ListParagraph"/>
        <w:ind w:left="0"/>
        <w:jc w:val="both"/>
        <w:rPr>
          <w:rFonts w:asciiTheme="majorBidi" w:hAnsiTheme="majorBidi" w:cstheme="majorBidi"/>
          <w:color w:val="000000" w:themeColor="text1"/>
        </w:rPr>
      </w:pPr>
    </w:p>
    <w:p w:rsidR="004F65E4" w:rsidRPr="00F31509" w:rsidRDefault="004F65E4" w:rsidP="004F65E4">
      <w:pPr>
        <w:pStyle w:val="ListParagraph"/>
        <w:ind w:left="0"/>
        <w:jc w:val="both"/>
        <w:rPr>
          <w:rFonts w:asciiTheme="majorBidi" w:hAnsiTheme="majorBidi" w:cstheme="majorBidi"/>
          <w:color w:val="000000" w:themeColor="text1"/>
        </w:rPr>
      </w:pPr>
      <w:r w:rsidRPr="00F31509">
        <w:rPr>
          <w:rFonts w:asciiTheme="majorBidi" w:eastAsia="Times New Roman" w:hAnsiTheme="majorBidi" w:cstheme="majorBidi"/>
          <w:color w:val="000000" w:themeColor="text1"/>
        </w:rPr>
        <w:t xml:space="preserve">FBS compilers at country level may want to use the FAO confidence intervals as a first approximation of the quality of the estimates. Country level FBS compilers are likely to have more </w:t>
      </w:r>
      <w:r w:rsidR="00EB3FCC" w:rsidRPr="00F31509">
        <w:rPr>
          <w:rFonts w:asciiTheme="majorBidi" w:eastAsia="Times New Roman" w:hAnsiTheme="majorBidi" w:cstheme="majorBidi"/>
          <w:color w:val="000000" w:themeColor="text1"/>
        </w:rPr>
        <w:t xml:space="preserve">information </w:t>
      </w:r>
      <w:r w:rsidR="00EB3FCC" w:rsidRPr="00F31509">
        <w:rPr>
          <w:rFonts w:asciiTheme="majorBidi" w:eastAsia="Times New Roman" w:hAnsiTheme="majorBidi" w:cstheme="majorBidi"/>
          <w:color w:val="000000" w:themeColor="text1"/>
        </w:rPr>
        <w:lastRenderedPageBreak/>
        <w:t xml:space="preserve">available, </w:t>
      </w:r>
      <w:r w:rsidRPr="00F31509">
        <w:rPr>
          <w:rFonts w:asciiTheme="majorBidi" w:eastAsia="Times New Roman" w:hAnsiTheme="majorBidi" w:cstheme="majorBidi"/>
          <w:color w:val="000000" w:themeColor="text1"/>
        </w:rPr>
        <w:t>and more reliable information</w:t>
      </w:r>
      <w:r w:rsidR="00EB3FCC" w:rsidRPr="00F31509">
        <w:rPr>
          <w:rFonts w:asciiTheme="majorBidi" w:eastAsia="Times New Roman" w:hAnsiTheme="majorBidi" w:cstheme="majorBidi"/>
          <w:color w:val="000000" w:themeColor="text1"/>
        </w:rPr>
        <w:t>,</w:t>
      </w:r>
      <w:r w:rsidRPr="00F31509">
        <w:rPr>
          <w:rFonts w:asciiTheme="majorBidi" w:eastAsia="Times New Roman" w:hAnsiTheme="majorBidi" w:cstheme="majorBidi"/>
          <w:color w:val="000000" w:themeColor="text1"/>
        </w:rPr>
        <w:t xml:space="preserve"> about their statistical system in general and individual FBS variables in particular. They are therefore strongly encouraged to carefully review the FAO confidence intervals, compare them with specific information available from their statistical system/experience and replace where appropriate. </w:t>
      </w:r>
    </w:p>
    <w:p w:rsidR="004F65E4" w:rsidRPr="00F31509" w:rsidRDefault="004F65E4" w:rsidP="000264F4">
      <w:pPr>
        <w:pStyle w:val="Heading2"/>
      </w:pPr>
      <w:bookmarkStart w:id="86" w:name="_Toc421025843"/>
      <w:bookmarkStart w:id="87" w:name="_Toc428383829"/>
      <w:bookmarkStart w:id="88" w:name="_Toc428436051"/>
      <w:bookmarkStart w:id="89" w:name="_Toc428436352"/>
      <w:bookmarkStart w:id="90" w:name="_Toc428436478"/>
      <w:r w:rsidRPr="00F31509">
        <w:t>Standardization</w:t>
      </w:r>
      <w:bookmarkEnd w:id="86"/>
      <w:bookmarkEnd w:id="87"/>
      <w:bookmarkEnd w:id="88"/>
      <w:bookmarkEnd w:id="89"/>
      <w:bookmarkEnd w:id="90"/>
    </w:p>
    <w:p w:rsidR="004F65E4" w:rsidRPr="00F31509" w:rsidRDefault="004F65E4" w:rsidP="009571C8">
      <w:pPr>
        <w:pStyle w:val="Heading3"/>
        <w:rPr>
          <w:rFonts w:asciiTheme="majorBidi" w:hAnsiTheme="majorBidi" w:cstheme="majorBidi"/>
          <w:lang w:val="en-GB"/>
        </w:rPr>
      </w:pPr>
      <w:bookmarkStart w:id="91" w:name="_Toc421025844"/>
      <w:r w:rsidRPr="00F31509">
        <w:rPr>
          <w:rFonts w:asciiTheme="majorBidi" w:hAnsiTheme="majorBidi" w:cstheme="majorBidi"/>
          <w:lang w:val="en-GB"/>
        </w:rPr>
        <w:t>FBS</w:t>
      </w:r>
      <w:r w:rsidR="00312896" w:rsidRPr="00F31509">
        <w:rPr>
          <w:rFonts w:asciiTheme="majorBidi" w:hAnsiTheme="majorBidi" w:cstheme="majorBidi"/>
          <w:lang w:val="en-GB"/>
        </w:rPr>
        <w:t>s</w:t>
      </w:r>
      <w:r w:rsidRPr="00F31509">
        <w:rPr>
          <w:rFonts w:asciiTheme="majorBidi" w:hAnsiTheme="majorBidi" w:cstheme="majorBidi"/>
          <w:lang w:val="en-GB"/>
        </w:rPr>
        <w:t xml:space="preserve"> and SUAs</w:t>
      </w:r>
      <w:bookmarkEnd w:id="91"/>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In general</w:t>
      </w:r>
      <w:r w:rsidRPr="00F31509">
        <w:rPr>
          <w:rStyle w:val="FootnoteReference"/>
          <w:rFonts w:asciiTheme="majorBidi" w:eastAsia="Times New Roman" w:hAnsiTheme="majorBidi" w:cstheme="majorBidi"/>
          <w:color w:val="000000" w:themeColor="text1"/>
          <w:lang w:val="en-GB"/>
        </w:rPr>
        <w:footnoteReference w:id="33"/>
      </w:r>
      <w:r w:rsidRPr="00F31509">
        <w:rPr>
          <w:rFonts w:asciiTheme="majorBidi" w:eastAsia="Times New Roman" w:hAnsiTheme="majorBidi" w:cstheme="majorBidi"/>
          <w:color w:val="000000" w:themeColor="text1"/>
          <w:lang w:val="en-GB"/>
        </w:rPr>
        <w:t>, food balance sheets present all variables of a supply-utilization balance in their primary equivalents. For instance, in the balance for wheat all elements are expressed in wheat as a primary product, while the only variables that are readily available in their primary forms are production and, in principle, seed use of wheat. In many cases, information in terms of primary equivalents is not</w:t>
      </w:r>
      <w:r w:rsidR="00C84C98" w:rsidRPr="00F31509">
        <w:rPr>
          <w:rFonts w:asciiTheme="majorBidi" w:eastAsia="Times New Roman" w:hAnsiTheme="majorBidi" w:cstheme="majorBidi"/>
          <w:color w:val="000000" w:themeColor="text1"/>
          <w:lang w:val="en-GB"/>
        </w:rPr>
        <w:t xml:space="preserve"> available</w:t>
      </w:r>
      <w:r w:rsidRPr="00F31509">
        <w:rPr>
          <w:rFonts w:asciiTheme="majorBidi" w:eastAsia="Times New Roman" w:hAnsiTheme="majorBidi" w:cstheme="majorBidi"/>
          <w:color w:val="000000" w:themeColor="text1"/>
          <w:lang w:val="en-GB"/>
        </w:rPr>
        <w:t>, or only partially available. Imports or exports of wheat, for instance, take place in the form of wheat, but also in the form of different wheat products such as flour (1</w:t>
      </w:r>
      <w:r w:rsidRPr="00F31509">
        <w:rPr>
          <w:rFonts w:asciiTheme="majorBidi" w:eastAsia="Times New Roman" w:hAnsiTheme="majorBidi" w:cstheme="majorBidi"/>
          <w:color w:val="000000" w:themeColor="text1"/>
          <w:vertAlign w:val="superscript"/>
          <w:lang w:val="en-GB"/>
        </w:rPr>
        <w:t>st</w:t>
      </w:r>
      <w:r w:rsidRPr="00F31509">
        <w:rPr>
          <w:rFonts w:asciiTheme="majorBidi" w:eastAsia="Times New Roman" w:hAnsiTheme="majorBidi" w:cstheme="majorBidi"/>
          <w:color w:val="000000" w:themeColor="text1"/>
          <w:lang w:val="en-GB"/>
        </w:rPr>
        <w:t xml:space="preserve"> level of processing), bread or pastry (2</w:t>
      </w:r>
      <w:r w:rsidRPr="00F31509">
        <w:rPr>
          <w:rFonts w:asciiTheme="majorBidi" w:eastAsia="Times New Roman" w:hAnsiTheme="majorBidi" w:cstheme="majorBidi"/>
          <w:color w:val="000000" w:themeColor="text1"/>
          <w:vertAlign w:val="superscript"/>
          <w:lang w:val="en-GB"/>
        </w:rPr>
        <w:t>nd</w:t>
      </w:r>
      <w:r w:rsidRPr="00F31509">
        <w:rPr>
          <w:rFonts w:asciiTheme="majorBidi" w:eastAsia="Times New Roman" w:hAnsiTheme="majorBidi" w:cstheme="majorBidi"/>
          <w:color w:val="000000" w:themeColor="text1"/>
          <w:lang w:val="en-GB"/>
        </w:rPr>
        <w:t xml:space="preserve"> level of processing) or even more processed forms.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Some variables of the balance may be exclusively available in their processed forms. Food of wheat, for instance, only exists in the form of flour, or in the form of flour products such as bread, noodles, pastry or biscuits. Wheat is practically never eaten as such</w:t>
      </w:r>
      <w:r w:rsidR="00C84C98"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the same holds for all other cereals and indeed many primary products.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Given the fact that all variables of the balance (bar production) occur in practice in forms other than their primary form, all variables need to be converted back to primary equivalents. This allows comparisons of the various variables with each other, and eventually the union of them together into a balance. </w:t>
      </w:r>
      <w:r w:rsidR="00C84C98" w:rsidRPr="00F31509">
        <w:rPr>
          <w:rFonts w:asciiTheme="majorBidi" w:eastAsia="Times New Roman" w:hAnsiTheme="majorBidi" w:cstheme="majorBidi"/>
          <w:color w:val="000000" w:themeColor="text1"/>
          <w:lang w:val="en-GB"/>
        </w:rPr>
        <w:t>Put d</w:t>
      </w:r>
      <w:r w:rsidRPr="00F31509">
        <w:rPr>
          <w:rFonts w:asciiTheme="majorBidi" w:eastAsia="Times New Roman" w:hAnsiTheme="majorBidi" w:cstheme="majorBidi"/>
          <w:color w:val="000000" w:themeColor="text1"/>
          <w:lang w:val="en-GB"/>
        </w:rPr>
        <w:t>ifferently, only if all elements are expressed using a common denominator can they be added up in the FBS balance. To this end, the FAO Statistics Division has developed a process known as “standardization”, which is analogous to a process of creating a common denominator that allows processed products to be added up and expressed in their primary product equivalents. The different processing steps in the food chain create many processed products which all need to be “rolled-up” into their primary equivalents. Supply and use of these processed products are also put into balances, which are here referred to as Supply Utilization Accounts (SUAs), at least by the FAO Statistics Division. Even if the naming convention reflects tradition rather than statistical or economic rationale, it has been maintained here for the sake of simplicity and continuity.</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new methodology has adopted the standardization method of the previous method in principle. It largely maintains existing processing streams and thus the same commodity tree structure. The standardization programmes have been re-written in the R language and a number of problems have been addressed in this process. Important changes have also been implemented in the parameters that link the processing levels, notably the so-called extraction rates. The same holds for other parameters, such as nutrient conversion factors and shares of uses (splitting utilization side). </w:t>
      </w:r>
    </w:p>
    <w:p w:rsidR="004F65E4" w:rsidRPr="00F31509" w:rsidRDefault="004F65E4" w:rsidP="00F17666">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i/>
          <w:iCs/>
          <w:color w:val="000000" w:themeColor="text1"/>
          <w:lang w:val="en-GB"/>
        </w:rPr>
        <w:t>Extraction rates (ERs).</w:t>
      </w:r>
      <w:r w:rsidRPr="00F31509">
        <w:rPr>
          <w:rFonts w:asciiTheme="majorBidi" w:eastAsia="Times New Roman" w:hAnsiTheme="majorBidi" w:cstheme="majorBidi"/>
          <w:color w:val="000000" w:themeColor="text1"/>
          <w:lang w:val="en-GB"/>
        </w:rPr>
        <w:t xml:space="preserve"> Extraction rates reflect the amount of primary product that sits in the next level of processed product; for instance, the extraction rate of wheat flour is, without going into the specificities of a country’s milling sector, about 0.79. This simply means that 1 tonne of wheat that goes through a country’s flour milling industry renders on average 790 kg of flour. Flour milling also produces a certain amount of bran, on average 180kg as well as a certain amount of wheat germ, e.g. </w:t>
      </w:r>
      <w:r w:rsidRPr="00F31509">
        <w:rPr>
          <w:rFonts w:asciiTheme="majorBidi" w:eastAsia="Times New Roman" w:hAnsiTheme="majorBidi" w:cstheme="majorBidi"/>
          <w:color w:val="000000" w:themeColor="text1"/>
          <w:lang w:val="en-GB"/>
        </w:rPr>
        <w:lastRenderedPageBreak/>
        <w:t xml:space="preserve">20kg. The remaining 10 kg are losses that occur in the milling process. A detailed account of changes in the used extraction rates is dealt with in a separate document; thus, it should suffice here to </w:t>
      </w:r>
      <w:r w:rsidR="00F17666">
        <w:rPr>
          <w:rFonts w:asciiTheme="majorBidi" w:eastAsia="Times New Roman" w:hAnsiTheme="majorBidi" w:cstheme="majorBidi"/>
          <w:color w:val="000000" w:themeColor="text1"/>
          <w:lang w:val="en-GB"/>
        </w:rPr>
        <w:t>mention that</w:t>
      </w:r>
      <w:r w:rsidRPr="00F31509">
        <w:rPr>
          <w:rFonts w:asciiTheme="majorBidi" w:eastAsia="Times New Roman" w:hAnsiTheme="majorBidi" w:cstheme="majorBidi"/>
          <w:color w:val="000000" w:themeColor="text1"/>
          <w:lang w:val="en-GB"/>
        </w:rPr>
        <w:t xml:space="preserve"> that all extraction rates are now exogenously assumed. In the past, some extraction rates were implicit (endogenous), calculated from available information for processed production (e.g. flour) and an allocation of primary products for processing (e.g. wheat). While endogenous extraction rates are largely limited to developed countries and a limited number of products, this process often created implicit extraction rates with highly unlikely values. For Japan’s cereal sector, for instance, the extraction rates were unduly low, suggesting that the country’s flour milling industry is processing wheat in an inefficient way. In reality, the opposite is true. The reason for the low implicit extraction rate lies not in a low estimate for flour produced in Japan, but in the high allocation of wheat going into its flour milling industry. The new approach therefore is to keep flour production as a starting point, apply a reasonable extraction rate and calculate primary food (</w:t>
      </w:r>
      <w:r w:rsidR="00992213" w:rsidRPr="00F31509">
        <w:rPr>
          <w:rFonts w:asciiTheme="majorBidi" w:eastAsia="Times New Roman" w:hAnsiTheme="majorBidi" w:cstheme="majorBidi"/>
          <w:color w:val="000000" w:themeColor="text1"/>
          <w:lang w:val="en-GB"/>
        </w:rPr>
        <w:t xml:space="preserve">in this case </w:t>
      </w:r>
      <w:r w:rsidRPr="00F31509">
        <w:rPr>
          <w:rFonts w:asciiTheme="majorBidi" w:eastAsia="Times New Roman" w:hAnsiTheme="majorBidi" w:cstheme="majorBidi"/>
          <w:color w:val="000000" w:themeColor="text1"/>
          <w:lang w:val="en-GB"/>
        </w:rPr>
        <w:t>wheat) based on flour production and the given extraction rate. The added advantage of this process is a simplification in the standardization method and the possibility to get rid of a complicated ex-post reallocation process between processed products.</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i/>
          <w:iCs/>
          <w:color w:val="000000" w:themeColor="text1"/>
          <w:szCs w:val="24"/>
          <w:lang w:val="en-GB"/>
        </w:rPr>
        <w:t>Nutrient conversion factors.</w:t>
      </w:r>
      <w:r w:rsidRPr="00F31509">
        <w:rPr>
          <w:rFonts w:asciiTheme="majorBidi" w:hAnsiTheme="majorBidi" w:cstheme="majorBidi"/>
          <w:color w:val="000000" w:themeColor="text1"/>
          <w:szCs w:val="24"/>
          <w:lang w:val="en-GB"/>
        </w:rPr>
        <w:t xml:space="preserve"> Food balance sheets provide an account not only of quantities of food supplied and utilized, but they also provide an account of key nutrients, such as calories, protein and fat. Other nutrients could be added. As food products are typically eaten in processed form (rather than primary), nutrient conversion factors also apply to and are available for processed products. The new approach applies calorie conversion factors typically at the 1</w:t>
      </w:r>
      <w:r w:rsidRPr="00F31509">
        <w:rPr>
          <w:rFonts w:asciiTheme="majorBidi" w:hAnsiTheme="majorBidi" w:cstheme="majorBidi"/>
          <w:color w:val="000000" w:themeColor="text1"/>
          <w:szCs w:val="24"/>
          <w:vertAlign w:val="superscript"/>
          <w:lang w:val="en-GB"/>
        </w:rPr>
        <w:t>st</w:t>
      </w:r>
      <w:r w:rsidRPr="00F31509">
        <w:rPr>
          <w:rFonts w:asciiTheme="majorBidi" w:hAnsiTheme="majorBidi" w:cstheme="majorBidi"/>
          <w:color w:val="000000" w:themeColor="text1"/>
          <w:szCs w:val="24"/>
          <w:lang w:val="en-GB"/>
        </w:rPr>
        <w:t xml:space="preserve"> level of processing. For the example of wheat, this means that the calorie, fat and protein conversion takes place at the flour level. The nutrient conversion for biscuits takes place when biscuits have been split up according to their shares, at the level of sugar, flour and vegetable oils.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i/>
          <w:iCs/>
          <w:color w:val="000000" w:themeColor="text1"/>
          <w:szCs w:val="24"/>
          <w:lang w:val="en-GB"/>
        </w:rPr>
        <w:t xml:space="preserve">Shares for different uses. </w:t>
      </w:r>
      <w:r w:rsidRPr="00F31509">
        <w:rPr>
          <w:rFonts w:asciiTheme="majorBidi" w:hAnsiTheme="majorBidi" w:cstheme="majorBidi"/>
          <w:color w:val="000000" w:themeColor="text1"/>
          <w:szCs w:val="24"/>
          <w:lang w:val="en-GB"/>
        </w:rPr>
        <w:t xml:space="preserve">In the current approach, the utilization side is constructed by applying fixed shares to availability. This applies to feed, waste, food manufacture and in part also to other variables. The new approach made an effort to determine all forms of utilization by the factors that drive them rather than applying simple shares to availability. This means that shares in the previous methodology (e.g. for feed or waste) are no longer required. The shares of food that enter a manufacturing process outside the normal commodity trees are a notable exception.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i/>
          <w:iCs/>
          <w:color w:val="000000" w:themeColor="text1"/>
          <w:szCs w:val="24"/>
          <w:lang w:val="en-GB"/>
        </w:rPr>
        <w:t xml:space="preserve">Shares for food manufacture. </w:t>
      </w:r>
      <w:r w:rsidRPr="00F31509">
        <w:rPr>
          <w:rFonts w:asciiTheme="majorBidi" w:hAnsiTheme="majorBidi" w:cstheme="majorBidi"/>
          <w:color w:val="000000" w:themeColor="text1"/>
          <w:szCs w:val="24"/>
          <w:lang w:val="en-GB"/>
        </w:rPr>
        <w:t xml:space="preserve">For some FBS commodity trees, the underlying set of processing activities is rather diverse, resulting in many links between trees. These commodities are pruned off the main trees and crafted into the FBS as a separate balance. As separate branches, they re-enter the balances as processed rather than primary products. They include products such as sweeteners, beer, or other alcoholic beverages. During the process of food manufacturing and processing, these products often receive inputs from several FBS commodities. As an example, beer can and is being produced from many different starchy inputs, i.e. barley, maize, wheat, or sorghum, but also more exotic products such as bananas or plantains. In order to avoid double counting, they need to be identified as separate products in the FBS, and are not included in the original commodity tree. </w:t>
      </w:r>
    </w:p>
    <w:p w:rsidR="004F65E4" w:rsidRPr="00F31509" w:rsidRDefault="004F65E4" w:rsidP="000264F4">
      <w:pPr>
        <w:pStyle w:val="Heading2"/>
      </w:pPr>
      <w:bookmarkStart w:id="92" w:name="_Toc421025845"/>
      <w:bookmarkStart w:id="93" w:name="_Toc428383830"/>
      <w:bookmarkStart w:id="94" w:name="_Toc428436052"/>
      <w:bookmarkStart w:id="95" w:name="_Toc428436353"/>
      <w:bookmarkStart w:id="96" w:name="_Toc428436479"/>
      <w:r w:rsidRPr="00F31509">
        <w:t>SUAs and processed products</w:t>
      </w:r>
      <w:bookmarkEnd w:id="92"/>
      <w:bookmarkEnd w:id="93"/>
      <w:bookmarkEnd w:id="94"/>
      <w:bookmarkEnd w:id="95"/>
      <w:bookmarkEnd w:id="96"/>
    </w:p>
    <w:p w:rsidR="004F65E4" w:rsidRPr="00F31509" w:rsidRDefault="004F65E4" w:rsidP="00A25C4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Every primary product is the basis for a broad variety of processed products</w:t>
      </w:r>
      <w:r w:rsidR="00A25C44"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A modern food-processing sector is characterized by a vast variety of different products; the further one goes down the processing chain, the more possible combinations and varieties of food products there are. </w:t>
      </w:r>
      <w:r w:rsidRPr="00F31509">
        <w:rPr>
          <w:rFonts w:asciiTheme="majorBidi" w:hAnsiTheme="majorBidi" w:cstheme="majorBidi"/>
          <w:color w:val="000000" w:themeColor="text1"/>
          <w:szCs w:val="24"/>
          <w:lang w:val="en-GB"/>
        </w:rPr>
        <w:lastRenderedPageBreak/>
        <w:t>Information from the USDA database on food nutrients (ARS SR 27</w:t>
      </w:r>
      <w:r w:rsidRPr="00F31509">
        <w:rPr>
          <w:rStyle w:val="FootnoteReference"/>
          <w:rFonts w:asciiTheme="majorBidi" w:hAnsiTheme="majorBidi" w:cstheme="majorBidi"/>
          <w:color w:val="000000" w:themeColor="text1"/>
          <w:szCs w:val="24"/>
          <w:lang w:val="en-GB"/>
        </w:rPr>
        <w:footnoteReference w:id="34"/>
      </w:r>
      <w:r w:rsidRPr="00F31509">
        <w:rPr>
          <w:rFonts w:asciiTheme="majorBidi" w:hAnsiTheme="majorBidi" w:cstheme="majorBidi"/>
          <w:color w:val="000000" w:themeColor="text1"/>
          <w:szCs w:val="24"/>
          <w:lang w:val="en-GB"/>
        </w:rPr>
        <w:t xml:space="preserve">), for instance, suggests that out of the 10 basic commodity groups (cereals, oilseeds, etc.) and the 60 primary FBS commodities, the US food industry produces more than 8000 different food products. These products can be consumed in the US but also be exported to destinations abroad. No doubt, not all 8000 processed food products are genuinely different in their food composition; many are simply different brand names with the same or similar combinations of first level food processing products. But the many different combinations suggest that the variety of food products is indeed large and that many more than 60 products are being eaten and traded. Trade information is available for about 3000 products. About 300 are genuinely distinguishable in terms of their composition and need to be converted into their primary equivalents. </w:t>
      </w:r>
    </w:p>
    <w:p w:rsidR="004F65E4" w:rsidRPr="00F31509" w:rsidRDefault="004F65E4" w:rsidP="000264F4">
      <w:pPr>
        <w:pStyle w:val="Heading2"/>
      </w:pPr>
      <w:bookmarkStart w:id="97" w:name="_Toc421025846"/>
      <w:bookmarkStart w:id="98" w:name="_Toc428383831"/>
      <w:bookmarkStart w:id="99" w:name="_Toc428436053"/>
      <w:bookmarkStart w:id="100" w:name="_Toc428436354"/>
      <w:bookmarkStart w:id="101" w:name="_Toc428436480"/>
      <w:r w:rsidRPr="00F31509">
        <w:t>SUAs and commodity trees</w:t>
      </w:r>
      <w:bookmarkEnd w:id="97"/>
      <w:bookmarkEnd w:id="98"/>
      <w:bookmarkEnd w:id="99"/>
      <w:bookmarkEnd w:id="100"/>
      <w:bookmarkEnd w:id="101"/>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Standardization, i.e. the conversion and subsequent aggregation of processed products into their primary equivalents, aims to bring these products into a hierarchical order that reflects the various food processing chains in which primary products are converted into their processed equivalents. The most straightforward way to depict the hierarchy is in the form of commodity trees. The primary product, say wheat, represents the stem of such a tree. The main components of the first level processing (flour, bran and germ) form the main branches of the tree; eventually these split into ever finer twigs of higher levels of processing (bread, rolls, or dextrose). The hierarchy between various levels of processing captures the various steps of processing; the different levels and products are connected through the extraction rates (see </w:t>
      </w:r>
      <w:fldSimple w:instr=" REF _Ref421004099 \h  \* MERGEFORMAT ">
        <w:r w:rsidR="00AA4884" w:rsidRPr="00F31509">
          <w:rPr>
            <w:rFonts w:asciiTheme="majorBidi" w:eastAsia="Times New Roman" w:hAnsiTheme="majorBidi" w:cstheme="majorBidi"/>
            <w:lang w:val="en-GB"/>
          </w:rPr>
          <w:t>Figure 2</w:t>
        </w:r>
      </w:fldSimple>
      <w:r w:rsidRPr="00F31509">
        <w:rPr>
          <w:rFonts w:asciiTheme="majorBidi" w:eastAsia="Times New Roman" w:hAnsiTheme="majorBidi" w:cstheme="majorBidi"/>
          <w:color w:val="000000" w:themeColor="text1"/>
          <w:lang w:val="en-GB"/>
        </w:rPr>
        <w:t xml:space="preserve"> below and other examples in section on classification</w:t>
      </w:r>
      <w:r w:rsidR="00891363" w:rsidRPr="00F31509">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w:t>
      </w:r>
    </w:p>
    <w:p w:rsidR="004F65E4" w:rsidRPr="00F31509" w:rsidRDefault="00040401" w:rsidP="004F65E4">
      <w:pPr>
        <w:keepNext/>
        <w:jc w:val="both"/>
        <w:rPr>
          <w:rFonts w:asciiTheme="majorBidi" w:hAnsiTheme="majorBidi" w:cstheme="majorBidi"/>
          <w:lang w:val="en-GB"/>
        </w:rPr>
      </w:pPr>
      <w:r w:rsidRPr="00F31509">
        <w:rPr>
          <w:rFonts w:asciiTheme="majorBidi" w:hAnsiTheme="majorBidi" w:cstheme="majorBidi"/>
          <w:noProof/>
          <w:color w:val="000000" w:themeColor="text1"/>
          <w:szCs w:val="24"/>
          <w:lang w:eastAsia="en-US"/>
        </w:rPr>
        <w:lastRenderedPageBreak/>
        <w:drawing>
          <wp:inline distT="0" distB="0" distL="0" distR="0">
            <wp:extent cx="5775960" cy="4770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5960" cy="4770120"/>
                    </a:xfrm>
                    <a:prstGeom prst="rect">
                      <a:avLst/>
                    </a:prstGeom>
                    <a:noFill/>
                    <a:ln>
                      <a:noFill/>
                    </a:ln>
                  </pic:spPr>
                </pic:pic>
              </a:graphicData>
            </a:graphic>
          </wp:inline>
        </w:drawing>
      </w:r>
    </w:p>
    <w:p w:rsidR="004F65E4" w:rsidRPr="00F31509" w:rsidRDefault="004F65E4" w:rsidP="004F65E4">
      <w:pPr>
        <w:pStyle w:val="Caption"/>
        <w:jc w:val="both"/>
        <w:rPr>
          <w:rFonts w:asciiTheme="majorBidi" w:hAnsiTheme="majorBidi" w:cstheme="majorBidi"/>
          <w:b/>
          <w:bCs/>
          <w:sz w:val="22"/>
          <w:szCs w:val="32"/>
          <w:lang w:val="en-GB"/>
        </w:rPr>
      </w:pPr>
      <w:bookmarkStart w:id="102" w:name="_Ref421004099"/>
      <w:bookmarkStart w:id="103" w:name="_Toc421026209"/>
      <w:bookmarkStart w:id="104" w:name="_Toc428383853"/>
      <w:bookmarkStart w:id="105" w:name="_Toc430872504"/>
      <w:r w:rsidRPr="00F31509">
        <w:rPr>
          <w:rFonts w:asciiTheme="majorBidi" w:hAnsiTheme="majorBidi" w:cstheme="majorBidi"/>
          <w:sz w:val="22"/>
          <w:szCs w:val="22"/>
          <w:lang w:val="en-GB"/>
        </w:rPr>
        <w:t xml:space="preserve">Figure </w:t>
      </w:r>
      <w:r w:rsidR="001C3696" w:rsidRPr="00F31509">
        <w:rPr>
          <w:rFonts w:asciiTheme="majorBidi" w:hAnsiTheme="majorBidi" w:cstheme="majorBidi"/>
          <w:b/>
          <w:bCs/>
          <w:sz w:val="22"/>
          <w:szCs w:val="22"/>
          <w:lang w:val="en-GB"/>
        </w:rPr>
        <w:fldChar w:fldCharType="begin"/>
      </w:r>
      <w:r w:rsidRPr="00F31509">
        <w:rPr>
          <w:rFonts w:asciiTheme="majorBidi" w:hAnsiTheme="majorBidi" w:cstheme="majorBidi"/>
          <w:sz w:val="22"/>
          <w:szCs w:val="22"/>
          <w:lang w:val="en-GB"/>
        </w:rPr>
        <w:instrText xml:space="preserve"> SEQ Figure \* ARABIC </w:instrText>
      </w:r>
      <w:r w:rsidR="001C3696" w:rsidRPr="00F31509">
        <w:rPr>
          <w:rFonts w:asciiTheme="majorBidi" w:hAnsiTheme="majorBidi" w:cstheme="majorBidi"/>
          <w:b/>
          <w:bCs/>
          <w:sz w:val="22"/>
          <w:szCs w:val="22"/>
          <w:lang w:val="en-GB"/>
        </w:rPr>
        <w:fldChar w:fldCharType="separate"/>
      </w:r>
      <w:r w:rsidR="000B360D" w:rsidRPr="00F31509">
        <w:rPr>
          <w:rFonts w:asciiTheme="majorBidi" w:hAnsiTheme="majorBidi" w:cstheme="majorBidi"/>
          <w:noProof/>
          <w:sz w:val="22"/>
          <w:szCs w:val="22"/>
          <w:lang w:val="en-GB"/>
        </w:rPr>
        <w:t>2</w:t>
      </w:r>
      <w:r w:rsidR="001C3696" w:rsidRPr="00F31509">
        <w:rPr>
          <w:rFonts w:asciiTheme="majorBidi" w:hAnsiTheme="majorBidi" w:cstheme="majorBidi"/>
          <w:b/>
          <w:bCs/>
          <w:sz w:val="22"/>
          <w:szCs w:val="22"/>
          <w:lang w:val="en-GB"/>
        </w:rPr>
        <w:fldChar w:fldCharType="end"/>
      </w:r>
      <w:bookmarkEnd w:id="102"/>
      <w:r w:rsidRPr="00F31509">
        <w:rPr>
          <w:rFonts w:asciiTheme="majorBidi" w:hAnsiTheme="majorBidi" w:cstheme="majorBidi"/>
          <w:sz w:val="22"/>
          <w:szCs w:val="22"/>
          <w:lang w:val="en-GB"/>
        </w:rPr>
        <w:t>: Standardization of wheat, processing flows</w:t>
      </w:r>
      <w:bookmarkEnd w:id="103"/>
      <w:bookmarkEnd w:id="104"/>
      <w:bookmarkEnd w:id="105"/>
    </w:p>
    <w:p w:rsidR="004F65E4" w:rsidRPr="00F31509" w:rsidRDefault="004F65E4" w:rsidP="004F65E4">
      <w:pPr>
        <w:keepNext/>
        <w:keepLines/>
        <w:widowControl w:val="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A single tree cannot capture the fact that modern food processing connects such trees by combining the processed products of one tree with those of other trees (refined sugar with flour and refined vegetable oils, see below), or processed products with primary products such as milk and eggs with flour and vegetable oils for other bakery products. This means that the trees are actually connected with one another through processed food products. The trees also provide connections at lower levels of processing, e.g. wheat or maize germ is connected to the balance of vegetable oils; likewise, bran, the other 1</w:t>
      </w:r>
      <w:r w:rsidRPr="00F31509">
        <w:rPr>
          <w:rFonts w:asciiTheme="majorBidi" w:hAnsiTheme="majorBidi" w:cstheme="majorBidi"/>
          <w:color w:val="000000" w:themeColor="text1"/>
          <w:szCs w:val="24"/>
          <w:vertAlign w:val="superscript"/>
          <w:lang w:val="en-GB"/>
        </w:rPr>
        <w:t>st</w:t>
      </w:r>
      <w:r w:rsidRPr="00F31509">
        <w:rPr>
          <w:rFonts w:asciiTheme="majorBidi" w:hAnsiTheme="majorBidi" w:cstheme="majorBidi"/>
          <w:color w:val="000000" w:themeColor="text1"/>
          <w:szCs w:val="24"/>
          <w:lang w:val="en-GB"/>
        </w:rPr>
        <w:t xml:space="preserve"> level by-product of flour milling is connected to the feed balance (see section on feed use).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A review of the existing programmes revealed a number of issues. They included programming errors, breaks in the structure of the trees, hardcoded and undocumented exceptions, or as outlined above, inappropriate conversion factors. These problems become most visible when standardization leads to obviously wrong results, most notably negative utilization. </w:t>
      </w:r>
      <w:fldSimple w:instr=" REF _Ref420067962 \h  \* MERGEFORMAT ">
        <w:r w:rsidR="00AA4884" w:rsidRPr="00F31509">
          <w:rPr>
            <w:rFonts w:asciiTheme="majorBidi" w:eastAsia="Times New Roman" w:hAnsiTheme="majorBidi" w:cstheme="majorBidi"/>
            <w:color w:val="000000" w:themeColor="text1"/>
            <w:lang w:val="en-GB"/>
          </w:rPr>
          <w:t>Figure 3</w:t>
        </w:r>
      </w:fldSimple>
      <w:r w:rsidRPr="00F31509">
        <w:rPr>
          <w:rFonts w:asciiTheme="majorBidi" w:eastAsia="Times New Roman" w:hAnsiTheme="majorBidi" w:cstheme="majorBidi"/>
          <w:color w:val="000000" w:themeColor="text1"/>
          <w:lang w:val="en-GB"/>
        </w:rPr>
        <w:t xml:space="preserve"> below provides just one example of how wrong standardization can and indeed has led to increasing negative utilization. The current revisions tried to identify as many of these cases as possible and address them by using appropriate shares, identical commodity trees for different variables/elements of the balance and more reasonable extraction rates. </w:t>
      </w:r>
    </w:p>
    <w:p w:rsidR="004F65E4" w:rsidRPr="00F31509" w:rsidRDefault="00040401" w:rsidP="004F65E4">
      <w:pPr>
        <w:keepNext/>
        <w:jc w:val="both"/>
        <w:rPr>
          <w:rFonts w:asciiTheme="majorBidi" w:hAnsiTheme="majorBidi" w:cstheme="majorBidi"/>
          <w:color w:val="000000" w:themeColor="text1"/>
          <w:szCs w:val="24"/>
          <w:lang w:val="en-GB"/>
        </w:rPr>
      </w:pPr>
      <w:r w:rsidRPr="00F31509">
        <w:rPr>
          <w:rFonts w:asciiTheme="majorBidi" w:hAnsiTheme="majorBidi" w:cstheme="majorBidi"/>
          <w:noProof/>
          <w:color w:val="000000" w:themeColor="text1"/>
          <w:szCs w:val="24"/>
          <w:lang w:eastAsia="en-US"/>
        </w:rPr>
        <w:lastRenderedPageBreak/>
        <w:drawing>
          <wp:inline distT="0" distB="0" distL="0" distR="0">
            <wp:extent cx="5768340" cy="3444240"/>
            <wp:effectExtent l="0" t="0" r="22860" b="2286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4F65E4" w:rsidRPr="00F31509" w:rsidRDefault="004F65E4" w:rsidP="004F65E4">
      <w:pPr>
        <w:pStyle w:val="Caption"/>
        <w:jc w:val="both"/>
        <w:rPr>
          <w:rFonts w:asciiTheme="majorBidi" w:hAnsiTheme="majorBidi" w:cstheme="majorBidi"/>
          <w:b/>
          <w:color w:val="000000" w:themeColor="text1"/>
          <w:lang w:val="en-GB"/>
        </w:rPr>
      </w:pPr>
      <w:bookmarkStart w:id="106" w:name="_Ref420067962"/>
      <w:bookmarkStart w:id="107" w:name="_Toc420402581"/>
      <w:bookmarkStart w:id="108" w:name="_Toc420745884"/>
      <w:bookmarkStart w:id="109" w:name="_Ref420913719"/>
      <w:bookmarkStart w:id="110" w:name="_Toc421026210"/>
      <w:bookmarkStart w:id="111" w:name="_Toc428383854"/>
      <w:bookmarkStart w:id="112" w:name="_Toc430872505"/>
      <w:r w:rsidRPr="00F31509">
        <w:rPr>
          <w:rFonts w:asciiTheme="majorBidi" w:hAnsiTheme="majorBidi" w:cstheme="majorBidi"/>
          <w:color w:val="000000" w:themeColor="text1"/>
          <w:lang w:val="en-GB"/>
        </w:rPr>
        <w:t xml:space="preserve">Figure </w:t>
      </w:r>
      <w:r w:rsidR="001C3696" w:rsidRPr="00F31509">
        <w:rPr>
          <w:rFonts w:asciiTheme="majorBidi" w:hAnsiTheme="majorBidi" w:cstheme="majorBidi"/>
          <w:b/>
          <w:color w:val="000000" w:themeColor="text1"/>
          <w:lang w:val="en-GB"/>
        </w:rPr>
        <w:fldChar w:fldCharType="begin"/>
      </w:r>
      <w:r w:rsidRPr="00F31509">
        <w:rPr>
          <w:rFonts w:asciiTheme="majorBidi" w:hAnsiTheme="majorBidi" w:cstheme="majorBidi"/>
          <w:color w:val="000000" w:themeColor="text1"/>
          <w:lang w:val="en-GB"/>
        </w:rPr>
        <w:instrText xml:space="preserve"> SEQ Figure \* ARABIC </w:instrText>
      </w:r>
      <w:r w:rsidR="001C3696" w:rsidRPr="00F31509">
        <w:rPr>
          <w:rFonts w:asciiTheme="majorBidi" w:hAnsiTheme="majorBidi" w:cstheme="majorBidi"/>
          <w:b/>
          <w:color w:val="000000" w:themeColor="text1"/>
          <w:lang w:val="en-GB"/>
        </w:rPr>
        <w:fldChar w:fldCharType="separate"/>
      </w:r>
      <w:r w:rsidR="000B360D" w:rsidRPr="00F31509">
        <w:rPr>
          <w:rFonts w:asciiTheme="majorBidi" w:hAnsiTheme="majorBidi" w:cstheme="majorBidi"/>
          <w:noProof/>
          <w:color w:val="000000" w:themeColor="text1"/>
          <w:lang w:val="en-GB"/>
        </w:rPr>
        <w:t>3</w:t>
      </w:r>
      <w:r w:rsidR="001C3696" w:rsidRPr="00F31509">
        <w:rPr>
          <w:rFonts w:asciiTheme="majorBidi" w:hAnsiTheme="majorBidi" w:cstheme="majorBidi"/>
          <w:b/>
          <w:color w:val="000000" w:themeColor="text1"/>
          <w:lang w:val="en-GB"/>
        </w:rPr>
        <w:fldChar w:fldCharType="end"/>
      </w:r>
      <w:bookmarkEnd w:id="106"/>
      <w:r w:rsidRPr="00F31509">
        <w:rPr>
          <w:rFonts w:asciiTheme="majorBidi" w:hAnsiTheme="majorBidi" w:cstheme="majorBidi"/>
          <w:color w:val="000000" w:themeColor="text1"/>
          <w:lang w:val="en-GB"/>
        </w:rPr>
        <w:t>: Standardization and negative utilization</w:t>
      </w:r>
      <w:bookmarkEnd w:id="107"/>
      <w:bookmarkEnd w:id="108"/>
      <w:bookmarkEnd w:id="109"/>
      <w:bookmarkEnd w:id="110"/>
      <w:bookmarkEnd w:id="111"/>
      <w:bookmarkEnd w:id="112"/>
      <w:r w:rsidRPr="00F31509">
        <w:rPr>
          <w:rFonts w:asciiTheme="majorBidi" w:hAnsiTheme="majorBidi" w:cstheme="majorBidi"/>
          <w:color w:val="000000" w:themeColor="text1"/>
          <w:lang w:val="en-GB"/>
        </w:rPr>
        <w:t xml:space="preserve"> </w:t>
      </w:r>
    </w:p>
    <w:p w:rsidR="004F65E4" w:rsidRPr="00F31509" w:rsidRDefault="004F65E4" w:rsidP="004F65E4">
      <w:pPr>
        <w:jc w:val="both"/>
        <w:rPr>
          <w:rFonts w:asciiTheme="majorBidi" w:hAnsiTheme="majorBidi" w:cstheme="majorBidi"/>
          <w:color w:val="000000" w:themeColor="text1"/>
          <w:lang w:val="en-GB"/>
        </w:rPr>
      </w:pPr>
    </w:p>
    <w:p w:rsidR="004F65E4" w:rsidRPr="00F31509" w:rsidRDefault="004F65E4" w:rsidP="000264F4">
      <w:pPr>
        <w:pStyle w:val="Heading2"/>
      </w:pPr>
      <w:bookmarkStart w:id="113" w:name="_Toc421025847"/>
      <w:bookmarkStart w:id="114" w:name="_Toc428383832"/>
      <w:bookmarkStart w:id="115" w:name="_Toc428436054"/>
      <w:bookmarkStart w:id="116" w:name="_Toc428436355"/>
      <w:bookmarkStart w:id="117" w:name="_Toc428436481"/>
      <w:r w:rsidRPr="00F31509">
        <w:t>Standardization and trade</w:t>
      </w:r>
      <w:bookmarkEnd w:id="113"/>
      <w:bookmarkEnd w:id="114"/>
      <w:bookmarkEnd w:id="115"/>
      <w:bookmarkEnd w:id="116"/>
      <w:bookmarkEnd w:id="117"/>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Notionally, all </w:t>
      </w:r>
      <w:r w:rsidR="005729D3" w:rsidRPr="00F31509">
        <w:rPr>
          <w:rFonts w:asciiTheme="majorBidi" w:eastAsia="Times New Roman" w:hAnsiTheme="majorBidi" w:cstheme="majorBidi"/>
          <w:color w:val="000000" w:themeColor="text1"/>
          <w:lang w:val="en-GB"/>
        </w:rPr>
        <w:t xml:space="preserve">commodities </w:t>
      </w:r>
      <w:r w:rsidRPr="00F31509">
        <w:rPr>
          <w:rFonts w:asciiTheme="majorBidi" w:eastAsia="Times New Roman" w:hAnsiTheme="majorBidi" w:cstheme="majorBidi"/>
          <w:color w:val="000000" w:themeColor="text1"/>
          <w:lang w:val="en-GB"/>
        </w:rPr>
        <w:t xml:space="preserve">of the </w:t>
      </w:r>
      <w:r w:rsidR="005729D3" w:rsidRPr="00F31509">
        <w:rPr>
          <w:rFonts w:asciiTheme="majorBidi" w:eastAsia="Times New Roman" w:hAnsiTheme="majorBidi" w:cstheme="majorBidi"/>
          <w:color w:val="000000" w:themeColor="text1"/>
          <w:lang w:val="en-GB"/>
        </w:rPr>
        <w:t xml:space="preserve">SUAs </w:t>
      </w:r>
      <w:r w:rsidRPr="00F31509">
        <w:rPr>
          <w:rFonts w:asciiTheme="majorBidi" w:eastAsia="Times New Roman" w:hAnsiTheme="majorBidi" w:cstheme="majorBidi"/>
          <w:color w:val="000000" w:themeColor="text1"/>
          <w:lang w:val="en-GB"/>
        </w:rPr>
        <w:t>are to be standardized, i.e. all underlying processed products are to be converted back into their primary equivalents. If, for instance, wheat is stored in terms of flour, these quantities would need to be converted back into their wheat equivalents for stocks. Indeed, where data are available, this is being implemented. In practice, however, the lion’s share of information about processed products use and supply is limited to imports and exports. There are a number of aspects that deserve particular attention before trade can be standardized.</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i/>
          <w:iCs/>
          <w:color w:val="000000" w:themeColor="text1"/>
          <w:lang w:val="en-GB"/>
        </w:rPr>
        <w:t>Product specificity</w:t>
      </w:r>
      <w:r w:rsidRPr="00F31509">
        <w:rPr>
          <w:rFonts w:asciiTheme="majorBidi" w:eastAsia="Times New Roman" w:hAnsiTheme="majorBidi" w:cstheme="majorBidi"/>
          <w:color w:val="000000" w:themeColor="text1"/>
          <w:lang w:val="en-GB"/>
        </w:rPr>
        <w:t xml:space="preserve">. Products of the same name and classification but from different provenances </w:t>
      </w:r>
      <w:r w:rsidR="00300017" w:rsidRPr="00F31509">
        <w:rPr>
          <w:rFonts w:asciiTheme="majorBidi" w:eastAsia="Times New Roman" w:hAnsiTheme="majorBidi" w:cstheme="majorBidi"/>
          <w:color w:val="000000" w:themeColor="text1"/>
          <w:lang w:val="en-GB"/>
        </w:rPr>
        <w:t xml:space="preserve">may </w:t>
      </w:r>
      <w:r w:rsidRPr="00F31509">
        <w:rPr>
          <w:rFonts w:asciiTheme="majorBidi" w:eastAsia="Times New Roman" w:hAnsiTheme="majorBidi" w:cstheme="majorBidi"/>
          <w:color w:val="000000" w:themeColor="text1"/>
          <w:lang w:val="en-GB"/>
        </w:rPr>
        <w:t xml:space="preserve">have different characteristics in terms of nutrient contents and food values. Grass-fed beef from Argentina, for instance, is typically less caloric than corn-fed beef from the US. The same holds for many fruits and vegetables, other meats, and even cereals of the same type from different countries or farming systems. There is a growing recognition of the need to account for these differences in the standardization process and in applying more specific calorie conversion factors. There are plans to account for these specificities in future versions of the SUA/FBS system. While there is awareness of the problem, the specificities are limited to region-specific calorie conversion factors. </w:t>
      </w:r>
    </w:p>
    <w:p w:rsidR="004F65E4" w:rsidRPr="00F31509" w:rsidRDefault="004F65E4" w:rsidP="000264F4">
      <w:pPr>
        <w:pStyle w:val="Heading2"/>
      </w:pPr>
    </w:p>
    <w:p w:rsidR="009571C8" w:rsidRPr="00F31509" w:rsidRDefault="004F65E4" w:rsidP="00A25C44">
      <w:pPr>
        <w:jc w:val="both"/>
        <w:rPr>
          <w:rFonts w:asciiTheme="majorBidi" w:hAnsiTheme="majorBidi" w:cstheme="majorBidi"/>
          <w:bCs/>
          <w:color w:val="000000" w:themeColor="text1"/>
          <w:lang w:val="en-GB"/>
        </w:rPr>
      </w:pPr>
      <w:bookmarkStart w:id="118" w:name="example"/>
      <w:bookmarkEnd w:id="118"/>
      <w:r w:rsidRPr="00F31509">
        <w:rPr>
          <w:rStyle w:val="Strong"/>
          <w:rFonts w:asciiTheme="majorBidi" w:hAnsiTheme="majorBidi" w:cstheme="majorBidi"/>
          <w:color w:val="000000" w:themeColor="text1"/>
          <w:lang w:val="en-GB"/>
        </w:rPr>
        <w:br w:type="page"/>
      </w:r>
      <w:bookmarkStart w:id="119" w:name="_Toc421025850"/>
    </w:p>
    <w:p w:rsidR="00312896" w:rsidRPr="00F31509" w:rsidRDefault="00312896" w:rsidP="00374C82">
      <w:pPr>
        <w:pStyle w:val="Heading1"/>
        <w:rPr>
          <w:rFonts w:asciiTheme="majorBidi" w:hAnsiTheme="majorBidi" w:cstheme="majorBidi"/>
        </w:rPr>
      </w:pPr>
      <w:bookmarkStart w:id="120" w:name="_Toc428383833"/>
      <w:bookmarkStart w:id="121" w:name="_Toc428436055"/>
      <w:bookmarkStart w:id="122" w:name="_Toc428436356"/>
      <w:bookmarkStart w:id="123" w:name="_Toc428436482"/>
      <w:r w:rsidRPr="00F31509">
        <w:rPr>
          <w:rFonts w:asciiTheme="majorBidi" w:hAnsiTheme="majorBidi" w:cstheme="majorBidi"/>
        </w:rPr>
        <w:lastRenderedPageBreak/>
        <w:t>Imputation Methods</w:t>
      </w:r>
      <w:bookmarkEnd w:id="120"/>
      <w:bookmarkEnd w:id="121"/>
      <w:bookmarkEnd w:id="122"/>
      <w:bookmarkEnd w:id="123"/>
    </w:p>
    <w:p w:rsidR="004F65E4" w:rsidRPr="00F31509" w:rsidRDefault="004F65E4" w:rsidP="000264F4">
      <w:pPr>
        <w:pStyle w:val="Heading2"/>
      </w:pPr>
      <w:bookmarkStart w:id="124" w:name="_Toc428383834"/>
      <w:bookmarkStart w:id="125" w:name="_Toc428436056"/>
      <w:bookmarkStart w:id="126" w:name="_Toc428436357"/>
      <w:bookmarkStart w:id="127" w:name="_Toc428436483"/>
      <w:r w:rsidRPr="00F31509">
        <w:t>Production</w:t>
      </w:r>
      <w:bookmarkEnd w:id="119"/>
      <w:bookmarkEnd w:id="124"/>
      <w:bookmarkEnd w:id="125"/>
      <w:bookmarkEnd w:id="126"/>
      <w:bookmarkEnd w:id="127"/>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FAO Statistics Division collects data on agricultural production via an annual questionnaire. The questionnaire is dispatched to more than 180 countries, including to EUROSTAT and EU member countries separately. Not all countries return the questionnaire. Some countries fail to compile the questionnaire but make all their data available on Internet sites of their respective/responsible statistical office (NSOs, MoAs). Others compile the questionnaire, but leave large N/A gaps, </w:t>
      </w:r>
      <w:r w:rsidR="0063355B" w:rsidRPr="00F31509">
        <w:rPr>
          <w:rFonts w:asciiTheme="majorBidi" w:hAnsiTheme="majorBidi" w:cstheme="majorBidi"/>
          <w:color w:val="000000" w:themeColor="text1"/>
          <w:szCs w:val="24"/>
          <w:lang w:val="en-GB"/>
        </w:rPr>
        <w:t xml:space="preserve">implying </w:t>
      </w:r>
      <w:r w:rsidRPr="00F31509">
        <w:rPr>
          <w:rFonts w:asciiTheme="majorBidi" w:hAnsiTheme="majorBidi" w:cstheme="majorBidi"/>
          <w:color w:val="000000" w:themeColor="text1"/>
          <w:szCs w:val="24"/>
          <w:lang w:val="en-GB"/>
        </w:rPr>
        <w:t>that they have not collected the data in most cases</w:t>
      </w:r>
      <w:r w:rsidRPr="00F31509">
        <w:rPr>
          <w:rStyle w:val="FootnoteReference"/>
          <w:rFonts w:asciiTheme="majorBidi" w:hAnsiTheme="majorBidi" w:cstheme="majorBidi"/>
          <w:color w:val="000000" w:themeColor="text1"/>
          <w:szCs w:val="24"/>
          <w:lang w:val="en-GB"/>
        </w:rPr>
        <w:footnoteReference w:id="35"/>
      </w:r>
      <w:r w:rsidRPr="00F31509">
        <w:rPr>
          <w:rFonts w:asciiTheme="majorBidi" w:hAnsiTheme="majorBidi" w:cstheme="majorBidi"/>
          <w:color w:val="000000" w:themeColor="text1"/>
          <w:szCs w:val="24"/>
          <w:lang w:val="en-GB"/>
        </w:rPr>
        <w:t xml:space="preserve">. </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The lack of data provided in the questionnaires reflects the lack of data available at country level and in setting up their own FBSs</w:t>
      </w:r>
      <w:r w:rsidR="0063355B"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countries will face the same problems as FAO in completing the SUA and FBS sheets. It cannot be stressed often enough that the recommended approach to fill the data gaps is to undertake surveys, collect conversion factors, extraction rates and other coefficient</w:t>
      </w:r>
      <w:r w:rsidR="0063355B" w:rsidRPr="00F31509">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As stressed at various instances in this document, FBS compilers should make every effort to obtain empirically measured information. No imputation methods, no matter how sophisticated, can replace measurement. Needless to say</w:t>
      </w:r>
      <w:r w:rsidR="0063355B"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this also holds for all imputation methods presented in this document. These methods cannot be surrogates for surveys, censuses, and measurement in general. Only in the absence of empirically collected/measured information</w:t>
      </w:r>
      <w:r w:rsidR="00E85A3D" w:rsidRPr="00F31509">
        <w:rPr>
          <w:rFonts w:asciiTheme="majorBidi" w:eastAsia="Times New Roman" w:hAnsiTheme="majorBidi" w:cstheme="majorBidi"/>
          <w:color w:val="000000" w:themeColor="text1"/>
          <w:lang w:val="en-GB"/>
        </w:rPr>
        <w:t xml:space="preserve"> should </w:t>
      </w:r>
      <w:r w:rsidRPr="00F31509">
        <w:rPr>
          <w:rFonts w:asciiTheme="majorBidi" w:eastAsia="Times New Roman" w:hAnsiTheme="majorBidi" w:cstheme="majorBidi"/>
          <w:color w:val="000000" w:themeColor="text1"/>
          <w:lang w:val="en-GB"/>
        </w:rPr>
        <w:t xml:space="preserve">missing data/conversion factors/etc. be imputed. But while imputation cannot replace measurement, there are wide differences in the suitability of imputation methods. Good imputation methods are not only necessary to generate missing information, they can also be used to triangulate measured information and potentially discover inconsistencies in measured information. The feed use imputation method for instance offers several options for consistency checks and quality control (see </w:t>
      </w:r>
      <w:r w:rsidR="00E85A3D" w:rsidRPr="00F31509">
        <w:rPr>
          <w:rFonts w:asciiTheme="majorBidi" w:eastAsia="Times New Roman" w:hAnsiTheme="majorBidi" w:cstheme="majorBidi"/>
          <w:color w:val="000000" w:themeColor="text1"/>
          <w:lang w:val="en-GB"/>
        </w:rPr>
        <w:t xml:space="preserve">feed </w:t>
      </w:r>
      <w:r w:rsidRPr="00F31509">
        <w:rPr>
          <w:rFonts w:asciiTheme="majorBidi" w:eastAsia="Times New Roman" w:hAnsiTheme="majorBidi" w:cstheme="majorBidi"/>
          <w:color w:val="000000" w:themeColor="text1"/>
          <w:lang w:val="en-GB"/>
        </w:rPr>
        <w:t xml:space="preserve">section </w:t>
      </w:r>
      <w:r w:rsidR="00E85A3D" w:rsidRPr="00F31509">
        <w:rPr>
          <w:rFonts w:asciiTheme="majorBidi" w:eastAsia="Times New Roman" w:hAnsiTheme="majorBidi" w:cstheme="majorBidi"/>
          <w:color w:val="000000" w:themeColor="text1"/>
          <w:lang w:val="en-GB"/>
        </w:rPr>
        <w:t xml:space="preserve">on page </w:t>
      </w:r>
      <w:r w:rsidR="001C3696" w:rsidRPr="00F31509">
        <w:rPr>
          <w:rFonts w:asciiTheme="majorBidi" w:hAnsiTheme="majorBidi" w:cstheme="majorBidi"/>
          <w:lang w:val="en-GB"/>
        </w:rPr>
        <w:fldChar w:fldCharType="begin"/>
      </w:r>
      <w:r w:rsidR="00E85A3D" w:rsidRPr="00F31509">
        <w:rPr>
          <w:rFonts w:asciiTheme="majorBidi" w:hAnsiTheme="majorBidi" w:cstheme="majorBidi"/>
          <w:color w:val="000000" w:themeColor="text1"/>
          <w:szCs w:val="24"/>
          <w:lang w:val="en-GB"/>
        </w:rPr>
        <w:instrText xml:space="preserve"> PAGEREF _Ref428814109 \h </w:instrText>
      </w:r>
      <w:r w:rsidR="001C3696" w:rsidRPr="00F31509">
        <w:rPr>
          <w:rFonts w:asciiTheme="majorBidi" w:hAnsiTheme="majorBidi" w:cstheme="majorBidi"/>
          <w:lang w:val="en-GB"/>
        </w:rPr>
      </w:r>
      <w:r w:rsidR="001C3696" w:rsidRPr="001C3696">
        <w:rPr>
          <w:rFonts w:asciiTheme="majorBidi" w:hAnsiTheme="majorBidi" w:cstheme="majorBidi"/>
          <w:color w:val="000000" w:themeColor="text1"/>
          <w:szCs w:val="24"/>
          <w:lang w:val="en-GB"/>
        </w:rPr>
        <w:fldChar w:fldCharType="separate"/>
      </w:r>
      <w:r w:rsidR="000B360D" w:rsidRPr="00F31509">
        <w:rPr>
          <w:rFonts w:asciiTheme="majorBidi" w:eastAsia="Times New Roman" w:hAnsiTheme="majorBidi" w:cstheme="majorBidi"/>
          <w:noProof/>
          <w:color w:val="000000" w:themeColor="text1"/>
          <w:lang w:val="en-GB"/>
        </w:rPr>
        <w:t>30</w:t>
      </w:r>
      <w:r w:rsidR="001C3696"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Default="004F65E4" w:rsidP="004F65E4">
      <w:pPr>
        <w:spacing w:after="0"/>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In order to improve availability and comparability, data are also collected from other sources such as National Official Publications (general and agricultural yearbooks, monthly bulletins) international databases (EUROSTAT, OECD), or from FAO and UN reports based on missions to countries. In the recent past, the FAO Statistics Division also organized ad-hoc workshops on five continents to present the FAO data collection process to the countries, and to solicit their help in enhancing the overall data reliability, as well as in strengthening data timeliness and the coherence of the series. </w:t>
      </w:r>
    </w:p>
    <w:p w:rsidR="004240BF" w:rsidRDefault="004240BF" w:rsidP="004F65E4">
      <w:pPr>
        <w:spacing w:after="0"/>
        <w:jc w:val="both"/>
        <w:rPr>
          <w:rFonts w:asciiTheme="majorBidi" w:hAnsiTheme="majorBidi" w:cstheme="majorBidi"/>
          <w:bCs/>
          <w:color w:val="000000" w:themeColor="text1"/>
          <w:szCs w:val="24"/>
          <w:lang w:val="en-GB"/>
        </w:rPr>
      </w:pPr>
    </w:p>
    <w:p w:rsidR="004240BF" w:rsidRPr="00F31509" w:rsidRDefault="004240BF" w:rsidP="004F65E4">
      <w:pPr>
        <w:spacing w:after="0"/>
        <w:jc w:val="both"/>
        <w:rPr>
          <w:rFonts w:asciiTheme="majorBidi" w:hAnsiTheme="majorBidi" w:cstheme="majorBidi"/>
          <w:color w:val="000000" w:themeColor="text1"/>
          <w:szCs w:val="24"/>
          <w:lang w:val="en-GB"/>
        </w:rPr>
      </w:pPr>
      <w:r>
        <w:rPr>
          <w:rFonts w:asciiTheme="majorBidi" w:hAnsiTheme="majorBidi" w:cstheme="majorBidi"/>
          <w:bCs/>
          <w:color w:val="000000" w:themeColor="text1"/>
          <w:szCs w:val="24"/>
          <w:lang w:val="en-GB"/>
        </w:rPr>
        <w:t>The classification scheme used is the UN Central Product Classification (CPC) expanded for agricultural statistics.</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0264F4">
      <w:pPr>
        <w:pStyle w:val="Heading2"/>
      </w:pPr>
      <w:bookmarkStart w:id="128" w:name="_Toc428383835"/>
      <w:bookmarkStart w:id="129" w:name="_Toc428436057"/>
      <w:bookmarkStart w:id="130" w:name="_Toc428436358"/>
      <w:bookmarkStart w:id="131" w:name="_Toc428436484"/>
      <w:bookmarkStart w:id="132" w:name="_Toc421025852"/>
      <w:r w:rsidRPr="00F31509">
        <w:t>Imputation of production data</w:t>
      </w:r>
      <w:bookmarkEnd w:id="128"/>
      <w:bookmarkEnd w:id="129"/>
      <w:bookmarkEnd w:id="130"/>
      <w:bookmarkEnd w:id="131"/>
      <w:r w:rsidRPr="00F31509">
        <w:t xml:space="preserve"> </w:t>
      </w:r>
      <w:bookmarkEnd w:id="132"/>
    </w:p>
    <w:p w:rsidR="004F65E4" w:rsidRPr="00F31509" w:rsidRDefault="004F65E4" w:rsidP="004F65E4">
      <w:pPr>
        <w:keepNext/>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Before embarking on data imputation processes, FBS compilers are encouraged to subject their data to basic quality checks. These checks include a considerable range of operations, e.g. vetting and adjusting units of measurement, weeding out outliers, identifying transcription errors, filling in </w:t>
      </w:r>
      <w:r w:rsidRPr="00F31509">
        <w:rPr>
          <w:rFonts w:asciiTheme="majorBidi" w:eastAsia="Times New Roman" w:hAnsiTheme="majorBidi" w:cstheme="majorBidi"/>
          <w:color w:val="000000" w:themeColor="text1"/>
          <w:lang w:val="en-GB"/>
        </w:rPr>
        <w:lastRenderedPageBreak/>
        <w:t xml:space="preserve">obvious gaps, and so forth. A general concept towards improved data quality is laid out in </w:t>
      </w:r>
      <w:r w:rsidR="00375CFB"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Statistical Quality Assurance Framework (SQAF)</w:t>
      </w:r>
      <w:r w:rsidRPr="00F31509">
        <w:rPr>
          <w:rStyle w:val="FootnoteReference"/>
          <w:rFonts w:asciiTheme="majorBidi" w:eastAsia="Times New Roman" w:hAnsiTheme="majorBidi" w:cstheme="majorBidi"/>
          <w:color w:val="000000" w:themeColor="text1"/>
          <w:lang w:val="en-GB"/>
        </w:rPr>
        <w:footnoteReference w:id="36"/>
      </w:r>
      <w:r w:rsidRPr="00F31509">
        <w:rPr>
          <w:rFonts w:asciiTheme="majorBidi" w:eastAsia="Times New Roman" w:hAnsiTheme="majorBidi" w:cstheme="majorBidi"/>
          <w:color w:val="000000" w:themeColor="text1"/>
          <w:lang w:val="en-GB"/>
        </w:rPr>
        <w:t xml:space="preserve"> of FAO, which is also available to all FBS compilers at country level. </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312896">
      <w:pPr>
        <w:pStyle w:val="Heading3"/>
        <w:rPr>
          <w:rFonts w:asciiTheme="majorBidi" w:hAnsiTheme="majorBidi" w:cstheme="majorBidi"/>
          <w:lang w:val="en-GB"/>
        </w:rPr>
      </w:pPr>
      <w:r w:rsidRPr="00F31509">
        <w:rPr>
          <w:rFonts w:asciiTheme="majorBidi" w:hAnsiTheme="majorBidi" w:cstheme="majorBidi"/>
          <w:lang w:val="en-GB"/>
        </w:rPr>
        <w:t>The imputation procedure</w:t>
      </w:r>
    </w:p>
    <w:p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Once the QA/QC has been undertaken, outliers weeded out, and data gaps filled with information available from alternative sources</w:t>
      </w:r>
      <w:r w:rsidRPr="00F31509">
        <w:rPr>
          <w:rStyle w:val="FootnoteReference"/>
          <w:rFonts w:asciiTheme="majorBidi" w:hAnsiTheme="majorBidi" w:cstheme="majorBidi"/>
          <w:color w:val="000000" w:themeColor="text1"/>
          <w:szCs w:val="24"/>
          <w:lang w:val="en-GB"/>
        </w:rPr>
        <w:footnoteReference w:id="37"/>
      </w:r>
      <w:r w:rsidRPr="00F31509">
        <w:rPr>
          <w:rFonts w:asciiTheme="majorBidi" w:hAnsiTheme="majorBidi" w:cstheme="majorBidi"/>
          <w:color w:val="000000" w:themeColor="text1"/>
          <w:szCs w:val="24"/>
          <w:lang w:val="en-GB"/>
        </w:rPr>
        <w:t xml:space="preserve">, the remaining data gaps can be completed through imputation procedures that harness all information available up to this point. To impute still missing production estimates, a new imputation method has been developed, which combines a robust econometric approach with expert knowledge or the experience of FBS compilers at country level. </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new imputation method not only harnesses all available data and knowledge, it also incorporates experience with imputation methods that have been used previously, or that are employed by other institutions. Such imputation methods have been examined and, based on this review, the basic insight is that no single approach/model taken by its own is able </w:t>
      </w:r>
      <w:r w:rsidR="00375CFB" w:rsidRPr="00F31509">
        <w:rPr>
          <w:rFonts w:asciiTheme="majorBidi" w:eastAsia="Times New Roman" w:hAnsiTheme="majorBidi" w:cstheme="majorBidi"/>
          <w:color w:val="000000" w:themeColor="text1"/>
          <w:lang w:val="en-GB"/>
        </w:rPr>
        <w:t xml:space="preserve">to </w:t>
      </w:r>
      <w:r w:rsidRPr="00F31509">
        <w:rPr>
          <w:rFonts w:asciiTheme="majorBidi" w:eastAsia="Times New Roman" w:hAnsiTheme="majorBidi" w:cstheme="majorBidi"/>
          <w:color w:val="000000" w:themeColor="text1"/>
          <w:lang w:val="en-GB"/>
        </w:rPr>
        <w:t xml:space="preserve">render satisfactory results across all countries and commodities. Based on this insight, an “ensemble learning model” was developed, tested and adjusted to the needs of the FAO production domain. </w:t>
      </w:r>
      <w:r w:rsidR="00375CFB" w:rsidRPr="00F31509">
        <w:rPr>
          <w:rFonts w:asciiTheme="majorBidi" w:eastAsia="Times New Roman" w:hAnsiTheme="majorBidi" w:cstheme="majorBidi"/>
          <w:color w:val="000000" w:themeColor="text1"/>
          <w:lang w:val="en-GB"/>
        </w:rPr>
        <w:t>T</w:t>
      </w:r>
      <w:r w:rsidRPr="00F31509">
        <w:rPr>
          <w:rFonts w:asciiTheme="majorBidi" w:eastAsia="Times New Roman" w:hAnsiTheme="majorBidi" w:cstheme="majorBidi"/>
          <w:color w:val="000000" w:themeColor="text1"/>
          <w:lang w:val="en-GB"/>
        </w:rPr>
        <w:t>he tests have also shown that the particular strength of the ensemble model is in successfully handling the great heterogeneity across different countries</w:t>
      </w:r>
      <w:r w:rsidR="00375CFB" w:rsidRPr="00F31509">
        <w:rPr>
          <w:rFonts w:asciiTheme="majorBidi" w:eastAsia="Times New Roman" w:hAnsiTheme="majorBidi" w:cstheme="majorBidi"/>
          <w:color w:val="000000" w:themeColor="text1"/>
          <w:lang w:val="en-GB"/>
        </w:rPr>
        <w:t xml:space="preserve">; however, </w:t>
      </w:r>
      <w:r w:rsidRPr="00F31509">
        <w:rPr>
          <w:rFonts w:asciiTheme="majorBidi" w:eastAsia="Times New Roman" w:hAnsiTheme="majorBidi" w:cstheme="majorBidi"/>
          <w:color w:val="000000" w:themeColor="text1"/>
          <w:lang w:val="en-GB"/>
        </w:rPr>
        <w:t xml:space="preserve">FBS compilers at country level may find the same </w:t>
      </w:r>
      <w:r w:rsidR="00375CFB" w:rsidRPr="00F31509">
        <w:rPr>
          <w:rFonts w:asciiTheme="majorBidi" w:eastAsia="Times New Roman" w:hAnsiTheme="majorBidi" w:cstheme="majorBidi"/>
          <w:color w:val="000000" w:themeColor="text1"/>
          <w:lang w:val="en-GB"/>
        </w:rPr>
        <w:t xml:space="preserve">or similar </w:t>
      </w:r>
      <w:r w:rsidRPr="00F31509">
        <w:rPr>
          <w:rFonts w:asciiTheme="majorBidi" w:eastAsia="Times New Roman" w:hAnsiTheme="majorBidi" w:cstheme="majorBidi"/>
          <w:color w:val="000000" w:themeColor="text1"/>
          <w:lang w:val="en-GB"/>
        </w:rPr>
        <w:t>approach</w:t>
      </w:r>
      <w:r w:rsidR="00375CFB" w:rsidRPr="00F31509">
        <w:rPr>
          <w:rFonts w:asciiTheme="majorBidi" w:eastAsia="Times New Roman" w:hAnsiTheme="majorBidi" w:cstheme="majorBidi"/>
          <w:color w:val="000000" w:themeColor="text1"/>
          <w:lang w:val="en-GB"/>
        </w:rPr>
        <w:t>es</w:t>
      </w:r>
      <w:r w:rsidRPr="00F31509">
        <w:rPr>
          <w:rFonts w:asciiTheme="majorBidi" w:eastAsia="Times New Roman" w:hAnsiTheme="majorBidi" w:cstheme="majorBidi"/>
          <w:color w:val="000000" w:themeColor="text1"/>
          <w:lang w:val="en-GB"/>
        </w:rPr>
        <w:t xml:space="preserve"> particularly useful for their individual country imputation challenges. </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A detailed description of the methodology is available in a separate document. Here presentation is limited to a few main features. First, the imputation of yield in any given country incorporates available information from notionally all countries </w:t>
      </w:r>
      <w:r w:rsidR="00375CFB" w:rsidRPr="00F31509">
        <w:rPr>
          <w:rFonts w:asciiTheme="majorBidi" w:eastAsia="Times New Roman" w:hAnsiTheme="majorBidi" w:cstheme="majorBidi"/>
          <w:color w:val="000000" w:themeColor="text1"/>
          <w:lang w:val="en-GB"/>
        </w:rPr>
        <w:t xml:space="preserve">for that </w:t>
      </w:r>
      <w:r w:rsidRPr="00F31509">
        <w:rPr>
          <w:rFonts w:asciiTheme="majorBidi" w:eastAsia="Times New Roman" w:hAnsiTheme="majorBidi" w:cstheme="majorBidi"/>
          <w:color w:val="000000" w:themeColor="text1"/>
          <w:lang w:val="en-GB"/>
        </w:rPr>
        <w:t>commodit</w:t>
      </w:r>
      <w:r w:rsidR="00375CFB" w:rsidRPr="00F31509">
        <w:rPr>
          <w:rFonts w:asciiTheme="majorBidi" w:eastAsia="Times New Roman" w:hAnsiTheme="majorBidi" w:cstheme="majorBidi"/>
          <w:color w:val="000000" w:themeColor="text1"/>
          <w:lang w:val="en-GB"/>
        </w:rPr>
        <w:t>y</w:t>
      </w:r>
      <w:r w:rsidRPr="00F31509">
        <w:rPr>
          <w:rFonts w:asciiTheme="majorBidi" w:eastAsia="Times New Roman" w:hAnsiTheme="majorBidi" w:cstheme="majorBidi"/>
          <w:color w:val="000000" w:themeColor="text1"/>
          <w:lang w:val="en-GB"/>
        </w:rPr>
        <w:t>. This enables maximization of information usage and the improved stability of the imputation. Second, rather than relying on a single method or model, the imputation process consists of a dozen candidate models, which are averaged, in the ensemble, with weights assigned in accordance with the predictability of each model. Third, an ensemble can cope well with sparse data availability. For instance, when and where only a single observation is available, the value can be carried across many years and be assigned to the missing observations successfully. On the other hand, if abundant data are available, more weight will be given to the sophisticated models, which have the ability to capture the complex pattern of the data.</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performance of the new </w:t>
      </w:r>
      <w:r w:rsidR="00BC2CDF" w:rsidRPr="00F31509">
        <w:rPr>
          <w:rFonts w:asciiTheme="majorBidi" w:eastAsia="Times New Roman" w:hAnsiTheme="majorBidi" w:cstheme="majorBidi"/>
          <w:color w:val="000000" w:themeColor="text1"/>
          <w:lang w:val="en-GB"/>
        </w:rPr>
        <w:t xml:space="preserve">imputation </w:t>
      </w:r>
      <w:r w:rsidRPr="00F31509">
        <w:rPr>
          <w:rFonts w:asciiTheme="majorBidi" w:eastAsia="Times New Roman" w:hAnsiTheme="majorBidi" w:cstheme="majorBidi"/>
          <w:color w:val="000000" w:themeColor="text1"/>
          <w:lang w:val="en-GB"/>
        </w:rPr>
        <w:t xml:space="preserve">method  has been tested and reviewed; </w:t>
      </w:r>
      <w:r w:rsidR="00BC2CDF"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qualitative assessment suggest that the new method is superior to previously employed methods and approaches taken by other institutions. </w:t>
      </w:r>
    </w:p>
    <w:p w:rsidR="004F65E4" w:rsidRPr="00F31509" w:rsidRDefault="004F65E4" w:rsidP="004F65E4">
      <w:pPr>
        <w:spacing w:after="160"/>
        <w:rPr>
          <w:rFonts w:asciiTheme="majorBidi" w:hAnsiTheme="majorBidi" w:cstheme="majorBidi"/>
          <w:b/>
          <w:color w:val="000000" w:themeColor="text1"/>
          <w:szCs w:val="24"/>
          <w:lang w:val="en-GB"/>
        </w:rPr>
      </w:pPr>
    </w:p>
    <w:p w:rsidR="004F65E4" w:rsidRPr="00F31509" w:rsidRDefault="004F65E4" w:rsidP="00312896">
      <w:pPr>
        <w:pStyle w:val="Heading4"/>
        <w:rPr>
          <w:rFonts w:asciiTheme="majorBidi" w:hAnsiTheme="majorBidi" w:cstheme="majorBidi"/>
          <w:lang w:val="en-GB"/>
        </w:rPr>
      </w:pPr>
      <w:bookmarkStart w:id="133" w:name="_Toc421025853"/>
      <w:r w:rsidRPr="00F31509">
        <w:rPr>
          <w:rFonts w:asciiTheme="majorBidi" w:hAnsiTheme="majorBidi" w:cstheme="majorBidi"/>
          <w:lang w:val="en-GB"/>
        </w:rPr>
        <w:lastRenderedPageBreak/>
        <w:t>The new imputation approach in detail</w:t>
      </w:r>
      <w:bookmarkEnd w:id="133"/>
    </w:p>
    <w:p w:rsidR="004F65E4" w:rsidRPr="00F31509"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lang w:val="en-GB" w:eastAsia="en-US"/>
        </w:rPr>
        <w:t xml:space="preserve">There are </w:t>
      </w:r>
      <w:r w:rsidR="001476EE" w:rsidRPr="00F31509">
        <w:rPr>
          <w:rFonts w:asciiTheme="majorBidi" w:eastAsia="Times New Roman" w:hAnsiTheme="majorBidi" w:cstheme="majorBidi"/>
          <w:color w:val="000000" w:themeColor="text1"/>
          <w:lang w:val="en-GB" w:eastAsia="en-US"/>
        </w:rPr>
        <w:t xml:space="preserve">four </w:t>
      </w:r>
      <w:r w:rsidRPr="00F31509">
        <w:rPr>
          <w:rFonts w:asciiTheme="majorBidi" w:eastAsia="Times New Roman" w:hAnsiTheme="majorBidi" w:cstheme="majorBidi"/>
          <w:color w:val="000000" w:themeColor="text1"/>
          <w:lang w:val="en-GB" w:eastAsia="en-US"/>
        </w:rPr>
        <w:t>main steps to the imputation procedure:</w:t>
      </w:r>
    </w:p>
    <w:p w:rsidR="004F65E4" w:rsidRPr="00F31509" w:rsidRDefault="004F65E4" w:rsidP="003C6AA5">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Productivity Imputation</w:t>
      </w:r>
    </w:p>
    <w:p w:rsidR="004F65E4" w:rsidRPr="00F31509" w:rsidRDefault="004F65E4" w:rsidP="60226960">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Imputation by balancing</w:t>
      </w:r>
      <w:r w:rsidR="001476EE" w:rsidRPr="00F31509">
        <w:rPr>
          <w:rFonts w:asciiTheme="majorBidi" w:eastAsia="Times New Roman" w:hAnsiTheme="majorBidi" w:cstheme="majorBidi"/>
          <w:color w:val="000000" w:themeColor="text1"/>
        </w:rPr>
        <w:t xml:space="preserve"> via Productivity = Production / Activity.</w:t>
      </w:r>
    </w:p>
    <w:p w:rsidR="00BC2CDF" w:rsidRPr="00F31509" w:rsidRDefault="004F65E4" w:rsidP="00BC2CDF">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Production Imputation</w:t>
      </w:r>
    </w:p>
    <w:p w:rsidR="00BC2CDF" w:rsidRPr="00F31509" w:rsidRDefault="00BC2CDF" w:rsidP="60226960">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Imputation by balancing</w:t>
      </w:r>
      <w:r w:rsidR="001476EE" w:rsidRPr="00F31509">
        <w:rPr>
          <w:rFonts w:asciiTheme="majorBidi" w:eastAsia="Times New Roman" w:hAnsiTheme="majorBidi" w:cstheme="majorBidi"/>
          <w:color w:val="000000" w:themeColor="text1"/>
        </w:rPr>
        <w:t xml:space="preserve"> via Productivity = Production / Activity.</w:t>
      </w:r>
    </w:p>
    <w:p w:rsidR="00BC2CDF" w:rsidRPr="00F31509" w:rsidRDefault="00BC2CDF" w:rsidP="00BC2CDF">
      <w:pPr>
        <w:rPr>
          <w:rFonts w:asciiTheme="majorBidi" w:hAnsiTheme="majorBidi" w:cstheme="majorBidi"/>
          <w:lang w:val="en-GB" w:eastAsia="en-US"/>
        </w:rPr>
      </w:pPr>
      <w:bookmarkStart w:id="134" w:name="_Toc421025854"/>
      <w:r w:rsidRPr="00F31509">
        <w:rPr>
          <w:rFonts w:asciiTheme="majorBidi" w:hAnsiTheme="majorBidi" w:cstheme="majorBidi"/>
          <w:lang w:val="en-GB" w:eastAsia="en-US"/>
        </w:rPr>
        <w:t>Step 1 will be skipped if productivity is currently available.  If balancing is then possible, imputation via balancing will be done.  Then, production imputation will be performed if production is still not available.  If one variable is still missing, it will be imputed</w:t>
      </w:r>
      <w:r w:rsidR="001476EE" w:rsidRPr="00F31509">
        <w:rPr>
          <w:rFonts w:asciiTheme="majorBidi" w:hAnsiTheme="majorBidi" w:cstheme="majorBidi"/>
          <w:lang w:val="en-GB" w:eastAsia="en-US"/>
        </w:rPr>
        <w:t xml:space="preserve"> in the final step.</w:t>
      </w:r>
    </w:p>
    <w:p w:rsidR="004F65E4" w:rsidRPr="00F31509" w:rsidRDefault="004F65E4" w:rsidP="00312896">
      <w:pPr>
        <w:pStyle w:val="Heading4"/>
        <w:rPr>
          <w:rFonts w:asciiTheme="majorBidi" w:hAnsiTheme="majorBidi" w:cstheme="majorBidi"/>
          <w:lang w:val="en-GB" w:eastAsia="en-US"/>
        </w:rPr>
      </w:pPr>
      <w:r w:rsidRPr="00F31509">
        <w:rPr>
          <w:rFonts w:asciiTheme="majorBidi" w:hAnsiTheme="majorBidi" w:cstheme="majorBidi"/>
          <w:lang w:val="en-GB" w:eastAsia="en-US"/>
        </w:rPr>
        <w:t>Productivity imputation</w:t>
      </w:r>
      <w:bookmarkEnd w:id="134"/>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Productivity imputation is performed via the ensemble approach alluded to above.  Currently there are 10 models implemented in the ensemble framework.  A separate model is fit to each individual country and commodity pair unless otherwise noted.</w:t>
      </w: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Mean: This model computes a simple mean of all observations and imputes this value.</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Linear: A linear regression model is fit to the available data, and predictions from this model are used to estimate missing values:</w:t>
      </w:r>
    </w:p>
    <w:p w:rsidR="004F65E4" w:rsidRPr="00F31509" w:rsidRDefault="001C3696"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Cs w:val="24"/>
        </w:rPr>
      </w:pP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P</m:t>
            </m:r>
          </m:e>
          <m:sub>
            <m:r>
              <w:rPr>
                <w:rFonts w:ascii="Cambria Math" w:eastAsia="Times New Roman" w:hAnsi="Cambria Math" w:cstheme="majorBidi"/>
                <w:color w:val="000000" w:themeColor="text1"/>
                <w:szCs w:val="24"/>
              </w:rPr>
              <m:t>i,j,t</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0,i,j</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1,i,j</m:t>
            </m:r>
          </m:sub>
        </m:sSub>
        <m:r>
          <w:rPr>
            <w:rFonts w:ascii="Cambria Math" w:eastAsia="Times New Roman" w:hAnsi="Cambria Math" w:cstheme="majorBidi"/>
            <w:color w:val="000000" w:themeColor="text1"/>
            <w:szCs w:val="24"/>
          </w:rPr>
          <m:t xml:space="preserve"> 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ε</m:t>
            </m:r>
          </m:e>
          <m:sub>
            <m:r>
              <w:rPr>
                <w:rFonts w:ascii="Cambria Math" w:eastAsia="Times New Roman" w:hAnsi="Cambria Math" w:cstheme="majorBidi"/>
                <w:color w:val="000000" w:themeColor="text1"/>
                <w:szCs w:val="24"/>
              </w:rPr>
              <m:t>i,j,t</m:t>
            </m:r>
          </m:sub>
        </m:sSub>
      </m:oMath>
      <w:r w:rsidR="004F65E4" w:rsidRPr="00F31509">
        <w:rPr>
          <w:rFonts w:asciiTheme="majorBidi" w:eastAsia="Times New Roman" w:hAnsiTheme="majorBidi" w:cstheme="majorBidi"/>
          <w:color w:val="000000" w:themeColor="text1"/>
          <w:szCs w:val="24"/>
        </w:rPr>
        <w:t xml:space="preserve">                    </w:t>
      </w:r>
      <w:r w:rsidR="004F65E4" w:rsidRPr="00F31509">
        <w:rPr>
          <w:rFonts w:asciiTheme="majorBidi" w:hAnsiTheme="majorBidi" w:cstheme="majorBidi"/>
          <w:bCs/>
          <w:color w:val="000000" w:themeColor="text1"/>
        </w:rPr>
        <w:t xml:space="preserve">(Equation </w:t>
      </w:r>
      <w:r w:rsidRPr="00F31509">
        <w:rPr>
          <w:rFonts w:asciiTheme="majorBidi" w:hAnsiTheme="majorBidi" w:cstheme="majorBidi"/>
          <w:bCs/>
          <w:color w:val="000000" w:themeColor="text1"/>
        </w:rPr>
        <w:fldChar w:fldCharType="begin"/>
      </w:r>
      <w:r w:rsidR="004F65E4" w:rsidRPr="00F31509">
        <w:rPr>
          <w:rFonts w:asciiTheme="majorBidi" w:hAnsiTheme="majorBidi" w:cstheme="majorBidi"/>
          <w:bCs/>
          <w:color w:val="000000" w:themeColor="text1"/>
        </w:rPr>
        <w:instrText xml:space="preserve"> SEQ Equation \* ARABIC </w:instrText>
      </w:r>
      <w:r w:rsidRPr="00F31509">
        <w:rPr>
          <w:rFonts w:asciiTheme="majorBidi" w:hAnsiTheme="majorBidi" w:cstheme="majorBidi"/>
          <w:bCs/>
          <w:color w:val="000000" w:themeColor="text1"/>
        </w:rPr>
        <w:fldChar w:fldCharType="separate"/>
      </w:r>
      <w:r w:rsidR="000B360D" w:rsidRPr="00F31509">
        <w:rPr>
          <w:rFonts w:asciiTheme="majorBidi" w:hAnsiTheme="majorBidi" w:cstheme="majorBidi"/>
          <w:bCs/>
          <w:noProof/>
          <w:color w:val="000000" w:themeColor="text1"/>
        </w:rPr>
        <w:t>5</w:t>
      </w:r>
      <w:r w:rsidRPr="00F31509">
        <w:rPr>
          <w:rFonts w:asciiTheme="majorBidi" w:hAnsiTheme="majorBidi" w:cstheme="majorBidi"/>
          <w:bCs/>
          <w:color w:val="000000" w:themeColor="text1"/>
        </w:rPr>
        <w:fldChar w:fldCharType="end"/>
      </w:r>
      <w:r w:rsidR="004F65E4" w:rsidRPr="00F31509">
        <w:rPr>
          <w:rFonts w:asciiTheme="majorBidi" w:hAnsiTheme="majorBidi" w:cstheme="majorBidi"/>
          <w:bCs/>
          <w:color w:val="000000" w:themeColor="text1"/>
        </w:rPr>
        <w:t>)</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Exponential: A regression model is fit but the exponential of time is used:</w:t>
      </w:r>
    </w:p>
    <w:p w:rsidR="004F65E4" w:rsidRPr="00F31509" w:rsidRDefault="001C3696"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Cs w:val="24"/>
        </w:rPr>
      </w:pP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P</m:t>
            </m:r>
          </m:e>
          <m:sub>
            <m:r>
              <w:rPr>
                <w:rFonts w:ascii="Cambria Math" w:eastAsia="Times New Roman" w:hAnsi="Cambria Math" w:cstheme="majorBidi"/>
                <w:color w:val="000000" w:themeColor="text1"/>
                <w:szCs w:val="24"/>
              </w:rPr>
              <m:t>i,j,t</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0,i,j</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1,i,j</m:t>
            </m:r>
          </m:sub>
        </m:sSub>
        <m:r>
          <w:rPr>
            <w:rFonts w:ascii="Cambria Math" w:eastAsia="Times New Roman" w:hAnsi="Cambria Math" w:cstheme="majorBidi"/>
            <w:color w:val="000000" w:themeColor="text1"/>
            <w:szCs w:val="24"/>
          </w:rPr>
          <m:t xml:space="preserve"> </m:t>
        </m:r>
        <m:sSup>
          <m:sSupPr>
            <m:ctrlPr>
              <w:rPr>
                <w:rFonts w:ascii="Cambria Math" w:eastAsia="Times New Roman" w:hAnsi="Cambria Math" w:cstheme="majorBidi"/>
                <w:i/>
                <w:color w:val="000000" w:themeColor="text1"/>
                <w:szCs w:val="24"/>
              </w:rPr>
            </m:ctrlPr>
          </m:sSupPr>
          <m:e>
            <m:r>
              <w:rPr>
                <w:rFonts w:ascii="Cambria Math" w:eastAsia="Times New Roman" w:hAnsi="Cambria Math" w:cstheme="majorBidi"/>
                <w:color w:val="000000" w:themeColor="text1"/>
                <w:szCs w:val="24"/>
              </w:rPr>
              <m:t>e</m:t>
            </m:r>
          </m:e>
          <m:sup>
            <m:r>
              <w:rPr>
                <w:rFonts w:ascii="Cambria Math" w:eastAsia="Times New Roman" w:hAnsi="Cambria Math" w:cstheme="majorBidi"/>
                <w:color w:val="000000" w:themeColor="text1"/>
                <w:szCs w:val="24"/>
              </w:rPr>
              <m:t>t</m:t>
            </m:r>
          </m:sup>
        </m:sSup>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ε</m:t>
            </m:r>
          </m:e>
          <m:sub>
            <m:r>
              <w:rPr>
                <w:rFonts w:ascii="Cambria Math" w:eastAsia="Times New Roman" w:hAnsi="Cambria Math" w:cstheme="majorBidi"/>
                <w:color w:val="000000" w:themeColor="text1"/>
                <w:szCs w:val="24"/>
              </w:rPr>
              <m:t>i,j,t</m:t>
            </m:r>
          </m:sub>
        </m:sSub>
      </m:oMath>
      <w:r w:rsidR="004F65E4" w:rsidRPr="00F31509">
        <w:rPr>
          <w:rFonts w:asciiTheme="majorBidi" w:eastAsia="Times New Roman" w:hAnsiTheme="majorBidi" w:cstheme="majorBidi"/>
          <w:color w:val="000000" w:themeColor="text1"/>
          <w:szCs w:val="24"/>
        </w:rPr>
        <w:t xml:space="preserve">                   </w:t>
      </w:r>
      <w:r w:rsidR="004F65E4" w:rsidRPr="00F31509">
        <w:rPr>
          <w:rFonts w:asciiTheme="majorBidi" w:hAnsiTheme="majorBidi" w:cstheme="majorBidi"/>
          <w:bCs/>
          <w:color w:val="000000" w:themeColor="text1"/>
        </w:rPr>
        <w:t xml:space="preserve">(Equation </w:t>
      </w:r>
      <w:r w:rsidRPr="00F31509">
        <w:rPr>
          <w:rFonts w:asciiTheme="majorBidi" w:hAnsiTheme="majorBidi" w:cstheme="majorBidi"/>
          <w:bCs/>
          <w:color w:val="000000" w:themeColor="text1"/>
        </w:rPr>
        <w:fldChar w:fldCharType="begin"/>
      </w:r>
      <w:r w:rsidR="004F65E4" w:rsidRPr="00F31509">
        <w:rPr>
          <w:rFonts w:asciiTheme="majorBidi" w:hAnsiTheme="majorBidi" w:cstheme="majorBidi"/>
          <w:bCs/>
          <w:color w:val="000000" w:themeColor="text1"/>
        </w:rPr>
        <w:instrText xml:space="preserve"> SEQ Equation \* ARABIC </w:instrText>
      </w:r>
      <w:r w:rsidRPr="00F31509">
        <w:rPr>
          <w:rFonts w:asciiTheme="majorBidi" w:hAnsiTheme="majorBidi" w:cstheme="majorBidi"/>
          <w:bCs/>
          <w:color w:val="000000" w:themeColor="text1"/>
        </w:rPr>
        <w:fldChar w:fldCharType="separate"/>
      </w:r>
      <w:r w:rsidR="000B360D" w:rsidRPr="00F31509">
        <w:rPr>
          <w:rFonts w:asciiTheme="majorBidi" w:hAnsiTheme="majorBidi" w:cstheme="majorBidi"/>
          <w:bCs/>
          <w:noProof/>
          <w:color w:val="000000" w:themeColor="text1"/>
        </w:rPr>
        <w:t>6</w:t>
      </w:r>
      <w:r w:rsidRPr="00F31509">
        <w:rPr>
          <w:rFonts w:asciiTheme="majorBidi" w:hAnsiTheme="majorBidi" w:cstheme="majorBidi"/>
          <w:bCs/>
          <w:color w:val="000000" w:themeColor="text1"/>
        </w:rPr>
        <w:fldChar w:fldCharType="end"/>
      </w:r>
      <w:r w:rsidR="004F65E4" w:rsidRPr="00F31509">
        <w:rPr>
          <w:rFonts w:asciiTheme="majorBidi" w:hAnsiTheme="majorBidi" w:cstheme="majorBidi"/>
          <w:bCs/>
          <w:color w:val="000000" w:themeColor="text1"/>
        </w:rPr>
        <w:t>)</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Logistic: A non-linear regression model is fit to the data:</w:t>
      </w:r>
    </w:p>
    <w:p w:rsidR="004F65E4" w:rsidRPr="00F31509" w:rsidRDefault="001C3696"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Cs w:val="24"/>
        </w:rPr>
      </w:pP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P</m:t>
            </m:r>
          </m:e>
          <m:sub>
            <m:r>
              <w:rPr>
                <w:rFonts w:ascii="Cambria Math" w:eastAsia="Times New Roman" w:hAnsi="Cambria Math" w:cstheme="majorBidi"/>
                <w:color w:val="000000" w:themeColor="text1"/>
                <w:szCs w:val="24"/>
              </w:rPr>
              <m:t>i,j,t</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A</m:t>
            </m:r>
          </m:e>
          <m:sub>
            <m:r>
              <w:rPr>
                <w:rFonts w:ascii="Cambria Math" w:eastAsia="Times New Roman" w:hAnsi="Cambria Math" w:cstheme="majorBidi"/>
                <w:color w:val="000000" w:themeColor="text1"/>
                <w:szCs w:val="24"/>
              </w:rPr>
              <m:t>i,j</m:t>
            </m:r>
          </m:sub>
        </m:sSub>
        <m:r>
          <w:rPr>
            <w:rFonts w:ascii="Cambria Math" w:eastAsia="Times New Roman" w:hAnsi="Cambria Math" w:cstheme="majorBidi"/>
            <w:color w:val="000000" w:themeColor="text1"/>
            <w:szCs w:val="24"/>
          </w:rPr>
          <m:t>+</m:t>
        </m:r>
        <m:f>
          <m:fPr>
            <m:ctrlPr>
              <w:rPr>
                <w:rFonts w:ascii="Cambria Math" w:eastAsia="Times New Roman" w:hAnsi="Cambria Math" w:cstheme="majorBidi"/>
                <w:i/>
                <w:color w:val="000000" w:themeColor="text1"/>
                <w:szCs w:val="24"/>
              </w:rPr>
            </m:ctrlPr>
          </m:fPr>
          <m:num>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B</m:t>
                </m:r>
              </m:e>
              <m:sub>
                <m:r>
                  <w:rPr>
                    <w:rFonts w:ascii="Cambria Math" w:eastAsia="Times New Roman" w:hAnsi="Cambria Math" w:cstheme="majorBidi"/>
                    <w:color w:val="000000" w:themeColor="text1"/>
                    <w:szCs w:val="24"/>
                  </w:rPr>
                  <m:t>i,j</m:t>
                </m:r>
              </m:sub>
            </m:sSub>
          </m:num>
          <m:den>
            <m:r>
              <w:rPr>
                <w:rFonts w:ascii="Cambria Math" w:eastAsia="Times New Roman" w:hAnsi="Cambria Math" w:cstheme="majorBidi"/>
                <w:color w:val="000000" w:themeColor="text1"/>
                <w:szCs w:val="24"/>
              </w:rPr>
              <m:t>1+exp(-</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C</m:t>
                </m:r>
              </m:e>
              <m:sub>
                <m:r>
                  <w:rPr>
                    <w:rFonts w:ascii="Cambria Math" w:eastAsia="Times New Roman" w:hAnsi="Cambria Math" w:cstheme="majorBidi"/>
                    <w:color w:val="000000" w:themeColor="text1"/>
                    <w:szCs w:val="24"/>
                  </w:rPr>
                  <m:t>i,j</m:t>
                </m:r>
              </m:sub>
            </m:sSub>
            <m:r>
              <w:rPr>
                <w:rFonts w:ascii="Cambria Math" w:eastAsia="Times New Roman" w:hAnsi="Cambria Math" w:cstheme="majorBidi"/>
                <w:color w:val="000000" w:themeColor="text1"/>
                <w:szCs w:val="24"/>
              </w:rPr>
              <m:t>(t-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D</m:t>
                </m:r>
              </m:e>
              <m:sub>
                <m:r>
                  <w:rPr>
                    <w:rFonts w:ascii="Cambria Math" w:eastAsia="Times New Roman" w:hAnsi="Cambria Math" w:cstheme="majorBidi"/>
                    <w:color w:val="000000" w:themeColor="text1"/>
                    <w:szCs w:val="24"/>
                  </w:rPr>
                  <m:t>i,j</m:t>
                </m:r>
              </m:sub>
            </m:sSub>
            <m:r>
              <w:rPr>
                <w:rFonts w:ascii="Cambria Math" w:eastAsia="Times New Roman" w:hAnsi="Cambria Math" w:cstheme="majorBidi"/>
                <w:color w:val="000000" w:themeColor="text1"/>
                <w:szCs w:val="24"/>
              </w:rPr>
              <m:t>))</m:t>
            </m:r>
          </m:den>
        </m:f>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ε</m:t>
            </m:r>
          </m:e>
          <m:sub>
            <m:r>
              <w:rPr>
                <w:rFonts w:ascii="Cambria Math" w:eastAsia="Times New Roman" w:hAnsi="Cambria Math" w:cstheme="majorBidi"/>
                <w:color w:val="000000" w:themeColor="text1"/>
                <w:szCs w:val="24"/>
              </w:rPr>
              <m:t>i,j,t</m:t>
            </m:r>
          </m:sub>
        </m:sSub>
      </m:oMath>
      <w:r w:rsidR="004F65E4" w:rsidRPr="00F31509">
        <w:rPr>
          <w:rFonts w:asciiTheme="majorBidi" w:eastAsia="Times New Roman" w:hAnsiTheme="majorBidi" w:cstheme="majorBidi"/>
          <w:color w:val="000000" w:themeColor="text1"/>
          <w:szCs w:val="24"/>
        </w:rPr>
        <w:t xml:space="preserve">       </w:t>
      </w:r>
      <w:r w:rsidR="004F65E4" w:rsidRPr="00F31509">
        <w:rPr>
          <w:rFonts w:asciiTheme="majorBidi" w:hAnsiTheme="majorBidi" w:cstheme="majorBidi"/>
          <w:bCs/>
          <w:color w:val="000000" w:themeColor="text1"/>
        </w:rPr>
        <w:t xml:space="preserve">(Equation </w:t>
      </w:r>
      <w:r w:rsidRPr="00F31509">
        <w:rPr>
          <w:rFonts w:asciiTheme="majorBidi" w:hAnsiTheme="majorBidi" w:cstheme="majorBidi"/>
          <w:bCs/>
          <w:color w:val="000000" w:themeColor="text1"/>
        </w:rPr>
        <w:fldChar w:fldCharType="begin"/>
      </w:r>
      <w:r w:rsidR="004F65E4" w:rsidRPr="00F31509">
        <w:rPr>
          <w:rFonts w:asciiTheme="majorBidi" w:hAnsiTheme="majorBidi" w:cstheme="majorBidi"/>
          <w:bCs/>
          <w:color w:val="000000" w:themeColor="text1"/>
        </w:rPr>
        <w:instrText xml:space="preserve"> SEQ Equation \* ARABIC </w:instrText>
      </w:r>
      <w:r w:rsidRPr="00F31509">
        <w:rPr>
          <w:rFonts w:asciiTheme="majorBidi" w:hAnsiTheme="majorBidi" w:cstheme="majorBidi"/>
          <w:bCs/>
          <w:color w:val="000000" w:themeColor="text1"/>
        </w:rPr>
        <w:fldChar w:fldCharType="separate"/>
      </w:r>
      <w:r w:rsidR="000B360D" w:rsidRPr="00F31509">
        <w:rPr>
          <w:rFonts w:asciiTheme="majorBidi" w:hAnsiTheme="majorBidi" w:cstheme="majorBidi"/>
          <w:bCs/>
          <w:noProof/>
          <w:color w:val="000000" w:themeColor="text1"/>
        </w:rPr>
        <w:t>7</w:t>
      </w:r>
      <w:r w:rsidRPr="00F31509">
        <w:rPr>
          <w:rFonts w:asciiTheme="majorBidi" w:hAnsiTheme="majorBidi" w:cstheme="majorBidi"/>
          <w:bCs/>
          <w:color w:val="000000" w:themeColor="text1"/>
        </w:rPr>
        <w:fldChar w:fldCharType="end"/>
      </w:r>
      <w:r w:rsidR="004F65E4" w:rsidRPr="00F31509">
        <w:rPr>
          <w:rFonts w:asciiTheme="majorBidi" w:hAnsiTheme="majorBidi" w:cstheme="majorBidi"/>
          <w:bCs/>
          <w:color w:val="000000" w:themeColor="text1"/>
        </w:rPr>
        <w:t>)</w:t>
      </w:r>
    </w:p>
    <w:p w:rsidR="004F65E4" w:rsidRPr="00F31509" w:rsidRDefault="004F65E4"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 xml:space="preserve">If the non-linear regression model fails to converge, then </w:t>
      </w: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A</m:t>
            </m:r>
          </m:e>
          <m:sub>
            <m:r>
              <w:rPr>
                <w:rFonts w:ascii="Cambria Math" w:eastAsia="Times New Roman" w:hAnsi="Cambria Math" w:cstheme="majorBidi"/>
                <w:color w:val="000000" w:themeColor="text1"/>
                <w:szCs w:val="24"/>
              </w:rPr>
              <m:t>i,j</m:t>
            </m:r>
          </m:sub>
        </m:sSub>
      </m:oMath>
      <w:r w:rsidRPr="00F31509">
        <w:rPr>
          <w:rFonts w:asciiTheme="majorBidi" w:eastAsia="Times New Roman" w:hAnsiTheme="majorBidi" w:cstheme="majorBidi"/>
          <w:color w:val="000000" w:themeColor="text1"/>
          <w:szCs w:val="24"/>
        </w:rPr>
        <w:t xml:space="preserve"> is assumed to be 0 and a new non-linear model is fit to the data.  If that model also fails to converge to a solution, then </w:t>
      </w: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B</m:t>
            </m:r>
          </m:e>
          <m:sub>
            <m:r>
              <w:rPr>
                <w:rFonts w:ascii="Cambria Math" w:eastAsia="Times New Roman" w:hAnsi="Cambria Math" w:cstheme="majorBidi"/>
                <w:color w:val="000000" w:themeColor="text1"/>
                <w:szCs w:val="24"/>
              </w:rPr>
              <m:t>i,j</m:t>
            </m:r>
          </m:sub>
        </m:sSub>
      </m:oMath>
      <w:r w:rsidRPr="00F31509">
        <w:rPr>
          <w:rFonts w:asciiTheme="majorBidi" w:eastAsia="Times New Roman" w:hAnsiTheme="majorBidi" w:cstheme="majorBidi"/>
          <w:color w:val="000000" w:themeColor="text1"/>
          <w:szCs w:val="24"/>
        </w:rPr>
        <w:t xml:space="preserve"> is assumed to be the largest observed value.  In this case, a logistic regression (which will always converge) is possible by performing a logit transformation, and this is model is then used.</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Naive: Missing values between two observed values are interpolated linearly.  For observations outside the range of the observed data, the nearest observation is carried forward or backward.</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 xml:space="preserve">ARIMA: Several </w:t>
      </w:r>
      <w:r w:rsidRPr="00F31509">
        <w:rPr>
          <w:rFonts w:asciiTheme="majorBidi" w:eastAsia="Times New Roman" w:hAnsiTheme="majorBidi" w:cstheme="majorBidi"/>
          <w:color w:val="000000" w:themeColor="text1"/>
          <w:szCs w:val="24"/>
          <w:u w:val="single"/>
        </w:rPr>
        <w:t>A</w:t>
      </w:r>
      <w:r w:rsidRPr="00F31509">
        <w:rPr>
          <w:rFonts w:asciiTheme="majorBidi" w:eastAsia="Times New Roman" w:hAnsiTheme="majorBidi" w:cstheme="majorBidi"/>
          <w:color w:val="000000" w:themeColor="text1"/>
          <w:szCs w:val="24"/>
        </w:rPr>
        <w:t>uto</w:t>
      </w:r>
      <w:r w:rsidRPr="00F31509">
        <w:rPr>
          <w:rFonts w:asciiTheme="majorBidi" w:eastAsia="Times New Roman" w:hAnsiTheme="majorBidi" w:cstheme="majorBidi"/>
          <w:color w:val="000000" w:themeColor="text1"/>
          <w:szCs w:val="24"/>
          <w:u w:val="single"/>
        </w:rPr>
        <w:t>r</w:t>
      </w:r>
      <w:r w:rsidRPr="00F31509">
        <w:rPr>
          <w:rFonts w:asciiTheme="majorBidi" w:eastAsia="Times New Roman" w:hAnsiTheme="majorBidi" w:cstheme="majorBidi"/>
          <w:color w:val="000000" w:themeColor="text1"/>
          <w:szCs w:val="24"/>
        </w:rPr>
        <w:t xml:space="preserve">egressive </w:t>
      </w:r>
      <w:r w:rsidRPr="00F31509">
        <w:rPr>
          <w:rFonts w:asciiTheme="majorBidi" w:eastAsia="Times New Roman" w:hAnsiTheme="majorBidi" w:cstheme="majorBidi"/>
          <w:color w:val="000000" w:themeColor="text1"/>
          <w:szCs w:val="24"/>
          <w:u w:val="single"/>
        </w:rPr>
        <w:t>I</w:t>
      </w:r>
      <w:r w:rsidRPr="00F31509">
        <w:rPr>
          <w:rFonts w:asciiTheme="majorBidi" w:eastAsia="Times New Roman" w:hAnsiTheme="majorBidi" w:cstheme="majorBidi"/>
          <w:color w:val="000000" w:themeColor="text1"/>
          <w:szCs w:val="24"/>
        </w:rPr>
        <w:t xml:space="preserve">ntegrated </w:t>
      </w:r>
      <w:r w:rsidRPr="00F31509">
        <w:rPr>
          <w:rFonts w:asciiTheme="majorBidi" w:eastAsia="Times New Roman" w:hAnsiTheme="majorBidi" w:cstheme="majorBidi"/>
          <w:color w:val="000000" w:themeColor="text1"/>
          <w:szCs w:val="24"/>
          <w:u w:val="single"/>
        </w:rPr>
        <w:t>M</w:t>
      </w:r>
      <w:r w:rsidRPr="00F31509">
        <w:rPr>
          <w:rFonts w:asciiTheme="majorBidi" w:eastAsia="Times New Roman" w:hAnsiTheme="majorBidi" w:cstheme="majorBidi"/>
          <w:color w:val="000000" w:themeColor="text1"/>
          <w:szCs w:val="24"/>
        </w:rPr>
        <w:t xml:space="preserve">oving </w:t>
      </w:r>
      <w:r w:rsidRPr="00F31509">
        <w:rPr>
          <w:rFonts w:asciiTheme="majorBidi" w:eastAsia="Times New Roman" w:hAnsiTheme="majorBidi" w:cstheme="majorBidi"/>
          <w:color w:val="000000" w:themeColor="text1"/>
          <w:szCs w:val="24"/>
          <w:u w:val="single"/>
        </w:rPr>
        <w:t>A</w:t>
      </w:r>
      <w:r w:rsidRPr="00F31509">
        <w:rPr>
          <w:rFonts w:asciiTheme="majorBidi" w:eastAsia="Times New Roman" w:hAnsiTheme="majorBidi" w:cstheme="majorBidi"/>
          <w:color w:val="000000" w:themeColor="text1"/>
          <w:szCs w:val="24"/>
        </w:rPr>
        <w:t>verage time series models are fit to the data, and the best one is selected based on the AICC.  Then, imputation of new values from this model is done via Kalman Filter smoothing.</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LOESS: A local regression model is fit using linear models as the base learners.  The model window varies based on sample size, and thus more flexible models are fit when more data is available.</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Splines: A cubic spline is fit to the observed values and used for interpolation.</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MARS: A Multivariate Adaptive Regression Spline, which is a mathematical model appropriate for piecewise linear time series, is fit to the observed values.</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Mixed Model: This model is fit to all countries at once, but still restricted to just one commodity at a time.  The linear mixed model estimates production as a smoothed function of time, and the time trend is considered as a random effect by country.</w:t>
      </w: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both"/>
        <w:rPr>
          <w:rFonts w:asciiTheme="majorBidi" w:eastAsia="Times New Roman" w:hAnsiTheme="majorBidi" w:cstheme="majorBidi"/>
          <w:color w:val="000000" w:themeColor="text1"/>
          <w:szCs w:val="24"/>
          <w:lang w:val="en-GB" w:eastAsia="en-US"/>
        </w:rPr>
      </w:pP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 xml:space="preserve">Each of the models is fit to available data, and an estimate of the model's ability to explain the data is produced via cross-validation.  In other words, each model is fit to all the available data except for a </w:t>
      </w:r>
      <w:r w:rsidRPr="00F31509">
        <w:rPr>
          <w:rFonts w:asciiTheme="majorBidi" w:eastAsia="Times New Roman" w:hAnsiTheme="majorBidi" w:cstheme="majorBidi"/>
          <w:color w:val="000000" w:themeColor="text1"/>
          <w:szCs w:val="24"/>
          <w:lang w:val="en-GB" w:eastAsia="en-US"/>
        </w:rPr>
        <w:lastRenderedPageBreak/>
        <w:t xml:space="preserve">handful of observations.  The performance of an individual model is then evaluated by its ability to estimate these known observations. This process is repeated with different groups of observations so as to provide a good estimate of a model's ability to fit the data.  This ability is captured in the form of an error term, </w:t>
      </w:r>
      <m:oMath>
        <m:sSub>
          <m:sSubPr>
            <m:ctrlPr>
              <w:rPr>
                <w:rFonts w:ascii="Cambria Math" w:eastAsia="Times New Roman" w:hAnsi="Cambria Math" w:cstheme="majorBidi"/>
                <w:i/>
                <w:color w:val="000000" w:themeColor="text1"/>
                <w:szCs w:val="24"/>
                <w:lang w:val="en-GB" w:eastAsia="en-US"/>
              </w:rPr>
            </m:ctrlPr>
          </m:sSubPr>
          <m:e>
            <m:r>
              <w:rPr>
                <w:rFonts w:ascii="Cambria Math" w:eastAsia="Times New Roman" w:hAnsi="Cambria Math" w:cstheme="majorBidi"/>
                <w:color w:val="000000" w:themeColor="text1"/>
                <w:szCs w:val="24"/>
                <w:lang w:val="en-GB" w:eastAsia="en-US"/>
              </w:rPr>
              <m:t>e</m:t>
            </m:r>
          </m:e>
          <m:sub>
            <m:r>
              <w:rPr>
                <w:rFonts w:ascii="Cambria Math" w:eastAsia="Times New Roman" w:hAnsi="Cambria Math" w:cstheme="majorBidi"/>
                <w:color w:val="000000" w:themeColor="text1"/>
                <w:szCs w:val="24"/>
                <w:lang w:val="en-GB" w:eastAsia="en-US"/>
              </w:rPr>
              <m:t>i,j,k</m:t>
            </m:r>
          </m:sub>
        </m:sSub>
      </m:oMath>
      <w:r w:rsidRPr="00F31509">
        <w:rPr>
          <w:rFonts w:asciiTheme="majorBidi" w:eastAsia="Times New Roman" w:hAnsiTheme="majorBidi" w:cstheme="majorBidi"/>
          <w:color w:val="000000" w:themeColor="text1"/>
          <w:szCs w:val="24"/>
          <w:lang w:val="en-GB" w:eastAsia="en-US"/>
        </w:rPr>
        <w:t>, which depends on the country i, the commodity j, and the model k.  Then, each model is assigned a weight according to its ability to fit the observed data (with better models receiving larger weights) subject to the constraint that the weights sum to one:</w:t>
      </w: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rsidR="004F65E4" w:rsidRPr="00F31509" w:rsidRDefault="001C3696"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 w:val="28"/>
          <w:szCs w:val="28"/>
          <w:lang w:val="en-GB" w:eastAsia="en-US"/>
        </w:rPr>
      </w:pPr>
      <m:oMath>
        <m:sSub>
          <m:sSubPr>
            <m:ctrlPr>
              <w:rPr>
                <w:rFonts w:ascii="Cambria Math" w:eastAsia="Times New Roman" w:hAnsi="Cambria Math" w:cstheme="majorBidi"/>
                <w:i/>
                <w:color w:val="000000" w:themeColor="text1"/>
                <w:szCs w:val="28"/>
                <w:lang w:val="en-GB" w:eastAsia="en-US"/>
              </w:rPr>
            </m:ctrlPr>
          </m:sSubPr>
          <m:e>
            <m:r>
              <w:rPr>
                <w:rFonts w:ascii="Cambria Math" w:eastAsia="Times New Roman" w:hAnsi="Cambria Math" w:cstheme="majorBidi"/>
                <w:color w:val="000000" w:themeColor="text1"/>
                <w:szCs w:val="28"/>
                <w:lang w:val="en-GB" w:eastAsia="en-US"/>
              </w:rPr>
              <m:t>w</m:t>
            </m:r>
          </m:e>
          <m:sub>
            <m:r>
              <w:rPr>
                <w:rFonts w:ascii="Cambria Math" w:eastAsia="Times New Roman" w:hAnsi="Cambria Math" w:cstheme="majorBidi"/>
                <w:color w:val="000000" w:themeColor="text1"/>
                <w:szCs w:val="28"/>
                <w:lang w:val="en-GB" w:eastAsia="en-US"/>
              </w:rPr>
              <m:t>i,j,k</m:t>
            </m:r>
          </m:sub>
        </m:sSub>
        <m:r>
          <w:rPr>
            <w:rFonts w:ascii="Cambria Math" w:eastAsia="Times New Roman" w:hAnsi="Cambria Math" w:cstheme="majorBidi"/>
            <w:color w:val="000000" w:themeColor="text1"/>
            <w:szCs w:val="28"/>
            <w:lang w:val="en-GB" w:eastAsia="en-US"/>
          </w:rPr>
          <m:t>= (1/</m:t>
        </m:r>
        <m:sSub>
          <m:sSubPr>
            <m:ctrlPr>
              <w:rPr>
                <w:rFonts w:ascii="Cambria Math" w:eastAsia="Times New Roman" w:hAnsi="Cambria Math" w:cstheme="majorBidi"/>
                <w:i/>
                <w:color w:val="000000" w:themeColor="text1"/>
                <w:szCs w:val="28"/>
                <w:lang w:val="en-GB" w:eastAsia="en-US"/>
              </w:rPr>
            </m:ctrlPr>
          </m:sSubPr>
          <m:e>
            <m:r>
              <w:rPr>
                <w:rFonts w:ascii="Cambria Math" w:eastAsia="Times New Roman" w:hAnsi="Cambria Math" w:cstheme="majorBidi"/>
                <w:color w:val="000000" w:themeColor="text1"/>
                <w:szCs w:val="28"/>
                <w:lang w:val="en-GB" w:eastAsia="en-US"/>
              </w:rPr>
              <m:t>e</m:t>
            </m:r>
          </m:e>
          <m:sub>
            <m:r>
              <w:rPr>
                <w:rFonts w:ascii="Cambria Math" w:eastAsia="Times New Roman" w:hAnsi="Cambria Math" w:cstheme="majorBidi"/>
                <w:color w:val="000000" w:themeColor="text1"/>
                <w:szCs w:val="28"/>
                <w:lang w:val="en-GB" w:eastAsia="en-US"/>
              </w:rPr>
              <m:t>i,j,k</m:t>
            </m:r>
          </m:sub>
        </m:sSub>
        <m:r>
          <w:rPr>
            <w:rFonts w:ascii="Cambria Math" w:eastAsia="Times New Roman" w:hAnsi="Cambria Math" w:cstheme="majorBidi"/>
            <w:color w:val="000000" w:themeColor="text1"/>
            <w:szCs w:val="28"/>
            <w:lang w:val="en-GB" w:eastAsia="en-US"/>
          </w:rPr>
          <m:t>)⁄</m:t>
        </m:r>
        <m:d>
          <m:dPr>
            <m:ctrlPr>
              <w:rPr>
                <w:rFonts w:ascii="Cambria Math" w:eastAsia="Times New Roman" w:hAnsi="Cambria Math" w:cstheme="majorBidi"/>
                <w:i/>
                <w:color w:val="000000" w:themeColor="text1"/>
                <w:szCs w:val="28"/>
                <w:lang w:val="en-GB" w:eastAsia="en-US"/>
              </w:rPr>
            </m:ctrlPr>
          </m:dPr>
          <m:e>
            <m:nary>
              <m:naryPr>
                <m:chr m:val="∑"/>
                <m:limLoc m:val="undOvr"/>
                <m:ctrlPr>
                  <w:rPr>
                    <w:rFonts w:ascii="Cambria Math" w:eastAsia="Times New Roman" w:hAnsi="Cambria Math" w:cstheme="majorBidi"/>
                    <w:i/>
                    <w:color w:val="000000" w:themeColor="text1"/>
                    <w:szCs w:val="28"/>
                    <w:lang w:val="en-GB" w:eastAsia="en-US"/>
                  </w:rPr>
                </m:ctrlPr>
              </m:naryPr>
              <m:sub>
                <m:r>
                  <w:rPr>
                    <w:rFonts w:ascii="Cambria Math" w:eastAsia="Times New Roman" w:hAnsi="Cambria Math" w:cstheme="majorBidi"/>
                    <w:color w:val="000000" w:themeColor="text1"/>
                    <w:szCs w:val="28"/>
                    <w:lang w:val="en-GB" w:eastAsia="en-US"/>
                  </w:rPr>
                  <m:t>l=1</m:t>
                </m:r>
              </m:sub>
              <m:sup>
                <m:r>
                  <w:rPr>
                    <w:rFonts w:ascii="Cambria Math" w:eastAsia="Times New Roman" w:hAnsi="Cambria Math" w:cstheme="majorBidi"/>
                    <w:color w:val="000000" w:themeColor="text1"/>
                    <w:szCs w:val="28"/>
                    <w:lang w:val="en-GB" w:eastAsia="en-US"/>
                  </w:rPr>
                  <m:t>10</m:t>
                </m:r>
              </m:sup>
              <m:e>
                <m:r>
                  <w:rPr>
                    <w:rFonts w:ascii="Cambria Math" w:eastAsia="Times New Roman" w:hAnsi="Cambria Math" w:cstheme="majorBidi"/>
                    <w:color w:val="000000" w:themeColor="text1"/>
                    <w:szCs w:val="28"/>
                    <w:lang w:val="en-GB" w:eastAsia="en-US"/>
                  </w:rPr>
                  <m:t>1/</m:t>
                </m:r>
                <m:sSub>
                  <m:sSubPr>
                    <m:ctrlPr>
                      <w:rPr>
                        <w:rFonts w:ascii="Cambria Math" w:eastAsia="Times New Roman" w:hAnsi="Cambria Math" w:cstheme="majorBidi"/>
                        <w:i/>
                        <w:color w:val="000000" w:themeColor="text1"/>
                        <w:szCs w:val="28"/>
                        <w:lang w:val="en-GB" w:eastAsia="en-US"/>
                      </w:rPr>
                    </m:ctrlPr>
                  </m:sSubPr>
                  <m:e>
                    <m:r>
                      <w:rPr>
                        <w:rFonts w:ascii="Cambria Math" w:eastAsia="Times New Roman" w:hAnsi="Cambria Math" w:cstheme="majorBidi"/>
                        <w:color w:val="000000" w:themeColor="text1"/>
                        <w:szCs w:val="28"/>
                        <w:lang w:val="en-GB" w:eastAsia="en-US"/>
                      </w:rPr>
                      <m:t>e</m:t>
                    </m:r>
                  </m:e>
                  <m:sub>
                    <m:r>
                      <w:rPr>
                        <w:rFonts w:ascii="Cambria Math" w:eastAsia="Times New Roman" w:hAnsi="Cambria Math" w:cstheme="majorBidi"/>
                        <w:color w:val="000000" w:themeColor="text1"/>
                        <w:szCs w:val="28"/>
                        <w:lang w:val="en-GB" w:eastAsia="en-US"/>
                      </w:rPr>
                      <m:t>ijl</m:t>
                    </m:r>
                  </m:sub>
                </m:sSub>
              </m:e>
            </m:nary>
          </m:e>
        </m:d>
      </m:oMath>
      <w:r w:rsidR="004F65E4" w:rsidRPr="00F31509">
        <w:rPr>
          <w:rFonts w:asciiTheme="majorBidi" w:eastAsia="Times New Roman" w:hAnsiTheme="majorBidi" w:cstheme="majorBidi"/>
          <w:color w:val="000000" w:themeColor="text1"/>
          <w:szCs w:val="28"/>
          <w:lang w:val="en-GB" w:eastAsia="en-US"/>
        </w:rPr>
        <w:t xml:space="preserve">           </w:t>
      </w:r>
      <w:r w:rsidR="004F65E4" w:rsidRPr="00F31509">
        <w:rPr>
          <w:rFonts w:asciiTheme="majorBidi" w:hAnsiTheme="majorBidi" w:cstheme="majorBidi"/>
          <w:color w:val="000000" w:themeColor="text1"/>
          <w:szCs w:val="24"/>
          <w:lang w:val="en-GB"/>
        </w:rPr>
        <w:t xml:space="preserve">(Equation </w:t>
      </w:r>
      <w:r w:rsidRPr="00F31509">
        <w:rPr>
          <w:rFonts w:asciiTheme="majorBidi" w:hAnsiTheme="majorBidi" w:cstheme="majorBidi"/>
          <w:color w:val="000000" w:themeColor="text1"/>
          <w:szCs w:val="24"/>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F31509">
        <w:rPr>
          <w:rFonts w:asciiTheme="majorBidi" w:hAnsiTheme="majorBidi" w:cstheme="majorBidi"/>
          <w:color w:val="000000" w:themeColor="text1"/>
          <w:szCs w:val="24"/>
          <w:lang w:val="en-GB"/>
        </w:rPr>
        <w:fldChar w:fldCharType="separate"/>
      </w:r>
      <w:r w:rsidR="000B360D" w:rsidRPr="00F31509">
        <w:rPr>
          <w:rFonts w:asciiTheme="majorBidi" w:hAnsiTheme="majorBidi" w:cstheme="majorBidi"/>
          <w:noProof/>
          <w:color w:val="000000" w:themeColor="text1"/>
          <w:szCs w:val="24"/>
          <w:lang w:val="en-GB"/>
        </w:rPr>
        <w:t>8</w:t>
      </w:r>
      <w:r w:rsidRPr="00F31509">
        <w:rPr>
          <w:rFonts w:asciiTheme="majorBidi" w:hAnsiTheme="majorBidi" w:cstheme="majorBidi"/>
          <w:color w:val="000000" w:themeColor="text1"/>
          <w:szCs w:val="24"/>
          <w:lang w:val="en-GB"/>
        </w:rPr>
        <w:fldChar w:fldCharType="end"/>
      </w:r>
      <w:r w:rsidR="004F65E4" w:rsidRPr="00F31509">
        <w:rPr>
          <w:rFonts w:asciiTheme="majorBidi" w:hAnsiTheme="majorBidi" w:cstheme="majorBidi"/>
          <w:color w:val="000000" w:themeColor="text1"/>
          <w:szCs w:val="24"/>
          <w:lang w:val="en-GB"/>
        </w:rPr>
        <w:t>)</w:t>
      </w: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lang w:val="en-GB" w:eastAsia="en-US"/>
        </w:rPr>
        <w:t>Then, a missing observation is imputed using a weighted mean of the estimates of the ensemble models at the missing time.  One additional constraint is imposed: models which may not extrapolate well (such as an exponential fit) are removed from the weighted average for missing values that lie too far outside the range of observed data.</w:t>
      </w:r>
      <w:r w:rsidR="001476EE" w:rsidRPr="00F31509">
        <w:rPr>
          <w:rFonts w:asciiTheme="majorBidi" w:eastAsia="Times New Roman" w:hAnsiTheme="majorBidi" w:cstheme="majorBidi"/>
          <w:color w:val="000000" w:themeColor="text1"/>
          <w:lang w:val="en-GB" w:eastAsia="en-US"/>
        </w:rPr>
        <w:t xml:space="preserve">  Note that in this case, all weights must be adjusted to ensure they still sum to one.</w:t>
      </w: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rsidR="004F65E4" w:rsidRPr="00F31509" w:rsidRDefault="004F65E4" w:rsidP="00312896">
      <w:pPr>
        <w:pStyle w:val="Heading4"/>
        <w:rPr>
          <w:rFonts w:asciiTheme="majorBidi" w:hAnsiTheme="majorBidi" w:cstheme="majorBidi"/>
          <w:lang w:val="en-GB" w:eastAsia="en-US"/>
        </w:rPr>
      </w:pPr>
      <w:bookmarkStart w:id="135" w:name="_Toc421025855"/>
      <w:r w:rsidRPr="00F31509">
        <w:rPr>
          <w:rFonts w:asciiTheme="majorBidi" w:hAnsiTheme="majorBidi" w:cstheme="majorBidi"/>
          <w:lang w:val="en-GB" w:eastAsia="en-US"/>
        </w:rPr>
        <w:t>Imputation by balancing</w:t>
      </w:r>
      <w:bookmarkEnd w:id="135"/>
    </w:p>
    <w:p w:rsidR="004F65E4" w:rsidRPr="00F31509"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lang w:val="en-GB" w:eastAsia="en-US"/>
        </w:rPr>
        <w:t>Once productivity has been imputed, we proceed by balancing.  If both productivity and activity values are available, we impute production so that it satisfies the identity production= productivity*activity.</w:t>
      </w:r>
      <w:r w:rsidR="001476EE" w:rsidRPr="00F31509">
        <w:rPr>
          <w:rFonts w:asciiTheme="majorBidi" w:eastAsia="Times New Roman" w:hAnsiTheme="majorBidi" w:cstheme="majorBidi"/>
          <w:color w:val="000000" w:themeColor="text1"/>
          <w:lang w:val="en-GB" w:eastAsia="en-US"/>
        </w:rPr>
        <w:t xml:space="preserve">  Likewise, if productivity and production are available, we impute activity by the identity activity = production/productivity.</w:t>
      </w:r>
    </w:p>
    <w:p w:rsidR="004F65E4" w:rsidRPr="00F31509" w:rsidRDefault="004F65E4" w:rsidP="00312896">
      <w:pPr>
        <w:pStyle w:val="Heading4"/>
        <w:rPr>
          <w:rFonts w:asciiTheme="majorBidi" w:hAnsiTheme="majorBidi" w:cstheme="majorBidi"/>
          <w:lang w:val="en-GB" w:eastAsia="en-US"/>
        </w:rPr>
      </w:pPr>
      <w:bookmarkStart w:id="136" w:name="_Toc421025856"/>
      <w:r w:rsidRPr="00F31509">
        <w:rPr>
          <w:rFonts w:asciiTheme="majorBidi" w:hAnsiTheme="majorBidi" w:cstheme="majorBidi"/>
          <w:lang w:val="en-GB" w:eastAsia="en-US"/>
        </w:rPr>
        <w:t>Production imputation</w:t>
      </w:r>
      <w:bookmarkEnd w:id="136"/>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 xml:space="preserve">For imputation of production, we follow the same procedure as outlined in step 1.  We apply this procedure instead to the production data, and impute values using a new ensemble fit to the currently available production data. </w:t>
      </w: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A concrete example as to how the entire imputation process works and what results it renders is available in Chapter 3.</w:t>
      </w:r>
    </w:p>
    <w:p w:rsidR="004F65E4" w:rsidRPr="00F31509" w:rsidRDefault="004F65E4" w:rsidP="004F65E4">
      <w:pPr>
        <w:spacing w:after="160"/>
        <w:rPr>
          <w:rFonts w:asciiTheme="majorBidi" w:hAnsiTheme="majorBidi" w:cstheme="majorBidi"/>
          <w:b/>
          <w:color w:val="000000" w:themeColor="text1"/>
          <w:szCs w:val="24"/>
          <w:lang w:val="en-GB"/>
        </w:rPr>
      </w:pPr>
    </w:p>
    <w:p w:rsidR="004F65E4" w:rsidRPr="00F31509" w:rsidRDefault="004F65E4" w:rsidP="000264F4">
      <w:pPr>
        <w:pStyle w:val="Heading2"/>
      </w:pPr>
      <w:r w:rsidRPr="00F31509">
        <w:br w:type="page"/>
      </w:r>
      <w:bookmarkStart w:id="137" w:name="_Toc421025858"/>
      <w:bookmarkStart w:id="138" w:name="_Toc428383836"/>
      <w:bookmarkStart w:id="139" w:name="_Toc428436058"/>
      <w:bookmarkStart w:id="140" w:name="_Toc428436359"/>
      <w:bookmarkStart w:id="141" w:name="_Toc428436485"/>
      <w:r w:rsidRPr="00F31509">
        <w:lastRenderedPageBreak/>
        <w:t>Trade</w:t>
      </w:r>
      <w:bookmarkEnd w:id="137"/>
      <w:bookmarkEnd w:id="138"/>
      <w:bookmarkEnd w:id="139"/>
      <w:bookmarkEnd w:id="140"/>
      <w:bookmarkEnd w:id="141"/>
    </w:p>
    <w:p w:rsidR="004F65E4" w:rsidRPr="00F31509" w:rsidRDefault="004F65E4" w:rsidP="00312896">
      <w:pPr>
        <w:pStyle w:val="Heading3"/>
        <w:rPr>
          <w:rFonts w:asciiTheme="majorBidi" w:hAnsiTheme="majorBidi" w:cstheme="majorBidi"/>
          <w:lang w:val="en-GB"/>
        </w:rPr>
      </w:pPr>
      <w:r w:rsidRPr="00F31509">
        <w:rPr>
          <w:rFonts w:asciiTheme="majorBidi" w:hAnsiTheme="majorBidi" w:cstheme="majorBidi"/>
          <w:lang w:val="en-GB"/>
        </w:rPr>
        <w:t>Country level data</w:t>
      </w:r>
    </w:p>
    <w:p w:rsidR="004F65E4" w:rsidRPr="00F31509" w:rsidRDefault="004F65E4" w:rsidP="60226960">
      <w:pPr>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National FBS compilers may want to start collecting trade data for their countries from their own sources, which, in most cases, will be the national customs offices. In most countries, trade information will be available in Harmonized System (HS) </w:t>
      </w:r>
      <w:r w:rsidR="00300017" w:rsidRPr="00F31509">
        <w:rPr>
          <w:rFonts w:asciiTheme="majorBidi" w:eastAsia="Times New Roman" w:hAnsiTheme="majorBidi" w:cstheme="majorBidi"/>
          <w:color w:val="000000" w:themeColor="text1"/>
          <w:lang w:val="en-GB"/>
        </w:rPr>
        <w:t xml:space="preserve">format </w:t>
      </w:r>
      <w:r w:rsidRPr="00F31509">
        <w:rPr>
          <w:rFonts w:asciiTheme="majorBidi" w:eastAsia="Times New Roman" w:hAnsiTheme="majorBidi" w:cstheme="majorBidi"/>
          <w:color w:val="000000" w:themeColor="text1"/>
          <w:lang w:val="en-GB"/>
        </w:rPr>
        <w:t xml:space="preserve">and at the level of disaggregation needed to compile the Supply Utilization Accounts (SUAs), i.e. the precursor to the Food Balance Sheets. Taking information from the national customs offices will also ensure that trade data are available on a timely basis and probably even at a higher periodicity, e.g. monthly data rather than trade data from international sources, such as UNSD or FAO. But there are also distinct advantages of using data from international sources, notably from FAO. The main advantage is that FAO subjects trade data to extensive plausibility checks and validation routines, and importantly, provides a more complete </w:t>
      </w:r>
      <w:r w:rsidR="00B80EB9" w:rsidRPr="00F31509">
        <w:rPr>
          <w:rFonts w:asciiTheme="majorBidi" w:eastAsia="Times New Roman" w:hAnsiTheme="majorBidi" w:cstheme="majorBidi"/>
          <w:color w:val="000000" w:themeColor="text1"/>
          <w:lang w:val="en-GB"/>
        </w:rPr>
        <w:t>country-level and global</w:t>
      </w:r>
      <w:r w:rsidRPr="00F31509">
        <w:rPr>
          <w:rFonts w:asciiTheme="majorBidi" w:eastAsia="Times New Roman" w:hAnsiTheme="majorBidi" w:cstheme="majorBidi"/>
          <w:color w:val="000000" w:themeColor="text1"/>
          <w:lang w:val="en-GB"/>
        </w:rPr>
        <w:t xml:space="preserve"> trade data set, using information inherent in the trade data (e.g. by calculating trade values from reported trade quantities applying unit values, or vice versa) of the country or its trading partners (“mirroring” flows). How FAO trade data are being compiled, validated and what variants of trade files are being made available is described in detail later in this </w:t>
      </w:r>
      <w:r w:rsidR="001476EE" w:rsidRPr="00F31509">
        <w:rPr>
          <w:rFonts w:asciiTheme="majorBidi" w:eastAsia="Times New Roman" w:hAnsiTheme="majorBidi" w:cstheme="majorBidi"/>
          <w:color w:val="000000" w:themeColor="text1"/>
          <w:lang w:val="en-GB"/>
        </w:rPr>
        <w:t>chapter</w:t>
      </w:r>
      <w:r w:rsidRPr="00F31509">
        <w:rPr>
          <w:rFonts w:asciiTheme="majorBidi" w:eastAsia="Times New Roman" w:hAnsiTheme="majorBidi" w:cstheme="majorBidi"/>
          <w:color w:val="000000" w:themeColor="text1"/>
          <w:lang w:val="en-GB"/>
        </w:rPr>
        <w:t xml:space="preserve">. </w:t>
      </w:r>
    </w:p>
    <w:p w:rsidR="004F65E4" w:rsidRPr="00F31509" w:rsidRDefault="004F65E4" w:rsidP="00312896">
      <w:pPr>
        <w:pStyle w:val="Heading3"/>
        <w:rPr>
          <w:rFonts w:asciiTheme="majorBidi" w:hAnsiTheme="majorBidi" w:cstheme="majorBidi"/>
          <w:lang w:val="en-GB"/>
        </w:rPr>
      </w:pPr>
      <w:r w:rsidRPr="00F31509">
        <w:rPr>
          <w:rFonts w:asciiTheme="majorBidi" w:hAnsiTheme="majorBidi" w:cstheme="majorBidi"/>
          <w:lang w:val="en-GB"/>
        </w:rPr>
        <w:t>International trade sources</w:t>
      </w:r>
    </w:p>
    <w:p w:rsidR="004F65E4" w:rsidRPr="00F31509" w:rsidRDefault="004F65E4" w:rsidP="004F65E4">
      <w:pPr>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All trade data used </w:t>
      </w:r>
      <w:r w:rsidR="00E0298F" w:rsidRPr="009616CB">
        <w:rPr>
          <w:rFonts w:ascii="Times New Roman" w:hAnsi="Times New Roman" w:cs="Times New Roman"/>
          <w:color w:val="000000" w:themeColor="text1"/>
          <w:szCs w:val="24"/>
          <w:lang w:val="en-GB"/>
        </w:rPr>
        <w:t xml:space="preserve">and compiled by </w:t>
      </w:r>
      <w:r w:rsidR="00F17666">
        <w:rPr>
          <w:rFonts w:ascii="Times New Roman" w:hAnsi="Times New Roman" w:cs="Times New Roman"/>
          <w:color w:val="000000" w:themeColor="text1"/>
          <w:szCs w:val="24"/>
          <w:lang w:val="en-GB"/>
        </w:rPr>
        <w:t>the Statistics Division f</w:t>
      </w:r>
      <w:r w:rsidR="00E0298F" w:rsidRPr="009616CB">
        <w:rPr>
          <w:rFonts w:ascii="Times New Roman" w:hAnsi="Times New Roman" w:cs="Times New Roman"/>
          <w:color w:val="000000" w:themeColor="text1"/>
          <w:szCs w:val="24"/>
          <w:lang w:val="en-GB"/>
        </w:rPr>
        <w:t xml:space="preserve">or all purposes </w:t>
      </w:r>
      <w:r w:rsidRPr="00F31509">
        <w:rPr>
          <w:rFonts w:asciiTheme="majorBidi" w:hAnsiTheme="majorBidi" w:cstheme="majorBidi"/>
          <w:color w:val="000000" w:themeColor="text1"/>
          <w:szCs w:val="24"/>
          <w:lang w:val="en-GB"/>
        </w:rPr>
        <w:t xml:space="preserve">(FBS and others) come from the United Nations Commodity Trade Statistics Database (UN Comtrade). UN Comtrade provides access to standardized data from its website at </w:t>
      </w:r>
      <w:hyperlink r:id="rId23" w:history="1">
        <w:r w:rsidRPr="00F31509">
          <w:rPr>
            <w:rStyle w:val="Hyperlink"/>
            <w:rFonts w:asciiTheme="majorBidi" w:hAnsiTheme="majorBidi" w:cstheme="majorBidi"/>
            <w:color w:val="000000" w:themeColor="text1"/>
            <w:szCs w:val="24"/>
            <w:lang w:val="en-GB"/>
          </w:rPr>
          <w:t>http://comtrade.un.org/</w:t>
        </w:r>
      </w:hyperlink>
      <w:r w:rsidRPr="00F31509">
        <w:rPr>
          <w:rFonts w:asciiTheme="majorBidi" w:hAnsiTheme="majorBidi" w:cstheme="majorBidi"/>
          <w:color w:val="000000" w:themeColor="text1"/>
          <w:szCs w:val="24"/>
          <w:lang w:val="en-GB"/>
        </w:rPr>
        <w:t>. It also offers a detailed description of the methodology used in compiling trade data (</w:t>
      </w:r>
      <w:hyperlink r:id="rId24" w:history="1">
        <w:r w:rsidRPr="00F31509">
          <w:rPr>
            <w:rStyle w:val="Hyperlink"/>
            <w:rFonts w:asciiTheme="majorBidi" w:hAnsiTheme="majorBidi" w:cstheme="majorBidi"/>
            <w:color w:val="000000" w:themeColor="text1"/>
            <w:szCs w:val="24"/>
            <w:lang w:val="en-GB"/>
          </w:rPr>
          <w:t>http://unstats.un.org/unsd/trade/methodology%20imts.htm</w:t>
        </w:r>
      </w:hyperlink>
      <w:r w:rsidRPr="00F31509">
        <w:rPr>
          <w:rFonts w:asciiTheme="majorBidi" w:hAnsiTheme="majorBidi" w:cstheme="majorBidi"/>
          <w:color w:val="000000" w:themeColor="text1"/>
          <w:szCs w:val="24"/>
          <w:lang w:val="en-GB"/>
        </w:rPr>
        <w:t xml:space="preserve"> and in </w:t>
      </w:r>
      <w:hyperlink r:id="rId25" w:history="1">
        <w:r w:rsidRPr="00F31509">
          <w:rPr>
            <w:rStyle w:val="Hyperlink"/>
            <w:rFonts w:asciiTheme="majorBidi" w:hAnsiTheme="majorBidi" w:cstheme="majorBidi"/>
            <w:color w:val="000000" w:themeColor="text1"/>
            <w:szCs w:val="24"/>
            <w:lang w:val="en-GB"/>
          </w:rPr>
          <w:t>http://unstats.un.org/unsd/trade/imts/imts_default.htm</w:t>
        </w:r>
      </w:hyperlink>
      <w:r w:rsidRPr="00F31509">
        <w:rPr>
          <w:rFonts w:asciiTheme="majorBidi" w:hAnsiTheme="majorBidi" w:cstheme="majorBidi"/>
          <w:color w:val="000000" w:themeColor="text1"/>
          <w:szCs w:val="24"/>
          <w:lang w:val="en-GB"/>
        </w:rPr>
        <w:t xml:space="preserve">). Most importantly, it provides guidelines for the compilation of International Merchandise Trade Statistics (IMTS). In view of the fact that all methodological aspects are readily available from UN Comtrade, no effort has been made here to repeat or summarize any of the underlying methodological aspects relating to the compilation of trade information by UN Comtrade. All aspects presented hereafter refer to the work that is undertaken by the FAO Statistics Division, i.e. once all necessary data have been downloaded from UN Comtrade database. </w:t>
      </w:r>
    </w:p>
    <w:p w:rsidR="004F65E4" w:rsidRPr="00F31509" w:rsidRDefault="004F65E4" w:rsidP="000154A1">
      <w:pPr>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UN Comtrade data are available at different levels of </w:t>
      </w:r>
      <w:r w:rsidR="00CF730D" w:rsidRPr="00F31509">
        <w:rPr>
          <w:rFonts w:asciiTheme="majorBidi" w:hAnsiTheme="majorBidi" w:cstheme="majorBidi"/>
          <w:color w:val="000000" w:themeColor="text1"/>
          <w:szCs w:val="24"/>
          <w:lang w:val="en-GB"/>
        </w:rPr>
        <w:t>disaggregation which</w:t>
      </w:r>
      <w:r w:rsidR="00B80EB9"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refer to the internationally recognized standard Harmonized System (HS) classification. The HS classification is maintained by the World Customs Organization (WCO) and updated in intervals of 5 years</w:t>
      </w:r>
      <w:r w:rsidRPr="00F31509">
        <w:rPr>
          <w:rStyle w:val="FootnoteReference"/>
          <w:rFonts w:asciiTheme="majorBidi" w:hAnsiTheme="majorBidi" w:cstheme="majorBidi"/>
          <w:color w:val="000000" w:themeColor="text1"/>
          <w:szCs w:val="24"/>
          <w:lang w:val="en-GB"/>
        </w:rPr>
        <w:footnoteReference w:id="38"/>
      </w:r>
      <w:r w:rsidRPr="00F31509">
        <w:rPr>
          <w:rFonts w:asciiTheme="majorBidi" w:hAnsiTheme="majorBidi" w:cstheme="majorBidi"/>
          <w:color w:val="000000" w:themeColor="text1"/>
          <w:szCs w:val="24"/>
          <w:lang w:val="en-GB"/>
        </w:rPr>
        <w:t xml:space="preserve">. The latest version is HS 2012, preparatory work for the next version (HS 2017) is already underway. FAO has made numerous contributions to the improvement and extension of the HS system in the past to include essential data and reflect changing patterns in agricultural and food commodities, and is actively involved in the development of the HS2017. </w:t>
      </w:r>
    </w:p>
    <w:p w:rsidR="004F65E4" w:rsidRPr="001F1472" w:rsidRDefault="004F65E4" w:rsidP="000154A1">
      <w:pPr>
        <w:spacing w:before="100" w:beforeAutospacing="1" w:after="120"/>
        <w:jc w:val="both"/>
        <w:rPr>
          <w:rFonts w:asciiTheme="majorBidi" w:hAnsiTheme="majorBidi" w:cstheme="majorBidi"/>
          <w:szCs w:val="24"/>
          <w:lang w:val="en-GB"/>
        </w:rPr>
      </w:pPr>
      <w:r w:rsidRPr="00F31509">
        <w:rPr>
          <w:rFonts w:asciiTheme="majorBidi" w:eastAsia="Times New Roman" w:hAnsiTheme="majorBidi" w:cstheme="majorBidi"/>
          <w:color w:val="000000" w:themeColor="text1"/>
          <w:lang w:val="en-GB"/>
        </w:rPr>
        <w:t xml:space="preserve">The HS system is a hierarchically structured classification of products and distinguishes different levels of disaggregation. The first 6 digits of the HS </w:t>
      </w:r>
      <w:r w:rsidRPr="001F1472">
        <w:rPr>
          <w:rFonts w:asciiTheme="majorBidi" w:eastAsia="Times New Roman" w:hAnsiTheme="majorBidi" w:cstheme="majorBidi"/>
          <w:lang w:val="en-GB"/>
        </w:rPr>
        <w:t xml:space="preserve">system are common to all </w:t>
      </w:r>
      <w:r w:rsidR="00FF08C8" w:rsidRPr="001F1472">
        <w:rPr>
          <w:rFonts w:asciiTheme="majorBidi" w:eastAsia="Times New Roman" w:hAnsiTheme="majorBidi" w:cstheme="majorBidi"/>
          <w:lang w:val="en-GB"/>
        </w:rPr>
        <w:t>countries;</w:t>
      </w:r>
      <w:r w:rsidRPr="001F1472">
        <w:rPr>
          <w:rFonts w:asciiTheme="majorBidi" w:eastAsia="Times New Roman" w:hAnsiTheme="majorBidi" w:cstheme="majorBidi"/>
          <w:lang w:val="en-GB"/>
        </w:rPr>
        <w:t xml:space="preserve"> </w:t>
      </w:r>
      <w:r w:rsidR="00E0298F" w:rsidRPr="001F1472">
        <w:rPr>
          <w:rFonts w:asciiTheme="majorBidi" w:eastAsia="Times New Roman" w:hAnsiTheme="majorBidi" w:cstheme="majorBidi"/>
          <w:lang w:val="en-GB"/>
        </w:rPr>
        <w:t>lower</w:t>
      </w:r>
      <w:r w:rsidRPr="001F1472">
        <w:rPr>
          <w:rFonts w:asciiTheme="majorBidi" w:eastAsia="Times New Roman" w:hAnsiTheme="majorBidi" w:cstheme="majorBidi"/>
          <w:lang w:val="en-GB"/>
        </w:rPr>
        <w:t xml:space="preserve"> levels (that can go up to 12 digi</w:t>
      </w:r>
      <w:r w:rsidR="00E0298F" w:rsidRPr="001F1472">
        <w:rPr>
          <w:rFonts w:asciiTheme="majorBidi" w:eastAsia="Times New Roman" w:hAnsiTheme="majorBidi" w:cstheme="majorBidi"/>
          <w:lang w:val="en-GB"/>
        </w:rPr>
        <w:t xml:space="preserve">ts) </w:t>
      </w:r>
      <w:r w:rsidR="00E0298F" w:rsidRPr="001F1472">
        <w:rPr>
          <w:rFonts w:ascii="Times New Roman" w:hAnsi="Times New Roman" w:cs="Times New Roman"/>
          <w:szCs w:val="24"/>
          <w:lang w:val="en-GB"/>
        </w:rPr>
        <w:t>can be developed in national versions.</w:t>
      </w:r>
      <w:r w:rsidRPr="001F1472">
        <w:rPr>
          <w:rFonts w:asciiTheme="majorBidi" w:eastAsia="Times New Roman" w:hAnsiTheme="majorBidi" w:cstheme="majorBidi"/>
          <w:lang w:val="en-GB"/>
        </w:rPr>
        <w:t xml:space="preserve">  To </w:t>
      </w:r>
      <w:r w:rsidR="00C35402" w:rsidRPr="001F1472">
        <w:rPr>
          <w:rFonts w:asciiTheme="majorBidi" w:eastAsia="Times New Roman" w:hAnsiTheme="majorBidi" w:cstheme="majorBidi"/>
          <w:lang w:val="en-GB"/>
        </w:rPr>
        <w:t xml:space="preserve">capture as much detail as </w:t>
      </w:r>
      <w:r w:rsidR="00C35402" w:rsidRPr="001F1472">
        <w:rPr>
          <w:rFonts w:asciiTheme="majorBidi" w:eastAsia="Times New Roman" w:hAnsiTheme="majorBidi" w:cstheme="majorBidi"/>
          <w:lang w:val="en-GB"/>
        </w:rPr>
        <w:lastRenderedPageBreak/>
        <w:t>possible</w:t>
      </w:r>
      <w:r w:rsidRPr="001F1472">
        <w:rPr>
          <w:rFonts w:asciiTheme="majorBidi" w:eastAsia="Times New Roman" w:hAnsiTheme="majorBidi" w:cstheme="majorBidi"/>
          <w:lang w:val="en-GB"/>
        </w:rPr>
        <w:t xml:space="preserve">, it was decided to harvest trade data at the </w:t>
      </w:r>
      <w:r w:rsidR="00E0298F" w:rsidRPr="001F1472">
        <w:rPr>
          <w:rFonts w:asciiTheme="majorBidi" w:eastAsia="Times New Roman" w:hAnsiTheme="majorBidi" w:cstheme="majorBidi"/>
          <w:lang w:val="en-GB"/>
        </w:rPr>
        <w:t xml:space="preserve">lowest </w:t>
      </w:r>
      <w:r w:rsidR="000154A1" w:rsidRPr="001F1472">
        <w:rPr>
          <w:rFonts w:asciiTheme="majorBidi" w:eastAsia="Times New Roman" w:hAnsiTheme="majorBidi" w:cstheme="majorBidi"/>
          <w:lang w:val="en-GB"/>
        </w:rPr>
        <w:t xml:space="preserve">level of disaggregation. </w:t>
      </w:r>
      <w:r w:rsidR="00C35402" w:rsidRPr="001F1472">
        <w:rPr>
          <w:rFonts w:asciiTheme="majorBidi" w:eastAsia="Times New Roman" w:hAnsiTheme="majorBidi" w:cstheme="majorBidi"/>
          <w:lang w:val="en-GB"/>
        </w:rPr>
        <w:t>This data is then mapped to the same classification system that is applied to production data and all forms of utilization</w:t>
      </w:r>
      <w:r w:rsidR="001F1472" w:rsidRPr="001F1472">
        <w:rPr>
          <w:rFonts w:asciiTheme="majorBidi" w:eastAsia="Times New Roman" w:hAnsiTheme="majorBidi" w:cstheme="majorBidi"/>
          <w:lang w:val="en-GB"/>
        </w:rPr>
        <w:t xml:space="preserve"> (CPC expanded for agricultural statistics)</w:t>
      </w:r>
      <w:r w:rsidR="00C35402" w:rsidRPr="001F1472">
        <w:rPr>
          <w:rFonts w:asciiTheme="majorBidi" w:eastAsia="Times New Roman" w:hAnsiTheme="majorBidi" w:cstheme="majorBidi"/>
          <w:lang w:val="en-GB"/>
        </w:rPr>
        <w:t xml:space="preserve">. </w:t>
      </w:r>
      <w:r w:rsidRPr="001F1472">
        <w:rPr>
          <w:rFonts w:asciiTheme="majorBidi" w:eastAsia="Times New Roman" w:hAnsiTheme="majorBidi" w:cstheme="majorBidi"/>
          <w:lang w:val="en-GB"/>
        </w:rPr>
        <w:t>The 6-digit level</w:t>
      </w:r>
      <w:r w:rsidR="00C35402" w:rsidRPr="001F1472">
        <w:rPr>
          <w:rFonts w:asciiTheme="majorBidi" w:eastAsia="Times New Roman" w:hAnsiTheme="majorBidi" w:cstheme="majorBidi"/>
          <w:lang w:val="en-GB"/>
        </w:rPr>
        <w:t>, however,</w:t>
      </w:r>
      <w:r w:rsidRPr="001F1472">
        <w:rPr>
          <w:rFonts w:asciiTheme="majorBidi" w:eastAsia="Times New Roman" w:hAnsiTheme="majorBidi" w:cstheme="majorBidi"/>
          <w:lang w:val="en-GB"/>
        </w:rPr>
        <w:t xml:space="preserve"> is also </w:t>
      </w:r>
      <w:r w:rsidR="00C35402" w:rsidRPr="001F1472">
        <w:rPr>
          <w:rFonts w:asciiTheme="majorBidi" w:eastAsia="Times New Roman" w:hAnsiTheme="majorBidi" w:cstheme="majorBidi"/>
          <w:lang w:val="en-GB"/>
        </w:rPr>
        <w:t xml:space="preserve">used </w:t>
      </w:r>
      <w:r w:rsidRPr="001F1472">
        <w:rPr>
          <w:rFonts w:asciiTheme="majorBidi" w:eastAsia="Times New Roman" w:hAnsiTheme="majorBidi" w:cstheme="majorBidi"/>
          <w:lang w:val="en-GB"/>
        </w:rPr>
        <w:t xml:space="preserve">to </w:t>
      </w:r>
      <w:r w:rsidR="00C35402" w:rsidRPr="001F1472">
        <w:rPr>
          <w:rFonts w:asciiTheme="majorBidi" w:eastAsia="Times New Roman" w:hAnsiTheme="majorBidi" w:cstheme="majorBidi"/>
          <w:lang w:val="en-GB"/>
        </w:rPr>
        <w:t xml:space="preserve">perform various </w:t>
      </w:r>
      <w:r w:rsidRPr="001F1472">
        <w:rPr>
          <w:rFonts w:asciiTheme="majorBidi" w:eastAsia="Times New Roman" w:hAnsiTheme="majorBidi" w:cstheme="majorBidi"/>
          <w:lang w:val="en-GB"/>
        </w:rPr>
        <w:t xml:space="preserve">consistency </w:t>
      </w:r>
      <w:r w:rsidR="00C35402" w:rsidRPr="001F1472">
        <w:rPr>
          <w:rFonts w:asciiTheme="majorBidi" w:eastAsia="Times New Roman" w:hAnsiTheme="majorBidi" w:cstheme="majorBidi"/>
          <w:lang w:val="en-GB"/>
        </w:rPr>
        <w:t xml:space="preserve">and validation checks. </w:t>
      </w:r>
      <w:r w:rsidRPr="001F1472">
        <w:rPr>
          <w:rFonts w:asciiTheme="majorBidi" w:eastAsia="Times New Roman" w:hAnsiTheme="majorBidi" w:cstheme="majorBidi"/>
          <w:lang w:val="en-GB"/>
        </w:rPr>
        <w:t xml:space="preserve">For details of compatibility between HS and CPC, see section on classifications </w:t>
      </w:r>
      <w:r w:rsidR="00C35402" w:rsidRPr="001F1472">
        <w:rPr>
          <w:rFonts w:asciiTheme="majorBidi" w:eastAsia="Times New Roman" w:hAnsiTheme="majorBidi" w:cstheme="majorBidi"/>
          <w:lang w:val="en-GB"/>
        </w:rPr>
        <w:t xml:space="preserve">on page </w:t>
      </w:r>
      <w:r w:rsidR="001C3696" w:rsidRPr="001F1472">
        <w:rPr>
          <w:rFonts w:asciiTheme="majorBidi" w:hAnsiTheme="majorBidi" w:cstheme="majorBidi"/>
          <w:lang w:val="en-GB"/>
        </w:rPr>
        <w:fldChar w:fldCharType="begin"/>
      </w:r>
      <w:r w:rsidR="00C35402" w:rsidRPr="001F1472">
        <w:rPr>
          <w:rFonts w:asciiTheme="majorBidi" w:hAnsiTheme="majorBidi" w:cstheme="majorBidi"/>
          <w:szCs w:val="24"/>
          <w:lang w:val="en-GB"/>
        </w:rPr>
        <w:instrText xml:space="preserve"> PAGEREF _Ref428817515 \h </w:instrText>
      </w:r>
      <w:r w:rsidR="001C3696" w:rsidRPr="001F1472">
        <w:rPr>
          <w:rFonts w:asciiTheme="majorBidi" w:hAnsiTheme="majorBidi" w:cstheme="majorBidi"/>
          <w:lang w:val="en-GB"/>
        </w:rPr>
      </w:r>
      <w:r w:rsidR="001C3696" w:rsidRPr="001C3696">
        <w:rPr>
          <w:rFonts w:asciiTheme="majorBidi" w:hAnsiTheme="majorBidi" w:cstheme="majorBidi"/>
          <w:szCs w:val="24"/>
          <w:lang w:val="en-GB"/>
        </w:rPr>
        <w:fldChar w:fldCharType="separate"/>
      </w:r>
      <w:r w:rsidR="000B360D" w:rsidRPr="001F1472">
        <w:rPr>
          <w:rFonts w:asciiTheme="majorBidi" w:eastAsia="Times New Roman" w:hAnsiTheme="majorBidi" w:cstheme="majorBidi"/>
          <w:noProof/>
          <w:lang w:val="en-GB"/>
        </w:rPr>
        <w:t>154</w:t>
      </w:r>
      <w:r w:rsidR="001C3696" w:rsidRPr="001F1472">
        <w:rPr>
          <w:rFonts w:asciiTheme="majorBidi" w:hAnsiTheme="majorBidi" w:cstheme="majorBidi"/>
          <w:lang w:val="en-GB"/>
        </w:rPr>
        <w:fldChar w:fldCharType="end"/>
      </w:r>
      <w:r w:rsidR="00C35402" w:rsidRPr="001F1472">
        <w:rPr>
          <w:rFonts w:asciiTheme="majorBidi" w:eastAsia="Times New Roman" w:hAnsiTheme="majorBidi" w:cstheme="majorBidi"/>
          <w:lang w:val="en-GB"/>
        </w:rPr>
        <w:t xml:space="preserve"> </w:t>
      </w:r>
      <w:r w:rsidRPr="001F1472">
        <w:rPr>
          <w:rFonts w:asciiTheme="majorBidi" w:eastAsia="Times New Roman" w:hAnsiTheme="majorBidi" w:cstheme="majorBidi"/>
          <w:lang w:val="en-GB"/>
        </w:rPr>
        <w:t xml:space="preserve">of this document. </w:t>
      </w:r>
    </w:p>
    <w:p w:rsidR="004F65E4" w:rsidRPr="00F31509" w:rsidRDefault="004F65E4" w:rsidP="00312896">
      <w:pPr>
        <w:pStyle w:val="Heading4"/>
        <w:rPr>
          <w:rFonts w:asciiTheme="majorBidi" w:hAnsiTheme="majorBidi" w:cstheme="majorBidi"/>
          <w:lang w:val="en-GB"/>
        </w:rPr>
      </w:pPr>
      <w:bookmarkStart w:id="142" w:name="_Toc421025860"/>
      <w:r w:rsidRPr="00F31509">
        <w:rPr>
          <w:rFonts w:asciiTheme="majorBidi" w:hAnsiTheme="majorBidi" w:cstheme="majorBidi"/>
          <w:lang w:val="en-GB"/>
        </w:rPr>
        <w:t>Processing UN Comtrade data</w:t>
      </w:r>
      <w:bookmarkEnd w:id="142"/>
      <w:r w:rsidRPr="00F31509">
        <w:rPr>
          <w:rFonts w:asciiTheme="majorBidi" w:hAnsiTheme="majorBidi" w:cstheme="majorBidi"/>
          <w:lang w:val="en-GB"/>
        </w:rPr>
        <w:t xml:space="preserve"> </w:t>
      </w:r>
    </w:p>
    <w:p w:rsidR="004F65E4" w:rsidRPr="00F31509" w:rsidRDefault="004F65E4" w:rsidP="004F65E4">
      <w:pPr>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UN Comtrade data are processed by the FAO Statistics Division in different ways and for different purposes. The main purpose is the creation of specialized trade information (see overview in </w:t>
      </w:r>
      <w:fldSimple w:instr=" REF _Ref420069487 \h  \* MERGEFORMAT ">
        <w:r w:rsidR="00AA4884" w:rsidRPr="00F31509">
          <w:rPr>
            <w:rFonts w:asciiTheme="majorBidi" w:hAnsiTheme="majorBidi" w:cstheme="majorBidi"/>
            <w:color w:val="000000" w:themeColor="text1"/>
            <w:szCs w:val="24"/>
            <w:lang w:val="en-GB"/>
          </w:rPr>
          <w:t>Table 4</w:t>
        </w:r>
      </w:fldSimple>
      <w:r w:rsidRPr="00F31509">
        <w:rPr>
          <w:rFonts w:asciiTheme="majorBidi" w:hAnsiTheme="majorBidi" w:cstheme="majorBidi"/>
          <w:color w:val="000000" w:themeColor="text1"/>
          <w:szCs w:val="24"/>
          <w:lang w:val="en-GB"/>
        </w:rPr>
        <w:t xml:space="preserve"> below) but there are also other needs, including the FBS/SUA, as well as many other datasets such as trade of fertilizer and pesticides, machinery, etc. </w:t>
      </w:r>
    </w:p>
    <w:p w:rsidR="004F65E4" w:rsidRPr="00F31509" w:rsidRDefault="004F65E4" w:rsidP="60226960">
      <w:pPr>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processing entails different steps and ultimately leads to different products. The various steps and products are described in detail in the methodology paper for the compilation of trade statistics. At this juncture, it should suffice to list the various steps. The resulting products are summarized in </w:t>
      </w:r>
      <w:fldSimple w:instr=" REF _Ref420069487 \h  \* MERGEFORMAT ">
        <w:r w:rsidR="00AA4884" w:rsidRPr="00F31509">
          <w:rPr>
            <w:rFonts w:asciiTheme="majorBidi" w:eastAsia="Times New Roman" w:hAnsiTheme="majorBidi" w:cstheme="majorBidi"/>
            <w:color w:val="000000" w:themeColor="text1"/>
            <w:lang w:val="en-GB"/>
          </w:rPr>
          <w:t>Table 4</w:t>
        </w:r>
      </w:fldSimple>
      <w:r w:rsidRPr="00F31509">
        <w:rPr>
          <w:rFonts w:asciiTheme="majorBidi" w:eastAsia="Times New Roman" w:hAnsiTheme="majorBidi" w:cstheme="majorBidi"/>
          <w:color w:val="000000" w:themeColor="text1"/>
          <w:lang w:val="en-GB"/>
        </w:rPr>
        <w:t xml:space="preserve"> below. </w:t>
      </w:r>
    </w:p>
    <w:p w:rsidR="004F65E4" w:rsidRPr="00F31509" w:rsidRDefault="004F65E4" w:rsidP="00312896">
      <w:pPr>
        <w:pStyle w:val="Heading4"/>
        <w:rPr>
          <w:rFonts w:asciiTheme="majorBidi" w:hAnsiTheme="majorBidi" w:cstheme="majorBidi"/>
          <w:lang w:val="en-GB"/>
        </w:rPr>
      </w:pPr>
      <w:bookmarkStart w:id="143" w:name="_Toc421025861"/>
      <w:r w:rsidRPr="00F31509">
        <w:rPr>
          <w:rFonts w:asciiTheme="majorBidi" w:hAnsiTheme="majorBidi" w:cstheme="majorBidi"/>
          <w:lang w:val="en-GB"/>
        </w:rPr>
        <w:t>Processing steps</w:t>
      </w:r>
      <w:bookmarkEnd w:id="143"/>
    </w:p>
    <w:p w:rsidR="004F65E4" w:rsidRPr="00F31509" w:rsidRDefault="004F65E4" w:rsidP="003C6AA5">
      <w:pPr>
        <w:pStyle w:val="ListParagraph"/>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Direct harvesting data from UN Comtrade via an Application Processing Interface (API). For details see trade documentation</w:t>
      </w:r>
    </w:p>
    <w:p w:rsidR="004F65E4" w:rsidRPr="00F31509" w:rsidRDefault="004F65E4" w:rsidP="003C6AA5">
      <w:pPr>
        <w:pStyle w:val="ListParagraph"/>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 xml:space="preserve">Data validation and error correction. </w:t>
      </w:r>
    </w:p>
    <w:p w:rsidR="004F65E4" w:rsidRPr="00F31509" w:rsidRDefault="00B80EB9" w:rsidP="60226960">
      <w:pPr>
        <w:pStyle w:val="ListParagraph"/>
        <w:numPr>
          <w:ilvl w:val="0"/>
          <w:numId w:val="18"/>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iv </w:t>
      </w:r>
      <w:r w:rsidR="004F65E4" w:rsidRPr="00F31509">
        <w:rPr>
          <w:rFonts w:asciiTheme="majorBidi" w:eastAsia="Times New Roman" w:hAnsiTheme="majorBidi" w:cstheme="majorBidi"/>
          <w:color w:val="000000" w:themeColor="text1"/>
        </w:rPr>
        <w:t>“Mirroring”, i.e. completing the trade matrix with information from trading partners/reports wherever available</w:t>
      </w:r>
    </w:p>
    <w:p w:rsidR="004F65E4" w:rsidRPr="00F31509" w:rsidRDefault="00B80EB9" w:rsidP="60226960">
      <w:pPr>
        <w:pStyle w:val="ListParagraph"/>
        <w:numPr>
          <w:ilvl w:val="0"/>
          <w:numId w:val="18"/>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iii </w:t>
      </w:r>
      <w:r w:rsidR="004F65E4" w:rsidRPr="00F31509">
        <w:rPr>
          <w:rFonts w:asciiTheme="majorBidi" w:eastAsia="Times New Roman" w:hAnsiTheme="majorBidi" w:cstheme="majorBidi"/>
          <w:color w:val="000000" w:themeColor="text1"/>
        </w:rPr>
        <w:t>Calculating representative import unit values (IUV) and export unit values (EUV) (from reporter and/or partner information) and based on these, calculate missing quantities from available values and missing values from available quantities.</w:t>
      </w:r>
    </w:p>
    <w:p w:rsidR="004F65E4" w:rsidRPr="00F31509" w:rsidRDefault="004F65E4" w:rsidP="003C6AA5">
      <w:pPr>
        <w:pStyle w:val="ListParagraph"/>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Calculating total trade (total imports and exports for every commodity at tariff line level) flows, which are potentially still imbalanced.</w:t>
      </w:r>
    </w:p>
    <w:p w:rsidR="004F65E4" w:rsidRPr="00F31509" w:rsidRDefault="004F65E4" w:rsidP="003C6AA5">
      <w:pPr>
        <w:pStyle w:val="ListParagraph"/>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Harvesting and/or manual input of data from specialised commodity reports</w:t>
      </w:r>
    </w:p>
    <w:p w:rsidR="004F65E4" w:rsidRPr="00F31509" w:rsidRDefault="004F65E4" w:rsidP="60226960">
      <w:pPr>
        <w:pStyle w:val="ListParagraph"/>
        <w:numPr>
          <w:ilvl w:val="0"/>
          <w:numId w:val="18"/>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Converting HS codes into CPC </w:t>
      </w:r>
      <w:r w:rsidR="004C59F2" w:rsidRPr="00F31509">
        <w:rPr>
          <w:rFonts w:asciiTheme="majorBidi" w:eastAsia="Times New Roman" w:hAnsiTheme="majorBidi" w:cstheme="majorBidi"/>
          <w:color w:val="000000" w:themeColor="text1"/>
        </w:rPr>
        <w:t xml:space="preserve">and FCL </w:t>
      </w:r>
      <w:r w:rsidRPr="00F31509">
        <w:rPr>
          <w:rFonts w:asciiTheme="majorBidi" w:eastAsia="Times New Roman" w:hAnsiTheme="majorBidi" w:cstheme="majorBidi"/>
          <w:color w:val="000000" w:themeColor="text1"/>
        </w:rPr>
        <w:t xml:space="preserve">codes  </w:t>
      </w:r>
    </w:p>
    <w:p w:rsidR="004F65E4" w:rsidRPr="00F31509" w:rsidRDefault="004F65E4" w:rsidP="60226960">
      <w:pPr>
        <w:spacing w:before="100" w:beforeAutospacing="1"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Up to this point, all imputation methods keep officially reported data intact (apart from weeding out obvious reporting errors and filling in data gaps). All imputations supplement existing data, but do not replace them. The trade information that best serves the FBS needs</w:t>
      </w:r>
      <w:r w:rsidR="00C1637C"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however</w:t>
      </w:r>
      <w:r w:rsidR="00C1637C"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is trade that is as complete, as balanced (imports vs. exports</w:t>
      </w:r>
      <w:r w:rsidR="00B80EB9" w:rsidRPr="00F31509">
        <w:rPr>
          <w:rFonts w:asciiTheme="majorBidi" w:eastAsia="Times New Roman" w:hAnsiTheme="majorBidi" w:cstheme="majorBidi"/>
          <w:color w:val="000000" w:themeColor="text1"/>
          <w:lang w:val="en-GB"/>
        </w:rPr>
        <w:t xml:space="preserve"> of each individual commodity</w:t>
      </w:r>
      <w:r w:rsidRPr="00F31509">
        <w:rPr>
          <w:rFonts w:asciiTheme="majorBidi" w:eastAsia="Times New Roman" w:hAnsiTheme="majorBidi" w:cstheme="majorBidi"/>
          <w:color w:val="000000" w:themeColor="text1"/>
          <w:lang w:val="en-GB"/>
        </w:rPr>
        <w:t>) and as consistent as possible at the global level. This requires not only imputation of missing data from non-reporting countries, but also adjustments of the trade matrix to ensure that global imports are as equal to global exports as realistically/statistically possible. Balancing the matrix may</w:t>
      </w:r>
      <w:r w:rsidR="00C1637C"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however</w:t>
      </w:r>
      <w:r w:rsidR="00C1637C"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involve overwriting official data and thus requires a separate process. This is done applying a system of endorsement factors, essentially reflecting the revealed reliability in the reporting of trade data. Again, the details of the methodology are described in the documentation of the new trade methodology. Here it shall suffice to list the key steps:</w:t>
      </w:r>
    </w:p>
    <w:p w:rsidR="004F65E4" w:rsidRPr="00F31509" w:rsidRDefault="004F65E4" w:rsidP="60226960">
      <w:pPr>
        <w:pStyle w:val="ListParagraph"/>
        <w:numPr>
          <w:ilvl w:val="0"/>
          <w:numId w:val="19"/>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Calculating endorsement factors</w:t>
      </w:r>
      <w:r w:rsidR="00C1637C" w:rsidRPr="00F31509">
        <w:rPr>
          <w:rFonts w:asciiTheme="majorBidi" w:eastAsia="Times New Roman" w:hAnsiTheme="majorBidi" w:cstheme="majorBidi"/>
          <w:color w:val="000000" w:themeColor="text1"/>
        </w:rPr>
        <w:t>.</w:t>
      </w:r>
    </w:p>
    <w:p w:rsidR="004F65E4" w:rsidRPr="00F31509" w:rsidRDefault="004F65E4" w:rsidP="003C6AA5">
      <w:pPr>
        <w:pStyle w:val="ListParagraph"/>
        <w:numPr>
          <w:ilvl w:val="0"/>
          <w:numId w:val="19"/>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 xml:space="preserve">Balancing trade so that </w:t>
      </w:r>
      <m:oMath>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m:t>
                </m:r>
              </m:sub>
            </m:sSub>
          </m:e>
        </m:nary>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e>
        </m:nary>
        <m:r>
          <w:rPr>
            <w:rFonts w:ascii="Cambria Math" w:hAnsi="Cambria Math" w:cstheme="majorBidi"/>
            <w:color w:val="000000" w:themeColor="text1"/>
          </w:rPr>
          <m:t>=</m:t>
        </m:r>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m:t>
                </m:r>
              </m:sub>
            </m:sSub>
          </m:e>
        </m:nary>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e>
        </m:nary>
        <m:r>
          <w:rPr>
            <w:rFonts w:ascii="Cambria Math" w:hAnsi="Cambria Math" w:cstheme="majorBidi"/>
            <w:color w:val="000000" w:themeColor="text1"/>
          </w:rPr>
          <m:t xml:space="preserve"> </m:t>
        </m:r>
      </m:oMath>
      <w:r w:rsidRPr="00F31509">
        <w:rPr>
          <w:rFonts w:asciiTheme="majorBidi" w:hAnsiTheme="majorBidi" w:cstheme="majorBidi"/>
          <w:color w:val="000000" w:themeColor="text1"/>
        </w:rPr>
        <w:t>for every commodity j and all countries i.</w:t>
      </w:r>
    </w:p>
    <w:p w:rsidR="004F65E4" w:rsidRPr="00F31509" w:rsidRDefault="004F65E4" w:rsidP="76D9A761">
      <w:pPr>
        <w:pStyle w:val="ListParagraph"/>
        <w:numPr>
          <w:ilvl w:val="0"/>
          <w:numId w:val="19"/>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lastRenderedPageBreak/>
        <w:t xml:space="preserve">Calculating total trade (total imports and exports for every commodity at </w:t>
      </w:r>
      <w:r w:rsidR="00C1637C" w:rsidRPr="00F31509">
        <w:rPr>
          <w:rFonts w:asciiTheme="majorBidi" w:eastAsia="Times New Roman" w:hAnsiTheme="majorBidi" w:cstheme="majorBidi"/>
          <w:color w:val="000000" w:themeColor="text1"/>
        </w:rPr>
        <w:t>CPC</w:t>
      </w:r>
      <w:r w:rsidRPr="00F31509">
        <w:rPr>
          <w:rFonts w:asciiTheme="majorBidi" w:eastAsia="Times New Roman" w:hAnsiTheme="majorBidi" w:cstheme="majorBidi"/>
          <w:color w:val="000000" w:themeColor="text1"/>
        </w:rPr>
        <w:t xml:space="preserve"> level), now of balanced flows</w:t>
      </w:r>
      <w:r w:rsidR="00C1637C" w:rsidRPr="00F31509">
        <w:rPr>
          <w:rFonts w:asciiTheme="majorBidi" w:eastAsia="Times New Roman" w:hAnsiTheme="majorBidi" w:cstheme="majorBidi"/>
          <w:color w:val="000000" w:themeColor="text1"/>
        </w:rPr>
        <w:t>.</w:t>
      </w:r>
    </w:p>
    <w:p w:rsidR="004F65E4" w:rsidRPr="00F31509" w:rsidRDefault="001C3696" w:rsidP="60226960">
      <w:pPr>
        <w:spacing w:before="100" w:beforeAutospacing="1" w:after="120"/>
        <w:jc w:val="both"/>
        <w:rPr>
          <w:rFonts w:asciiTheme="majorBidi" w:hAnsiTheme="majorBidi" w:cstheme="majorBidi"/>
          <w:color w:val="000000" w:themeColor="text1"/>
          <w:szCs w:val="24"/>
          <w:lang w:val="en-GB"/>
        </w:rPr>
      </w:pPr>
      <w:fldSimple w:instr=" REF _Ref420069127 \h  \* MERGEFORMAT ">
        <w:r w:rsidR="00AA4884" w:rsidRPr="00F31509">
          <w:rPr>
            <w:rFonts w:asciiTheme="majorBidi" w:eastAsia="Times New Roman" w:hAnsiTheme="majorBidi" w:cstheme="majorBidi"/>
            <w:color w:val="000000" w:themeColor="text1"/>
            <w:lang w:val="en-GB"/>
          </w:rPr>
          <w:t>Figure 4</w:t>
        </w:r>
      </w:fldSimple>
      <w:r w:rsidR="004F65E4" w:rsidRPr="00F31509">
        <w:rPr>
          <w:rFonts w:asciiTheme="majorBidi" w:eastAsia="Times New Roman" w:hAnsiTheme="majorBidi" w:cstheme="majorBidi"/>
          <w:color w:val="000000" w:themeColor="text1"/>
          <w:lang w:val="en-GB"/>
        </w:rPr>
        <w:t xml:space="preserve"> below provides an overview of the new trade processing flow.</w:t>
      </w:r>
    </w:p>
    <w:p w:rsidR="004F65E4" w:rsidRPr="00F31509" w:rsidRDefault="00040401" w:rsidP="004F65E4">
      <w:pPr>
        <w:keepNext/>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en-US"/>
        </w:rPr>
        <w:drawing>
          <wp:inline distT="0" distB="0" distL="0" distR="0">
            <wp:extent cx="5760085" cy="285309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085" cy="2853093"/>
                    </a:xfrm>
                    <a:prstGeom prst="rect">
                      <a:avLst/>
                    </a:prstGeom>
                    <a:noFill/>
                    <a:ln>
                      <a:noFill/>
                    </a:ln>
                  </pic:spPr>
                </pic:pic>
              </a:graphicData>
            </a:graphic>
          </wp:inline>
        </w:drawing>
      </w:r>
    </w:p>
    <w:p w:rsidR="004F65E4" w:rsidRPr="00F31509" w:rsidRDefault="004F65E4" w:rsidP="004F65E4">
      <w:pPr>
        <w:pStyle w:val="NoSpacing"/>
        <w:spacing w:line="276" w:lineRule="auto"/>
        <w:jc w:val="both"/>
        <w:rPr>
          <w:rFonts w:asciiTheme="majorBidi" w:hAnsiTheme="majorBidi" w:cstheme="majorBidi"/>
          <w:color w:val="000000" w:themeColor="text1"/>
        </w:rPr>
      </w:pPr>
      <w:bookmarkStart w:id="144" w:name="_Ref420069127"/>
      <w:bookmarkStart w:id="145" w:name="_Toc420402182"/>
      <w:bookmarkStart w:id="146" w:name="_Toc420402582"/>
      <w:bookmarkStart w:id="147" w:name="_Toc421026212"/>
      <w:bookmarkStart w:id="148" w:name="_Toc428383855"/>
      <w:bookmarkStart w:id="149" w:name="_Toc430872506"/>
      <w:r w:rsidRPr="00F31509">
        <w:rPr>
          <w:rFonts w:asciiTheme="majorBidi" w:hAnsiTheme="majorBidi" w:cstheme="majorBidi"/>
          <w:color w:val="000000" w:themeColor="text1"/>
        </w:rPr>
        <w:t xml:space="preserve">Figure </w:t>
      </w:r>
      <w:r w:rsidR="001C3696" w:rsidRPr="00F31509">
        <w:rPr>
          <w:rFonts w:asciiTheme="majorBidi" w:hAnsiTheme="majorBidi" w:cstheme="majorBidi"/>
          <w:color w:val="000000" w:themeColor="text1"/>
        </w:rPr>
        <w:fldChar w:fldCharType="begin"/>
      </w:r>
      <w:r w:rsidRPr="00F31509">
        <w:rPr>
          <w:rFonts w:asciiTheme="majorBidi" w:hAnsiTheme="majorBidi" w:cstheme="majorBidi"/>
          <w:color w:val="000000" w:themeColor="text1"/>
        </w:rPr>
        <w:instrText xml:space="preserve"> SEQ Figure \* ARABIC </w:instrText>
      </w:r>
      <w:r w:rsidR="001C3696" w:rsidRPr="00F31509">
        <w:rPr>
          <w:rFonts w:asciiTheme="majorBidi" w:hAnsiTheme="majorBidi" w:cstheme="majorBidi"/>
          <w:color w:val="000000" w:themeColor="text1"/>
        </w:rPr>
        <w:fldChar w:fldCharType="separate"/>
      </w:r>
      <w:r w:rsidR="000B360D" w:rsidRPr="00F31509">
        <w:rPr>
          <w:rFonts w:asciiTheme="majorBidi" w:hAnsiTheme="majorBidi" w:cstheme="majorBidi"/>
          <w:noProof/>
          <w:color w:val="000000" w:themeColor="text1"/>
        </w:rPr>
        <w:t>4</w:t>
      </w:r>
      <w:r w:rsidR="001C3696" w:rsidRPr="00F31509">
        <w:rPr>
          <w:rFonts w:asciiTheme="majorBidi" w:hAnsiTheme="majorBidi" w:cstheme="majorBidi"/>
          <w:color w:val="000000" w:themeColor="text1"/>
        </w:rPr>
        <w:fldChar w:fldCharType="end"/>
      </w:r>
      <w:bookmarkEnd w:id="144"/>
      <w:r w:rsidRPr="00F31509">
        <w:rPr>
          <w:rFonts w:asciiTheme="majorBidi" w:hAnsiTheme="majorBidi" w:cstheme="majorBidi"/>
          <w:color w:val="000000" w:themeColor="text1"/>
        </w:rPr>
        <w:t>: Trade processing, work flows</w:t>
      </w:r>
      <w:bookmarkEnd w:id="145"/>
      <w:bookmarkEnd w:id="146"/>
      <w:bookmarkEnd w:id="147"/>
      <w:bookmarkEnd w:id="148"/>
      <w:bookmarkEnd w:id="149"/>
    </w:p>
    <w:p w:rsidR="004F65E4" w:rsidRPr="00F31509" w:rsidRDefault="004F65E4" w:rsidP="004F65E4">
      <w:pPr>
        <w:spacing w:after="120"/>
        <w:jc w:val="both"/>
        <w:rPr>
          <w:rFonts w:asciiTheme="majorBidi" w:hAnsiTheme="majorBidi" w:cstheme="majorBidi"/>
          <w:b/>
          <w:bCs/>
          <w:color w:val="000000" w:themeColor="text1"/>
          <w:highlight w:val="yellow"/>
          <w:lang w:val="en-GB"/>
        </w:rPr>
      </w:pPr>
    </w:p>
    <w:p w:rsidR="004F65E4" w:rsidRPr="00F31509" w:rsidRDefault="004F65E4" w:rsidP="00312896">
      <w:pPr>
        <w:pStyle w:val="Heading3"/>
        <w:rPr>
          <w:rFonts w:asciiTheme="majorBidi" w:hAnsiTheme="majorBidi" w:cstheme="majorBidi"/>
          <w:lang w:val="en-GB"/>
        </w:rPr>
      </w:pPr>
      <w:bookmarkStart w:id="150" w:name="_Toc421025862"/>
      <w:r w:rsidRPr="00F31509">
        <w:rPr>
          <w:rFonts w:asciiTheme="majorBidi" w:hAnsiTheme="majorBidi" w:cstheme="majorBidi"/>
          <w:lang w:val="en-GB"/>
        </w:rPr>
        <w:t>Trade data products</w:t>
      </w:r>
      <w:bookmarkEnd w:id="150"/>
    </w:p>
    <w:p w:rsidR="004F65E4" w:rsidRPr="00F31509" w:rsidRDefault="004F65E4" w:rsidP="60226960">
      <w:pPr>
        <w:widowControl w:val="0"/>
        <w:spacing w:before="100" w:beforeAutospacing="1"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processing of trade data at FAO ultimately renders </w:t>
      </w:r>
      <w:r w:rsidRPr="00F31509">
        <w:rPr>
          <w:rFonts w:asciiTheme="majorBidi" w:eastAsia="Times New Roman" w:hAnsiTheme="majorBidi" w:cstheme="majorBidi"/>
          <w:b/>
          <w:bCs/>
          <w:color w:val="000000" w:themeColor="text1"/>
          <w:lang w:val="en-GB"/>
        </w:rPr>
        <w:t>six</w:t>
      </w:r>
      <w:r w:rsidRPr="00F31509">
        <w:rPr>
          <w:rFonts w:asciiTheme="majorBidi" w:eastAsia="Times New Roman" w:hAnsiTheme="majorBidi" w:cstheme="majorBidi"/>
          <w:color w:val="000000" w:themeColor="text1"/>
          <w:lang w:val="en-GB"/>
        </w:rPr>
        <w:t xml:space="preserve"> different trade datasets, all of which will be made available through FAOSTAT. They include three types of trade matrices, and another three files with total trade only. The various products are summarized in </w:t>
      </w:r>
      <w:fldSimple w:instr=" REF _Ref420069487 \h  \* MERGEFORMAT ">
        <w:r w:rsidR="000B360D" w:rsidRPr="00F31509">
          <w:rPr>
            <w:rFonts w:asciiTheme="majorBidi" w:eastAsia="Times New Roman" w:hAnsiTheme="majorBidi" w:cstheme="majorBidi"/>
            <w:color w:val="000000" w:themeColor="text1"/>
            <w:lang w:val="en-GB"/>
          </w:rPr>
          <w:t>Table 4</w:t>
        </w:r>
      </w:fldSimple>
      <w:r w:rsidRPr="00F31509">
        <w:rPr>
          <w:rFonts w:asciiTheme="majorBidi" w:eastAsia="Times New Roman" w:hAnsiTheme="majorBidi" w:cstheme="majorBidi"/>
          <w:color w:val="000000" w:themeColor="text1"/>
          <w:lang w:val="en-GB"/>
        </w:rPr>
        <w:t xml:space="preserve"> below. </w:t>
      </w:r>
    </w:p>
    <w:p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p>
    <w:p w:rsidR="004F65E4" w:rsidRPr="00F31509" w:rsidRDefault="004F65E4" w:rsidP="004F65E4">
      <w:pPr>
        <w:pStyle w:val="Caption"/>
        <w:keepNext/>
        <w:jc w:val="both"/>
        <w:rPr>
          <w:rFonts w:asciiTheme="majorBidi" w:hAnsiTheme="majorBidi" w:cstheme="majorBidi"/>
          <w:b/>
          <w:bCs/>
          <w:color w:val="000000" w:themeColor="text1"/>
          <w:lang w:val="en-GB"/>
        </w:rPr>
      </w:pPr>
      <w:bookmarkStart w:id="151" w:name="_Ref420069487"/>
      <w:bookmarkStart w:id="152" w:name="_Toc421026240"/>
      <w:bookmarkStart w:id="153" w:name="_Toc428423543"/>
      <w:r w:rsidRPr="00F31509">
        <w:rPr>
          <w:rFonts w:asciiTheme="majorBidi" w:hAnsiTheme="majorBidi" w:cstheme="majorBidi"/>
          <w:color w:val="000000" w:themeColor="text1"/>
          <w:lang w:val="en-GB"/>
        </w:rPr>
        <w:lastRenderedPageBreak/>
        <w:t xml:space="preserve">Table </w:t>
      </w:r>
      <w:r w:rsidR="001C3696" w:rsidRPr="00F31509">
        <w:rPr>
          <w:rFonts w:asciiTheme="majorBidi" w:hAnsiTheme="majorBidi" w:cstheme="majorBidi"/>
          <w:b/>
          <w:color w:val="000000" w:themeColor="text1"/>
          <w:lang w:val="en-GB"/>
        </w:rPr>
        <w:fldChar w:fldCharType="begin"/>
      </w:r>
      <w:r w:rsidRPr="00F31509">
        <w:rPr>
          <w:rFonts w:asciiTheme="majorBidi" w:hAnsiTheme="majorBidi" w:cstheme="majorBidi"/>
          <w:color w:val="000000" w:themeColor="text1"/>
          <w:lang w:val="en-GB"/>
        </w:rPr>
        <w:instrText xml:space="preserve"> SEQ Table \* ARABIC </w:instrText>
      </w:r>
      <w:r w:rsidR="001C3696" w:rsidRPr="00F31509">
        <w:rPr>
          <w:rFonts w:asciiTheme="majorBidi" w:hAnsiTheme="majorBidi" w:cstheme="majorBidi"/>
          <w:b/>
          <w:color w:val="000000" w:themeColor="text1"/>
          <w:lang w:val="en-GB"/>
        </w:rPr>
        <w:fldChar w:fldCharType="separate"/>
      </w:r>
      <w:r w:rsidR="000B360D" w:rsidRPr="00F31509">
        <w:rPr>
          <w:rFonts w:asciiTheme="majorBidi" w:hAnsiTheme="majorBidi" w:cstheme="majorBidi"/>
          <w:noProof/>
          <w:color w:val="000000" w:themeColor="text1"/>
          <w:lang w:val="en-GB"/>
        </w:rPr>
        <w:t>4</w:t>
      </w:r>
      <w:r w:rsidR="001C3696" w:rsidRPr="00F31509">
        <w:rPr>
          <w:rFonts w:asciiTheme="majorBidi" w:hAnsiTheme="majorBidi" w:cstheme="majorBidi"/>
          <w:b/>
          <w:color w:val="000000" w:themeColor="text1"/>
          <w:lang w:val="en-GB"/>
        </w:rPr>
        <w:fldChar w:fldCharType="end"/>
      </w:r>
      <w:bookmarkEnd w:id="151"/>
      <w:r w:rsidRPr="00F31509">
        <w:rPr>
          <w:rFonts w:asciiTheme="majorBidi" w:hAnsiTheme="majorBidi" w:cstheme="majorBidi"/>
          <w:color w:val="000000" w:themeColor="text1"/>
          <w:lang w:val="en-GB"/>
        </w:rPr>
        <w:t>: Trade products</w:t>
      </w:r>
      <w:bookmarkEnd w:id="152"/>
      <w:bookmarkEnd w:id="153"/>
    </w:p>
    <w:tbl>
      <w:tblPr>
        <w:tblStyle w:val="TableClassic1"/>
        <w:tblW w:w="0" w:type="auto"/>
        <w:tblLook w:val="04A0"/>
      </w:tblPr>
      <w:tblGrid>
        <w:gridCol w:w="2309"/>
        <w:gridCol w:w="2312"/>
        <w:gridCol w:w="2310"/>
        <w:gridCol w:w="2311"/>
      </w:tblGrid>
      <w:tr w:rsidR="004F65E4" w:rsidRPr="00F31509" w:rsidTr="00523A4B">
        <w:trPr>
          <w:cnfStyle w:val="100000000000"/>
        </w:trPr>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b/>
                <w:bCs/>
                <w:color w:val="000000" w:themeColor="text1"/>
                <w:lang w:val="en-GB"/>
              </w:rPr>
            </w:pPr>
            <w:r w:rsidRPr="00F31509">
              <w:rPr>
                <w:rFonts w:asciiTheme="majorBidi" w:hAnsiTheme="majorBidi" w:cstheme="majorBidi"/>
                <w:color w:val="000000" w:themeColor="text1"/>
                <w:lang w:val="en-GB"/>
              </w:rPr>
              <w:t>Dissemination products</w:t>
            </w:r>
          </w:p>
        </w:tc>
        <w:tc>
          <w:tcPr>
            <w:tcW w:w="2321" w:type="dxa"/>
          </w:tcPr>
          <w:p w:rsidR="004F65E4" w:rsidRPr="00F31509" w:rsidRDefault="004F65E4" w:rsidP="003C6AA5">
            <w:pPr>
              <w:pStyle w:val="ListParagraph"/>
              <w:keepNext/>
              <w:numPr>
                <w:ilvl w:val="0"/>
                <w:numId w:val="17"/>
              </w:numPr>
              <w:spacing w:before="100" w:beforeAutospacing="1" w:after="120" w:line="240" w:lineRule="auto"/>
              <w:ind w:left="513" w:hanging="425"/>
              <w:jc w:val="center"/>
              <w:cnfStyle w:val="100000000000"/>
              <w:rPr>
                <w:rFonts w:asciiTheme="majorBidi" w:hAnsiTheme="majorBidi" w:cstheme="majorBidi"/>
                <w:b/>
                <w:bCs/>
                <w:color w:val="000000" w:themeColor="text1"/>
              </w:rPr>
            </w:pPr>
            <w:r w:rsidRPr="00F31509">
              <w:rPr>
                <w:rFonts w:asciiTheme="majorBidi" w:hAnsiTheme="majorBidi" w:cstheme="majorBidi"/>
                <w:color w:val="000000" w:themeColor="text1"/>
              </w:rPr>
              <w:t>UN Comtrade</w:t>
            </w:r>
          </w:p>
        </w:tc>
        <w:tc>
          <w:tcPr>
            <w:tcW w:w="2322" w:type="dxa"/>
          </w:tcPr>
          <w:p w:rsidR="004F65E4" w:rsidRPr="00F31509" w:rsidRDefault="004F65E4" w:rsidP="003C6AA5">
            <w:pPr>
              <w:pStyle w:val="ListParagraph"/>
              <w:keepNext/>
              <w:numPr>
                <w:ilvl w:val="0"/>
                <w:numId w:val="17"/>
              </w:numPr>
              <w:spacing w:before="100" w:beforeAutospacing="1" w:after="120" w:line="240" w:lineRule="auto"/>
              <w:ind w:left="460" w:hanging="425"/>
              <w:jc w:val="center"/>
              <w:cnfStyle w:val="100000000000"/>
              <w:rPr>
                <w:rFonts w:asciiTheme="majorBidi" w:hAnsiTheme="majorBidi" w:cstheme="majorBidi"/>
                <w:b/>
                <w:bCs/>
                <w:color w:val="000000" w:themeColor="text1"/>
              </w:rPr>
            </w:pPr>
            <w:r w:rsidRPr="00F31509">
              <w:rPr>
                <w:rFonts w:asciiTheme="majorBidi" w:hAnsiTheme="majorBidi" w:cstheme="majorBidi"/>
                <w:color w:val="000000" w:themeColor="text1"/>
              </w:rPr>
              <w:t>Mirrored flows</w:t>
            </w:r>
          </w:p>
        </w:tc>
        <w:tc>
          <w:tcPr>
            <w:tcW w:w="2322" w:type="dxa"/>
          </w:tcPr>
          <w:p w:rsidR="004F65E4" w:rsidRPr="00F31509" w:rsidRDefault="004F65E4" w:rsidP="003C6AA5">
            <w:pPr>
              <w:pStyle w:val="ListParagraph"/>
              <w:keepNext/>
              <w:numPr>
                <w:ilvl w:val="0"/>
                <w:numId w:val="17"/>
              </w:numPr>
              <w:spacing w:before="100" w:beforeAutospacing="1" w:after="120" w:line="240" w:lineRule="auto"/>
              <w:ind w:left="406" w:hanging="283"/>
              <w:jc w:val="center"/>
              <w:cnfStyle w:val="100000000000"/>
              <w:rPr>
                <w:rFonts w:asciiTheme="majorBidi" w:hAnsiTheme="majorBidi" w:cstheme="majorBidi"/>
                <w:b/>
                <w:bCs/>
                <w:color w:val="000000" w:themeColor="text1"/>
              </w:rPr>
            </w:pPr>
            <w:r w:rsidRPr="00F31509">
              <w:rPr>
                <w:rFonts w:asciiTheme="majorBidi" w:hAnsiTheme="majorBidi" w:cstheme="majorBidi"/>
                <w:color w:val="000000" w:themeColor="text1"/>
              </w:rPr>
              <w:t>Balanced trade</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b/>
                <w:bCs/>
                <w:color w:val="000000" w:themeColor="text1"/>
                <w:lang w:val="en-GB"/>
              </w:rPr>
            </w:pPr>
            <w:r w:rsidRPr="00F31509">
              <w:rPr>
                <w:rFonts w:asciiTheme="majorBidi" w:hAnsiTheme="majorBidi" w:cstheme="majorBidi"/>
                <w:color w:val="000000" w:themeColor="text1"/>
                <w:lang w:val="en-GB"/>
              </w:rPr>
              <w:t>Matrixes of flows</w:t>
            </w: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Cleaned for errors and misreporting.</w:t>
            </w: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Cleaned for errors and misreporting</w:t>
            </w: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Cleaned for errors and misreporting</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No data overwritten</w:t>
            </w:r>
          </w:p>
        </w:tc>
        <w:tc>
          <w:tcPr>
            <w:tcW w:w="2322" w:type="dxa"/>
          </w:tcPr>
          <w:p w:rsidR="00EA6005" w:rsidRPr="00F31509" w:rsidRDefault="00AA4884" w:rsidP="004C59F2">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Data gaps filled thru mirroring</w:t>
            </w:r>
          </w:p>
        </w:tc>
        <w:tc>
          <w:tcPr>
            <w:tcW w:w="2322" w:type="dxa"/>
          </w:tcPr>
          <w:p w:rsidR="00EA6005" w:rsidRPr="00F31509" w:rsidRDefault="00AA4884" w:rsidP="004C59F2">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Data gaps filled thru mirroring</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No data added</w:t>
            </w:r>
          </w:p>
        </w:tc>
        <w:tc>
          <w:tcPr>
            <w:tcW w:w="2322" w:type="dxa"/>
          </w:tcPr>
          <w:p w:rsidR="00EA6005" w:rsidRPr="00F31509" w:rsidRDefault="00AA4884" w:rsidP="004C59F2">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IUV/EUV calculated and data gaps filled thru imputation (Q/V and V/Q)</w:t>
            </w:r>
          </w:p>
        </w:tc>
        <w:tc>
          <w:tcPr>
            <w:tcW w:w="2322" w:type="dxa"/>
          </w:tcPr>
          <w:p w:rsidR="00EA6005" w:rsidRPr="00F31509" w:rsidRDefault="00AA4884" w:rsidP="004C59F2">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IUV/EUV calculated and data gaps filled thru imputation (Q/V and V/Q</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Official data kept intact</w:t>
            </w: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Official over-written, where necessary</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Balanced trade, endorsement factors</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b/>
                <w:bCs/>
                <w:color w:val="000000" w:themeColor="text1"/>
                <w:lang w:val="en-GB"/>
              </w:rPr>
            </w:pPr>
            <w:r w:rsidRPr="00F31509">
              <w:rPr>
                <w:rFonts w:asciiTheme="majorBidi" w:hAnsiTheme="majorBidi" w:cstheme="majorBidi"/>
                <w:color w:val="000000" w:themeColor="text1"/>
                <w:lang w:val="en-GB"/>
              </w:rPr>
              <w:t>Total trade</w:t>
            </w:r>
          </w:p>
        </w:tc>
        <w:tc>
          <w:tcPr>
            <w:tcW w:w="2321" w:type="dxa"/>
          </w:tcPr>
          <w:p w:rsidR="004F65E4" w:rsidRPr="00F31509" w:rsidRDefault="004F65E4" w:rsidP="003C6AA5">
            <w:pPr>
              <w:pStyle w:val="ListParagraph"/>
              <w:keepNext/>
              <w:numPr>
                <w:ilvl w:val="0"/>
                <w:numId w:val="17"/>
              </w:numPr>
              <w:spacing w:before="100" w:beforeAutospacing="1" w:after="120" w:line="240" w:lineRule="auto"/>
              <w:ind w:left="387"/>
              <w:jc w:val="center"/>
              <w:cnfStyle w:val="000000000000"/>
              <w:rPr>
                <w:rFonts w:asciiTheme="majorBidi" w:hAnsiTheme="majorBidi" w:cstheme="majorBidi"/>
                <w:b/>
                <w:bCs/>
                <w:color w:val="000000" w:themeColor="text1"/>
              </w:rPr>
            </w:pPr>
            <w:r w:rsidRPr="00F31509">
              <w:rPr>
                <w:rFonts w:asciiTheme="majorBidi" w:hAnsiTheme="majorBidi" w:cstheme="majorBidi"/>
                <w:b/>
                <w:bCs/>
                <w:color w:val="000000" w:themeColor="text1"/>
              </w:rPr>
              <w:t>Imbalanced official</w:t>
            </w:r>
          </w:p>
        </w:tc>
        <w:tc>
          <w:tcPr>
            <w:tcW w:w="2322" w:type="dxa"/>
          </w:tcPr>
          <w:p w:rsidR="004F65E4" w:rsidRPr="00F31509" w:rsidRDefault="004F65E4" w:rsidP="003C6AA5">
            <w:pPr>
              <w:pStyle w:val="ListParagraph"/>
              <w:keepNext/>
              <w:numPr>
                <w:ilvl w:val="0"/>
                <w:numId w:val="17"/>
              </w:numPr>
              <w:spacing w:before="100" w:beforeAutospacing="1" w:after="120" w:line="240" w:lineRule="auto"/>
              <w:ind w:left="319" w:hanging="284"/>
              <w:jc w:val="center"/>
              <w:cnfStyle w:val="000000000000"/>
              <w:rPr>
                <w:rFonts w:asciiTheme="majorBidi" w:hAnsiTheme="majorBidi" w:cstheme="majorBidi"/>
                <w:b/>
                <w:bCs/>
                <w:color w:val="000000" w:themeColor="text1"/>
              </w:rPr>
            </w:pPr>
            <w:r w:rsidRPr="00F31509">
              <w:rPr>
                <w:rFonts w:asciiTheme="majorBidi" w:hAnsiTheme="majorBidi" w:cstheme="majorBidi"/>
                <w:b/>
                <w:bCs/>
                <w:color w:val="000000" w:themeColor="text1"/>
              </w:rPr>
              <w:t>Mirrored and imputed, but still imbalanced</w:t>
            </w:r>
          </w:p>
        </w:tc>
        <w:tc>
          <w:tcPr>
            <w:tcW w:w="2322" w:type="dxa"/>
          </w:tcPr>
          <w:p w:rsidR="004F65E4" w:rsidRPr="00F31509" w:rsidRDefault="004F65E4" w:rsidP="003C6AA5">
            <w:pPr>
              <w:pStyle w:val="ListParagraph"/>
              <w:keepNext/>
              <w:numPr>
                <w:ilvl w:val="0"/>
                <w:numId w:val="17"/>
              </w:numPr>
              <w:spacing w:before="100" w:beforeAutospacing="1" w:after="120" w:line="240" w:lineRule="auto"/>
              <w:ind w:left="265" w:hanging="265"/>
              <w:jc w:val="center"/>
              <w:cnfStyle w:val="000000000000"/>
              <w:rPr>
                <w:rFonts w:asciiTheme="majorBidi" w:hAnsiTheme="majorBidi" w:cstheme="majorBidi"/>
                <w:b/>
                <w:bCs/>
                <w:color w:val="000000" w:themeColor="text1"/>
              </w:rPr>
            </w:pPr>
            <w:r w:rsidRPr="00F31509">
              <w:rPr>
                <w:rFonts w:asciiTheme="majorBidi" w:hAnsiTheme="majorBidi" w:cstheme="majorBidi"/>
                <w:b/>
                <w:bCs/>
                <w:color w:val="000000" w:themeColor="text1"/>
              </w:rPr>
              <w:t>Balanced trade</w:t>
            </w:r>
          </w:p>
        </w:tc>
      </w:tr>
      <w:tr w:rsidR="004F65E4" w:rsidRPr="00F31509" w:rsidTr="00523A4B">
        <w:trPr>
          <w:trHeight w:val="622"/>
        </w:trPr>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cnfStyle w:val="000000000000"/>
              <w:rPr>
                <w:rFonts w:asciiTheme="majorBidi" w:hAnsiTheme="majorBidi" w:cstheme="majorBidi"/>
                <w:lang w:val="en-GB"/>
              </w:rPr>
            </w:pPr>
            <w:r w:rsidRPr="00F31509">
              <w:rPr>
                <w:rFonts w:asciiTheme="majorBidi" w:hAnsiTheme="majorBidi" w:cstheme="majorBidi"/>
                <w:color w:val="000000" w:themeColor="text1"/>
                <w:lang w:val="en-GB"/>
              </w:rPr>
              <w:t>Total exports and imports are reported by country, but</w:t>
            </w:r>
          </w:p>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cnfStyle w:val="000000000000"/>
              <w:rPr>
                <w:rFonts w:asciiTheme="majorBidi" w:hAnsiTheme="majorBidi" w:cstheme="majorBidi"/>
                <w:lang w:val="en-GB"/>
              </w:rPr>
            </w:pPr>
            <w:r w:rsidRPr="00F31509">
              <w:rPr>
                <w:rFonts w:asciiTheme="majorBidi" w:hAnsiTheme="majorBidi" w:cstheme="majorBidi"/>
                <w:color w:val="000000" w:themeColor="text1"/>
                <w:lang w:val="en-GB"/>
              </w:rPr>
              <w:t>Total exports and imports are reported by country, but</w:t>
            </w:r>
          </w:p>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cnfStyle w:val="000000000000"/>
              <w:rPr>
                <w:rFonts w:asciiTheme="majorBidi" w:hAnsiTheme="majorBidi" w:cstheme="majorBidi"/>
                <w:lang w:val="en-GB"/>
              </w:rPr>
            </w:pPr>
            <w:r w:rsidRPr="00F31509">
              <w:rPr>
                <w:rFonts w:asciiTheme="majorBidi" w:hAnsiTheme="majorBidi" w:cstheme="majorBidi"/>
                <w:color w:val="000000" w:themeColor="text1"/>
                <w:lang w:val="en-GB"/>
              </w:rPr>
              <w:t>Total exports and imports are reported by country, and</w:t>
            </w:r>
          </w:p>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1C3696" w:rsidP="004F65E4">
            <w:pPr>
              <w:keepNext/>
              <w:spacing w:before="100" w:beforeAutospacing="1" w:after="120"/>
              <w:jc w:val="center"/>
              <w:cnfStyle w:val="000000000000"/>
              <w:rPr>
                <w:rFonts w:asciiTheme="majorBidi" w:hAnsiTheme="majorBidi" w:cstheme="majorBidi"/>
                <w:color w:val="000000" w:themeColor="text1"/>
                <w:lang w:val="en-GB"/>
              </w:rPr>
            </w:pPr>
            <m:oMathPara>
              <m:oMath>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m:t>
                        </m:r>
                      </m:sub>
                    </m:sSub>
                  </m:e>
                </m:nary>
                <m:r>
                  <w:rPr>
                    <w:rFonts w:ascii="Cambria Math" w:hAnsi="Cambria Math" w:cstheme="majorBidi"/>
                    <w:color w:val="000000" w:themeColor="text1"/>
                    <w:lang w:val="en-GB"/>
                  </w:rPr>
                  <m:t>≠</m:t>
                </m:r>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e>
                </m:nary>
              </m:oMath>
            </m:oMathPara>
          </w:p>
        </w:tc>
        <w:tc>
          <w:tcPr>
            <w:tcW w:w="2322" w:type="dxa"/>
          </w:tcPr>
          <w:p w:rsidR="004F65E4" w:rsidRPr="00F31509" w:rsidRDefault="001C3696" w:rsidP="004F65E4">
            <w:pPr>
              <w:keepNext/>
              <w:spacing w:before="100" w:beforeAutospacing="1" w:after="120"/>
              <w:jc w:val="center"/>
              <w:cnfStyle w:val="000000000000"/>
              <w:rPr>
                <w:rFonts w:asciiTheme="majorBidi" w:hAnsiTheme="majorBidi" w:cstheme="majorBidi"/>
                <w:color w:val="000000" w:themeColor="text1"/>
                <w:lang w:val="en-GB"/>
              </w:rPr>
            </w:pPr>
            <m:oMathPara>
              <m:oMath>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m:t>
                        </m:r>
                      </m:sub>
                    </m:sSub>
                  </m:e>
                </m:nary>
                <m:r>
                  <w:rPr>
                    <w:rFonts w:ascii="Cambria Math" w:hAnsi="Cambria Math" w:cstheme="majorBidi"/>
                    <w:color w:val="000000" w:themeColor="text1"/>
                    <w:lang w:val="en-GB"/>
                  </w:rPr>
                  <m:t>≠</m:t>
                </m:r>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e>
                </m:nary>
              </m:oMath>
            </m:oMathPara>
          </w:p>
        </w:tc>
        <w:tc>
          <w:tcPr>
            <w:tcW w:w="2322" w:type="dxa"/>
          </w:tcPr>
          <w:p w:rsidR="004F65E4" w:rsidRPr="00F31509" w:rsidRDefault="001C3696" w:rsidP="004F65E4">
            <w:pPr>
              <w:keepNext/>
              <w:spacing w:before="100" w:beforeAutospacing="1" w:after="120"/>
              <w:jc w:val="center"/>
              <w:cnfStyle w:val="000000000000"/>
              <w:rPr>
                <w:rFonts w:asciiTheme="majorBidi" w:hAnsiTheme="majorBidi" w:cstheme="majorBidi"/>
                <w:color w:val="000000" w:themeColor="text1"/>
                <w:lang w:val="en-GB"/>
              </w:rPr>
            </w:pPr>
            <m:oMathPara>
              <m:oMath>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m:t>
                        </m:r>
                      </m:sub>
                    </m:sSub>
                  </m:e>
                </m:nary>
                <m:r>
                  <w:rPr>
                    <w:rFonts w:ascii="Cambria Math" w:hAnsi="Cambria Math" w:cstheme="majorBidi"/>
                    <w:color w:val="000000" w:themeColor="text1"/>
                    <w:lang w:val="en-GB"/>
                  </w:rPr>
                  <m:t>=</m:t>
                </m:r>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e>
                </m:nary>
              </m:oMath>
            </m:oMathPara>
          </w:p>
        </w:tc>
      </w:tr>
    </w:tbl>
    <w:p w:rsidR="004F65E4" w:rsidRPr="00F31509" w:rsidRDefault="004F65E4" w:rsidP="004F65E4">
      <w:pPr>
        <w:rPr>
          <w:rFonts w:asciiTheme="majorBidi" w:hAnsiTheme="majorBidi" w:cstheme="majorBidi"/>
          <w:b/>
          <w:color w:val="000000" w:themeColor="text1"/>
          <w:lang w:val="en-GB"/>
        </w:rPr>
      </w:pPr>
    </w:p>
    <w:p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Calculating export and import unit values (EUV/IUV)</w:t>
      </w:r>
    </w:p>
    <w:p w:rsidR="004F65E4" w:rsidRPr="00F31509" w:rsidRDefault="004F65E4" w:rsidP="60226960">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overview provided in </w:t>
      </w:r>
      <w:fldSimple w:instr=" REF _Ref420069487 \h  \* MERGEFORMAT ">
        <w:r w:rsidR="00AA4884" w:rsidRPr="00F31509">
          <w:rPr>
            <w:rFonts w:asciiTheme="majorBidi" w:eastAsia="Times New Roman" w:hAnsiTheme="majorBidi" w:cstheme="majorBidi"/>
            <w:color w:val="000000" w:themeColor="text1"/>
            <w:lang w:val="en-GB"/>
          </w:rPr>
          <w:t>Table 4</w:t>
        </w:r>
      </w:fldSimple>
      <w:r w:rsidRPr="00F31509">
        <w:rPr>
          <w:rFonts w:asciiTheme="majorBidi" w:eastAsia="Times New Roman" w:hAnsiTheme="majorBidi" w:cstheme="majorBidi"/>
          <w:color w:val="000000" w:themeColor="text1"/>
          <w:lang w:val="en-GB"/>
        </w:rPr>
        <w:t xml:space="preserve"> identifies export unit values and import unit values as the key factors to impute missing quantities from existing value flows, or</w:t>
      </w:r>
      <w:r w:rsidR="009B6378" w:rsidRPr="00F31509">
        <w:rPr>
          <w:rFonts w:asciiTheme="majorBidi" w:eastAsia="Times New Roman" w:hAnsiTheme="majorBidi" w:cstheme="majorBidi"/>
          <w:color w:val="000000" w:themeColor="text1"/>
          <w:lang w:val="en-GB"/>
        </w:rPr>
        <w:t>, much less frequently,</w:t>
      </w:r>
      <w:r w:rsidRPr="00F31509">
        <w:rPr>
          <w:rFonts w:asciiTheme="majorBidi" w:eastAsia="Times New Roman" w:hAnsiTheme="majorBidi" w:cstheme="majorBidi"/>
          <w:color w:val="000000" w:themeColor="text1"/>
          <w:lang w:val="en-GB"/>
        </w:rPr>
        <w:t xml:space="preserve"> missing value flows from existing quantity flows. The process of imputing as such is straightforward; the choice of the most appropriate unit value is not. In theory, there are competing alternatives, their pros and cons can only be evaluated in an empirical/practical context and depend on the reliability of reported trade flows, number of products lumped together into a given </w:t>
      </w:r>
      <w:r w:rsidR="00C1637C" w:rsidRPr="00F31509">
        <w:rPr>
          <w:rFonts w:asciiTheme="majorBidi" w:eastAsia="Times New Roman" w:hAnsiTheme="majorBidi" w:cstheme="majorBidi"/>
          <w:color w:val="000000" w:themeColor="text1"/>
          <w:lang w:val="en-GB"/>
        </w:rPr>
        <w:t xml:space="preserve">CPC </w:t>
      </w:r>
      <w:r w:rsidRPr="00F31509">
        <w:rPr>
          <w:rFonts w:asciiTheme="majorBidi" w:eastAsia="Times New Roman" w:hAnsiTheme="majorBidi" w:cstheme="majorBidi"/>
          <w:color w:val="000000" w:themeColor="text1"/>
          <w:lang w:val="en-GB"/>
        </w:rPr>
        <w:t xml:space="preserve">category, or the number of available trade flows over reporters/partners. </w:t>
      </w:r>
    </w:p>
    <w:p w:rsidR="004F65E4" w:rsidRPr="00F31509" w:rsidRDefault="004F65E4" w:rsidP="60226960">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The right choice is therefore the answer to an empirical question. Exposing various theoretical alternatives to practical tests resulted in the following procedure. Where the number of trade flows for a given product is low, typically 5 or less, a global average (</w:t>
      </w:r>
      <w:r w:rsidR="00C1637C" w:rsidRPr="00F31509">
        <w:rPr>
          <w:rFonts w:asciiTheme="majorBidi" w:eastAsia="Times New Roman" w:hAnsiTheme="majorBidi" w:cstheme="majorBidi"/>
          <w:color w:val="000000" w:themeColor="text1"/>
          <w:lang w:val="en-GB"/>
        </w:rPr>
        <w:t>median</w:t>
      </w:r>
      <w:r w:rsidRPr="00F31509">
        <w:rPr>
          <w:rFonts w:asciiTheme="majorBidi" w:eastAsia="Times New Roman" w:hAnsiTheme="majorBidi" w:cstheme="majorBidi"/>
          <w:color w:val="000000" w:themeColor="text1"/>
          <w:lang w:val="en-GB"/>
        </w:rPr>
        <w:t xml:space="preserve">) is taken as the basis to calculate the unit values. Conversely, where and when the number of flows is high, country-specific unit values are identified to calculate unit values. </w:t>
      </w:r>
      <w:fldSimple w:instr=" REF _Ref421026002 \h  \* MERGEFORMAT ">
        <w:r w:rsidR="00AA4884" w:rsidRPr="00F31509">
          <w:rPr>
            <w:rFonts w:asciiTheme="majorBidi" w:eastAsia="Times New Roman" w:hAnsiTheme="majorBidi" w:cstheme="majorBidi"/>
            <w:lang w:val="en-GB"/>
          </w:rPr>
          <w:t>Figure 5</w:t>
        </w:r>
      </w:fldSimple>
      <w:r w:rsidRPr="00F31509">
        <w:rPr>
          <w:rFonts w:asciiTheme="majorBidi" w:eastAsia="Times New Roman" w:hAnsiTheme="majorBidi" w:cstheme="majorBidi"/>
          <w:color w:val="000000" w:themeColor="text1"/>
          <w:lang w:val="en-GB"/>
        </w:rPr>
        <w:t xml:space="preserve"> depicts the country-specific case.</w:t>
      </w:r>
    </w:p>
    <w:p w:rsidR="004F65E4" w:rsidRPr="00F31509" w:rsidRDefault="00040401" w:rsidP="004F65E4">
      <w:pPr>
        <w:keepNext/>
        <w:widowControl w:val="0"/>
        <w:spacing w:before="100" w:beforeAutospacing="1" w:after="120"/>
        <w:jc w:val="both"/>
        <w:rPr>
          <w:rFonts w:asciiTheme="majorBidi" w:hAnsiTheme="majorBidi" w:cstheme="majorBidi"/>
          <w:lang w:val="en-GB"/>
        </w:rPr>
      </w:pPr>
      <w:r w:rsidRPr="00F31509">
        <w:rPr>
          <w:rFonts w:asciiTheme="majorBidi" w:hAnsiTheme="majorBidi" w:cstheme="majorBidi"/>
          <w:noProof/>
          <w:lang w:eastAsia="en-US"/>
        </w:rPr>
        <w:lastRenderedPageBreak/>
        <w:drawing>
          <wp:inline distT="0" distB="0" distL="0" distR="0">
            <wp:extent cx="5498881" cy="4553476"/>
            <wp:effectExtent l="19050" t="19050" r="25619" b="18524"/>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07913" cy="4560955"/>
                    </a:xfrm>
                    <a:prstGeom prst="rect">
                      <a:avLst/>
                    </a:prstGeom>
                    <a:noFill/>
                    <a:ln w="9525" cmpd="sng">
                      <a:solidFill>
                        <a:srgbClr val="000000"/>
                      </a:solidFill>
                      <a:miter lim="800000"/>
                      <a:headEnd/>
                      <a:tailEnd/>
                    </a:ln>
                    <a:effectLst/>
                  </pic:spPr>
                </pic:pic>
              </a:graphicData>
            </a:graphic>
          </wp:inline>
        </w:drawing>
      </w:r>
    </w:p>
    <w:p w:rsidR="004F65E4" w:rsidRPr="00F31509" w:rsidRDefault="004F65E4" w:rsidP="004F65E4">
      <w:pPr>
        <w:pStyle w:val="Caption"/>
        <w:jc w:val="both"/>
        <w:rPr>
          <w:rFonts w:asciiTheme="majorBidi" w:hAnsiTheme="majorBidi" w:cstheme="majorBidi"/>
          <w:b/>
          <w:bCs/>
          <w:sz w:val="22"/>
          <w:szCs w:val="22"/>
          <w:lang w:val="en-GB"/>
        </w:rPr>
      </w:pPr>
      <w:bookmarkStart w:id="154" w:name="_Ref421026002"/>
      <w:bookmarkStart w:id="155" w:name="_Toc421026213"/>
      <w:bookmarkStart w:id="156" w:name="_Toc428383856"/>
      <w:bookmarkStart w:id="157" w:name="_Toc430872507"/>
      <w:r w:rsidRPr="00F31509">
        <w:rPr>
          <w:rFonts w:asciiTheme="majorBidi" w:hAnsiTheme="majorBidi" w:cstheme="majorBidi"/>
          <w:sz w:val="22"/>
          <w:szCs w:val="22"/>
          <w:lang w:val="en-GB"/>
        </w:rPr>
        <w:t xml:space="preserve">Figure </w:t>
      </w:r>
      <w:r w:rsidR="001C3696" w:rsidRPr="00F31509">
        <w:rPr>
          <w:rFonts w:asciiTheme="majorBidi" w:hAnsiTheme="majorBidi" w:cstheme="majorBidi"/>
          <w:b/>
          <w:bCs/>
          <w:sz w:val="22"/>
          <w:szCs w:val="22"/>
          <w:lang w:val="en-GB"/>
        </w:rPr>
        <w:fldChar w:fldCharType="begin"/>
      </w:r>
      <w:r w:rsidRPr="00F31509">
        <w:rPr>
          <w:rFonts w:asciiTheme="majorBidi" w:hAnsiTheme="majorBidi" w:cstheme="majorBidi"/>
          <w:sz w:val="22"/>
          <w:szCs w:val="22"/>
          <w:lang w:val="en-GB"/>
        </w:rPr>
        <w:instrText xml:space="preserve"> SEQ Figure \* ARABIC </w:instrText>
      </w:r>
      <w:r w:rsidR="001C3696" w:rsidRPr="00F31509">
        <w:rPr>
          <w:rFonts w:asciiTheme="majorBidi" w:hAnsiTheme="majorBidi" w:cstheme="majorBidi"/>
          <w:b/>
          <w:bCs/>
          <w:sz w:val="22"/>
          <w:szCs w:val="22"/>
          <w:lang w:val="en-GB"/>
        </w:rPr>
        <w:fldChar w:fldCharType="separate"/>
      </w:r>
      <w:r w:rsidR="000B360D" w:rsidRPr="00F31509">
        <w:rPr>
          <w:rFonts w:asciiTheme="majorBidi" w:hAnsiTheme="majorBidi" w:cstheme="majorBidi"/>
          <w:noProof/>
          <w:sz w:val="22"/>
          <w:szCs w:val="22"/>
          <w:lang w:val="en-GB"/>
        </w:rPr>
        <w:t>5</w:t>
      </w:r>
      <w:r w:rsidR="001C3696" w:rsidRPr="00F31509">
        <w:rPr>
          <w:rFonts w:asciiTheme="majorBidi" w:hAnsiTheme="majorBidi" w:cstheme="majorBidi"/>
          <w:b/>
          <w:bCs/>
          <w:sz w:val="22"/>
          <w:szCs w:val="22"/>
          <w:lang w:val="en-GB"/>
        </w:rPr>
        <w:fldChar w:fldCharType="end"/>
      </w:r>
      <w:bookmarkEnd w:id="154"/>
      <w:r w:rsidRPr="00F31509">
        <w:rPr>
          <w:rFonts w:asciiTheme="majorBidi" w:hAnsiTheme="majorBidi" w:cstheme="majorBidi"/>
          <w:sz w:val="22"/>
          <w:szCs w:val="22"/>
          <w:lang w:val="en-GB"/>
        </w:rPr>
        <w:t>: Calculation of unit values based on trading partners</w:t>
      </w:r>
      <w:bookmarkEnd w:id="155"/>
      <w:bookmarkEnd w:id="156"/>
      <w:bookmarkEnd w:id="157"/>
    </w:p>
    <w:p w:rsidR="004F65E4" w:rsidRPr="00F31509" w:rsidRDefault="004F65E4" w:rsidP="60226960">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In the concrete case captured in </w:t>
      </w:r>
      <w:fldSimple w:instr=" REF _Ref421026002 \h  \* MERGEFORMAT ">
        <w:r w:rsidR="00AA4884" w:rsidRPr="00F31509">
          <w:rPr>
            <w:rFonts w:asciiTheme="majorBidi" w:eastAsia="Times New Roman" w:hAnsiTheme="majorBidi" w:cstheme="majorBidi"/>
            <w:lang w:val="en-GB"/>
          </w:rPr>
          <w:t>Figure 5</w:t>
        </w:r>
      </w:fldSimple>
      <w:r w:rsidRPr="00F31509">
        <w:rPr>
          <w:rFonts w:asciiTheme="majorBidi" w:eastAsia="Times New Roman" w:hAnsiTheme="majorBidi" w:cstheme="majorBidi"/>
          <w:color w:val="000000" w:themeColor="text1"/>
          <w:lang w:val="en-GB"/>
        </w:rPr>
        <w:t>, country XX import</w:t>
      </w:r>
      <w:r w:rsidR="00C1637C" w:rsidRPr="00F31509">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wine from France, but without quantity or value information, is assumed to pay the same price as all other countries importing wine from France, i.e. $21/bottle on average. Likewise, if the same country XX imports wine from Italy, the underlying unit value is based on the one that other countries pay on average when importing wine from Italy, i.e. $3/bottle. </w:t>
      </w:r>
    </w:p>
    <w:p w:rsidR="004F65E4" w:rsidRPr="00F31509" w:rsidRDefault="004F65E4" w:rsidP="004F65E4">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When enough flows are available, such a country-specific approach renders a more precise outcome than working with a global average, which would have been $12/bottle. In the example provided, it reflects the fact that France typically exports expensive wine and is therefore assumed to export also expensive wine to the country XX, where information is missing. Likewise, it also captures the fact that Italy typically exports “cheap” wine and thus assumed to sell the same quality to country XX, where that information is missing.</w:t>
      </w:r>
    </w:p>
    <w:p w:rsidR="004F65E4" w:rsidRPr="00F31509" w:rsidRDefault="004F65E4" w:rsidP="004F65E4">
      <w:pPr>
        <w:widowControl w:val="0"/>
        <w:spacing w:before="100" w:beforeAutospacing="1" w:after="120"/>
        <w:jc w:val="both"/>
        <w:rPr>
          <w:rFonts w:asciiTheme="majorBidi" w:hAnsiTheme="majorBidi" w:cstheme="majorBidi"/>
          <w:b/>
          <w:bCs/>
          <w:color w:val="000000" w:themeColor="text1"/>
          <w:lang w:val="en-GB"/>
        </w:rPr>
      </w:pPr>
      <w:r w:rsidRPr="00F31509">
        <w:rPr>
          <w:rFonts w:asciiTheme="majorBidi" w:hAnsiTheme="majorBidi" w:cstheme="majorBidi"/>
          <w:b/>
          <w:bCs/>
          <w:color w:val="000000" w:themeColor="text1"/>
          <w:lang w:val="en-GB"/>
        </w:rPr>
        <w:t xml:space="preserve">Path dependency of imputation routines </w:t>
      </w:r>
    </w:p>
    <w:p w:rsidR="004F65E4" w:rsidRPr="00F31509" w:rsidRDefault="004F65E4" w:rsidP="004F65E4">
      <w:pPr>
        <w:spacing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As outlined above, the process from “raw” trade data to published trade results encompasses several distinct steps. In general, these steps follow a logical and cogent sequence. For instance, cleaning data and weeding out errors is done before other processes such as imputation or balancing can take place. There is, however, also rationale for more ambiguity in the sequence of the various steps and not all steps follow a cogent and unequivocal logic. What is more, there is no a priori (conceptual) reason to </w:t>
      </w:r>
      <w:r w:rsidRPr="00F31509">
        <w:rPr>
          <w:rFonts w:asciiTheme="majorBidi" w:hAnsiTheme="majorBidi" w:cstheme="majorBidi"/>
          <w:color w:val="000000" w:themeColor="text1"/>
          <w:lang w:val="en-GB"/>
        </w:rPr>
        <w:lastRenderedPageBreak/>
        <w:t xml:space="preserve">prefer one step over the other in the sequence of the implementation, e.g. to undertake the mirroring step before the unit value imputations or vice versa. </w:t>
      </w:r>
    </w:p>
    <w:p w:rsidR="004F65E4" w:rsidRPr="00F31509" w:rsidRDefault="004F65E4" w:rsidP="004F65E4">
      <w:pPr>
        <w:spacing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Intuitively, one may be inclined to first mirror missing data so that the unit value calculations are being put on a broader footing. As outline</w:t>
      </w:r>
      <w:r w:rsidR="00F81AE7" w:rsidRPr="00F31509">
        <w:rPr>
          <w:rFonts w:asciiTheme="majorBidi" w:eastAsia="Times New Roman" w:hAnsiTheme="majorBidi" w:cstheme="majorBidi"/>
          <w:color w:val="000000" w:themeColor="text1"/>
          <w:lang w:val="en-GB"/>
        </w:rPr>
        <w:t>d</w:t>
      </w:r>
      <w:r w:rsidRPr="00F31509">
        <w:rPr>
          <w:rFonts w:asciiTheme="majorBidi" w:eastAsia="Times New Roman" w:hAnsiTheme="majorBidi" w:cstheme="majorBidi"/>
          <w:color w:val="000000" w:themeColor="text1"/>
          <w:lang w:val="en-GB"/>
        </w:rPr>
        <w:t xml:space="preserve"> in the section on the use of unit values, such a decision would have direct implications on the choice of the unit value, whereby more observations will eventually lead to a decision as to whether country-specific or global unit values are employed in the imputation process. The intuition is likely to be confirmed when the mirrored data for a country are at about the same level as the average unit value of a given reporter/partner.  If, however, a mirrored flow is far out of the normal range, this will also affect and indeed distort the unit value used in the next step of the process and, as these unit values would be applied to all flows with missing information, many imputed data would be affected.</w:t>
      </w:r>
    </w:p>
    <w:p w:rsidR="004F65E4" w:rsidRPr="00F31509" w:rsidRDefault="004F65E4" w:rsidP="004F65E4">
      <w:pPr>
        <w:spacing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Without prior knowledge of the correct sequence of steps, the final results become path-dependent on the sequence of imputation steps. To gauge the magnitude of the potential effect, a number of empirical tests have been conducted. The results suggest that, at least in general, the differences that arise from different imputation sequences are negligibly small. There are, however, a few commodity specific exceptions. Particularly where flows are characterized by large product quality differences across reporting countries, poor product differentiation in reporting, etc., path dependency can influence the results in a significant way. Overall, however, such commodity-specific differences were not deemed important enough to deviate from the proposed sequence of data processing steps outlined in </w:t>
      </w:r>
      <w:fldSimple w:instr=" REF _Ref420069487 \h  \* MERGEFORMAT ">
        <w:r w:rsidR="000B360D" w:rsidRPr="00F31509">
          <w:rPr>
            <w:rFonts w:asciiTheme="majorBidi" w:eastAsia="Times New Roman" w:hAnsiTheme="majorBidi" w:cstheme="majorBidi"/>
            <w:color w:val="000000" w:themeColor="text1"/>
            <w:lang w:val="en-GB"/>
          </w:rPr>
          <w:t>Table 4</w:t>
        </w:r>
      </w:fldSimple>
      <w:r w:rsidRPr="00F31509">
        <w:rPr>
          <w:rFonts w:asciiTheme="majorBidi" w:eastAsia="Times New Roman" w:hAnsiTheme="majorBidi" w:cstheme="majorBidi"/>
          <w:color w:val="000000" w:themeColor="text1"/>
          <w:lang w:val="en-GB"/>
        </w:rPr>
        <w:t xml:space="preserve"> above. </w:t>
      </w:r>
    </w:p>
    <w:p w:rsidR="004F65E4" w:rsidRPr="00F31509" w:rsidRDefault="004F65E4" w:rsidP="00312896">
      <w:pPr>
        <w:pStyle w:val="Heading4"/>
        <w:rPr>
          <w:rFonts w:asciiTheme="majorBidi" w:hAnsiTheme="majorBidi" w:cstheme="majorBidi"/>
          <w:lang w:val="en-GB"/>
        </w:rPr>
      </w:pPr>
      <w:bookmarkStart w:id="158" w:name="_Toc421025863"/>
      <w:r w:rsidRPr="00F31509">
        <w:rPr>
          <w:rFonts w:asciiTheme="majorBidi" w:hAnsiTheme="majorBidi" w:cstheme="majorBidi"/>
          <w:lang w:val="en-GB"/>
        </w:rPr>
        <w:t>Reliability index and endorsement factors</w:t>
      </w:r>
      <w:bookmarkEnd w:id="158"/>
    </w:p>
    <w:p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Overwriting official data cannot be done on an arbitrary basis. It requires a rules-based and well informed process. The choice taken in the literature is to base this process on the reliability of reported trade data. The same approach is being pursued here in principle, however, with important modifications. </w:t>
      </w:r>
    </w:p>
    <w:p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In order to quantify the reliability of a country's reported trade, we can utilize trade flow data, and in particular the level to which reported values agree with the reported values of trading partners.  However, this approach can be complicated. For example, suppose country A reports different values than two of its trading partners B and C.  Should A be penalized equally for both disagreements?  If B is a highly reliable reporter while C is a highly unreliable reporter, than we would want to penalize disagreement with B more than disagreement with A.</w:t>
      </w:r>
    </w:p>
    <w:p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proposed solution to this problem is as follows: </w:t>
      </w:r>
    </w:p>
    <w:p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Compute the level of agreement between each pair of countries as the proportion of trades on which they agree (within some tolerance).</w:t>
      </w:r>
    </w:p>
    <w:p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Initialize all countries to the same reliability score.</w:t>
      </w:r>
    </w:p>
    <w:p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Each country will now transfer its reliability score to all its partners in proportion to the level of agreement with these partners.  For example, suppose country A has a reliability score of 1 and trades with countries B and C only.  Suppose also that A and B agree 90% of the time while A and C agree only 30% of the time.  Then A will transfer 90% / (30% + 90%) = 75% of its score to country B and 25% to country C.</w:t>
      </w:r>
    </w:p>
    <w:p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Step 3 is repeated until the change in the reliability scores becomes negligible.</w:t>
      </w:r>
    </w:p>
    <w:p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lastRenderedPageBreak/>
        <w:t>This algorithm assigns larger reliability scores to countries that tend to agree with their partners, and the score also accounts for the reliability of the partner country.  This algorithm is known to converge to a solution rapidly, and it is also used in many other applications for measuring quality within a network (most notably, perhaps, is Google's PageRank algorithm for determining quality of websites).</w:t>
      </w:r>
    </w:p>
    <w:p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Example of reliability scores</w:t>
      </w:r>
    </w:p>
    <w:p w:rsidR="004F65E4" w:rsidRPr="00F31509" w:rsidRDefault="001C3696" w:rsidP="60226960">
      <w:pPr>
        <w:widowControl w:val="0"/>
        <w:spacing w:before="100" w:beforeAutospacing="1" w:after="120"/>
        <w:jc w:val="both"/>
        <w:rPr>
          <w:rFonts w:asciiTheme="majorBidi" w:hAnsiTheme="majorBidi" w:cstheme="majorBidi"/>
          <w:color w:val="000000" w:themeColor="text1"/>
          <w:lang w:val="en-GB"/>
        </w:rPr>
      </w:pPr>
      <w:r w:rsidRPr="001C3696">
        <w:rPr>
          <w:rFonts w:asciiTheme="majorBidi" w:hAnsiTheme="majorBidi" w:cstheme="majorBidi"/>
          <w:noProof/>
          <w:color w:val="000000" w:themeColor="text1"/>
          <w:lang w:val="it-IT" w:eastAsia="it-IT"/>
        </w:rPr>
        <w:pict>
          <v:shapetype id="_x0000_t202" coordsize="21600,21600" o:spt="202" path="m,l,21600r21600,l21600,xe">
            <v:stroke joinstyle="miter"/>
            <v:path gradientshapeok="t" o:connecttype="rect"/>
          </v:shapetype>
          <v:shape id="Text Box 36" o:spid="_x0000_s1026" type="#_x0000_t202" style="position:absolute;left:0;text-align:left;margin-left:-2.2pt;margin-top:195.6pt;width:468pt;height:146.7pt;z-index:25169817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" o:allowoverlap="f">
            <v:textbox style="mso-next-textbox:#Text Box 36">
              <w:txbxContent>
                <w:p w:rsidR="00BB22F5" w:rsidRDefault="00BB22F5" w:rsidP="004F65E4">
                  <w:r>
                    <w:rPr>
                      <w:noProof/>
                      <w:lang w:eastAsia="en-US"/>
                    </w:rPr>
                    <w:drawing>
                      <wp:inline distT="0" distB="0" distL="0" distR="0">
                        <wp:extent cx="1848789" cy="1920240"/>
                        <wp:effectExtent l="19050" t="0" r="0" b="0"/>
                        <wp:docPr id="39"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8"/>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48789" cy="1920240"/>
                        <wp:effectExtent l="19050" t="0" r="0" b="0"/>
                        <wp:docPr id="40"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9"/>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54743" cy="1920240"/>
                        <wp:effectExtent l="19050" t="0" r="0" b="0"/>
                        <wp:docPr id="41" name="Picture 4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0"/>
                                <a:stretch>
                                  <a:fillRect/>
                                </a:stretch>
                              </pic:blipFill>
                              <pic:spPr>
                                <a:xfrm>
                                  <a:off x="0" y="0"/>
                                  <a:ext cx="1854743" cy="1920240"/>
                                </a:xfrm>
                                <a:prstGeom prst="rect">
                                  <a:avLst/>
                                </a:prstGeom>
                              </pic:spPr>
                            </pic:pic>
                          </a:graphicData>
                        </a:graphic>
                      </wp:inline>
                    </w:drawing>
                  </w:r>
                </w:p>
              </w:txbxContent>
            </v:textbox>
            <w10:wrap type="square"/>
          </v:shape>
        </w:pict>
      </w:r>
      <w:r w:rsidRPr="001C3696">
        <w:rPr>
          <w:rFonts w:asciiTheme="majorBidi" w:hAnsiTheme="majorBidi" w:cstheme="majorBidi"/>
          <w:noProof/>
          <w:lang w:val="it-IT" w:eastAsia="it-IT"/>
        </w:rPr>
        <w:pict>
          <v:shape id="Text Box 37" o:spid="_x0000_s1027" type="#_x0000_t202" style="position:absolute;left:0;text-align:left;margin-left:-2.2pt;margin-top:182.2pt;width:468pt;height:27.25pt;z-index:25169920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" stroked="f">
            <v:textbox style="mso-next-textbox:#Text Box 37;mso-fit-shape-to-text:t" inset="0,0,0,0">
              <w:txbxContent>
                <w:p w:rsidR="00BB22F5" w:rsidRPr="00163B18" w:rsidRDefault="00BB22F5" w:rsidP="004F65E4">
                  <w:pPr>
                    <w:pStyle w:val="Caption"/>
                    <w:rPr>
                      <w:rFonts w:cs="Times New Roman"/>
                      <w:b/>
                      <w:bCs/>
                      <w:noProof/>
                      <w:sz w:val="32"/>
                      <w:szCs w:val="22"/>
                      <w:lang w:eastAsia="zh-TW"/>
                    </w:rPr>
                  </w:pPr>
                  <w:bookmarkStart w:id="159" w:name="_Toc430847352"/>
                  <w:bookmarkStart w:id="160" w:name="_Toc430847377"/>
                  <w:bookmarkStart w:id="161" w:name="_Toc430871548"/>
                  <w:bookmarkStart w:id="162" w:name="_Toc430872095"/>
                  <w:bookmarkStart w:id="163" w:name="_Toc430872121"/>
                  <w:bookmarkStart w:id="164" w:name="_Toc430872508"/>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r>
                    <w:rPr>
                      <w:noProof/>
                      <w:sz w:val="22"/>
                      <w:szCs w:val="22"/>
                    </w:rPr>
                    <w:t>6</w:t>
                  </w:r>
                  <w:r w:rsidRPr="00163B18">
                    <w:rPr>
                      <w:b/>
                      <w:bCs/>
                      <w:sz w:val="22"/>
                      <w:szCs w:val="22"/>
                    </w:rPr>
                    <w:fldChar w:fldCharType="end"/>
                  </w:r>
                  <w:r w:rsidRPr="00163B18">
                    <w:rPr>
                      <w:sz w:val="22"/>
                      <w:szCs w:val="22"/>
                    </w:rPr>
                    <w:t>: Reliability index calculation</w:t>
                  </w:r>
                  <w:bookmarkEnd w:id="159"/>
                  <w:bookmarkEnd w:id="160"/>
                  <w:bookmarkEnd w:id="161"/>
                  <w:bookmarkEnd w:id="162"/>
                  <w:bookmarkEnd w:id="163"/>
                  <w:bookmarkEnd w:id="164"/>
                </w:p>
              </w:txbxContent>
            </v:textbox>
            <w10:wrap type="square"/>
          </v:shape>
        </w:pict>
      </w:r>
      <w:r w:rsidRPr="001C3696">
        <w:rPr>
          <w:rFonts w:asciiTheme="majorBidi" w:hAnsiTheme="majorBidi" w:cstheme="majorBidi"/>
          <w:noProof/>
          <w:lang w:val="it-IT" w:eastAsia="it-IT"/>
        </w:rPr>
        <w:pict>
          <v:shape id="_x0000_s1029" type="#_x0000_t202" style="position:absolute;left:0;text-align:left;margin-left:-2.2pt;margin-top:182.2pt;width:468pt;height:27.25pt;z-index:25168384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" stroked="f">
            <v:textbox style="mso-next-textbox:#_x0000_s1029;mso-fit-shape-to-text:t" inset="0,0,0,0">
              <w:txbxContent>
                <w:p w:rsidR="00BB22F5" w:rsidRPr="00163B18" w:rsidRDefault="00BB22F5" w:rsidP="004F65E4">
                  <w:pPr>
                    <w:pStyle w:val="Caption"/>
                    <w:rPr>
                      <w:rFonts w:cs="Times New Roman"/>
                      <w:b/>
                      <w:bCs/>
                      <w:noProof/>
                      <w:sz w:val="32"/>
                      <w:szCs w:val="22"/>
                      <w:lang w:eastAsia="zh-TW"/>
                    </w:rPr>
                  </w:pPr>
                  <w:bookmarkStart w:id="165" w:name="_Ref421025223"/>
                  <w:bookmarkStart w:id="166" w:name="_Ref421017883"/>
                  <w:bookmarkStart w:id="167" w:name="_Toc421026214"/>
                  <w:bookmarkStart w:id="168" w:name="_Toc428383857"/>
                  <w:bookmarkStart w:id="169" w:name="_Toc430847353"/>
                  <w:bookmarkStart w:id="170" w:name="_Toc430847378"/>
                  <w:bookmarkStart w:id="171" w:name="_Toc430871549"/>
                  <w:bookmarkStart w:id="172" w:name="_Toc430872096"/>
                  <w:bookmarkStart w:id="173" w:name="_Toc430872122"/>
                  <w:bookmarkStart w:id="174" w:name="_Toc430872509"/>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id="175" w:author="Onno Hoffmeister (ESS)" w:date="2015-09-08T14:05:00Z">
                    <w:r>
                      <w:rPr>
                        <w:noProof/>
                        <w:sz w:val="22"/>
                        <w:szCs w:val="22"/>
                      </w:rPr>
                      <w:t>7</w:t>
                    </w:r>
                  </w:ins>
                  <w:del w:id="176" w:author="Onno Hoffmeister (ESS)" w:date="2015-09-08T14:05:00Z">
                    <w:r w:rsidDel="000B360D">
                      <w:rPr>
                        <w:noProof/>
                        <w:sz w:val="22"/>
                        <w:szCs w:val="22"/>
                      </w:rPr>
                      <w:delText>6</w:delText>
                    </w:r>
                  </w:del>
                  <w:r w:rsidRPr="00163B18">
                    <w:rPr>
                      <w:b/>
                      <w:bCs/>
                      <w:sz w:val="22"/>
                      <w:szCs w:val="22"/>
                    </w:rPr>
                    <w:fldChar w:fldCharType="end"/>
                  </w:r>
                  <w:bookmarkEnd w:id="165"/>
                  <w:r w:rsidRPr="00163B18">
                    <w:rPr>
                      <w:sz w:val="22"/>
                      <w:szCs w:val="22"/>
                    </w:rPr>
                    <w:t>: Reliability index calculation</w:t>
                  </w:r>
                  <w:bookmarkEnd w:id="166"/>
                  <w:bookmarkEnd w:id="167"/>
                  <w:bookmarkEnd w:id="168"/>
                  <w:ins w:id="177" w:author="Josh Browning" w:date="2015-09-01T10:39:00Z">
                    <w:r>
                      <w:rPr>
                        <w:sz w:val="22"/>
                        <w:szCs w:val="22"/>
                      </w:rPr>
                      <w:t xml:space="preserve"> over two iterations</w:t>
                    </w:r>
                  </w:ins>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id="178" w:author="Onno Hoffmeister (ESS)" w:date="2015-09-08T14:05:00Z">
                    <w:r>
                      <w:rPr>
                        <w:noProof/>
                        <w:sz w:val="22"/>
                        <w:szCs w:val="22"/>
                      </w:rPr>
                      <w:t>8</w:t>
                    </w:r>
                  </w:ins>
                  <w:del w:id="179" w:author="Onno Hoffmeister (ESS)" w:date="2015-09-08T14:05:00Z">
                    <w:r w:rsidDel="000B360D">
                      <w:rPr>
                        <w:noProof/>
                        <w:sz w:val="22"/>
                        <w:szCs w:val="22"/>
                      </w:rPr>
                      <w:delText>6</w:delText>
                    </w:r>
                  </w:del>
                  <w:r w:rsidRPr="00163B18">
                    <w:rPr>
                      <w:b/>
                      <w:bCs/>
                      <w:sz w:val="22"/>
                      <w:szCs w:val="22"/>
                    </w:rPr>
                    <w:fldChar w:fldCharType="end"/>
                  </w:r>
                  <w:r w:rsidRPr="00163B18">
                    <w:rPr>
                      <w:sz w:val="22"/>
                      <w:szCs w:val="22"/>
                    </w:rPr>
                    <w:t>: Reliability index calculation</w:t>
                  </w:r>
                  <w:bookmarkEnd w:id="169"/>
                  <w:bookmarkEnd w:id="170"/>
                  <w:bookmarkEnd w:id="171"/>
                  <w:bookmarkEnd w:id="172"/>
                  <w:bookmarkEnd w:id="173"/>
                  <w:bookmarkEnd w:id="174"/>
                </w:p>
              </w:txbxContent>
            </v:textbox>
            <w10:wrap type="square"/>
          </v:shape>
        </w:pict>
      </w:r>
      <w:r w:rsidR="004F65E4" w:rsidRPr="00F31509">
        <w:rPr>
          <w:rFonts w:asciiTheme="majorBidi" w:eastAsia="Times New Roman" w:hAnsiTheme="majorBidi" w:cstheme="majorBidi"/>
          <w:color w:val="000000" w:themeColor="text1"/>
          <w:lang w:val="en-GB"/>
        </w:rPr>
        <w:t xml:space="preserve">The reliability index calculations are depicted in </w:t>
      </w:r>
      <w:fldSimple w:instr=" REF _Ref421025223 \h  \* MERGEFORMAT ">
        <w:r w:rsidR="00AA4884" w:rsidRPr="00F31509">
          <w:rPr>
            <w:rFonts w:asciiTheme="majorBidi" w:eastAsia="Times New Roman" w:hAnsiTheme="majorBidi" w:cstheme="majorBidi"/>
            <w:lang w:val="en-GB"/>
          </w:rPr>
          <w:t>Figure 6</w:t>
        </w:r>
      </w:fldSimple>
      <w:r w:rsidR="004F65E4" w:rsidRPr="00F31509">
        <w:rPr>
          <w:rFonts w:asciiTheme="majorBidi" w:eastAsia="Times New Roman" w:hAnsiTheme="majorBidi" w:cstheme="majorBidi"/>
          <w:color w:val="000000" w:themeColor="text1"/>
          <w:lang w:val="en-GB"/>
        </w:rPr>
        <w:t>.  The nodes (circles) represent different countries, and the thickness of the edges indicates the agreement between the corresponding countries (with thicker edges indicating stronger agreement).  In the first step of the algorithm (the leftmost plot) all countries have an equal reliability score.  After one iteration of the algorithm (the middle plot), the top nodes/countries have a higher than average reliability and the bottom two countries/nodes have a below-average reliability.  After the second iteration (the rightmost plot) the algorithm approximately converges: the top three countries all have high reliability scores (as they all agree with each other).  Country 4 has a slightly higher reliability than country 5 because country 4 and country 2 agree on some trades.  However, country 4 and 5 both receive low reliability scores, even though they happened to agree between themselves.</w:t>
      </w: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rsidR="004F65E4" w:rsidRPr="00F31509" w:rsidRDefault="004F65E4" w:rsidP="000264F4">
      <w:pPr>
        <w:pStyle w:val="Heading2"/>
      </w:pPr>
      <w:bookmarkStart w:id="180" w:name="_Toc421025864"/>
      <w:bookmarkStart w:id="181" w:name="_Toc428383837"/>
      <w:bookmarkStart w:id="182" w:name="_Toc428436059"/>
      <w:bookmarkStart w:id="183" w:name="_Toc428436360"/>
      <w:bookmarkStart w:id="184" w:name="_Toc428436486"/>
      <w:r w:rsidRPr="00F31509">
        <w:lastRenderedPageBreak/>
        <w:t>Stocks and Stock Changes</w:t>
      </w:r>
      <w:bookmarkEnd w:id="180"/>
      <w:bookmarkEnd w:id="181"/>
      <w:bookmarkEnd w:id="182"/>
      <w:bookmarkEnd w:id="183"/>
      <w:bookmarkEnd w:id="184"/>
    </w:p>
    <w:p w:rsidR="004F65E4" w:rsidRPr="00F31509" w:rsidRDefault="004F65E4" w:rsidP="00312896">
      <w:pPr>
        <w:pStyle w:val="Heading3"/>
        <w:rPr>
          <w:rFonts w:asciiTheme="majorBidi" w:hAnsiTheme="majorBidi" w:cstheme="majorBidi"/>
          <w:lang w:val="en-GB"/>
        </w:rPr>
      </w:pPr>
      <w:bookmarkStart w:id="185" w:name="_Toc421025865"/>
      <w:r w:rsidRPr="00F31509">
        <w:rPr>
          <w:rFonts w:asciiTheme="majorBidi" w:hAnsiTheme="majorBidi" w:cstheme="majorBidi"/>
          <w:lang w:val="en-GB"/>
        </w:rPr>
        <w:t>Introduction</w:t>
      </w:r>
      <w:bookmarkEnd w:id="185"/>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It has been emphasized in the description and discussion of all variables of the FBS system that there is no alternative to systematic measurement. But given the special importance of stocks for food security in general and for price stability in particular, there is no alternative to accurately measured stocks, at least in the long</w:t>
      </w:r>
      <w:r w:rsidR="001715B6"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run. Several initiatives are underway to improve measured stocks estimates, including efforts under the Agricultural Market Information System (AMIS) and the Global Strategy to Improve Rural and Agricultural Statistics (GS). Under the auspices of the GS, a </w:t>
      </w:r>
      <w:r w:rsidRPr="00F31509">
        <w:rPr>
          <w:rFonts w:asciiTheme="majorBidi" w:eastAsia="Times New Roman" w:hAnsiTheme="majorBidi" w:cstheme="majorBidi"/>
          <w:lang w:val="en-GB"/>
        </w:rPr>
        <w:t xml:space="preserve">10-year integrated survey programme, known as AGRIS </w:t>
      </w:r>
      <w:r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lang w:val="en-GB"/>
        </w:rPr>
        <w:t>Agricultural Integrated Survey) has been developed, which not only lays the foundations for the creation of an efficient, overall agricultural statistical system, but also offers explicit options to estimate levels of stocks for different agricultural commodities. Given the fact that AGRIS estimates can provide stocks in conjunction with several other variables of the FBS (production, feed, seed, etc.), it promises to provide particularly relevant estimates for stocks. Countries are therefore encouraged to make all efforts to measure stocks, at least for their most important food staples, either in the context of a specialized survey or preferably in the context of an integrated survey system such as AGRIS.</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low level of measurement at country level is directly reflected in the availability of stocks data for FAO. In fact, the return rates for stock estimates are so low that stock estimates are currently not included in any of the FAOSTAT domains. </w:t>
      </w:r>
      <w:r w:rsidR="002C700D" w:rsidRPr="00F31509">
        <w:rPr>
          <w:rFonts w:asciiTheme="majorBidi" w:eastAsia="Times New Roman" w:hAnsiTheme="majorBidi" w:cstheme="majorBidi"/>
          <w:color w:val="000000" w:themeColor="text1"/>
          <w:lang w:val="en-GB"/>
        </w:rPr>
        <w:t xml:space="preserve">There is not </w:t>
      </w:r>
      <w:r w:rsidRPr="00F31509">
        <w:rPr>
          <w:rFonts w:asciiTheme="majorBidi" w:eastAsia="Times New Roman" w:hAnsiTheme="majorBidi" w:cstheme="majorBidi"/>
          <w:color w:val="000000" w:themeColor="text1"/>
          <w:lang w:val="en-GB"/>
        </w:rPr>
        <w:t xml:space="preserve">a separate domain that brings such estimates into one place (e.g. analogous to production or trade), nor is there a systematic inclusion of stocks in any other data domain. The only domain where stocks surface are the commodity balances, and the food balance sheets are a subset of these balances. Even there, no levels of stocks but only year-to-year changes in stocks are available.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As stocks</w:t>
      </w:r>
      <w:r w:rsidR="002C700D"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or at least stock changes</w:t>
      </w:r>
      <w:r w:rsidR="002C700D"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are an integral part of every supply-demand balance, estimates for stock changes have been included in the FBS system. In many instances, stock changes function as a balancing item.</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Using stocks as a balancing item, however, implies (as for any other element that is used as a balancing item) that all measurement errors are relegated to stocks (or the chosen balancing item).  This also means that stock changes no longer only capture changes in stocks, but also function as a catchall for all measurement errors and would better be referred to as stock changes and residual uses. This is an undesirable outcome for any element of the balance but given the importance of stock for e.g. price volatility analysis, it would seriously diminish its value as a statistical indicator. Moreover, stock changes would “inherit” errors from previous years, resulting in steadily increasing distortions over time.  </w:t>
      </w:r>
    </w:p>
    <w:p w:rsidR="004F65E4" w:rsidRPr="00F31509" w:rsidRDefault="004F65E4" w:rsidP="00312896">
      <w:pPr>
        <w:pStyle w:val="Heading3"/>
        <w:rPr>
          <w:rFonts w:asciiTheme="majorBidi" w:hAnsiTheme="majorBidi" w:cstheme="majorBidi"/>
          <w:lang w:val="en-GB"/>
        </w:rPr>
      </w:pPr>
      <w:bookmarkStart w:id="186" w:name="_Toc421025866"/>
      <w:r w:rsidRPr="00F31509">
        <w:rPr>
          <w:rFonts w:asciiTheme="majorBidi" w:hAnsiTheme="majorBidi" w:cstheme="majorBidi"/>
          <w:lang w:val="en-GB"/>
        </w:rPr>
        <w:t>Imputation/Estimation</w:t>
      </w:r>
      <w:bookmarkEnd w:id="186"/>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need to move away from a residual approach poses the challenge of identifying an alternative method to generate an estimate or rather an expected value and a distribution. If empirical stock estimates are available (the US for instance undertakes a bi-annual survey of its cereal stocks) these would enter the balance as an observed value, ideally even with a measured distribution. Clearly, this is the first best solution and should be encouraged for a maximum number of countries and commodities.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If no information is available about stock changes, a distribution would need to be assumed.  However, even assuming a distribution such as a uniform distribution (shown below in Figure 1) is </w:t>
      </w:r>
      <w:r w:rsidRPr="00F31509">
        <w:rPr>
          <w:rFonts w:asciiTheme="majorBidi" w:hAnsiTheme="majorBidi" w:cstheme="majorBidi"/>
          <w:color w:val="000000" w:themeColor="text1"/>
          <w:szCs w:val="24"/>
          <w:lang w:val="en-GB"/>
        </w:rPr>
        <w:lastRenderedPageBreak/>
        <w:t>problematic: we are assuming that a stock change near the assumed min is just as likely as a stock change close to 0; however, a stock change just outside of the boundaries has zero probability.  Moreover, uniform distributions can be problematic in the balancing stage, as such elements essentially become residuals.  Thus, it is very important to construct some distribution for stocks, even if it is very wide to indicate that there is much variability in the estimate.</w:t>
      </w:r>
    </w:p>
    <w:p w:rsidR="004F65E4" w:rsidRPr="00F31509" w:rsidRDefault="00040401" w:rsidP="004F65E4">
      <w:pPr>
        <w:keepNext/>
        <w:jc w:val="both"/>
        <w:rPr>
          <w:rFonts w:asciiTheme="majorBidi" w:hAnsiTheme="majorBidi" w:cstheme="majorBidi"/>
          <w:color w:val="000000" w:themeColor="text1"/>
          <w:lang w:val="en-GB"/>
        </w:rPr>
      </w:pPr>
      <w:bookmarkStart w:id="187" w:name="_Toc420402184"/>
      <w:r w:rsidRPr="00F31509">
        <w:rPr>
          <w:rFonts w:asciiTheme="majorBidi" w:hAnsiTheme="majorBidi" w:cstheme="majorBidi"/>
          <w:noProof/>
          <w:color w:val="000000" w:themeColor="text1"/>
          <w:szCs w:val="24"/>
          <w:lang w:eastAsia="en-US"/>
        </w:rPr>
        <w:drawing>
          <wp:inline distT="0" distB="0" distL="0" distR="0">
            <wp:extent cx="5760720" cy="32385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rsidR="004F65E4" w:rsidRPr="00F31509" w:rsidRDefault="004F65E4" w:rsidP="004F65E4">
      <w:pPr>
        <w:pStyle w:val="Caption"/>
        <w:jc w:val="both"/>
        <w:rPr>
          <w:rFonts w:asciiTheme="majorBidi" w:hAnsiTheme="majorBidi" w:cstheme="majorBidi"/>
          <w:b/>
          <w:bCs/>
          <w:color w:val="000000" w:themeColor="text1"/>
          <w:lang w:val="en-GB"/>
        </w:rPr>
      </w:pPr>
      <w:bookmarkStart w:id="188" w:name="_Toc420402584"/>
      <w:bookmarkStart w:id="189" w:name="_Toc421026215"/>
      <w:bookmarkStart w:id="190" w:name="_Toc428383858"/>
      <w:bookmarkStart w:id="191" w:name="_Toc430872510"/>
      <w:r w:rsidRPr="00F31509">
        <w:rPr>
          <w:rFonts w:asciiTheme="majorBidi" w:eastAsia="Times New Roman" w:hAnsiTheme="majorBidi" w:cstheme="majorBidi"/>
          <w:color w:val="000000" w:themeColor="text1"/>
          <w:lang w:val="en-GB"/>
        </w:rPr>
        <w:t xml:space="preserve">Figure </w:t>
      </w:r>
      <w:r w:rsidR="001C3696"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1C3696" w:rsidRPr="001C3696">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9</w:t>
      </w:r>
      <w:r w:rsidR="001C3696"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Bounded uniform distribution with a zero mean</w:t>
      </w:r>
      <w:bookmarkEnd w:id="188"/>
      <w:bookmarkEnd w:id="189"/>
      <w:bookmarkEnd w:id="190"/>
      <w:bookmarkEnd w:id="191"/>
    </w:p>
    <w:bookmarkEnd w:id="187"/>
    <w:p w:rsidR="004F65E4" w:rsidRPr="00F31509" w:rsidRDefault="004F65E4" w:rsidP="004F65E4">
      <w:pPr>
        <w:keepNext/>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 strategy here, however, is to harness additional and readily available information inherent in stock holding practice and economics. Such prior information is available e.g. from knowledge about the costs of stock accumulation and reduction over time. This prior information can be harnessed to move away from a uniform distribution in which every stock level would have the same probability between a maximum (max) and a minimum (min) to an approach that makes different levels of stocks more likely than others, still within the limits of (max) and (min).</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prior information about the economics and dynamics of storage can be used to derive both an expected value and a distribution. </w:t>
      </w:r>
    </w:p>
    <w:p w:rsidR="004F65E4" w:rsidRPr="00F31509" w:rsidRDefault="004F65E4" w:rsidP="60226960">
      <w:pPr>
        <w:pStyle w:val="ListParagraph"/>
        <w:numPr>
          <w:ilvl w:val="0"/>
          <w:numId w:val="21"/>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Expected value. The expected value for </w:t>
      </w:r>
      <w:r w:rsidR="002C700D" w:rsidRPr="00F31509">
        <w:rPr>
          <w:rFonts w:asciiTheme="majorBidi" w:eastAsia="Times New Roman" w:hAnsiTheme="majorBidi" w:cstheme="majorBidi"/>
          <w:color w:val="000000" w:themeColor="text1"/>
        </w:rPr>
        <w:t xml:space="preserve">the mean stock change </w:t>
      </w:r>
      <w:r w:rsidRPr="00F31509">
        <w:rPr>
          <w:rFonts w:asciiTheme="majorBidi" w:eastAsia="Times New Roman" w:hAnsiTheme="majorBidi" w:cstheme="majorBidi"/>
          <w:color w:val="000000" w:themeColor="text1"/>
        </w:rPr>
        <w:t xml:space="preserve">should be zero in the long run; empirical information fully confirms this </w:t>
      </w:r>
      <w:r w:rsidR="00AA4884" w:rsidRPr="00F31509">
        <w:rPr>
          <w:rFonts w:asciiTheme="majorBidi" w:eastAsia="Times New Roman" w:hAnsiTheme="majorBidi" w:cstheme="majorBidi"/>
          <w:i/>
          <w:iCs/>
          <w:color w:val="000000" w:themeColor="text1"/>
        </w:rPr>
        <w:t>a priori</w:t>
      </w:r>
      <w:r w:rsidRPr="00F31509">
        <w:rPr>
          <w:rFonts w:asciiTheme="majorBidi" w:eastAsia="Times New Roman" w:hAnsiTheme="majorBidi" w:cstheme="majorBidi"/>
          <w:color w:val="000000" w:themeColor="text1"/>
        </w:rPr>
        <w:t xml:space="preserve"> expectation, and </w:t>
      </w:r>
      <w:fldSimple w:instr=" REF _Ref420074151 \h  \* MERGEFORMAT ">
        <w:r w:rsidR="000B360D" w:rsidRPr="00F31509">
          <w:rPr>
            <w:rFonts w:asciiTheme="majorBidi" w:eastAsia="Times New Roman" w:hAnsiTheme="majorBidi" w:cstheme="majorBidi"/>
            <w:color w:val="000000" w:themeColor="text1"/>
          </w:rPr>
          <w:t xml:space="preserve">Figure </w:t>
        </w:r>
        <w:r w:rsidR="000B360D" w:rsidRPr="00F31509">
          <w:rPr>
            <w:rFonts w:asciiTheme="majorBidi" w:eastAsia="Times New Roman" w:hAnsiTheme="majorBidi" w:cstheme="majorBidi"/>
            <w:noProof/>
            <w:color w:val="000000" w:themeColor="text1"/>
          </w:rPr>
          <w:t>10</w:t>
        </w:r>
      </w:fldSimple>
      <w:r w:rsidRPr="00F31509">
        <w:rPr>
          <w:rFonts w:asciiTheme="majorBidi" w:eastAsia="Times New Roman" w:hAnsiTheme="majorBidi" w:cstheme="majorBidi"/>
          <w:color w:val="000000" w:themeColor="text1"/>
        </w:rPr>
        <w:t xml:space="preserve"> capture</w:t>
      </w:r>
      <w:r w:rsidR="002C700D" w:rsidRPr="00F31509">
        <w:rPr>
          <w:rFonts w:asciiTheme="majorBidi" w:eastAsia="Times New Roman" w:hAnsiTheme="majorBidi" w:cstheme="majorBidi"/>
          <w:color w:val="000000" w:themeColor="text1"/>
        </w:rPr>
        <w:t>s</w:t>
      </w:r>
      <w:r w:rsidRPr="00F31509">
        <w:rPr>
          <w:rFonts w:asciiTheme="majorBidi" w:eastAsia="Times New Roman" w:hAnsiTheme="majorBidi" w:cstheme="majorBidi"/>
          <w:color w:val="000000" w:themeColor="text1"/>
        </w:rPr>
        <w:t xml:space="preserve"> this for wheat stocks in the US. The reasons for the long-run mean reversion to zero are obvious. Any long-run positive deviation from zero would amount to accumulation of stocks, which would rise the longer such positive shifts prevail and the higher the positive values are. Conversely, successive negative deviations would amount to a permanent drawdown of stocks and thus be tantamount to an eventual stock-out, or imply unlikely (very costly) high initial levels of stocks. The reasons for a non-zero short-term stock change lie in the ability of smoothing fluctuations of consumption. The desire to keep consumption stable means that stocks will function as a short term buffer to smooth surpluses and deficits, i.e. demand for stocks is, at least at high levels of stocks, very price elastic while consumption is not. </w:t>
      </w:r>
    </w:p>
    <w:p w:rsidR="004F65E4" w:rsidRPr="00F31509" w:rsidRDefault="004F65E4" w:rsidP="004F65E4">
      <w:pPr>
        <w:pStyle w:val="ListParagraph"/>
        <w:jc w:val="both"/>
        <w:rPr>
          <w:rFonts w:asciiTheme="majorBidi" w:hAnsiTheme="majorBidi" w:cstheme="majorBidi"/>
          <w:color w:val="000000" w:themeColor="text1"/>
          <w:szCs w:val="24"/>
        </w:rPr>
      </w:pPr>
    </w:p>
    <w:p w:rsidR="004F65E4" w:rsidRPr="00F31509" w:rsidRDefault="004F65E4" w:rsidP="00312896">
      <w:pPr>
        <w:pStyle w:val="Heading4"/>
        <w:rPr>
          <w:rFonts w:asciiTheme="majorBidi" w:hAnsiTheme="majorBidi" w:cstheme="majorBidi"/>
          <w:lang w:val="en-GB"/>
        </w:rPr>
      </w:pPr>
      <w:bookmarkStart w:id="192" w:name="_Toc421025867"/>
      <w:r w:rsidRPr="00F31509">
        <w:rPr>
          <w:rStyle w:val="Heading2Char"/>
          <w:rFonts w:asciiTheme="majorBidi" w:eastAsiaTheme="minorHAnsi" w:hAnsiTheme="majorBidi" w:cstheme="majorBidi"/>
          <w:b w:val="0"/>
          <w:bCs/>
          <w:i w:val="0"/>
          <w:iCs w:val="0"/>
          <w:sz w:val="24"/>
          <w:lang w:val="en-GB"/>
        </w:rPr>
        <w:lastRenderedPageBreak/>
        <w:t>Distribution</w:t>
      </w:r>
      <w:bookmarkEnd w:id="192"/>
    </w:p>
    <w:p w:rsidR="004F65E4" w:rsidRPr="00F31509" w:rsidRDefault="004F65E4" w:rsidP="00BD01CF">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above implies that positive and negative stock changes are likely to be symmetrically distributed around the zero mean. The analysis for US wheat and maize suggests that the empirical distribution could be approximated by a normal distribution with a zero mean (see </w:t>
      </w:r>
      <w:fldSimple w:instr=" REF _Ref420074151 \h  \* MERGEFORMAT ">
        <w:r w:rsidR="00AA4884" w:rsidRPr="00F31509">
          <w:rPr>
            <w:rFonts w:asciiTheme="majorBidi" w:eastAsia="Times New Roman" w:hAnsiTheme="majorBidi" w:cstheme="majorBidi"/>
            <w:color w:val="000000" w:themeColor="text1"/>
            <w:lang w:val="en-GB"/>
          </w:rPr>
          <w:t>Figure 10</w:t>
        </w:r>
      </w:fldSimple>
      <w:r w:rsidRPr="00F31509">
        <w:rPr>
          <w:rFonts w:asciiTheme="majorBidi" w:eastAsia="Times New Roman" w:hAnsiTheme="majorBidi" w:cstheme="majorBidi"/>
          <w:color w:val="000000" w:themeColor="text1"/>
          <w:lang w:val="en-GB"/>
        </w:rPr>
        <w:t xml:space="preserve"> as well as </w:t>
      </w:r>
      <w:fldSimple w:instr=" REF _Ref420073984 \h  \* MERGEFORMAT ">
        <w:r w:rsidR="00AA4884" w:rsidRPr="00F31509">
          <w:rPr>
            <w:rFonts w:asciiTheme="majorBidi" w:eastAsia="Times New Roman" w:hAnsiTheme="majorBidi" w:cstheme="majorBidi"/>
            <w:color w:val="000000" w:themeColor="text1"/>
            <w:lang w:val="en-GB"/>
          </w:rPr>
          <w:t>Figure 12</w:t>
        </w:r>
      </w:fldSimple>
      <w:r w:rsidRPr="00F31509">
        <w:rPr>
          <w:rFonts w:asciiTheme="majorBidi" w:eastAsia="Times New Roman" w:hAnsiTheme="majorBidi" w:cstheme="majorBidi"/>
          <w:color w:val="000000" w:themeColor="text1"/>
          <w:lang w:val="en-GB"/>
        </w:rPr>
        <w:t xml:space="preserve"> and </w:t>
      </w:r>
      <w:fldSimple w:instr=" REF _Ref420074075 \h  \* MERGEFORMAT ">
        <w:r w:rsidR="00AA4884" w:rsidRPr="00F31509">
          <w:rPr>
            <w:rFonts w:asciiTheme="majorBidi" w:eastAsia="Times New Roman" w:hAnsiTheme="majorBidi" w:cstheme="majorBidi"/>
            <w:color w:val="000000" w:themeColor="text1"/>
            <w:lang w:val="en-GB"/>
          </w:rPr>
          <w:t>Figure 13</w:t>
        </w:r>
      </w:fldSimple>
      <w:r w:rsidRPr="00F31509">
        <w:rPr>
          <w:rFonts w:asciiTheme="majorBidi" w:eastAsia="Times New Roman" w:hAnsiTheme="majorBidi" w:cstheme="majorBidi"/>
          <w:color w:val="000000" w:themeColor="text1"/>
          <w:lang w:val="en-GB"/>
        </w:rPr>
        <w:t xml:space="preserve">, </w:t>
      </w:r>
      <w:r w:rsidR="00BD01CF" w:rsidRPr="00F31509">
        <w:rPr>
          <w:rFonts w:asciiTheme="majorBidi" w:hAnsiTheme="majorBidi" w:cstheme="majorBidi"/>
          <w:lang w:val="en-GB"/>
        </w:rPr>
        <w:t xml:space="preserve">Shapiro-Wilk </w:t>
      </w:r>
      <w:r w:rsidRPr="00F31509">
        <w:rPr>
          <w:rFonts w:asciiTheme="majorBidi" w:eastAsia="Times New Roman" w:hAnsiTheme="majorBidi" w:cstheme="majorBidi"/>
          <w:color w:val="000000" w:themeColor="text1"/>
          <w:lang w:val="en-GB"/>
        </w:rPr>
        <w:t>metrics highly significant).  Thus, we have already made improvements beyond assuming a uniform distribution for stock changes.</w:t>
      </w:r>
    </w:p>
    <w:p w:rsidR="004F65E4" w:rsidRPr="00F31509" w:rsidRDefault="00040401" w:rsidP="004F65E4">
      <w:pPr>
        <w:keepNext/>
        <w:tabs>
          <w:tab w:val="left" w:pos="2028"/>
        </w:tabs>
        <w:jc w:val="both"/>
        <w:rPr>
          <w:rFonts w:asciiTheme="majorBidi" w:hAnsiTheme="majorBidi" w:cstheme="majorBidi"/>
          <w:color w:val="000000" w:themeColor="text1"/>
          <w:szCs w:val="24"/>
          <w:lang w:val="en-GB"/>
        </w:rPr>
      </w:pPr>
      <w:r w:rsidRPr="00F31509">
        <w:rPr>
          <w:rFonts w:asciiTheme="majorBidi" w:hAnsiTheme="majorBidi" w:cstheme="majorBidi"/>
          <w:noProof/>
          <w:color w:val="000000" w:themeColor="text1"/>
          <w:szCs w:val="24"/>
          <w:lang w:eastAsia="en-US"/>
        </w:rPr>
        <w:drawing>
          <wp:inline distT="0" distB="0" distL="0" distR="0">
            <wp:extent cx="592074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18350" cy="3564720"/>
                    </a:xfrm>
                    <a:prstGeom prst="rect">
                      <a:avLst/>
                    </a:prstGeom>
                    <a:noFill/>
                  </pic:spPr>
                </pic:pic>
              </a:graphicData>
            </a:graphic>
          </wp:inline>
        </w:drawing>
      </w:r>
    </w:p>
    <w:p w:rsidR="004F65E4" w:rsidRPr="00F31509" w:rsidRDefault="004F65E4" w:rsidP="004F65E4">
      <w:pPr>
        <w:pStyle w:val="Caption"/>
        <w:jc w:val="both"/>
        <w:rPr>
          <w:rFonts w:asciiTheme="majorBidi" w:hAnsiTheme="majorBidi" w:cstheme="majorBidi"/>
          <w:b/>
          <w:bCs/>
          <w:color w:val="000000" w:themeColor="text1"/>
          <w:lang w:val="en-GB"/>
        </w:rPr>
      </w:pPr>
      <w:bookmarkStart w:id="193" w:name="_Ref420074151"/>
      <w:bookmarkStart w:id="194" w:name="_Toc420402185"/>
      <w:bookmarkStart w:id="195" w:name="_Toc420402585"/>
      <w:bookmarkStart w:id="196" w:name="_Toc421026216"/>
      <w:bookmarkStart w:id="197" w:name="_Toc428383859"/>
      <w:bookmarkStart w:id="198" w:name="_Toc430872511"/>
      <w:r w:rsidRPr="00F31509">
        <w:rPr>
          <w:rFonts w:asciiTheme="majorBidi" w:eastAsia="Times New Roman" w:hAnsiTheme="majorBidi" w:cstheme="majorBidi"/>
          <w:color w:val="000000" w:themeColor="text1"/>
          <w:lang w:val="en-GB"/>
        </w:rPr>
        <w:t xml:space="preserve">Figure </w:t>
      </w:r>
      <w:r w:rsidR="001C3696"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1C3696" w:rsidRPr="001C3696">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10</w:t>
      </w:r>
      <w:r w:rsidR="001C3696" w:rsidRPr="00F31509">
        <w:rPr>
          <w:rFonts w:asciiTheme="majorBidi" w:hAnsiTheme="majorBidi" w:cstheme="majorBidi"/>
          <w:lang w:val="en-GB"/>
        </w:rPr>
        <w:fldChar w:fldCharType="end"/>
      </w:r>
      <w:bookmarkEnd w:id="193"/>
      <w:r w:rsidRPr="00F31509">
        <w:rPr>
          <w:rFonts w:asciiTheme="majorBidi" w:eastAsia="Times New Roman" w:hAnsiTheme="majorBidi" w:cstheme="majorBidi"/>
          <w:color w:val="000000" w:themeColor="text1"/>
          <w:lang w:val="en-GB"/>
        </w:rPr>
        <w:t>: Distribution of year-to-year changes in US wheat stocks</w:t>
      </w:r>
      <w:bookmarkEnd w:id="194"/>
      <w:bookmarkEnd w:id="195"/>
      <w:bookmarkEnd w:id="196"/>
      <w:bookmarkEnd w:id="197"/>
      <w:bookmarkEnd w:id="198"/>
    </w:p>
    <w:p w:rsidR="004F65E4" w:rsidRPr="00F31509" w:rsidRDefault="004F65E4" w:rsidP="00312896">
      <w:pPr>
        <w:pStyle w:val="Heading4"/>
        <w:rPr>
          <w:rFonts w:asciiTheme="majorBidi" w:hAnsiTheme="majorBidi" w:cstheme="majorBidi"/>
          <w:lang w:val="en-GB"/>
        </w:rPr>
      </w:pPr>
      <w:bookmarkStart w:id="199" w:name="_Toc421025868"/>
      <w:r w:rsidRPr="00F31509">
        <w:rPr>
          <w:rFonts w:asciiTheme="majorBidi" w:hAnsiTheme="majorBidi" w:cstheme="majorBidi"/>
          <w:lang w:val="en-GB"/>
        </w:rPr>
        <w:t>Estimating stock changes in t</w:t>
      </w:r>
      <w:bookmarkEnd w:id="199"/>
      <w:r w:rsidRPr="00F31509">
        <w:rPr>
          <w:rFonts w:asciiTheme="majorBidi" w:hAnsiTheme="majorBidi" w:cstheme="majorBidi"/>
          <w:lang w:val="en-GB"/>
        </w:rPr>
        <w:tab/>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analysis presented so far suggests that stock changes are likely to be normally distributed around a zero mean. However, we do not believe stock changes to be independent over time: the stock changes in previous years will likely influence the stock change in the current year. Thus, the expected value for the stock change in the current year may not have an expected value of zero, but rather some amount which depends on previous stock changes. </w:t>
      </w:r>
    </w:p>
    <w:p w:rsidR="004F65E4" w:rsidRPr="00F31509" w:rsidRDefault="004F65E4" w:rsidP="004F65E4">
      <w:pPr>
        <w:widowControl w:val="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There is information that can be harnessed to gauge both the likely direction and even the likely amount of stock changes in t. In fact, a positive stock change in t becomes increasingly likely the longer the preceding period of stock drawdowns and the higher the amounts of drawdowns, i.e. the cumulative drawdown over time. If cereal stocks are being drawn down for say 15 years in a row, the likelihood for a drawdown in the successive year(s) becomes increasingly small</w:t>
      </w:r>
      <w:r w:rsidRPr="00F31509">
        <w:rPr>
          <w:rStyle w:val="FootnoteReference"/>
          <w:rFonts w:asciiTheme="majorBidi" w:hAnsiTheme="majorBidi" w:cstheme="majorBidi"/>
          <w:color w:val="000000" w:themeColor="text1"/>
          <w:szCs w:val="24"/>
          <w:lang w:val="en-GB"/>
        </w:rPr>
        <w:footnoteReference w:id="39"/>
      </w:r>
      <w:r w:rsidRPr="00F31509">
        <w:rPr>
          <w:rFonts w:asciiTheme="majorBidi" w:hAnsiTheme="majorBidi" w:cstheme="majorBidi"/>
          <w:color w:val="000000" w:themeColor="text1"/>
          <w:szCs w:val="24"/>
          <w:lang w:val="en-GB"/>
        </w:rPr>
        <w:t>.</w:t>
      </w:r>
    </w:p>
    <w:p w:rsidR="004F65E4" w:rsidRPr="00F31509" w:rsidRDefault="004F65E4" w:rsidP="004F65E4">
      <w:pPr>
        <w:widowControl w:val="0"/>
        <w:jc w:val="both"/>
        <w:rPr>
          <w:rFonts w:asciiTheme="majorBidi" w:hAnsiTheme="majorBidi" w:cstheme="majorBidi"/>
          <w:color w:val="000000" w:themeColor="text1"/>
          <w:szCs w:val="24"/>
          <w:lang w:val="en-GB"/>
        </w:rPr>
      </w:pPr>
      <w:bookmarkStart w:id="200" w:name="_Toc420402186"/>
      <w:bookmarkStart w:id="201" w:name="_Toc420402586"/>
      <w:bookmarkEnd w:id="200"/>
      <w:bookmarkEnd w:id="201"/>
      <w:r w:rsidRPr="00F31509">
        <w:rPr>
          <w:rFonts w:asciiTheme="majorBidi" w:hAnsiTheme="majorBidi" w:cstheme="majorBidi"/>
          <w:color w:val="000000" w:themeColor="text1"/>
          <w:szCs w:val="24"/>
          <w:lang w:val="en-GB"/>
        </w:rPr>
        <w:t xml:space="preserve">Conversely, if a country accumulates stocks for many years in a row, the cumulative amount of stocks would become so high that storage capacity dwindles, losses loom, and the costs of holding stocks </w:t>
      </w:r>
      <w:r w:rsidRPr="00F31509">
        <w:rPr>
          <w:rFonts w:asciiTheme="majorBidi" w:hAnsiTheme="majorBidi" w:cstheme="majorBidi"/>
          <w:color w:val="000000" w:themeColor="text1"/>
          <w:szCs w:val="24"/>
          <w:lang w:val="en-GB"/>
        </w:rPr>
        <w:lastRenderedPageBreak/>
        <w:t>become prohibitively high.</w:t>
      </w:r>
      <w:r w:rsidRPr="00F31509">
        <w:rPr>
          <w:rFonts w:asciiTheme="majorBidi" w:hAnsiTheme="majorBidi" w:cstheme="majorBidi"/>
          <w:noProof/>
          <w:color w:val="000000" w:themeColor="text1"/>
          <w:szCs w:val="24"/>
          <w:lang w:val="en-GB"/>
        </w:rPr>
        <w:t xml:space="preserve"> </w:t>
      </w:r>
      <w:r w:rsidRPr="00F31509">
        <w:rPr>
          <w:rFonts w:asciiTheme="majorBidi" w:hAnsiTheme="majorBidi" w:cstheme="majorBidi"/>
          <w:color w:val="000000" w:themeColor="text1"/>
          <w:szCs w:val="24"/>
          <w:lang w:val="en-GB"/>
        </w:rPr>
        <w:t xml:space="preserve"> This means that the probability for a positive change in time t increases the longer the history and larger the cumulative amounts of negative changes in the past and vice-versa.</w:t>
      </w:r>
      <w:r w:rsidRPr="00F31509">
        <w:rPr>
          <w:rFonts w:asciiTheme="majorBidi" w:hAnsiTheme="majorBidi" w:cstheme="majorBidi"/>
          <w:noProof/>
          <w:color w:val="000000" w:themeColor="text1"/>
          <w:szCs w:val="24"/>
          <w:lang w:val="en-GB"/>
        </w:rPr>
        <w:t xml:space="preserve"> </w:t>
      </w:r>
    </w:p>
    <w:p w:rsidR="004F65E4" w:rsidRPr="00F31509" w:rsidRDefault="00AA4884" w:rsidP="004F65E4">
      <w:pPr>
        <w:pStyle w:val="Caption"/>
        <w:widowControl w:val="0"/>
        <w:rPr>
          <w:rFonts w:asciiTheme="majorBidi" w:hAnsiTheme="majorBidi" w:cstheme="majorBidi"/>
          <w:b/>
          <w:i w:val="0"/>
          <w:color w:val="000000" w:themeColor="text1"/>
          <w:lang w:val="en-GB"/>
        </w:rPr>
      </w:pPr>
      <w:r w:rsidRPr="00F31509">
        <w:rPr>
          <w:rFonts w:asciiTheme="majorBidi" w:hAnsiTheme="majorBidi" w:cstheme="majorBidi"/>
          <w:i w:val="0"/>
          <w:color w:val="000000" w:themeColor="text1"/>
          <w:lang w:val="en-GB"/>
        </w:rPr>
        <w:t>Thus, we need to construct a model for stock changes that is informed by our knowledge of historical changes.  One such model would be</w:t>
      </w:r>
    </w:p>
    <w:p w:rsidR="004F65E4" w:rsidRPr="00F31509" w:rsidRDefault="001C3696" w:rsidP="004F65E4">
      <w:pPr>
        <w:pStyle w:val="Caption"/>
        <w:jc w:val="center"/>
        <w:rPr>
          <w:rFonts w:asciiTheme="majorBidi" w:hAnsiTheme="majorBidi" w:cstheme="majorBidi"/>
          <w:b/>
          <w:bCs/>
          <w:color w:val="000000" w:themeColor="text1"/>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ΔS</m:t>
            </m:r>
          </m:e>
          <m:sub>
            <m:r>
              <m:rPr>
                <m:sty m:val="bi"/>
              </m:rPr>
              <w:rPr>
                <w:rFonts w:ascii="Cambria Math" w:hAnsi="Cambria Math" w:cstheme="majorBidi"/>
                <w:color w:val="000000" w:themeColor="text1"/>
                <w:lang w:val="en-GB"/>
              </w:rPr>
              <m:t>t</m:t>
            </m:r>
          </m:sub>
        </m:sSub>
        <m:r>
          <m:rPr>
            <m:sty m:val="bi"/>
          </m:rPr>
          <w:rPr>
            <w:rFonts w:ascii="Cambria Math" w:hAnsi="Cambria Math" w:cstheme="majorBidi"/>
            <w:color w:val="000000" w:themeColor="text1"/>
            <w:lang w:val="en-GB"/>
          </w:rPr>
          <m:t>=β</m:t>
        </m:r>
        <m:d>
          <m:dPr>
            <m:ctrlPr>
              <w:rPr>
                <w:rFonts w:ascii="Cambria Math" w:hAnsi="Cambria Math" w:cstheme="majorBidi"/>
                <w:color w:val="000000" w:themeColor="text1"/>
                <w:lang w:val="en-GB"/>
              </w:rPr>
            </m:ctrlPr>
          </m:dPr>
          <m:e>
            <m:nary>
              <m:naryPr>
                <m:chr m:val="∑"/>
                <m:limLoc m:val="undOvr"/>
                <m:ctrlPr>
                  <w:rPr>
                    <w:rFonts w:ascii="Cambria Math" w:hAnsi="Cambria Math" w:cstheme="majorBidi"/>
                    <w:color w:val="000000" w:themeColor="text1"/>
                    <w:lang w:val="en-GB"/>
                  </w:rPr>
                </m:ctrlPr>
              </m:naryPr>
              <m:sub>
                <m:r>
                  <m:rPr>
                    <m:sty m:val="bi"/>
                  </m:rPr>
                  <w:rPr>
                    <w:rFonts w:ascii="Cambria Math" w:hAnsi="Cambria Math" w:cstheme="majorBidi"/>
                    <w:color w:val="000000" w:themeColor="text1"/>
                    <w:lang w:val="en-GB"/>
                  </w:rPr>
                  <m:t>i=1</m:t>
                </m:r>
              </m:sub>
              <m:sup>
                <m:r>
                  <m:rPr>
                    <m:sty m:val="bi"/>
                  </m:rPr>
                  <w:rPr>
                    <w:rFonts w:ascii="Cambria Math" w:hAnsi="Cambria Math" w:cstheme="majorBidi"/>
                    <w:color w:val="000000" w:themeColor="text1"/>
                    <w:lang w:val="en-GB"/>
                  </w:rPr>
                  <m:t>k</m:t>
                </m:r>
              </m:sup>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ΔS</m:t>
                    </m:r>
                  </m:e>
                  <m:sub>
                    <m:r>
                      <m:rPr>
                        <m:sty m:val="bi"/>
                      </m:rPr>
                      <w:rPr>
                        <w:rFonts w:ascii="Cambria Math" w:hAnsi="Cambria Math" w:cstheme="majorBidi"/>
                        <w:color w:val="000000" w:themeColor="text1"/>
                        <w:lang w:val="en-GB"/>
                      </w:rPr>
                      <m:t>t-i</m:t>
                    </m:r>
                  </m:sub>
                </m:sSub>
              </m:e>
            </m:nary>
          </m:e>
        </m:d>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ε</m:t>
            </m:r>
          </m:e>
          <m:sub>
            <m:r>
              <m:rPr>
                <m:sty m:val="bi"/>
              </m:rPr>
              <w:rPr>
                <w:rFonts w:ascii="Cambria Math" w:hAnsi="Cambria Math" w:cstheme="majorBidi"/>
                <w:color w:val="000000" w:themeColor="text1"/>
                <w:lang w:val="en-GB"/>
              </w:rPr>
              <m:t>t</m:t>
            </m:r>
          </m:sub>
        </m:sSub>
      </m:oMath>
      <w:r w:rsidR="004F65E4" w:rsidRPr="00F31509">
        <w:rPr>
          <w:rFonts w:asciiTheme="majorBidi" w:hAnsiTheme="majorBidi" w:cstheme="majorBidi"/>
          <w:color w:val="000000" w:themeColor="text1"/>
          <w:lang w:val="en-GB"/>
        </w:rPr>
        <w:t xml:space="preserve">               (Equation </w:t>
      </w:r>
      <w:r w:rsidRPr="00F31509">
        <w:rPr>
          <w:rFonts w:asciiTheme="majorBidi" w:hAnsiTheme="majorBidi" w:cstheme="majorBidi"/>
          <w:b/>
          <w:bCs/>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F31509">
        <w:rPr>
          <w:rFonts w:asciiTheme="majorBidi" w:hAnsiTheme="majorBidi" w:cstheme="majorBidi"/>
          <w:b/>
          <w:bCs/>
          <w:color w:val="000000" w:themeColor="text1"/>
          <w:lang w:val="en-GB"/>
        </w:rPr>
        <w:fldChar w:fldCharType="separate"/>
      </w:r>
      <w:r w:rsidR="000B360D" w:rsidRPr="00F31509">
        <w:rPr>
          <w:rFonts w:asciiTheme="majorBidi" w:hAnsiTheme="majorBidi" w:cstheme="majorBidi"/>
          <w:noProof/>
          <w:color w:val="000000" w:themeColor="text1"/>
          <w:lang w:val="en-GB"/>
        </w:rPr>
        <w:t>9</w:t>
      </w:r>
      <w:r w:rsidRPr="00F31509">
        <w:rPr>
          <w:rFonts w:asciiTheme="majorBidi" w:hAnsiTheme="majorBidi" w:cstheme="majorBidi"/>
          <w:b/>
          <w:bCs/>
          <w:color w:val="000000" w:themeColor="text1"/>
          <w:lang w:val="en-GB"/>
        </w:rPr>
        <w:fldChar w:fldCharType="end"/>
      </w:r>
      <w:r w:rsidR="004F65E4" w:rsidRPr="00F31509">
        <w:rPr>
          <w:rFonts w:asciiTheme="majorBidi" w:hAnsiTheme="majorBidi" w:cstheme="majorBidi"/>
          <w:color w:val="000000" w:themeColor="text1"/>
          <w:lang w:val="en-GB"/>
        </w:rPr>
        <w:t>)</w:t>
      </w:r>
    </w:p>
    <w:p w:rsidR="004F65E4" w:rsidRPr="00F31509" w:rsidRDefault="00AA4884" w:rsidP="004F65E4">
      <w:pPr>
        <w:pStyle w:val="Caption"/>
        <w:jc w:val="both"/>
        <w:rPr>
          <w:rFonts w:asciiTheme="majorBidi" w:hAnsiTheme="majorBidi" w:cstheme="majorBidi"/>
          <w:b/>
          <w:i w:val="0"/>
          <w:color w:val="000000" w:themeColor="text1"/>
          <w:lang w:val="en-GB"/>
        </w:rPr>
      </w:pPr>
      <w:r w:rsidRPr="00F31509">
        <w:rPr>
          <w:rFonts w:asciiTheme="majorBidi" w:hAnsiTheme="majorBidi" w:cstheme="majorBidi"/>
          <w:i w:val="0"/>
          <w:color w:val="000000" w:themeColor="text1"/>
          <w:lang w:val="en-GB"/>
        </w:rPr>
        <w:t>In other words, we assume that the stock changes at time t depend on the sum of the previous k stock changes.  We add an error term to indicate that the change in stock at time t is not exactly equal to this value; rather, the distribution of the stock change at time t is adjusted given the knowledge of previous stock changes and still has variability.  We could alternatively express this as</w:t>
      </w:r>
    </w:p>
    <w:p w:rsidR="004F65E4" w:rsidRPr="00F31509" w:rsidRDefault="001C3696" w:rsidP="004F65E4">
      <w:pPr>
        <w:pStyle w:val="Caption"/>
        <w:tabs>
          <w:tab w:val="left" w:pos="1260"/>
          <w:tab w:val="center" w:pos="4680"/>
        </w:tabs>
        <w:jc w:val="center"/>
        <w:rPr>
          <w:rFonts w:asciiTheme="majorBidi" w:hAnsiTheme="majorBidi" w:cstheme="majorBidi"/>
          <w:b/>
          <w:bCs/>
          <w:color w:val="000000" w:themeColor="text1"/>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ΔS</m:t>
            </m:r>
          </m:e>
          <m:sub>
            <m:r>
              <m:rPr>
                <m:sty m:val="bi"/>
              </m:rPr>
              <w:rPr>
                <w:rFonts w:ascii="Cambria Math" w:hAnsi="Cambria Math" w:cstheme="majorBidi"/>
                <w:color w:val="000000" w:themeColor="text1"/>
                <w:lang w:val="en-GB"/>
              </w:rPr>
              <m:t>t</m:t>
            </m:r>
          </m:sub>
        </m:sSub>
        <m:r>
          <m:rPr>
            <m:sty m:val="bi"/>
          </m:rPr>
          <w:rPr>
            <w:rFonts w:ascii="Cambria Math" w:hAnsi="Cambria Math" w:cstheme="majorBidi"/>
            <w:color w:val="000000" w:themeColor="text1"/>
            <w:lang w:val="en-GB"/>
          </w:rPr>
          <m:t>∼N</m:t>
        </m:r>
        <m:d>
          <m:dPr>
            <m:ctrlPr>
              <w:rPr>
                <w:rFonts w:ascii="Cambria Math" w:hAnsi="Cambria Math" w:cstheme="majorBidi"/>
                <w:color w:val="000000" w:themeColor="text1"/>
                <w:lang w:val="en-GB"/>
              </w:rPr>
            </m:ctrlPr>
          </m:dPr>
          <m:e>
            <m:r>
              <m:rPr>
                <m:sty m:val="bi"/>
              </m:rPr>
              <w:rPr>
                <w:rFonts w:ascii="Cambria Math" w:hAnsi="Cambria Math" w:cstheme="majorBidi"/>
                <w:color w:val="000000" w:themeColor="text1"/>
                <w:lang w:val="en-GB"/>
              </w:rPr>
              <m:t>β</m:t>
            </m:r>
            <m:nary>
              <m:naryPr>
                <m:chr m:val="∑"/>
                <m:limLoc m:val="undOvr"/>
                <m:ctrlPr>
                  <w:rPr>
                    <w:rFonts w:ascii="Cambria Math" w:hAnsi="Cambria Math" w:cstheme="majorBidi"/>
                    <w:color w:val="000000" w:themeColor="text1"/>
                    <w:lang w:val="en-GB"/>
                  </w:rPr>
                </m:ctrlPr>
              </m:naryPr>
              <m:sub>
                <m:r>
                  <m:rPr>
                    <m:sty m:val="bi"/>
                  </m:rPr>
                  <w:rPr>
                    <w:rFonts w:ascii="Cambria Math" w:hAnsi="Cambria Math" w:cstheme="majorBidi"/>
                    <w:color w:val="000000" w:themeColor="text1"/>
                    <w:lang w:val="en-GB"/>
                  </w:rPr>
                  <m:t>i=1</m:t>
                </m:r>
              </m:sub>
              <m:sup>
                <m:r>
                  <m:rPr>
                    <m:sty m:val="bi"/>
                  </m:rPr>
                  <w:rPr>
                    <w:rFonts w:ascii="Cambria Math" w:hAnsi="Cambria Math" w:cstheme="majorBidi"/>
                    <w:color w:val="000000" w:themeColor="text1"/>
                    <w:lang w:val="en-GB"/>
                  </w:rPr>
                  <m:t>k</m:t>
                </m:r>
              </m:sup>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ΔS</m:t>
                    </m:r>
                  </m:e>
                  <m:sub>
                    <m:r>
                      <m:rPr>
                        <m:sty m:val="bi"/>
                      </m:rPr>
                      <w:rPr>
                        <w:rFonts w:ascii="Cambria Math" w:hAnsi="Cambria Math" w:cstheme="majorBidi"/>
                        <w:color w:val="000000" w:themeColor="text1"/>
                        <w:lang w:val="en-GB"/>
                      </w:rPr>
                      <m:t>t-i</m:t>
                    </m:r>
                  </m:sub>
                </m:sSub>
              </m:e>
            </m:nary>
            <m:r>
              <m:rPr>
                <m:sty m:val="bi"/>
              </m:rPr>
              <w:rPr>
                <w:rFonts w:ascii="Cambria Math" w:hAnsi="Cambria Math" w:cstheme="majorBidi"/>
                <w:color w:val="000000" w:themeColor="text1"/>
                <w:lang w:val="en-GB"/>
              </w:rPr>
              <m:t>,</m:t>
            </m:r>
            <m:sSup>
              <m:sSupPr>
                <m:ctrlPr>
                  <w:rPr>
                    <w:rFonts w:ascii="Cambria Math" w:hAnsi="Cambria Math" w:cstheme="majorBidi"/>
                    <w:color w:val="000000" w:themeColor="text1"/>
                    <w:lang w:val="en-GB"/>
                  </w:rPr>
                </m:ctrlPr>
              </m:sSupPr>
              <m:e>
                <m:r>
                  <m:rPr>
                    <m:sty m:val="bi"/>
                  </m:rPr>
                  <w:rPr>
                    <w:rFonts w:ascii="Cambria Math" w:hAnsi="Cambria Math" w:cstheme="majorBidi"/>
                    <w:color w:val="000000" w:themeColor="text1"/>
                    <w:lang w:val="en-GB"/>
                  </w:rPr>
                  <m:t>σ</m:t>
                </m:r>
              </m:e>
              <m:sup>
                <m:r>
                  <m:rPr>
                    <m:sty m:val="bi"/>
                  </m:rPr>
                  <w:rPr>
                    <w:rFonts w:ascii="Cambria Math" w:hAnsi="Cambria Math" w:cstheme="majorBidi"/>
                    <w:color w:val="000000" w:themeColor="text1"/>
                    <w:lang w:val="en-GB"/>
                  </w:rPr>
                  <m:t>2</m:t>
                </m:r>
              </m:sup>
            </m:sSup>
          </m:e>
        </m:d>
      </m:oMath>
      <w:r w:rsidR="004F65E4" w:rsidRPr="00F31509">
        <w:rPr>
          <w:rFonts w:asciiTheme="majorBidi" w:hAnsiTheme="majorBidi" w:cstheme="majorBidi"/>
          <w:color w:val="000000" w:themeColor="text1"/>
          <w:lang w:val="en-GB"/>
        </w:rPr>
        <w:t xml:space="preserve">              (Equation </w:t>
      </w:r>
      <w:r w:rsidRPr="00F31509">
        <w:rPr>
          <w:rFonts w:asciiTheme="majorBidi" w:hAnsiTheme="majorBidi" w:cstheme="majorBidi"/>
          <w:b/>
          <w:bCs/>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F31509">
        <w:rPr>
          <w:rFonts w:asciiTheme="majorBidi" w:hAnsiTheme="majorBidi" w:cstheme="majorBidi"/>
          <w:b/>
          <w:bCs/>
          <w:color w:val="000000" w:themeColor="text1"/>
          <w:lang w:val="en-GB"/>
        </w:rPr>
        <w:fldChar w:fldCharType="separate"/>
      </w:r>
      <w:r w:rsidR="000B360D" w:rsidRPr="00F31509">
        <w:rPr>
          <w:rFonts w:asciiTheme="majorBidi" w:hAnsiTheme="majorBidi" w:cstheme="majorBidi"/>
          <w:noProof/>
          <w:color w:val="000000" w:themeColor="text1"/>
          <w:lang w:val="en-GB"/>
        </w:rPr>
        <w:t>10</w:t>
      </w:r>
      <w:r w:rsidRPr="00F31509">
        <w:rPr>
          <w:rFonts w:asciiTheme="majorBidi" w:hAnsiTheme="majorBidi" w:cstheme="majorBidi"/>
          <w:b/>
          <w:bCs/>
          <w:color w:val="000000" w:themeColor="text1"/>
          <w:lang w:val="en-GB"/>
        </w:rPr>
        <w:fldChar w:fldCharType="end"/>
      </w:r>
      <w:r w:rsidR="004F65E4" w:rsidRPr="00F31509">
        <w:rPr>
          <w:rFonts w:asciiTheme="majorBidi" w:hAnsiTheme="majorBidi" w:cstheme="majorBidi"/>
          <w:color w:val="000000" w:themeColor="text1"/>
          <w:lang w:val="en-GB"/>
        </w:rPr>
        <w:t>)</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This provides a further improvement on the distribution of stock changes.  We can assume a normal distribution and we can also adjust the mean based on the previous stock changes.  This has the effect of reducing the spread of the distribution as we now know more about what the stock change at time t should be.</w:t>
      </w:r>
    </w:p>
    <w:p w:rsidR="004F65E4" w:rsidRPr="00F31509" w:rsidRDefault="004F65E4" w:rsidP="004F65E4">
      <w:pPr>
        <w:keepNext/>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Returning to US cereals data, we can examine if our hypothesis holds true.  </w:t>
      </w:r>
      <w:fldSimple w:instr=" REF _Ref420074401 \h  \* MERGEFORMAT ">
        <w:r w:rsidR="00AA4884" w:rsidRPr="00F31509">
          <w:rPr>
            <w:rFonts w:asciiTheme="majorBidi" w:eastAsia="Times New Roman" w:hAnsiTheme="majorBidi" w:cstheme="majorBidi"/>
            <w:color w:val="000000" w:themeColor="text1"/>
            <w:lang w:val="en-GB"/>
          </w:rPr>
          <w:t>Figure 11</w:t>
        </w:r>
      </w:fldSimple>
      <w:r w:rsidRPr="00F31509">
        <w:rPr>
          <w:rFonts w:asciiTheme="majorBidi" w:eastAsia="Times New Roman" w:hAnsiTheme="majorBidi" w:cstheme="majorBidi"/>
          <w:color w:val="000000" w:themeColor="text1"/>
          <w:lang w:val="en-GB"/>
        </w:rPr>
        <w:t xml:space="preserve"> shows the relationship between the sum of previous stock changes over 15 years and the current stock change.  We see that there is generally a negative trend, thus validating our original hypothesis.  The trends may not be extremely strong</w:t>
      </w:r>
      <w:r w:rsidR="000A4BBB" w:rsidRPr="00F31509">
        <w:rPr>
          <w:rFonts w:asciiTheme="majorBidi" w:eastAsia="Times New Roman" w:hAnsiTheme="majorBidi" w:cstheme="majorBidi"/>
          <w:color w:val="000000" w:themeColor="text1"/>
          <w:lang w:val="en-GB"/>
        </w:rPr>
        <w:t xml:space="preserve"> or significant</w:t>
      </w:r>
      <w:r w:rsidRPr="00F31509">
        <w:rPr>
          <w:rFonts w:asciiTheme="majorBidi" w:eastAsia="Times New Roman" w:hAnsiTheme="majorBidi" w:cstheme="majorBidi"/>
          <w:color w:val="000000" w:themeColor="text1"/>
          <w:lang w:val="en-GB"/>
        </w:rPr>
        <w:t xml:space="preserve">, but they allow us to infer a distribution for the stock change given previous </w:t>
      </w:r>
      <w:r w:rsidR="000A4BBB" w:rsidRPr="00F31509">
        <w:rPr>
          <w:rFonts w:asciiTheme="majorBidi" w:eastAsia="Times New Roman" w:hAnsiTheme="majorBidi" w:cstheme="majorBidi"/>
          <w:color w:val="000000" w:themeColor="text1"/>
          <w:lang w:val="en-GB"/>
        </w:rPr>
        <w:t xml:space="preserve">cumulative </w:t>
      </w:r>
      <w:r w:rsidRPr="00F31509">
        <w:rPr>
          <w:rFonts w:asciiTheme="majorBidi" w:eastAsia="Times New Roman" w:hAnsiTheme="majorBidi" w:cstheme="majorBidi"/>
          <w:color w:val="000000" w:themeColor="text1"/>
          <w:lang w:val="en-GB"/>
        </w:rPr>
        <w:t>changes.  For example, if we know that over the previous 15 years the net stock change for "Barley and products" was 2,500 then we can say that the next stock change should be normally distributed with a mean of -400 and a variability which allows values between -1200 to 400.</w:t>
      </w:r>
    </w:p>
    <w:p w:rsidR="004F65E4" w:rsidRPr="00F31509" w:rsidRDefault="004F65E4" w:rsidP="004F65E4">
      <w:pPr>
        <w:jc w:val="both"/>
        <w:rPr>
          <w:rFonts w:asciiTheme="majorBidi" w:hAnsiTheme="majorBidi" w:cstheme="majorBidi"/>
          <w:b/>
          <w:bCs/>
          <w:color w:val="000000" w:themeColor="text1"/>
          <w:lang w:val="en-GB"/>
        </w:rPr>
      </w:pPr>
    </w:p>
    <w:p w:rsidR="004F65E4" w:rsidRPr="00F31509" w:rsidRDefault="00040401" w:rsidP="004F65E4">
      <w:pPr>
        <w:keepNext/>
        <w:ind w:left="360"/>
        <w:jc w:val="both"/>
        <w:rPr>
          <w:rFonts w:asciiTheme="majorBidi" w:hAnsiTheme="majorBidi" w:cstheme="majorBidi"/>
          <w:color w:val="000000" w:themeColor="text1"/>
          <w:szCs w:val="24"/>
          <w:lang w:val="en-GB"/>
        </w:rPr>
      </w:pPr>
      <w:r w:rsidRPr="00F31509">
        <w:rPr>
          <w:rFonts w:asciiTheme="majorBidi" w:hAnsiTheme="majorBidi" w:cstheme="majorBidi"/>
          <w:noProof/>
          <w:color w:val="000000" w:themeColor="text1"/>
          <w:szCs w:val="24"/>
          <w:lang w:eastAsia="en-US"/>
        </w:rPr>
        <w:lastRenderedPageBreak/>
        <w:drawing>
          <wp:inline distT="0" distB="0" distL="0" distR="0">
            <wp:extent cx="5189220" cy="5189220"/>
            <wp:effectExtent l="0" t="0" r="0" b="0"/>
            <wp:docPr id="12" name="Picture 1" descr="Stock_cereal_summed_la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_cereal_summed_lag_15"/>
                    <pic:cNvPicPr>
                      <a:picLocks noChangeAspect="1" noChangeArrowheads="1"/>
                    </pic:cNvPicPr>
                  </pic:nvPicPr>
                  <pic:blipFill>
                    <a:blip r:embed="rId33"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9220" cy="5189220"/>
                    </a:xfrm>
                    <a:prstGeom prst="rect">
                      <a:avLst/>
                    </a:prstGeom>
                    <a:noFill/>
                    <a:ln>
                      <a:noFill/>
                    </a:ln>
                  </pic:spPr>
                </pic:pic>
              </a:graphicData>
            </a:graphic>
          </wp:inline>
        </w:drawing>
      </w:r>
    </w:p>
    <w:p w:rsidR="004F65E4" w:rsidRPr="00F31509" w:rsidRDefault="004F65E4" w:rsidP="004F65E4">
      <w:pPr>
        <w:pStyle w:val="Caption"/>
        <w:jc w:val="both"/>
        <w:rPr>
          <w:rFonts w:asciiTheme="majorBidi" w:hAnsiTheme="majorBidi" w:cstheme="majorBidi"/>
          <w:b/>
          <w:bCs/>
          <w:color w:val="000000" w:themeColor="text1"/>
          <w:lang w:val="en-GB"/>
        </w:rPr>
      </w:pPr>
      <w:bookmarkStart w:id="202" w:name="_Ref420074401"/>
      <w:bookmarkStart w:id="203" w:name="_Toc420402188"/>
      <w:bookmarkStart w:id="204" w:name="_Toc420402588"/>
      <w:bookmarkStart w:id="205" w:name="_Toc421026219"/>
      <w:bookmarkStart w:id="206" w:name="_Toc428383860"/>
      <w:bookmarkStart w:id="207" w:name="_Toc430872512"/>
      <w:r w:rsidRPr="00F31509">
        <w:rPr>
          <w:rFonts w:asciiTheme="majorBidi" w:eastAsia="Times New Roman" w:hAnsiTheme="majorBidi" w:cstheme="majorBidi"/>
          <w:color w:val="000000" w:themeColor="text1"/>
          <w:lang w:val="en-GB"/>
        </w:rPr>
        <w:t xml:space="preserve">Figure </w:t>
      </w:r>
      <w:r w:rsidR="001C3696"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1C3696" w:rsidRPr="001C3696">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11</w:t>
      </w:r>
      <w:r w:rsidR="001C3696" w:rsidRPr="00F31509">
        <w:rPr>
          <w:rFonts w:asciiTheme="majorBidi" w:hAnsiTheme="majorBidi" w:cstheme="majorBidi"/>
          <w:lang w:val="en-GB"/>
        </w:rPr>
        <w:fldChar w:fldCharType="end"/>
      </w:r>
      <w:bookmarkEnd w:id="202"/>
      <w:r w:rsidRPr="00F31509">
        <w:rPr>
          <w:rFonts w:asciiTheme="majorBidi" w:eastAsia="Times New Roman" w:hAnsiTheme="majorBidi" w:cstheme="majorBidi"/>
          <w:color w:val="000000" w:themeColor="text1"/>
          <w:lang w:val="en-GB"/>
        </w:rPr>
        <w:t>: Stock changes in t in relation to cumulative past stock changes</w:t>
      </w:r>
      <w:bookmarkEnd w:id="203"/>
      <w:bookmarkEnd w:id="204"/>
      <w:bookmarkEnd w:id="205"/>
      <w:bookmarkEnd w:id="206"/>
      <w:bookmarkEnd w:id="207"/>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rsidR="004F65E4" w:rsidRPr="00F31509" w:rsidRDefault="004F65E4" w:rsidP="004F65E4">
      <w:pPr>
        <w:keepNext/>
        <w:ind w:left="360"/>
        <w:rPr>
          <w:rFonts w:asciiTheme="majorBidi" w:hAnsiTheme="majorBidi" w:cstheme="majorBidi"/>
          <w:b/>
          <w:color w:val="000000" w:themeColor="text1"/>
          <w:szCs w:val="24"/>
          <w:lang w:val="en-GB"/>
        </w:rPr>
      </w:pPr>
      <w:r w:rsidRPr="00F31509">
        <w:rPr>
          <w:rFonts w:asciiTheme="majorBidi" w:hAnsiTheme="majorBidi" w:cstheme="majorBidi"/>
          <w:b/>
          <w:color w:val="000000" w:themeColor="text1"/>
          <w:szCs w:val="24"/>
          <w:lang w:val="en-GB"/>
        </w:rPr>
        <w:lastRenderedPageBreak/>
        <w:t>Testing for normality in the distribution of stock changes</w:t>
      </w:r>
    </w:p>
    <w:p w:rsidR="004F65E4" w:rsidRPr="00F31509" w:rsidRDefault="00040401" w:rsidP="004F65E4">
      <w:pPr>
        <w:keepNext/>
        <w:jc w:val="both"/>
        <w:rPr>
          <w:rFonts w:asciiTheme="majorBidi" w:hAnsiTheme="majorBidi" w:cstheme="majorBidi"/>
          <w:color w:val="000000" w:themeColor="text1"/>
          <w:szCs w:val="24"/>
          <w:lang w:val="en-GB"/>
        </w:rPr>
      </w:pPr>
      <w:r w:rsidRPr="00F31509">
        <w:rPr>
          <w:rFonts w:asciiTheme="majorBidi" w:hAnsiTheme="majorBidi" w:cstheme="majorBidi"/>
          <w:noProof/>
          <w:color w:val="000000" w:themeColor="text1"/>
          <w:szCs w:val="24"/>
          <w:lang w:eastAsia="en-US"/>
        </w:rPr>
        <w:drawing>
          <wp:inline distT="0" distB="0" distL="0" distR="0">
            <wp:extent cx="5463540" cy="290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62025" cy="2902415"/>
                    </a:xfrm>
                    <a:prstGeom prst="rect">
                      <a:avLst/>
                    </a:prstGeom>
                    <a:noFill/>
                  </pic:spPr>
                </pic:pic>
              </a:graphicData>
            </a:graphic>
          </wp:inline>
        </w:drawing>
      </w:r>
    </w:p>
    <w:p w:rsidR="004F65E4" w:rsidRPr="00F31509" w:rsidRDefault="004F65E4" w:rsidP="004F65E4">
      <w:pPr>
        <w:pStyle w:val="Caption"/>
        <w:jc w:val="both"/>
        <w:rPr>
          <w:rFonts w:asciiTheme="majorBidi" w:hAnsiTheme="majorBidi" w:cstheme="majorBidi"/>
          <w:b/>
          <w:bCs/>
          <w:color w:val="000000" w:themeColor="text1"/>
          <w:lang w:val="en-GB"/>
        </w:rPr>
      </w:pPr>
      <w:bookmarkStart w:id="208" w:name="_Ref420073984"/>
      <w:bookmarkStart w:id="209" w:name="_Toc420402189"/>
      <w:bookmarkStart w:id="210" w:name="_Toc420402589"/>
      <w:bookmarkStart w:id="211" w:name="_Toc421026220"/>
      <w:bookmarkStart w:id="212" w:name="_Toc428383861"/>
      <w:bookmarkStart w:id="213" w:name="_Toc430872513"/>
      <w:r w:rsidRPr="00F31509">
        <w:rPr>
          <w:rFonts w:asciiTheme="majorBidi" w:eastAsia="Times New Roman" w:hAnsiTheme="majorBidi" w:cstheme="majorBidi"/>
          <w:color w:val="000000" w:themeColor="text1"/>
          <w:lang w:val="en-GB"/>
        </w:rPr>
        <w:t xml:space="preserve">Figure </w:t>
      </w:r>
      <w:r w:rsidR="001C3696"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1C3696" w:rsidRPr="001C3696">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12</w:t>
      </w:r>
      <w:r w:rsidR="001C3696" w:rsidRPr="00F31509">
        <w:rPr>
          <w:rFonts w:asciiTheme="majorBidi" w:hAnsiTheme="majorBidi" w:cstheme="majorBidi"/>
          <w:lang w:val="en-GB"/>
        </w:rPr>
        <w:fldChar w:fldCharType="end"/>
      </w:r>
      <w:bookmarkEnd w:id="208"/>
      <w:r w:rsidRPr="00F31509">
        <w:rPr>
          <w:rFonts w:asciiTheme="majorBidi" w:eastAsia="Times New Roman" w:hAnsiTheme="majorBidi" w:cstheme="majorBidi"/>
          <w:color w:val="000000" w:themeColor="text1"/>
          <w:lang w:val="en-GB"/>
        </w:rPr>
        <w:t>: Testing for normality, wheat stocks</w:t>
      </w:r>
      <w:bookmarkEnd w:id="209"/>
      <w:bookmarkEnd w:id="210"/>
      <w:bookmarkEnd w:id="211"/>
      <w:bookmarkEnd w:id="212"/>
      <w:bookmarkEnd w:id="213"/>
    </w:p>
    <w:p w:rsidR="004F65E4" w:rsidRPr="00F31509" w:rsidRDefault="004F65E4" w:rsidP="004F65E4">
      <w:pPr>
        <w:keepNext/>
        <w:jc w:val="both"/>
        <w:rPr>
          <w:rFonts w:asciiTheme="majorBidi" w:hAnsiTheme="majorBidi" w:cstheme="majorBidi"/>
          <w:color w:val="000000" w:themeColor="text1"/>
          <w:szCs w:val="24"/>
          <w:lang w:val="en-GB"/>
        </w:rPr>
      </w:pPr>
    </w:p>
    <w:p w:rsidR="004F65E4" w:rsidRPr="00F31509" w:rsidRDefault="00040401" w:rsidP="004F65E4">
      <w:pPr>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en-US"/>
        </w:rPr>
        <w:drawing>
          <wp:inline distT="0" distB="0" distL="0" distR="0">
            <wp:extent cx="5402580" cy="3131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556" cy="3130647"/>
                    </a:xfrm>
                    <a:prstGeom prst="rect">
                      <a:avLst/>
                    </a:prstGeom>
                    <a:noFill/>
                  </pic:spPr>
                </pic:pic>
              </a:graphicData>
            </a:graphic>
          </wp:inline>
        </w:drawing>
      </w:r>
    </w:p>
    <w:p w:rsidR="004F65E4" w:rsidRPr="00F31509" w:rsidRDefault="004F65E4" w:rsidP="004F65E4">
      <w:pPr>
        <w:pStyle w:val="Caption"/>
        <w:jc w:val="both"/>
        <w:rPr>
          <w:rFonts w:asciiTheme="majorBidi" w:hAnsiTheme="majorBidi" w:cstheme="majorBidi"/>
          <w:b/>
          <w:bCs/>
          <w:color w:val="000000" w:themeColor="text1"/>
          <w:lang w:val="en-GB"/>
        </w:rPr>
      </w:pPr>
      <w:bookmarkStart w:id="214" w:name="_Ref420074075"/>
      <w:bookmarkStart w:id="215" w:name="_Toc420402190"/>
      <w:bookmarkStart w:id="216" w:name="_Toc420402590"/>
      <w:bookmarkStart w:id="217" w:name="_Toc421026221"/>
      <w:bookmarkStart w:id="218" w:name="_Toc428383862"/>
      <w:bookmarkStart w:id="219" w:name="_Toc430872514"/>
      <w:r w:rsidRPr="00F31509">
        <w:rPr>
          <w:rFonts w:asciiTheme="majorBidi" w:eastAsia="Times New Roman" w:hAnsiTheme="majorBidi" w:cstheme="majorBidi"/>
          <w:color w:val="000000" w:themeColor="text1"/>
          <w:lang w:val="en-GB"/>
        </w:rPr>
        <w:t xml:space="preserve">Figure </w:t>
      </w:r>
      <w:r w:rsidR="001C3696"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1C3696" w:rsidRPr="001C3696">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13</w:t>
      </w:r>
      <w:r w:rsidR="001C3696" w:rsidRPr="00F31509">
        <w:rPr>
          <w:rFonts w:asciiTheme="majorBidi" w:hAnsiTheme="majorBidi" w:cstheme="majorBidi"/>
          <w:lang w:val="en-GB"/>
        </w:rPr>
        <w:fldChar w:fldCharType="end"/>
      </w:r>
      <w:bookmarkEnd w:id="214"/>
      <w:r w:rsidRPr="00F31509">
        <w:rPr>
          <w:rFonts w:asciiTheme="majorBidi" w:eastAsia="Times New Roman" w:hAnsiTheme="majorBidi" w:cstheme="majorBidi"/>
          <w:color w:val="000000" w:themeColor="text1"/>
          <w:lang w:val="en-GB"/>
        </w:rPr>
        <w:t>: Testing for normality, maize stocks</w:t>
      </w:r>
      <w:bookmarkEnd w:id="215"/>
      <w:bookmarkEnd w:id="216"/>
      <w:bookmarkEnd w:id="217"/>
      <w:bookmarkEnd w:id="218"/>
      <w:bookmarkEnd w:id="219"/>
    </w:p>
    <w:p w:rsidR="004F65E4" w:rsidRPr="00F31509" w:rsidRDefault="004F65E4" w:rsidP="004F65E4">
      <w:pPr>
        <w:jc w:val="both"/>
        <w:rPr>
          <w:rFonts w:asciiTheme="majorBidi" w:hAnsiTheme="majorBidi" w:cstheme="majorBidi"/>
          <w:color w:val="000000" w:themeColor="text1"/>
          <w:lang w:val="en-GB"/>
        </w:rPr>
      </w:pP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rsidR="004F65E4" w:rsidRPr="00F31509" w:rsidRDefault="004F65E4" w:rsidP="000264F4">
      <w:pPr>
        <w:pStyle w:val="Heading2"/>
      </w:pPr>
      <w:bookmarkStart w:id="220" w:name="_Toc421025869"/>
      <w:bookmarkStart w:id="221" w:name="_Toc428383838"/>
      <w:bookmarkStart w:id="222" w:name="_Toc428436060"/>
      <w:bookmarkStart w:id="223" w:name="_Toc428436361"/>
      <w:bookmarkStart w:id="224" w:name="_Toc428436487"/>
      <w:r w:rsidRPr="00F31509">
        <w:lastRenderedPageBreak/>
        <w:t>Feed use</w:t>
      </w:r>
      <w:bookmarkEnd w:id="220"/>
      <w:bookmarkEnd w:id="221"/>
      <w:bookmarkEnd w:id="222"/>
      <w:bookmarkEnd w:id="223"/>
      <w:bookmarkEnd w:id="224"/>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There are only </w:t>
      </w:r>
      <w:r w:rsidR="00EA1A21" w:rsidRPr="00F31509">
        <w:rPr>
          <w:rFonts w:asciiTheme="majorBidi" w:eastAsia="Times New Roman" w:hAnsiTheme="majorBidi" w:cstheme="majorBidi"/>
          <w:color w:val="000000" w:themeColor="text1"/>
          <w:lang w:val="en-GB"/>
        </w:rPr>
        <w:t xml:space="preserve">a </w:t>
      </w:r>
      <w:r w:rsidRPr="00F31509">
        <w:rPr>
          <w:rFonts w:asciiTheme="majorBidi" w:eastAsia="Times New Roman" w:hAnsiTheme="majorBidi" w:cstheme="majorBidi"/>
          <w:color w:val="000000" w:themeColor="text1"/>
          <w:lang w:val="en-GB"/>
        </w:rPr>
        <w:t xml:space="preserve">few feed surveys available to FAO that are representative at country level and cover both feed production by farmers and feed compounders. Even in the US commodity balances, feed serves as the balancing item and is, accordingly, called “Feed and residual use”.  When feed demand is measured, feed surveys often are limited to industrial feed sectors and are based on data only from commercial feed companies. Germany, Spain and China, for instance, obtain their feed estimates through a survey of feed companies. The usefulness of such data is rather limited in an FBS context. Only very few countries, e.g. Hungary and the Netherlands, have surveys that also include farm production of feedstuffs.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This lack of actual measurement appears even more surprising in view of the fact that feed use is a key source of disappearance in the food balance sheet (FBS) and of rising importance. Growing consumption of meat, milk, and other livestock products and ever more intensive production systems have resulted in rapidly rising demand for feed products, notably compound and concentrate feeds (CC feeds). Indirect, but rather compelling, evidence stems from the rapidly rising production of commodities, which are exclusively or at least mainly destined for feed use, notably oil meals and certain coarse grains.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Moreover, shifts to higher consumption levels of livestock products and to more intensive feeding systems have not been limited to developed countries. Available evidence, including from the production of livestock products, suggests that the same trends now prevail in developing countries, and particularly so in many emerging economies (Brazil, China).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The absence of measured estimates and, at the same time, the rapidly growing importance of feed use means that any methodology to impute/estimate feed use deserves particular attention. Above all, it must capture intensifying livestock production systems and the rising overall importance, volume and diversity of livestock products. In addition, short term shocks such as epidemic outbreaks of diseases or other mortality-inducing events must be captured in feed use estimates. It should also capture the rapid technical progress in rearing animals in intensive livestock systems and, as part of the progress, the growing feeding efficiency with which feedstuffs are used in modern livestock systems. These trends may not always drive feed use in the same direction. For instance, information available from extension services and modern livestock operations suggest an offsetting effect of growing feed intensity, i.e. ever high</w:t>
      </w:r>
      <w:r w:rsidR="00EA1A21" w:rsidRPr="00F31509">
        <w:rPr>
          <w:rFonts w:asciiTheme="majorBidi" w:eastAsia="Times New Roman" w:hAnsiTheme="majorBidi" w:cstheme="majorBidi"/>
          <w:color w:val="000000" w:themeColor="text1"/>
          <w:lang w:val="en-GB"/>
        </w:rPr>
        <w:t>er</w:t>
      </w:r>
      <w:r w:rsidRPr="00F31509">
        <w:rPr>
          <w:rFonts w:asciiTheme="majorBidi" w:eastAsia="Times New Roman" w:hAnsiTheme="majorBidi" w:cstheme="majorBidi"/>
          <w:color w:val="000000" w:themeColor="text1"/>
          <w:lang w:val="en-GB"/>
        </w:rPr>
        <w:t xml:space="preserve"> shares of CC feeds in total feed rations on the one hand and steady progress in using feedstuffs more efficiently</w:t>
      </w:r>
      <w:r w:rsidR="00EA1A21" w:rsidRPr="00F31509">
        <w:rPr>
          <w:rFonts w:asciiTheme="majorBidi" w:eastAsia="Times New Roman" w:hAnsiTheme="majorBidi" w:cstheme="majorBidi"/>
          <w:color w:val="000000" w:themeColor="text1"/>
          <w:lang w:val="en-GB"/>
        </w:rPr>
        <w:t xml:space="preserve"> on the other</w:t>
      </w:r>
      <w:r w:rsidRPr="00F31509">
        <w:rPr>
          <w:rFonts w:asciiTheme="majorBidi" w:eastAsia="Times New Roman" w:hAnsiTheme="majorBidi" w:cstheme="majorBidi"/>
          <w:color w:val="000000" w:themeColor="text1"/>
          <w:lang w:val="en-GB"/>
        </w:rPr>
        <w:t>, i.e. requiring less CC feeds to produce a given amount of livestock products. The dynamics of these changes should be reflected in an FBS imputation system.</w:t>
      </w:r>
    </w:p>
    <w:p w:rsidR="004F65E4" w:rsidRPr="00F31509" w:rsidRDefault="004F65E4" w:rsidP="000264F4">
      <w:pPr>
        <w:pStyle w:val="Heading2"/>
      </w:pPr>
      <w:bookmarkStart w:id="225" w:name="_Toc421025870"/>
      <w:bookmarkStart w:id="226" w:name="_Toc428383839"/>
      <w:bookmarkStart w:id="227" w:name="_Toc428436061"/>
      <w:bookmarkStart w:id="228" w:name="_Toc428436362"/>
      <w:bookmarkStart w:id="229" w:name="_Toc428436488"/>
      <w:r w:rsidRPr="00F31509">
        <w:t xml:space="preserve">A brief review of the </w:t>
      </w:r>
      <w:r w:rsidR="00312896" w:rsidRPr="00F31509">
        <w:t>previous</w:t>
      </w:r>
      <w:r w:rsidRPr="00F31509">
        <w:t xml:space="preserve"> methodology</w:t>
      </w:r>
      <w:bookmarkEnd w:id="225"/>
      <w:bookmarkEnd w:id="226"/>
      <w:bookmarkEnd w:id="227"/>
      <w:bookmarkEnd w:id="228"/>
      <w:bookmarkEnd w:id="229"/>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Before conceiving any new methodology, it is useful to review and appraise the existing approach typically used to estimate feed demand, whether it adequately represents the current and prospective characteristics of feed use and livestock systems. This review can help in deciding (i) whether the old system can be used with minor changes; (ii) whether parts of the old system can be salvaged; or (iii) whether an entirely new system needs to be developed.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The basic approach currently used in the FBS system is easily stated. Feed use is simply calculated as a share of feed availability</w:t>
      </w:r>
      <w:r w:rsidR="001C04E0" w:rsidRPr="00F31509">
        <w:rPr>
          <w:rFonts w:asciiTheme="majorBidi" w:eastAsia="Times New Roman" w:hAnsiTheme="majorBidi" w:cstheme="majorBidi"/>
          <w:color w:val="000000" w:themeColor="text1"/>
          <w:lang w:val="en-GB"/>
        </w:rPr>
        <w:t>;</w:t>
      </w:r>
    </w:p>
    <w:p w:rsidR="004F65E4" w:rsidRPr="00F31509" w:rsidRDefault="001C3696" w:rsidP="004F65E4">
      <w:pPr>
        <w:pStyle w:val="Caption"/>
        <w:jc w:val="center"/>
        <w:rPr>
          <w:rFonts w:asciiTheme="majorBidi" w:hAnsiTheme="majorBidi" w:cstheme="majorBidi"/>
          <w:b/>
          <w:bCs/>
          <w:color w:val="000000" w:themeColor="text1"/>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Fe</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d>
          <m:dPr>
            <m:ctrlPr>
              <w:rPr>
                <w:rFonts w:ascii="Cambria Math" w:hAnsi="Cambria Math" w:cstheme="majorBidi"/>
                <w:color w:val="000000" w:themeColor="text1"/>
                <w:lang w:val="en-GB"/>
              </w:rPr>
            </m:ctrlPr>
          </m:dPr>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P</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I</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X</m:t>
                </m:r>
              </m:e>
              <m:sub>
                <m:r>
                  <m:rPr>
                    <m:sty m:val="bi"/>
                  </m:rPr>
                  <w:rPr>
                    <w:rFonts w:ascii="Cambria Math" w:hAnsi="Cambria Math" w:cstheme="majorBidi"/>
                    <w:color w:val="000000" w:themeColor="text1"/>
                    <w:lang w:val="en-GB"/>
                  </w:rPr>
                  <m:t>ij</m:t>
                </m:r>
              </m:sub>
            </m:sSub>
          </m:e>
        </m:d>
        <m:r>
          <m:rPr>
            <m:sty m:val="bi"/>
          </m:rP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r</m:t>
            </m:r>
          </m:e>
          <m:sub>
            <m:r>
              <m:rPr>
                <m:sty m:val="bi"/>
              </m:rPr>
              <w:rPr>
                <w:rFonts w:ascii="Cambria Math" w:hAnsi="Cambria Math" w:cstheme="majorBidi"/>
                <w:color w:val="000000" w:themeColor="text1"/>
                <w:lang w:val="en-GB"/>
              </w:rPr>
              <m:t>i,j</m:t>
            </m:r>
          </m:sub>
        </m:sSub>
      </m:oMath>
      <w:r w:rsidR="004F65E4" w:rsidRPr="00F31509">
        <w:rPr>
          <w:rFonts w:asciiTheme="majorBidi" w:hAnsiTheme="majorBidi" w:cstheme="majorBidi"/>
          <w:color w:val="000000" w:themeColor="text1"/>
          <w:lang w:val="en-GB"/>
        </w:rPr>
        <w:tab/>
        <w:t xml:space="preserve">(Equation </w:t>
      </w:r>
      <w:r w:rsidRPr="00F31509">
        <w:rPr>
          <w:rFonts w:asciiTheme="majorBidi" w:hAnsiTheme="majorBidi" w:cstheme="majorBidi"/>
          <w:b/>
          <w:bCs/>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F31509">
        <w:rPr>
          <w:rFonts w:asciiTheme="majorBidi" w:hAnsiTheme="majorBidi" w:cstheme="majorBidi"/>
          <w:b/>
          <w:bCs/>
          <w:color w:val="000000" w:themeColor="text1"/>
          <w:lang w:val="en-GB"/>
        </w:rPr>
        <w:fldChar w:fldCharType="separate"/>
      </w:r>
      <w:r w:rsidR="000B360D" w:rsidRPr="00F31509">
        <w:rPr>
          <w:rFonts w:asciiTheme="majorBidi" w:hAnsiTheme="majorBidi" w:cstheme="majorBidi"/>
          <w:noProof/>
          <w:color w:val="000000" w:themeColor="text1"/>
          <w:lang w:val="en-GB"/>
        </w:rPr>
        <w:t>11</w:t>
      </w:r>
      <w:r w:rsidRPr="00F31509">
        <w:rPr>
          <w:rFonts w:asciiTheme="majorBidi" w:hAnsiTheme="majorBidi" w:cstheme="majorBidi"/>
          <w:b/>
          <w:bCs/>
          <w:color w:val="000000" w:themeColor="text1"/>
          <w:lang w:val="en-GB"/>
        </w:rPr>
        <w:fldChar w:fldCharType="end"/>
      </w:r>
      <w:r w:rsidR="004F65E4" w:rsidRPr="00F31509">
        <w:rPr>
          <w:rFonts w:asciiTheme="majorBidi" w:hAnsiTheme="majorBidi" w:cstheme="majorBidi"/>
          <w:color w:val="000000" w:themeColor="text1"/>
          <w:lang w:val="en-GB"/>
        </w:rPr>
        <w:t>)</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i.e. the feed use of feedstuff (j) in a country (i) is determined as a ratio (r) of the availability of the feedstuff in this country.  The share is specific to a given country and product, (largely) stable over time, and not specific to the different elements of availability, i.e. not distinguishing between production and trade.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From an ex-post perspective, the rationale behind the choice of this approach is difficult to understand. On the face of it, it may have been motivated by the need to capture the dynamics of feed use in a non-intensive feeding system, whereby feed use rises where and when supplies are ample, and shrinks where and when feedstuffs are in short supply.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Being supply-oriented in nature, the approach could reflect reality insofar as CC feed use rises in a non-intensive system after bumper crops and contracts, often sharply, after crop failures. Possibly being reflective of livestock production systems several decades ago (when the method was conceived), the method is, however, hardly representative of modern feeding systems, and seemingly fails to capture the level of feed use even in the least developed countries. It was therefore decided to radically change the imputation approach from a simple, supply-driven method to a more complex yet tractable approach that correctly respects the demand-driven nature of feed demand in most countries. </w:t>
      </w:r>
    </w:p>
    <w:p w:rsidR="004F65E4" w:rsidRPr="00F31509" w:rsidRDefault="004F65E4" w:rsidP="00312896">
      <w:pPr>
        <w:pStyle w:val="Heading3"/>
        <w:rPr>
          <w:rFonts w:asciiTheme="majorBidi" w:hAnsiTheme="majorBidi" w:cstheme="majorBidi"/>
          <w:lang w:val="en-GB"/>
        </w:rPr>
      </w:pPr>
      <w:bookmarkStart w:id="230" w:name="_Toc421025871"/>
      <w:r w:rsidRPr="00F31509">
        <w:rPr>
          <w:rFonts w:asciiTheme="majorBidi" w:hAnsiTheme="majorBidi" w:cstheme="majorBidi"/>
          <w:lang w:val="en-GB"/>
        </w:rPr>
        <w:t>The new feed use estimation procedure</w:t>
      </w:r>
      <w:bookmarkEnd w:id="230"/>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This section will provide an introduction to the new feed use methodology. Being a radical departure from the previous approach, we pay considerable attention at least to its main elements, noting that a still more detailed description is available from the specialized documentation of the new approach to feed estimation.</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new feed use estimation process can be divided into three steps or stages. To begin, a stepwise and demand-oriented approach to determining CC feed use is implemented. Total feed requirements R</w:t>
      </w:r>
      <w:r w:rsidRPr="00F31509">
        <w:rPr>
          <w:rFonts w:asciiTheme="majorBidi" w:hAnsiTheme="majorBidi" w:cstheme="majorBidi"/>
          <w:color w:val="000000" w:themeColor="text1"/>
          <w:vertAlign w:val="subscript"/>
          <w:lang w:val="en-GB"/>
        </w:rPr>
        <w:t>i,t</w:t>
      </w:r>
      <w:r w:rsidRPr="00F31509">
        <w:rPr>
          <w:rFonts w:asciiTheme="majorBidi" w:hAnsiTheme="majorBidi" w:cstheme="majorBidi"/>
          <w:color w:val="000000" w:themeColor="text1"/>
          <w:lang w:val="en-GB"/>
        </w:rPr>
        <w:t xml:space="preserve"> in a given country i and year t are calculated as a function of the herd size N and the species, country and time specific requirement index, r</w:t>
      </w:r>
      <w:r w:rsidRPr="00F31509">
        <w:rPr>
          <w:rFonts w:asciiTheme="majorBidi" w:hAnsiTheme="majorBidi" w:cstheme="majorBidi"/>
          <w:color w:val="000000" w:themeColor="text1"/>
          <w:vertAlign w:val="subscript"/>
          <w:lang w:val="en-GB"/>
        </w:rPr>
        <w:t>s,i,t</w:t>
      </w:r>
      <w:r w:rsidR="0064744A" w:rsidRPr="00F31509">
        <w:rPr>
          <w:rFonts w:asciiTheme="majorBidi" w:hAnsiTheme="majorBidi" w:cstheme="majorBidi"/>
          <w:color w:val="000000" w:themeColor="text1"/>
          <w:lang w:val="en-GB"/>
        </w:rPr>
        <w:t xml:space="preserve"> (where the s index runs over all commodities)</w:t>
      </w:r>
      <w:r w:rsidRPr="00F31509">
        <w:rPr>
          <w:rFonts w:asciiTheme="majorBidi" w:hAnsiTheme="majorBidi" w:cstheme="majorBidi"/>
          <w:color w:val="000000" w:themeColor="text1"/>
          <w:lang w:val="en-GB"/>
        </w:rPr>
        <w:t>.</w:t>
      </w:r>
    </w:p>
    <w:p w:rsidR="00EA6005" w:rsidRPr="00F31509" w:rsidRDefault="00AA4884" w:rsidP="00BD01CF">
      <w:pPr>
        <w:pStyle w:val="Heading4"/>
        <w:rPr>
          <w:rFonts w:asciiTheme="majorBidi" w:hAnsiTheme="majorBidi" w:cstheme="majorBidi"/>
          <w:lang w:val="en-GB"/>
        </w:rPr>
      </w:pPr>
      <w:r w:rsidRPr="00F31509">
        <w:rPr>
          <w:rFonts w:asciiTheme="majorBidi" w:hAnsiTheme="majorBidi" w:cstheme="majorBidi"/>
          <w:lang w:val="en-GB"/>
        </w:rPr>
        <w:t>Determining total feed requirements R</w:t>
      </w:r>
      <w:r w:rsidRPr="00F31509">
        <w:rPr>
          <w:rFonts w:asciiTheme="majorBidi" w:eastAsia="Arial" w:hAnsiTheme="majorBidi" w:cstheme="majorBidi"/>
          <w:vertAlign w:val="subscript"/>
          <w:lang w:val="en-GB"/>
        </w:rPr>
        <w:t>i</w:t>
      </w:r>
    </w:p>
    <w:p w:rsidR="004F65E4" w:rsidRPr="00F31509" w:rsidRDefault="004F65E4" w:rsidP="00BD01CF">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requirement indices are further expressed in terms of an animal unit and incorporate maintenance needs M and output requirements, such as for meat, milk or wool P, as well as the overall efficiency E (over the entire herd</w:t>
      </w:r>
      <w:r w:rsidRPr="00F31509">
        <w:rPr>
          <w:rStyle w:val="FootnoteReference"/>
          <w:rFonts w:asciiTheme="majorBidi" w:hAnsiTheme="majorBidi" w:cstheme="majorBidi"/>
          <w:color w:val="000000" w:themeColor="text1"/>
          <w:lang w:val="en-GB"/>
        </w:rPr>
        <w:footnoteReference w:id="40"/>
      </w:r>
      <w:r w:rsidRPr="00F31509">
        <w:rPr>
          <w:rFonts w:asciiTheme="majorBidi" w:hAnsiTheme="majorBidi" w:cstheme="majorBidi"/>
          <w:color w:val="000000" w:themeColor="text1"/>
          <w:lang w:val="en-GB"/>
        </w:rPr>
        <w:t xml:space="preserve">) that is characteristic of a given feeding system. </w:t>
      </w:r>
    </w:p>
    <w:p w:rsidR="004F65E4" w:rsidRPr="00F31509" w:rsidRDefault="00040401" w:rsidP="004F65E4">
      <w:pPr>
        <w:pStyle w:val="Caption"/>
        <w:jc w:val="center"/>
        <w:rPr>
          <w:rFonts w:asciiTheme="majorBidi" w:hAnsiTheme="majorBidi" w:cstheme="majorBidi"/>
          <w:color w:val="000000" w:themeColor="text1"/>
          <w:lang w:val="en-GB"/>
        </w:rPr>
      </w:pPr>
      <w:r w:rsidRPr="00F31509">
        <w:rPr>
          <w:rFonts w:asciiTheme="majorBidi" w:hAnsiTheme="majorBidi" w:cstheme="majorBidi"/>
          <w:noProof/>
          <w:color w:val="000000" w:themeColor="text1"/>
          <w:position w:val="-28"/>
          <w:lang w:eastAsia="en-US"/>
        </w:rPr>
        <w:drawing>
          <wp:inline distT="0" distB="0" distL="0" distR="0">
            <wp:extent cx="1233170" cy="446405"/>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33170" cy="446405"/>
                    </a:xfrm>
                    <a:prstGeom prst="rect">
                      <a:avLst/>
                    </a:prstGeom>
                    <a:noFill/>
                    <a:ln>
                      <a:noFill/>
                    </a:ln>
                  </pic:spPr>
                </pic:pic>
              </a:graphicData>
            </a:graphic>
          </wp:inline>
        </w:drawing>
      </w:r>
      <w:r w:rsidR="004F65E4" w:rsidRPr="00F31509">
        <w:rPr>
          <w:rFonts w:asciiTheme="majorBidi" w:eastAsia="Times New Roman" w:hAnsiTheme="majorBidi" w:cstheme="majorBidi"/>
          <w:color w:val="000000" w:themeColor="text1"/>
          <w:lang w:val="en-GB"/>
        </w:rPr>
        <w:t xml:space="preserve">(Equation </w:t>
      </w:r>
      <w:r w:rsidR="001C3696"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1C3696" w:rsidRPr="001C3696">
        <w:rPr>
          <w:rFonts w:asciiTheme="majorBidi" w:hAnsiTheme="majorBidi" w:cstheme="majorBidi"/>
          <w:b/>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12</w:t>
      </w:r>
      <w:r w:rsidR="001C3696"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tabs>
          <w:tab w:val="left" w:pos="851"/>
          <w:tab w:val="left" w:pos="3816"/>
        </w:tabs>
        <w:rPr>
          <w:rFonts w:asciiTheme="majorBidi" w:hAnsiTheme="majorBidi" w:cstheme="majorBidi"/>
          <w:color w:val="000000" w:themeColor="text1"/>
          <w:szCs w:val="24"/>
          <w:lang w:val="en-GB"/>
        </w:rPr>
      </w:pPr>
      <w:r w:rsidRPr="00F31509">
        <w:rPr>
          <w:rFonts w:asciiTheme="majorBidi" w:hAnsiTheme="majorBidi" w:cstheme="majorBidi"/>
          <w:color w:val="000000" w:themeColor="text1"/>
          <w:lang w:val="en-GB"/>
        </w:rPr>
        <w:t xml:space="preserve">where </w:t>
      </w:r>
    </w:p>
    <w:p w:rsidR="004F65E4" w:rsidRPr="00F31509" w:rsidRDefault="00040401" w:rsidP="004F65E4">
      <w:pPr>
        <w:pStyle w:val="Caption"/>
        <w:jc w:val="center"/>
        <w:rPr>
          <w:rFonts w:asciiTheme="majorBidi" w:hAnsiTheme="majorBidi" w:cstheme="majorBidi"/>
          <w:color w:val="000000" w:themeColor="text1"/>
          <w:lang w:val="en-GB"/>
        </w:rPr>
      </w:pPr>
      <w:r w:rsidRPr="00F31509">
        <w:rPr>
          <w:rFonts w:asciiTheme="majorBidi" w:hAnsiTheme="majorBidi" w:cstheme="majorBidi"/>
          <w:noProof/>
          <w:color w:val="000000" w:themeColor="text1"/>
          <w:position w:val="-14"/>
          <w:lang w:eastAsia="en-US"/>
        </w:rPr>
        <w:drawing>
          <wp:inline distT="0" distB="0" distL="0" distR="0">
            <wp:extent cx="1605280" cy="233680"/>
            <wp:effectExtent l="0" t="0" r="0" b="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5280" cy="233680"/>
                    </a:xfrm>
                    <a:prstGeom prst="rect">
                      <a:avLst/>
                    </a:prstGeom>
                    <a:noFill/>
                    <a:ln>
                      <a:noFill/>
                    </a:ln>
                  </pic:spPr>
                </pic:pic>
              </a:graphicData>
            </a:graphic>
          </wp:inline>
        </w:drawing>
      </w:r>
      <w:r w:rsidR="004F65E4" w:rsidRPr="00F31509">
        <w:rPr>
          <w:rFonts w:asciiTheme="majorBidi" w:eastAsia="Times New Roman" w:hAnsiTheme="majorBidi" w:cstheme="majorBidi"/>
          <w:color w:val="000000" w:themeColor="text1"/>
          <w:lang w:val="en-GB"/>
        </w:rPr>
        <w:t xml:space="preserve">(Equation </w:t>
      </w:r>
      <w:r w:rsidR="001C3696"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1C3696" w:rsidRPr="001C3696">
        <w:rPr>
          <w:rFonts w:asciiTheme="majorBidi" w:hAnsiTheme="majorBidi" w:cstheme="majorBidi"/>
          <w:b/>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13</w:t>
      </w:r>
      <w:r w:rsidR="001C3696"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64744A"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lastRenderedPageBreak/>
        <w:t xml:space="preserve">and S is the total number of all commodities.  </w:t>
      </w:r>
      <w:r w:rsidR="004F65E4" w:rsidRPr="00F31509">
        <w:rPr>
          <w:rFonts w:asciiTheme="majorBidi" w:hAnsiTheme="majorBidi" w:cstheme="majorBidi"/>
          <w:color w:val="000000" w:themeColor="text1"/>
          <w:lang w:val="en-GB"/>
        </w:rPr>
        <w:t>The requirements are calculated for metabolizable energy (MJ ME) and tonnes of crude protein (t CP) via the requirements index, which is constructed dualistically. They are inclusive of all feedstuffs, not only CC feeds. In a second step, the shares of actual CC feed in total requirements are determined.</w:t>
      </w:r>
    </w:p>
    <w:p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Determining actual use of CC feed</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first step was used to calculate total requirements based on the needs of a herd, its needs for maintenance and output, for all types of animals within a herd and across species. These needs can and indeed are being covered by both CC feeds, and other feedstuffs such as roughages or products from pastures, or even table scraps. To determine the share of CC feeds, it is necessary to multiply the </w:t>
      </w:r>
      <w:r w:rsidR="0064744A" w:rsidRPr="00F31509">
        <w:rPr>
          <w:rFonts w:asciiTheme="majorBidi" w:hAnsiTheme="majorBidi" w:cstheme="majorBidi"/>
          <w:color w:val="000000" w:themeColor="text1"/>
          <w:lang w:val="en-GB"/>
        </w:rPr>
        <w:t xml:space="preserve">requirements </w:t>
      </w:r>
      <w:r w:rsidRPr="00F31509">
        <w:rPr>
          <w:rFonts w:asciiTheme="majorBidi" w:hAnsiTheme="majorBidi" w:cstheme="majorBidi"/>
          <w:color w:val="000000" w:themeColor="text1"/>
          <w:lang w:val="en-GB"/>
        </w:rPr>
        <w:t>R</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xml:space="preserve"> with an intensification factor I</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xml:space="preserve"> The intensification factor is a simple ratio that determines how much of the total requirements will be covered by CC feeds and how much by other feedstuffs.</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This can be expressed as follows:</w:t>
      </w:r>
    </w:p>
    <w:p w:rsidR="004F65E4" w:rsidRPr="00F31509" w:rsidRDefault="001C3696" w:rsidP="004F65E4">
      <w:pPr>
        <w:pStyle w:val="Caption"/>
        <w:jc w:val="center"/>
        <w:rPr>
          <w:rFonts w:asciiTheme="majorBidi" w:hAnsiTheme="majorBidi" w:cstheme="majorBidi"/>
          <w:b/>
          <w:bCs/>
          <w:color w:val="000000" w:themeColor="text1"/>
          <w:vertAlign w:val="subscript"/>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CC</m:t>
            </m:r>
          </m:e>
          <m:sub>
            <m:r>
              <m:rPr>
                <m:sty m:val="bi"/>
              </m:rPr>
              <w:rPr>
                <w:rFonts w:ascii="Cambria Math" w:hAnsi="Cambria Math" w:cstheme="majorBidi"/>
                <w:color w:val="000000" w:themeColor="text1"/>
                <w:lang w:val="en-GB"/>
              </w:rPr>
              <m:t>Feed</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R</m:t>
            </m:r>
          </m:e>
          <m:sub>
            <m:r>
              <m:rPr>
                <m:sty m:val="bi"/>
              </m:rPr>
              <w:rPr>
                <w:rFonts w:ascii="Cambria Math" w:hAnsi="Cambria Math" w:cstheme="majorBidi"/>
                <w:color w:val="000000" w:themeColor="text1"/>
                <w:lang w:val="en-GB"/>
              </w:rPr>
              <m:t>i</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I</m:t>
            </m:r>
          </m:e>
          <m:sub>
            <m:r>
              <m:rPr>
                <m:sty m:val="bi"/>
              </m:rPr>
              <w:rPr>
                <w:rFonts w:ascii="Cambria Math" w:hAnsi="Cambria Math" w:cstheme="majorBidi"/>
                <w:color w:val="000000" w:themeColor="text1"/>
                <w:lang w:val="en-GB"/>
              </w:rPr>
              <m:t>i</m:t>
            </m:r>
          </m:sub>
        </m:sSub>
      </m:oMath>
      <w:r w:rsidR="004F65E4" w:rsidRPr="00F31509">
        <w:rPr>
          <w:rFonts w:asciiTheme="majorBidi" w:hAnsiTheme="majorBidi" w:cstheme="majorBidi"/>
          <w:color w:val="000000" w:themeColor="text1"/>
          <w:lang w:val="en-GB"/>
        </w:rPr>
        <w:tab/>
      </w:r>
      <w:r w:rsidR="004F65E4" w:rsidRPr="00F31509">
        <w:rPr>
          <w:rFonts w:asciiTheme="majorBidi" w:hAnsiTheme="majorBidi" w:cstheme="majorBidi"/>
          <w:color w:val="000000" w:themeColor="text1"/>
          <w:lang w:val="en-GB"/>
        </w:rPr>
        <w:tab/>
        <w:t xml:space="preserve">(Equation </w:t>
      </w:r>
      <w:r w:rsidRPr="00F31509">
        <w:rPr>
          <w:rFonts w:asciiTheme="majorBidi" w:hAnsiTheme="majorBidi" w:cstheme="majorBidi"/>
          <w:b/>
          <w:bCs/>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F31509">
        <w:rPr>
          <w:rFonts w:asciiTheme="majorBidi" w:hAnsiTheme="majorBidi" w:cstheme="majorBidi"/>
          <w:b/>
          <w:bCs/>
          <w:color w:val="000000" w:themeColor="text1"/>
          <w:lang w:val="en-GB"/>
        </w:rPr>
        <w:fldChar w:fldCharType="separate"/>
      </w:r>
      <w:r w:rsidR="000B360D" w:rsidRPr="00F31509">
        <w:rPr>
          <w:rFonts w:asciiTheme="majorBidi" w:hAnsiTheme="majorBidi" w:cstheme="majorBidi"/>
          <w:noProof/>
          <w:color w:val="000000" w:themeColor="text1"/>
          <w:lang w:val="en-GB"/>
        </w:rPr>
        <w:t>14</w:t>
      </w:r>
      <w:r w:rsidRPr="00F31509">
        <w:rPr>
          <w:rFonts w:asciiTheme="majorBidi" w:hAnsiTheme="majorBidi" w:cstheme="majorBidi"/>
          <w:b/>
          <w:bCs/>
          <w:color w:val="000000" w:themeColor="text1"/>
          <w:lang w:val="en-GB"/>
        </w:rPr>
        <w:fldChar w:fldCharType="end"/>
      </w:r>
      <w:r w:rsidR="004F65E4" w:rsidRPr="00F31509">
        <w:rPr>
          <w:rFonts w:asciiTheme="majorBidi" w:hAnsiTheme="majorBidi" w:cstheme="majorBidi"/>
          <w:color w:val="000000" w:themeColor="text1"/>
          <w:lang w:val="en-GB"/>
        </w:rPr>
        <w:t>)</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Again, all calculations distinguish between metabolizable energy (MJ ME) and quantities of crude protein (t CP).</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intensity factors I</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xml:space="preserve"> vary across feeding systems and animal species A</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xml:space="preserve">. Across animal species, the main dividing line is between ruminants and monogasters (pigs and poultry). For monogasters kept in modern feeding systems, the intensity factors have been rising steadily over past decades and have reached values close to unity in essentially all developed countries. This is particularly the case for poultry where values have reached high levels in all countries. Only organic agriculture leaves actual ratios for poultry below unity. For pigs, intensification factors can still be well below unity where backyard production and non-intensive family farms account for a large share of output. This is still the case for very large production systems such as pig production in China; but even there intensification factors have been rising steadily and rising rates now feature prominently in most developing countries, too. The actual data for the intensification rates have been gleaned from the FAO GLEAM database (2005, 2010), namely representative </w:t>
      </w:r>
      <w:r w:rsidR="0064744A" w:rsidRPr="00F31509">
        <w:rPr>
          <w:rFonts w:asciiTheme="majorBidi" w:hAnsiTheme="majorBidi" w:cstheme="majorBidi"/>
          <w:color w:val="000000" w:themeColor="text1"/>
          <w:lang w:val="en-GB"/>
        </w:rPr>
        <w:t xml:space="preserve">of </w:t>
      </w:r>
      <w:r w:rsidRPr="00F31509">
        <w:rPr>
          <w:rFonts w:asciiTheme="majorBidi" w:hAnsiTheme="majorBidi" w:cstheme="majorBidi"/>
          <w:color w:val="000000" w:themeColor="text1"/>
          <w:lang w:val="en-GB"/>
        </w:rPr>
        <w:t>feeding baskets in countries, and have been extrapolated to capture the most recent situations.</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For ruminants, the spectrum of intensification rates varies much more widely than for monogasters, even in mature feeding systems. In all feeding systems, intensification rates of unity or close to unity cannot be found in practice and are unlikely to occur in the future. The physiological needs of ruminants for a certain minimum amount of crude fibre mean</w:t>
      </w:r>
      <w:r w:rsidR="0064744A" w:rsidRPr="00F31509">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that even the most intensive feeding systems (e.g. milk production in Israel or meat production in US feeder lots) will have intensification rates of less than unity. On the other end of the spectrum, there are systems where roughages remain the economically most efficient source (abundant pasture in New Zealand) or opportunity costs of CC are too high for feed use (milk production in India). In these systems, the intensification rates I</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xml:space="preserve"> would seem only marginally above zero.</w:t>
      </w:r>
    </w:p>
    <w:p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 xml:space="preserve">Determining the requirements of fed/farmed fish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methodology presented thus far has not taken into account the feeding of fish, as required in aquaculture. In fact, most available feed statistics do not take this part into account. Given the increasing importance of farmed fish as a source of protein for human consumption, it is expected that the industry absorbs rather significant amounts of agricultural as well as marine outputs. In absolute </w:t>
      </w:r>
      <w:r w:rsidRPr="00F31509">
        <w:rPr>
          <w:rFonts w:asciiTheme="majorBidi" w:hAnsiTheme="majorBidi" w:cstheme="majorBidi"/>
          <w:color w:val="000000" w:themeColor="text1"/>
          <w:lang w:val="en-GB"/>
        </w:rPr>
        <w:lastRenderedPageBreak/>
        <w:t xml:space="preserve">terms, the most important users of fish feeds are in Eastern and South Eastern Asia, most importantly in China. As a share of total feed, aquaculture is particularly important in small island states such as Iceland and the Faroe Islands where fed fish are often the main consumer of feedstuffs. Given their absolute and relative importance, a complete and correct assessment of feed use requires including feeds fed to farmed fish into the estimation process.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estimation of energy and crude protein needs for aquaculture are derived in analogy to those for livestock. To arrive at a precise assessment, species-specific feed efficiency ratios (FCR) are directly applied to aquaculture production data (tonnes of fish and crustaceans) and converted into energy and crude protein equivalents, which yields the total nutrient requirements of the produced amounts of fish.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Also fish are farmed at different intensity levels. On the one hand, salmon and carnivore trout must entirely be fed with feeds from outside the ponds, while other species, e.g. carp, may retrieve nutrients from microorganisms, aquatic plants, fellow fish and aquatic wastes that are available in their surrounding waters, depending on the production system. Hence, an intensity factor is applied to the overall biological requirements in order to circumscribe the actual aqua-feed demand.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Both the parameters of FCR and feeding intensity are retrieved and extrapolated from survey data published by the FAO Fisheries Department. Eventually, the aquaculture requirements are added to those of livestock to arrive at the total feed energy and crude protein use for every year and country. </w:t>
      </w:r>
    </w:p>
    <w:p w:rsidR="004F65E4" w:rsidRPr="00F31509" w:rsidRDefault="004F65E4" w:rsidP="00312896">
      <w:pPr>
        <w:pStyle w:val="Heading3"/>
        <w:rPr>
          <w:rFonts w:asciiTheme="majorBidi" w:hAnsiTheme="majorBidi" w:cstheme="majorBidi"/>
          <w:lang w:val="en-GB"/>
        </w:rPr>
      </w:pPr>
      <w:bookmarkStart w:id="231" w:name="_Toc421025872"/>
      <w:r w:rsidRPr="00F31509">
        <w:rPr>
          <w:rFonts w:asciiTheme="majorBidi" w:hAnsiTheme="majorBidi" w:cstheme="majorBidi"/>
          <w:lang w:val="en-GB"/>
        </w:rPr>
        <w:t>Determining use of individual feedstuffs</w:t>
      </w:r>
      <w:bookmarkEnd w:id="231"/>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Thus far, the new approach has only produced total feed requirements and total feed use of CC feeds in terms of metabolizable energy and crude protein. No distinction has yet been made to identify which of the various feedstuffs contribute to cover CC feeds. The next step required to produce this information in the FBS is to break the CC feeds of energy and protein down into individual feedstuffs at the commodity level.</w:t>
      </w:r>
    </w:p>
    <w:p w:rsidR="00BD01CF" w:rsidRPr="00F31509" w:rsidRDefault="004F65E4" w:rsidP="00BD01CF">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most common approach used for such an allocation in practice is to set-up a linear programming system (LP) that determines the most price-efficient combination of feedstuffs, which meets the constraints of total requirements and the nutrient composition of individual feedstuffs. Theoretically, such an approach may be very appealing, but it lacks practical relevance for the FBS system. For one thing, it requires the exact knowledge and constant updating of prices for feedstuffs. Collecting this information is a tall order in developed countries and infeasible or impossible in developing ones. For another, it would render an economically optimal, but not a necessarily empirically likely solution, simply because actual use of CC feeds is determined in practice by many factors beyond relative price quotations, as supply-chain constraints and opportunity costs need also to be considered. </w:t>
      </w:r>
    </w:p>
    <w:p w:rsidR="004F65E4" w:rsidRPr="00F31509" w:rsidRDefault="004F65E4" w:rsidP="00BD01CF">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An alternative solution is to break the total requirements down by availability shares. This means allocating feedstuffs in accordance to overall availability, i.e. feedstuffs available in abundance are used more than those in scarcity</w:t>
      </w:r>
      <w:r w:rsidRPr="00F31509">
        <w:rPr>
          <w:rStyle w:val="FootnoteReference"/>
          <w:rFonts w:asciiTheme="majorBidi" w:eastAsia="Times New Roman" w:hAnsiTheme="majorBidi" w:cstheme="majorBidi"/>
          <w:color w:val="000000" w:themeColor="text1"/>
          <w:lang w:val="en-GB"/>
        </w:rPr>
        <w:footnoteReference w:id="41"/>
      </w:r>
      <w:r w:rsidRPr="00F31509">
        <w:rPr>
          <w:rFonts w:asciiTheme="majorBidi" w:eastAsia="Times New Roman" w:hAnsiTheme="majorBidi" w:cstheme="majorBidi"/>
          <w:color w:val="000000" w:themeColor="text1"/>
          <w:lang w:val="en-GB"/>
        </w:rPr>
        <w:t xml:space="preserve">. Within the allocation of CC feeds to individual components, again a two-stage process is employed. In a first step, all those CC feeds that can only (or at least in their vast majority) be used as feeds are allocated first. In essence, these are oil meals and oilcakes as well </w:t>
      </w:r>
      <w:r w:rsidRPr="00F31509">
        <w:rPr>
          <w:rFonts w:asciiTheme="majorBidi" w:eastAsia="Times New Roman" w:hAnsiTheme="majorBidi" w:cstheme="majorBidi"/>
          <w:color w:val="000000" w:themeColor="text1"/>
          <w:lang w:val="en-GB"/>
        </w:rPr>
        <w:lastRenderedPageBreak/>
        <w:t xml:space="preserve">as all brans not used for human consumption (not as breakfast cereals). </w:t>
      </w:r>
      <w:r w:rsidRPr="00F31509">
        <w:rPr>
          <w:rFonts w:asciiTheme="majorBidi" w:eastAsia="Times New Roman" w:hAnsiTheme="majorBidi" w:cstheme="majorBidi"/>
          <w:lang w:val="en-GB"/>
        </w:rPr>
        <w:t xml:space="preserve">Also by-products </w:t>
      </w:r>
      <w:r w:rsidR="0064744A" w:rsidRPr="00F31509">
        <w:rPr>
          <w:rFonts w:asciiTheme="majorBidi" w:eastAsia="Times New Roman" w:hAnsiTheme="majorBidi" w:cstheme="majorBidi"/>
          <w:lang w:val="en-GB"/>
        </w:rPr>
        <w:t xml:space="preserve">from </w:t>
      </w:r>
      <w:r w:rsidRPr="00F31509">
        <w:rPr>
          <w:rFonts w:asciiTheme="majorBidi" w:eastAsia="Times New Roman" w:hAnsiTheme="majorBidi" w:cstheme="majorBidi"/>
          <w:lang w:val="en-GB"/>
        </w:rPr>
        <w:t>biofuel production, most notably dried distillers grains (DDGS) are assumed to be exclusively fed to animals.</w:t>
      </w:r>
      <w:r w:rsidRPr="00F31509">
        <w:rPr>
          <w:rFonts w:asciiTheme="majorBidi" w:eastAsia="Times New Roman" w:hAnsiTheme="majorBidi" w:cstheme="majorBidi"/>
          <w:color w:val="000000" w:themeColor="text1"/>
          <w:lang w:val="en-GB"/>
        </w:rPr>
        <w:t xml:space="preserve"> Their energy and protein content is deducted from the estimated overall feed use. </w:t>
      </w:r>
    </w:p>
    <w:p w:rsidR="004F65E4" w:rsidRPr="00F31509" w:rsidRDefault="004F65E4" w:rsidP="004F65E4">
      <w:pPr>
        <w:tabs>
          <w:tab w:val="left" w:pos="851"/>
          <w:tab w:val="left" w:pos="3816"/>
        </w:tabs>
        <w:jc w:val="center"/>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Cereals, tubers, pulses etc. = CC</w:t>
      </w:r>
      <w:r w:rsidRPr="00F31509">
        <w:rPr>
          <w:rFonts w:asciiTheme="majorBidi" w:hAnsiTheme="majorBidi" w:cstheme="majorBidi"/>
          <w:color w:val="000000" w:themeColor="text1"/>
          <w:vertAlign w:val="subscript"/>
          <w:lang w:val="en-GB"/>
        </w:rPr>
        <w:t xml:space="preserve">F </w:t>
      </w:r>
      <w:r w:rsidRPr="00F31509">
        <w:rPr>
          <w:rFonts w:asciiTheme="majorBidi" w:hAnsiTheme="majorBidi" w:cstheme="majorBidi"/>
          <w:color w:val="000000" w:themeColor="text1"/>
          <w:lang w:val="en-GB"/>
        </w:rPr>
        <w:t>- (OM+OC+brans)</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In a second step, all other feeds from commodities (cereals, tubers, pulses etc.) from inside and outside the FBSs, are allocated as a simple proportion of their availabilities.</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As requirements are expressed in energy and protein units, two factors, one for the proportion of energy availability and one for that of protein are constructed: </w:t>
      </w:r>
    </w:p>
    <w:p w:rsidR="004F65E4" w:rsidRPr="00F31509" w:rsidRDefault="00040401" w:rsidP="004F65E4">
      <w:pPr>
        <w:pStyle w:val="Caption"/>
        <w:jc w:val="center"/>
        <w:rPr>
          <w:rFonts w:asciiTheme="majorBidi" w:hAnsiTheme="majorBidi" w:cstheme="majorBidi"/>
          <w:color w:val="000000" w:themeColor="text1"/>
          <w:lang w:val="en-GB"/>
        </w:rPr>
      </w:pPr>
      <w:r w:rsidRPr="00F31509">
        <w:rPr>
          <w:rFonts w:asciiTheme="majorBidi" w:hAnsiTheme="majorBidi" w:cstheme="majorBidi"/>
          <w:noProof/>
          <w:color w:val="000000" w:themeColor="text1"/>
          <w:position w:val="-64"/>
          <w:lang w:eastAsia="en-US"/>
        </w:rPr>
        <w:drawing>
          <wp:inline distT="0" distB="0" distL="0" distR="0">
            <wp:extent cx="1137920" cy="638175"/>
            <wp:effectExtent l="0" t="0" r="0" b="9525"/>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37920" cy="638175"/>
                    </a:xfrm>
                    <a:prstGeom prst="rect">
                      <a:avLst/>
                    </a:prstGeom>
                    <a:noFill/>
                    <a:ln>
                      <a:noFill/>
                    </a:ln>
                  </pic:spPr>
                </pic:pic>
              </a:graphicData>
            </a:graphic>
          </wp:inline>
        </w:drawing>
      </w:r>
      <w:r w:rsidR="004F65E4" w:rsidRPr="00F31509">
        <w:rPr>
          <w:rFonts w:asciiTheme="majorBidi" w:eastAsia="Times New Roman" w:hAnsiTheme="majorBidi" w:cstheme="majorBidi"/>
          <w:color w:val="000000" w:themeColor="text1"/>
          <w:lang w:val="en-GB"/>
        </w:rPr>
        <w:t xml:space="preserve">         (Equation </w:t>
      </w:r>
      <w:r w:rsidR="001C3696"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1C3696" w:rsidRPr="001C3696">
        <w:rPr>
          <w:rFonts w:asciiTheme="majorBidi" w:hAnsiTheme="majorBidi" w:cstheme="majorBidi"/>
          <w:b/>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15</w:t>
      </w:r>
      <w:r w:rsidR="001C3696"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proportion of feed availability (a) of feedstuff (f) in country (i) and year (t) for the respective nutritive conversion factor (n), which is either energy units or protein units per unit of feedstuff, is determined by its available nutritive quantity (q * n) divided by the total nutritive value provided by all available feedstuffs.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These factors can now be applied to the requirements and converted into quantities (tonnes). Given the different composition of feedstuffs in terms of crude protein and energy content, two slightly different allocations of feedstuffs are obtained, i.e. energy rich feedstuffs will be more important contributors to overall energy availability than protein rich feedstuffs and vice versa.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final quantities of feedstuffs must have the property that they meet both the energy and protein requirements. Hence, it is possible that from the two allocations (i) one allocation meets both requirements, (ii) no allocation meets both requirements, (iii) both allocations meet both requirements.</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In the case of (i), th</w:t>
      </w:r>
      <w:r w:rsidR="00726810" w:rsidRPr="00F31509">
        <w:rPr>
          <w:rFonts w:asciiTheme="majorBidi" w:hAnsiTheme="majorBidi" w:cstheme="majorBidi"/>
          <w:color w:val="000000" w:themeColor="text1"/>
          <w:lang w:val="en-GB"/>
        </w:rPr>
        <w:t>at</w:t>
      </w:r>
      <w:r w:rsidRPr="00F31509">
        <w:rPr>
          <w:rFonts w:asciiTheme="majorBidi" w:hAnsiTheme="majorBidi" w:cstheme="majorBidi"/>
          <w:color w:val="000000" w:themeColor="text1"/>
          <w:lang w:val="en-GB"/>
        </w:rPr>
        <w:t xml:space="preserve"> allocation which meets both requirements is preferred. In the case of (ii), upper and lower bounds for each feedstuff can be established since each allocation meets its individual demand. In other words, if the protein based allocation meets the protein demand, and the energy based allocation meets energy demand, the maximum values of those two for each feedstuff must at least satisfy if not exceed both requirements. Similarly, the sum of the minimum values of each feedstuff will not satisfy any of the two requirements and thus, an optimal solution satisfying both demands lies in between. In order to avoid the allocation of excessive feed, the final quantity for each feedstuff is obtained by optimizing the allocation linearly such that both requirements are satisfied, using the least amount of additional feedstuffs in accordance with their respective nutritive values. This means that preference is given to energy and protein rich feedstuffs after the minimum quantities have been allocated. For case (iii) the same procedure as for (ii) is applied, but naturally in the opposite way, i.e. quantities are subtracted in order to arrive at the minimum solution that meets both requirements.  For instance, the final allocation of wheat for feed use is determined as a share of total availability is retrieved as</w:t>
      </w:r>
    </w:p>
    <w:p w:rsidR="004F65E4" w:rsidRPr="00F31509" w:rsidRDefault="00040401" w:rsidP="004F65E4">
      <w:pPr>
        <w:pStyle w:val="Caption"/>
        <w:jc w:val="center"/>
        <w:rPr>
          <w:rFonts w:asciiTheme="majorBidi" w:hAnsiTheme="majorBidi" w:cstheme="majorBidi"/>
          <w:b/>
          <w:color w:val="000000" w:themeColor="text1"/>
          <w:lang w:val="en-GB"/>
        </w:rPr>
      </w:pPr>
      <m:oMath>
        <m:r>
          <m:rPr>
            <m:sty m:val="p"/>
          </m:rPr>
          <w:rPr>
            <w:rFonts w:ascii="Cambria Math" w:hAnsi="Cambria Math" w:cstheme="majorBidi"/>
            <w:i w:val="0"/>
            <w:iCs w:val="0"/>
            <w:noProof/>
            <w:color w:val="000000" w:themeColor="text1"/>
            <w:sz w:val="22"/>
            <w:szCs w:val="22"/>
            <w:lang w:eastAsia="en-US"/>
          </w:rPr>
          <w:drawing>
            <wp:inline distT="0" distB="0" distL="0" distR="0">
              <wp:extent cx="1010285" cy="276225"/>
              <wp:effectExtent l="0" t="0" r="0" b="9525"/>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10285" cy="276225"/>
                      </a:xfrm>
                      <a:prstGeom prst="rect">
                        <a:avLst/>
                      </a:prstGeom>
                      <a:noFill/>
                      <a:ln>
                        <a:noFill/>
                      </a:ln>
                    </pic:spPr>
                  </pic:pic>
                </a:graphicData>
              </a:graphic>
            </wp:inline>
          </w:drawing>
        </m:r>
      </m:oMath>
      <w:r w:rsidR="004F65E4" w:rsidRPr="00F31509">
        <w:rPr>
          <w:rFonts w:asciiTheme="majorBidi" w:hAnsiTheme="majorBidi" w:cstheme="majorBidi"/>
          <w:color w:val="000000" w:themeColor="text1"/>
          <w:lang w:val="en-GB"/>
        </w:rPr>
        <w:t xml:space="preserve">           (Equation </w:t>
      </w:r>
      <w:r w:rsidR="001C3696" w:rsidRPr="00F31509">
        <w:rPr>
          <w:rFonts w:asciiTheme="majorBidi" w:hAnsiTheme="majorBidi" w:cstheme="majorBidi"/>
          <w:b/>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1C3696" w:rsidRPr="00F31509">
        <w:rPr>
          <w:rFonts w:asciiTheme="majorBidi" w:hAnsiTheme="majorBidi" w:cstheme="majorBidi"/>
          <w:b/>
          <w:color w:val="000000" w:themeColor="text1"/>
          <w:lang w:val="en-GB"/>
        </w:rPr>
        <w:fldChar w:fldCharType="separate"/>
      </w:r>
      <w:r w:rsidR="000B360D" w:rsidRPr="00F31509">
        <w:rPr>
          <w:rFonts w:asciiTheme="majorBidi" w:hAnsiTheme="majorBidi" w:cstheme="majorBidi"/>
          <w:noProof/>
          <w:color w:val="000000" w:themeColor="text1"/>
          <w:lang w:val="en-GB"/>
        </w:rPr>
        <w:t>16</w:t>
      </w:r>
      <w:r w:rsidR="001C3696" w:rsidRPr="00F31509">
        <w:rPr>
          <w:rFonts w:asciiTheme="majorBidi" w:hAnsiTheme="majorBidi" w:cstheme="majorBidi"/>
          <w:b/>
          <w:color w:val="000000" w:themeColor="text1"/>
          <w:lang w:val="en-GB"/>
        </w:rPr>
        <w:fldChar w:fldCharType="end"/>
      </w:r>
      <w:r w:rsidR="004F65E4" w:rsidRPr="00F31509">
        <w:rPr>
          <w:rFonts w:asciiTheme="majorBidi" w:hAnsiTheme="majorBidi" w:cstheme="majorBidi"/>
          <w:color w:val="000000" w:themeColor="text1"/>
          <w:lang w:val="en-GB"/>
        </w:rPr>
        <w:t>)</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where c is the respective conversion factor from either protein or energy into wheat quantities and depends on the derivation of a.</w:t>
      </w:r>
    </w:p>
    <w:p w:rsidR="004F65E4" w:rsidRPr="00F31509" w:rsidRDefault="004F65E4" w:rsidP="00312896">
      <w:pPr>
        <w:pStyle w:val="Heading3"/>
        <w:rPr>
          <w:rFonts w:asciiTheme="majorBidi" w:hAnsiTheme="majorBidi" w:cstheme="majorBidi"/>
          <w:lang w:val="en-GB"/>
        </w:rPr>
      </w:pPr>
      <w:bookmarkStart w:id="232" w:name="_Toc421025873"/>
      <w:r w:rsidRPr="00F31509">
        <w:rPr>
          <w:rFonts w:asciiTheme="majorBidi" w:hAnsiTheme="majorBidi" w:cstheme="majorBidi"/>
          <w:lang w:val="en-GB"/>
        </w:rPr>
        <w:lastRenderedPageBreak/>
        <w:t>Results and consistency checks</w:t>
      </w:r>
      <w:bookmarkEnd w:id="232"/>
    </w:p>
    <w:p w:rsidR="004F65E4" w:rsidRPr="00F31509" w:rsidRDefault="001C3696" w:rsidP="004F65E4">
      <w:pPr>
        <w:tabs>
          <w:tab w:val="left" w:pos="851"/>
          <w:tab w:val="left" w:pos="3816"/>
        </w:tabs>
        <w:jc w:val="both"/>
        <w:rPr>
          <w:rFonts w:asciiTheme="majorBidi" w:hAnsiTheme="majorBidi" w:cstheme="majorBidi"/>
          <w:bCs/>
          <w:color w:val="000000" w:themeColor="text1"/>
          <w:lang w:val="en-GB"/>
        </w:rPr>
      </w:pPr>
      <w:fldSimple w:instr=" REF _Ref420081626 \h  \* MERGEFORMAT ">
        <w:r w:rsidR="00AA4884" w:rsidRPr="00F31509">
          <w:rPr>
            <w:rFonts w:asciiTheme="majorBidi" w:hAnsiTheme="majorBidi" w:cstheme="majorBidi"/>
            <w:color w:val="000000" w:themeColor="text1"/>
            <w:lang w:val="en-GB"/>
          </w:rPr>
          <w:t xml:space="preserve">Figure </w:t>
        </w:r>
        <w:r w:rsidR="00AA4884" w:rsidRPr="00F31509">
          <w:rPr>
            <w:rFonts w:asciiTheme="majorBidi" w:hAnsiTheme="majorBidi" w:cstheme="majorBidi"/>
            <w:noProof/>
            <w:color w:val="000000" w:themeColor="text1"/>
            <w:lang w:val="en-GB"/>
          </w:rPr>
          <w:t>12</w:t>
        </w:r>
      </w:fldSimple>
      <w:r w:rsidR="004F65E4" w:rsidRPr="00F31509">
        <w:rPr>
          <w:rFonts w:asciiTheme="majorBidi" w:hAnsiTheme="majorBidi" w:cstheme="majorBidi"/>
          <w:bCs/>
          <w:color w:val="000000" w:themeColor="text1"/>
          <w:lang w:val="en-GB"/>
        </w:rPr>
        <w:t xml:space="preserve"> depicts global energy and protein feed demands respectively from 1992, grouped in the World Bank income level classification. The shift towards pig and poultry production, especially in emerging economies becomes apparent as the protein demand of these countries exceeds the levels in high income countries at an earlier stage than the energy demand. This reflects the fact that monogasters require relatively more protein than ruminants.    </w:t>
      </w:r>
    </w:p>
    <w:p w:rsidR="004F65E4" w:rsidRPr="00F31509" w:rsidRDefault="004F65E4" w:rsidP="004F65E4">
      <w:pPr>
        <w:tabs>
          <w:tab w:val="left" w:pos="851"/>
          <w:tab w:val="left" w:pos="3816"/>
        </w:tabs>
        <w:jc w:val="both"/>
        <w:rPr>
          <w:rFonts w:asciiTheme="majorBidi" w:hAnsiTheme="majorBidi" w:cstheme="majorBidi"/>
          <w:bCs/>
          <w:color w:val="000000" w:themeColor="text1"/>
          <w:lang w:val="en-GB"/>
        </w:rPr>
      </w:pPr>
    </w:p>
    <w:p w:rsidR="004F65E4" w:rsidRPr="00F31509" w:rsidRDefault="001C3696" w:rsidP="004F65E4">
      <w:pPr>
        <w:tabs>
          <w:tab w:val="left" w:pos="851"/>
          <w:tab w:val="left" w:pos="3816"/>
        </w:tabs>
        <w:jc w:val="both"/>
        <w:rPr>
          <w:rFonts w:asciiTheme="majorBidi" w:hAnsiTheme="majorBidi" w:cstheme="majorBidi"/>
          <w:b/>
          <w:bCs/>
          <w:color w:val="000000" w:themeColor="text1"/>
          <w:lang w:val="en-GB"/>
        </w:rPr>
      </w:pPr>
      <w:r w:rsidRPr="001C3696">
        <w:rPr>
          <w:rFonts w:asciiTheme="majorBidi" w:hAnsiTheme="majorBidi" w:cstheme="majorBidi"/>
          <w:noProof/>
          <w:color w:val="000000" w:themeColor="text1"/>
          <w:lang w:val="it-IT" w:eastAsia="it-IT"/>
        </w:rPr>
        <w:pict>
          <v:shape id="Text Box 22" o:spid="_x0000_s1030" type="#_x0000_t202" style="position:absolute;left:0;text-align:left;margin-left:3.5pt;margin-top:271.4pt;width:453.6pt;height:28.65pt;z-index:25170124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" stroked="f">
            <v:path arrowok="t"/>
            <v:textbox style="mso-next-textbox:#Text Box 22;mso-fit-shape-to-text:t" inset="0,0,0,0">
              <w:txbxContent>
                <w:p w:rsidR="00BB22F5" w:rsidRPr="00ED69FB" w:rsidRDefault="00BB22F5" w:rsidP="004F65E4">
                  <w:pPr>
                    <w:pStyle w:val="Caption"/>
                    <w:rPr>
                      <w:b/>
                      <w:noProof/>
                      <w:color w:val="000000" w:themeColor="text1"/>
                    </w:rPr>
                  </w:pPr>
                  <w:bookmarkStart w:id="233" w:name="_Toc430847359"/>
                  <w:bookmarkStart w:id="234" w:name="_Toc430847384"/>
                  <w:bookmarkStart w:id="235" w:name="_Toc430871555"/>
                  <w:bookmarkStart w:id="236" w:name="_Toc430872102"/>
                  <w:bookmarkStart w:id="237" w:name="_Toc430872128"/>
                  <w:bookmarkStart w:id="238" w:name="_Toc430872515"/>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r>
                    <w:rPr>
                      <w:noProof/>
                      <w:color w:val="000000" w:themeColor="text1"/>
                    </w:rPr>
                    <w:t>14</w:t>
                  </w:r>
                  <w:r w:rsidRPr="00ED69FB">
                    <w:rPr>
                      <w:b/>
                      <w:color w:val="000000" w:themeColor="text1"/>
                    </w:rPr>
                    <w:fldChar w:fldCharType="end"/>
                  </w:r>
                  <w:r w:rsidRPr="00ED69FB">
                    <w:rPr>
                      <w:color w:val="000000" w:themeColor="text1"/>
                    </w:rPr>
                    <w:t>: Results of the feed estimates at the global level</w:t>
                  </w:r>
                  <w:bookmarkEnd w:id="233"/>
                  <w:bookmarkEnd w:id="234"/>
                  <w:bookmarkEnd w:id="235"/>
                  <w:bookmarkEnd w:id="236"/>
                  <w:bookmarkEnd w:id="237"/>
                  <w:bookmarkEnd w:id="238"/>
                </w:p>
              </w:txbxContent>
            </v:textbox>
            <w10:wrap type="square"/>
          </v:shape>
        </w:pict>
      </w:r>
      <w:r w:rsidR="00040401" w:rsidRPr="00F31509">
        <w:rPr>
          <w:rFonts w:asciiTheme="majorBidi" w:hAnsiTheme="majorBidi" w:cstheme="majorBidi"/>
          <w:b/>
          <w:bCs/>
          <w:noProof/>
          <w:color w:val="000000" w:themeColor="text1"/>
          <w:lang w:eastAsia="en-US"/>
        </w:rPr>
        <w:drawing>
          <wp:inline distT="0" distB="0" distL="0" distR="0">
            <wp:extent cx="5759248" cy="3246120"/>
            <wp:effectExtent l="0" t="0" r="0" b="0"/>
            <wp:docPr id="48"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40"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250" cy="3247812"/>
                    </a:xfrm>
                    <a:prstGeom prst="rect">
                      <a:avLst/>
                    </a:prstGeom>
                    <a:noFill/>
                    <a:ln>
                      <a:noFill/>
                    </a:ln>
                  </pic:spPr>
                </pic:pic>
              </a:graphicData>
            </a:graphic>
          </wp:inline>
        </w:drawing>
      </w:r>
    </w:p>
    <w:p w:rsidR="004F65E4" w:rsidRPr="00F31509" w:rsidRDefault="001C3696" w:rsidP="004F65E4">
      <w:pPr>
        <w:tabs>
          <w:tab w:val="left" w:pos="851"/>
          <w:tab w:val="left" w:pos="3816"/>
        </w:tabs>
        <w:jc w:val="both"/>
        <w:rPr>
          <w:rFonts w:asciiTheme="majorBidi" w:hAnsiTheme="majorBidi" w:cstheme="majorBidi"/>
          <w:b/>
          <w:bCs/>
          <w:color w:val="000000" w:themeColor="text1"/>
          <w:lang w:val="en-GB"/>
        </w:rPr>
      </w:pPr>
      <w:r w:rsidRPr="001C3696">
        <w:rPr>
          <w:rFonts w:asciiTheme="majorBidi" w:hAnsiTheme="majorBidi" w:cstheme="majorBidi"/>
          <w:noProof/>
          <w:color w:val="000000" w:themeColor="text1"/>
          <w:lang w:val="it-IT" w:eastAsia="it-IT"/>
        </w:rPr>
        <w:lastRenderedPageBreak/>
        <w:pict>
          <v:shape id="_x0000_s1031" type="#_x0000_t202" style="position:absolute;left:0;text-align:left;margin-left:3.5pt;margin-top:271.4pt;width:453.6pt;height:45.25pt;z-index:25168588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" stroked="f">
            <v:path arrowok="t"/>
            <v:textbox style="mso-next-textbox:#_x0000_s1031;mso-fit-shape-to-text:t" inset="0,0,0,0">
              <w:txbxContent>
                <w:p w:rsidR="00BB22F5" w:rsidRPr="00ED69FB" w:rsidRDefault="00BB22F5" w:rsidP="004F65E4">
                  <w:pPr>
                    <w:pStyle w:val="Caption"/>
                    <w:rPr>
                      <w:b/>
                      <w:noProof/>
                      <w:color w:val="000000" w:themeColor="text1"/>
                    </w:rPr>
                  </w:pPr>
                  <w:bookmarkStart w:id="239" w:name="_Ref420081626"/>
                  <w:bookmarkStart w:id="240" w:name="_Toc420402191"/>
                  <w:bookmarkStart w:id="241" w:name="_Toc420402591"/>
                  <w:bookmarkStart w:id="242" w:name="_Toc421026222"/>
                  <w:bookmarkStart w:id="243" w:name="_Toc428383863"/>
                  <w:bookmarkStart w:id="244" w:name="_Toc430847360"/>
                  <w:bookmarkStart w:id="245" w:name="_Toc430847385"/>
                  <w:bookmarkStart w:id="246" w:name="_Toc430872517"/>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r>
                    <w:rPr>
                      <w:noProof/>
                      <w:color w:val="000000" w:themeColor="text1"/>
                    </w:rPr>
                    <w:t>15</w:t>
                  </w:r>
                  <w:r w:rsidRPr="00ED69FB">
                    <w:rPr>
                      <w:b/>
                      <w:color w:val="000000" w:themeColor="text1"/>
                    </w:rPr>
                    <w:fldChar w:fldCharType="end"/>
                  </w:r>
                  <w:bookmarkEnd w:id="239"/>
                  <w:r w:rsidRPr="00ED69FB">
                    <w:rPr>
                      <w:color w:val="000000" w:themeColor="text1"/>
                    </w:rPr>
                    <w:t>: Results of the feed estimates at the global level</w:t>
                  </w:r>
                  <w:bookmarkEnd w:id="240"/>
                  <w:bookmarkEnd w:id="241"/>
                  <w:bookmarkEnd w:id="242"/>
                  <w:bookmarkEnd w:id="243"/>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r>
                    <w:rPr>
                      <w:noProof/>
                      <w:color w:val="000000" w:themeColor="text1"/>
                    </w:rPr>
                    <w:t>16</w:t>
                  </w:r>
                  <w:r w:rsidRPr="00ED69FB">
                    <w:rPr>
                      <w:b/>
                      <w:color w:val="000000" w:themeColor="text1"/>
                    </w:rPr>
                    <w:fldChar w:fldCharType="end"/>
                  </w:r>
                  <w:r w:rsidRPr="00ED69FB">
                    <w:rPr>
                      <w:color w:val="000000" w:themeColor="text1"/>
                    </w:rPr>
                    <w:t>: Results of the feed estimates at the global level</w:t>
                  </w:r>
                  <w:bookmarkEnd w:id="244"/>
                  <w:bookmarkEnd w:id="245"/>
                  <w:bookmarkEnd w:id="246"/>
                </w:p>
              </w:txbxContent>
            </v:textbox>
            <w10:wrap type="square"/>
          </v:shape>
        </w:pict>
      </w:r>
      <w:r w:rsidR="00040401" w:rsidRPr="00F31509">
        <w:rPr>
          <w:rFonts w:asciiTheme="majorBidi" w:hAnsiTheme="majorBidi" w:cstheme="majorBidi"/>
          <w:b/>
          <w:bCs/>
          <w:noProof/>
          <w:color w:val="000000" w:themeColor="text1"/>
          <w:lang w:eastAsia="en-US"/>
        </w:rPr>
        <w:drawing>
          <wp:inline distT="0" distB="0" distL="0" distR="0">
            <wp:extent cx="5759248" cy="3246120"/>
            <wp:effectExtent l="0" t="0" r="0" b="0"/>
            <wp:docPr id="15"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40"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250" cy="3247812"/>
                    </a:xfrm>
                    <a:prstGeom prst="rect">
                      <a:avLst/>
                    </a:prstGeom>
                    <a:noFill/>
                    <a:ln>
                      <a:noFill/>
                    </a:ln>
                  </pic:spPr>
                </pic:pic>
              </a:graphicData>
            </a:graphic>
          </wp:inline>
        </w:drawing>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bCs/>
          <w:color w:val="000000" w:themeColor="text1"/>
          <w:lang w:val="en-GB"/>
        </w:rPr>
        <w:t xml:space="preserve">The validation of feed estimates is a challenging task, not least in view of the fact that reliable feed statistics are seldom available. </w:t>
      </w:r>
      <w:r w:rsidRPr="00F31509">
        <w:rPr>
          <w:rFonts w:asciiTheme="majorBidi" w:hAnsiTheme="majorBidi" w:cstheme="majorBidi"/>
          <w:color w:val="000000" w:themeColor="text1"/>
          <w:lang w:val="en-GB"/>
        </w:rPr>
        <w:t xml:space="preserve">The first stage of results, namely the feed requirements expressed in crude protein and metabolizable energy, are being compared to reported feed figures. As some countries officially report on feed in the annual FAO questionnaire, these have been taken as the starting point for comparisons with the results of the new method. </w:t>
      </w:r>
      <w:fldSimple w:instr=" REF _Ref420166325 \h  \* MERGEFORMAT ">
        <w:r w:rsidR="000B360D" w:rsidRPr="00F31509">
          <w:rPr>
            <w:rFonts w:asciiTheme="majorBidi" w:hAnsiTheme="majorBidi" w:cstheme="majorBidi"/>
            <w:color w:val="000000" w:themeColor="text1"/>
            <w:lang w:val="en-GB"/>
          </w:rPr>
          <w:t xml:space="preserve">Figure </w:t>
        </w:r>
        <w:r w:rsidR="000B360D" w:rsidRPr="00F31509">
          <w:rPr>
            <w:rFonts w:asciiTheme="majorBidi" w:hAnsiTheme="majorBidi" w:cstheme="majorBidi"/>
            <w:noProof/>
            <w:color w:val="000000" w:themeColor="text1"/>
            <w:lang w:val="en-GB"/>
          </w:rPr>
          <w:t>17</w:t>
        </w:r>
      </w:fldSimple>
      <w:r w:rsidRPr="00F31509">
        <w:rPr>
          <w:rFonts w:asciiTheme="majorBidi" w:hAnsiTheme="majorBidi" w:cstheme="majorBidi"/>
          <w:color w:val="000000" w:themeColor="text1"/>
          <w:lang w:val="en-GB"/>
        </w:rPr>
        <w:t xml:space="preserve"> depicts the results of this comparison.</w:t>
      </w:r>
    </w:p>
    <w:p w:rsidR="004F65E4" w:rsidRPr="00F31509" w:rsidRDefault="00040401" w:rsidP="004F65E4">
      <w:pPr>
        <w:keepNext/>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en-US"/>
        </w:rPr>
        <w:drawing>
          <wp:inline distT="0" distB="0" distL="0" distR="0">
            <wp:extent cx="3444240" cy="3140336"/>
            <wp:effectExtent l="0" t="0" r="3810" b="317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44240" cy="3140336"/>
                    </a:xfrm>
                    <a:prstGeom prst="rect">
                      <a:avLst/>
                    </a:prstGeom>
                    <a:noFill/>
                    <a:ln>
                      <a:noFill/>
                    </a:ln>
                  </pic:spPr>
                </pic:pic>
              </a:graphicData>
            </a:graphic>
          </wp:inline>
        </w:drawing>
      </w:r>
    </w:p>
    <w:p w:rsidR="004F65E4" w:rsidRPr="00F31509" w:rsidRDefault="004F65E4" w:rsidP="004F65E4">
      <w:pPr>
        <w:pStyle w:val="Caption"/>
        <w:jc w:val="both"/>
        <w:rPr>
          <w:rFonts w:asciiTheme="majorBidi" w:hAnsiTheme="majorBidi" w:cstheme="majorBidi"/>
          <w:b/>
          <w:color w:val="000000" w:themeColor="text1"/>
          <w:lang w:val="en-GB"/>
        </w:rPr>
      </w:pPr>
      <w:bookmarkStart w:id="247" w:name="_Ref420166325"/>
      <w:bookmarkStart w:id="248" w:name="_Toc420402192"/>
      <w:bookmarkStart w:id="249" w:name="_Toc420402592"/>
      <w:bookmarkStart w:id="250" w:name="_Toc421026223"/>
      <w:bookmarkStart w:id="251" w:name="_Toc428383864"/>
      <w:bookmarkStart w:id="252" w:name="_Toc430872516"/>
      <w:r w:rsidRPr="00F31509">
        <w:rPr>
          <w:rFonts w:asciiTheme="majorBidi" w:hAnsiTheme="majorBidi" w:cstheme="majorBidi"/>
          <w:color w:val="000000" w:themeColor="text1"/>
          <w:lang w:val="en-GB"/>
        </w:rPr>
        <w:t xml:space="preserve">Figure </w:t>
      </w:r>
      <w:r w:rsidR="001C3696" w:rsidRPr="00F31509">
        <w:rPr>
          <w:rFonts w:asciiTheme="majorBidi" w:hAnsiTheme="majorBidi" w:cstheme="majorBidi"/>
          <w:b/>
          <w:color w:val="000000" w:themeColor="text1"/>
          <w:lang w:val="en-GB"/>
        </w:rPr>
        <w:fldChar w:fldCharType="begin"/>
      </w:r>
      <w:r w:rsidRPr="00F31509">
        <w:rPr>
          <w:rFonts w:asciiTheme="majorBidi" w:hAnsiTheme="majorBidi" w:cstheme="majorBidi"/>
          <w:color w:val="000000" w:themeColor="text1"/>
          <w:lang w:val="en-GB"/>
        </w:rPr>
        <w:instrText xml:space="preserve"> SEQ Figure \* ARABIC </w:instrText>
      </w:r>
      <w:r w:rsidR="001C3696" w:rsidRPr="00F31509">
        <w:rPr>
          <w:rFonts w:asciiTheme="majorBidi" w:hAnsiTheme="majorBidi" w:cstheme="majorBidi"/>
          <w:b/>
          <w:color w:val="000000" w:themeColor="text1"/>
          <w:lang w:val="en-GB"/>
        </w:rPr>
        <w:fldChar w:fldCharType="separate"/>
      </w:r>
      <w:r w:rsidR="000B360D" w:rsidRPr="00F31509">
        <w:rPr>
          <w:rFonts w:asciiTheme="majorBidi" w:hAnsiTheme="majorBidi" w:cstheme="majorBidi"/>
          <w:noProof/>
          <w:color w:val="000000" w:themeColor="text1"/>
          <w:lang w:val="en-GB"/>
        </w:rPr>
        <w:t>17</w:t>
      </w:r>
      <w:r w:rsidR="001C3696" w:rsidRPr="00F31509">
        <w:rPr>
          <w:rFonts w:asciiTheme="majorBidi" w:hAnsiTheme="majorBidi" w:cstheme="majorBidi"/>
          <w:b/>
          <w:color w:val="000000" w:themeColor="text1"/>
          <w:lang w:val="en-GB"/>
        </w:rPr>
        <w:fldChar w:fldCharType="end"/>
      </w:r>
      <w:bookmarkEnd w:id="247"/>
      <w:r w:rsidRPr="00F31509">
        <w:rPr>
          <w:rFonts w:asciiTheme="majorBidi" w:hAnsiTheme="majorBidi" w:cstheme="majorBidi"/>
          <w:color w:val="000000" w:themeColor="text1"/>
          <w:lang w:val="en-GB"/>
        </w:rPr>
        <w:t xml:space="preserve">: Estimated vs </w:t>
      </w:r>
      <w:r w:rsidR="00167B6D" w:rsidRPr="00F31509">
        <w:rPr>
          <w:rFonts w:asciiTheme="majorBidi" w:hAnsiTheme="majorBidi" w:cstheme="majorBidi"/>
          <w:color w:val="000000" w:themeColor="text1"/>
          <w:lang w:val="en-GB"/>
        </w:rPr>
        <w:t xml:space="preserve">collected </w:t>
      </w:r>
      <w:r w:rsidRPr="00F31509">
        <w:rPr>
          <w:rFonts w:asciiTheme="majorBidi" w:hAnsiTheme="majorBidi" w:cstheme="majorBidi"/>
          <w:color w:val="000000" w:themeColor="text1"/>
          <w:lang w:val="en-GB"/>
        </w:rPr>
        <w:t>value for metabolizable energy</w:t>
      </w:r>
      <w:bookmarkEnd w:id="248"/>
      <w:bookmarkEnd w:id="249"/>
      <w:bookmarkEnd w:id="250"/>
      <w:bookmarkEnd w:id="251"/>
      <w:bookmarkEnd w:id="252"/>
    </w:p>
    <w:p w:rsidR="004F65E4" w:rsidRPr="00F31509" w:rsidRDefault="004F65E4" w:rsidP="00704369">
      <w:pPr>
        <w:tabs>
          <w:tab w:val="left" w:pos="851"/>
          <w:tab w:val="left" w:pos="3816"/>
        </w:tabs>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lastRenderedPageBreak/>
        <w:t xml:space="preserve">In </w:t>
      </w:r>
      <w:fldSimple w:instr=" REF _Ref420166325 \h  \* MERGEFORMAT ">
        <w:r w:rsidR="00AA4884" w:rsidRPr="00F31509">
          <w:rPr>
            <w:rFonts w:asciiTheme="majorBidi" w:hAnsiTheme="majorBidi" w:cstheme="majorBidi"/>
            <w:color w:val="000000" w:themeColor="text1"/>
            <w:szCs w:val="24"/>
            <w:lang w:val="en-GB"/>
          </w:rPr>
          <w:t xml:space="preserve">Figure </w:t>
        </w:r>
        <w:r w:rsidR="00AA4884" w:rsidRPr="00F31509">
          <w:rPr>
            <w:rFonts w:asciiTheme="majorBidi" w:hAnsiTheme="majorBidi" w:cstheme="majorBidi"/>
            <w:noProof/>
            <w:color w:val="000000" w:themeColor="text1"/>
            <w:szCs w:val="24"/>
            <w:lang w:val="en-GB"/>
          </w:rPr>
          <w:t>17</w:t>
        </w:r>
      </w:fldSimple>
      <w:r w:rsidRPr="00F31509">
        <w:rPr>
          <w:rFonts w:asciiTheme="majorBidi" w:hAnsiTheme="majorBidi" w:cstheme="majorBidi"/>
          <w:color w:val="000000" w:themeColor="text1"/>
          <w:szCs w:val="24"/>
          <w:lang w:val="en-GB"/>
        </w:rPr>
        <w:t xml:space="preserve"> each dot represents a pair of estimated feed demand and collected feed use in logarithms, and the straight line represents the scenarios in which collected energy feed fully coincides with estimated energy feed in a given country. It is worth noting, that most countries report only sporadically on individual feeds, which means that the whole range of feedstuffs is seldom covered. As the information on feed use is not complete, feed reported should not exceed estimated feed. Graphically this implies that the dots should never fall below the diagonal line, for which only five cases can be spotted. (Saudi Arabia, Cyprus, Kazakhstan, Azerbaijan and Egypt). This may be due to either </w:t>
      </w:r>
      <w:r w:rsidR="003C4E96" w:rsidRPr="00F31509">
        <w:rPr>
          <w:rFonts w:asciiTheme="majorBidi" w:hAnsiTheme="majorBidi" w:cstheme="majorBidi"/>
          <w:color w:val="000000" w:themeColor="text1"/>
          <w:szCs w:val="24"/>
          <w:lang w:val="en-GB"/>
        </w:rPr>
        <w:t>over-reporting</w:t>
      </w:r>
      <w:r w:rsidR="00167B6D"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of feed or </w:t>
      </w:r>
      <w:r w:rsidR="00167B6D" w:rsidRPr="00F31509">
        <w:rPr>
          <w:rFonts w:asciiTheme="majorBidi" w:hAnsiTheme="majorBidi" w:cstheme="majorBidi"/>
          <w:color w:val="000000" w:themeColor="text1"/>
          <w:szCs w:val="24"/>
          <w:lang w:val="en-GB"/>
        </w:rPr>
        <w:t xml:space="preserve">underestimation </w:t>
      </w:r>
      <w:r w:rsidRPr="00F31509">
        <w:rPr>
          <w:rFonts w:asciiTheme="majorBidi" w:hAnsiTheme="majorBidi" w:cstheme="majorBidi"/>
          <w:color w:val="000000" w:themeColor="text1"/>
          <w:szCs w:val="24"/>
          <w:lang w:val="en-GB"/>
        </w:rPr>
        <w:t>of demand.</w:t>
      </w:r>
    </w:p>
    <w:p w:rsidR="004F65E4" w:rsidRPr="00F31509" w:rsidRDefault="004F65E4" w:rsidP="003C4E96">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difference between reported feed and estimated feed can represent the feeds that have not been reported. From </w:t>
      </w:r>
      <w:fldSimple w:instr=" REF _Ref420166325 \h  \* MERGEFORMAT ">
        <w:r w:rsidR="00AA4884" w:rsidRPr="00F31509">
          <w:rPr>
            <w:rFonts w:asciiTheme="majorBidi" w:eastAsia="Times New Roman" w:hAnsiTheme="majorBidi" w:cstheme="majorBidi"/>
            <w:color w:val="000000" w:themeColor="text1"/>
            <w:lang w:val="en-GB"/>
          </w:rPr>
          <w:t xml:space="preserve">Figure </w:t>
        </w:r>
        <w:r w:rsidR="00AA4884" w:rsidRPr="00F31509">
          <w:rPr>
            <w:rFonts w:asciiTheme="majorBidi" w:eastAsia="Times New Roman" w:hAnsiTheme="majorBidi" w:cstheme="majorBidi"/>
            <w:noProof/>
            <w:color w:val="000000" w:themeColor="text1"/>
            <w:lang w:val="en-GB"/>
          </w:rPr>
          <w:t>17</w:t>
        </w:r>
      </w:fldSimple>
      <w:r w:rsidRPr="00F31509">
        <w:rPr>
          <w:rFonts w:asciiTheme="majorBidi" w:eastAsia="Times New Roman" w:hAnsiTheme="majorBidi" w:cstheme="majorBidi"/>
          <w:color w:val="000000" w:themeColor="text1"/>
          <w:lang w:val="en-GB"/>
        </w:rPr>
        <w:t xml:space="preserve"> it is apparent that, the more extensive countries report on feed, the closer the estimate to the collected aggregate. Assuming that countries that have a higher item coverage in reporting feed are also more confident about their real feed usage levels, this provides strong evidence that the estimated requirements are, indeed, not far from reality. Indeed the correlation coefficients between collected feed use and estimated demand increase steadily when the item coverage threshold is raised. Starting with </w:t>
      </w:r>
      <w:r w:rsidR="00704369" w:rsidRPr="00F31509">
        <w:rPr>
          <w:rFonts w:asciiTheme="majorBidi" w:eastAsia="Times New Roman" w:hAnsiTheme="majorBidi" w:cstheme="majorBidi"/>
          <w:color w:val="000000" w:themeColor="text1"/>
          <w:lang w:val="en-GB"/>
        </w:rPr>
        <w:t>0</w:t>
      </w:r>
      <w:r w:rsidRPr="00F31509">
        <w:rPr>
          <w:rFonts w:asciiTheme="majorBidi" w:eastAsia="Times New Roman" w:hAnsiTheme="majorBidi" w:cstheme="majorBidi"/>
          <w:color w:val="000000" w:themeColor="text1"/>
          <w:lang w:val="en-GB"/>
        </w:rPr>
        <w:t xml:space="preserve">.93 for an item coverage of greater than six, for which 36 observations are available, </w:t>
      </w:r>
      <w:r w:rsidR="003C4E96" w:rsidRPr="00F31509">
        <w:rPr>
          <w:rFonts w:asciiTheme="majorBidi" w:eastAsia="Times New Roman" w:hAnsiTheme="majorBidi" w:cstheme="majorBidi"/>
          <w:color w:val="000000" w:themeColor="text1"/>
          <w:lang w:val="en-GB"/>
        </w:rPr>
        <w:t>0</w:t>
      </w:r>
      <w:r w:rsidRPr="00F31509">
        <w:rPr>
          <w:rFonts w:asciiTheme="majorBidi" w:eastAsia="Times New Roman" w:hAnsiTheme="majorBidi" w:cstheme="majorBidi"/>
          <w:color w:val="000000" w:themeColor="text1"/>
          <w:lang w:val="en-GB"/>
        </w:rPr>
        <w:t>.99 for an item coverage of 20+</w:t>
      </w:r>
      <w:r w:rsidR="003C4E96" w:rsidRPr="00F31509">
        <w:rPr>
          <w:rStyle w:val="FootnoteReference"/>
          <w:rFonts w:asciiTheme="majorBidi" w:eastAsia="Times New Roman" w:hAnsiTheme="majorBidi" w:cstheme="majorBidi"/>
          <w:color w:val="000000" w:themeColor="text1"/>
          <w:lang w:val="en-GB"/>
        </w:rPr>
        <w:footnoteReference w:id="42"/>
      </w:r>
      <w:r w:rsidRPr="00F31509">
        <w:rPr>
          <w:rFonts w:asciiTheme="majorBidi" w:eastAsia="Times New Roman" w:hAnsiTheme="majorBidi" w:cstheme="majorBidi"/>
          <w:color w:val="000000" w:themeColor="text1"/>
          <w:lang w:val="en-GB"/>
        </w:rPr>
        <w:t>. In addition to that, the discrepancy of absolute feed required and feed used in these cases has shrunk to 13%, encouraging the methodology for estimating feed demand.</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next step is to check how the final feed estimates, after allocating particular feedstuffs, compare to other prominent data sources. In </w:t>
      </w:r>
      <w:fldSimple w:instr=" REF _Ref420081914 \h  \* MERGEFORMAT ">
        <w:r w:rsidR="000B360D" w:rsidRPr="00F31509">
          <w:rPr>
            <w:rFonts w:asciiTheme="majorBidi" w:eastAsia="Times New Roman" w:hAnsiTheme="majorBidi" w:cstheme="majorBidi"/>
            <w:color w:val="000000" w:themeColor="text1"/>
            <w:lang w:val="en-GB"/>
          </w:rPr>
          <w:t xml:space="preserve">Figure </w:t>
        </w:r>
        <w:r w:rsidR="000B360D" w:rsidRPr="00F31509">
          <w:rPr>
            <w:rFonts w:asciiTheme="majorBidi" w:eastAsia="Times New Roman" w:hAnsiTheme="majorBidi" w:cstheme="majorBidi"/>
            <w:noProof/>
            <w:color w:val="000000" w:themeColor="text1"/>
            <w:lang w:val="en-GB"/>
          </w:rPr>
          <w:t>18</w:t>
        </w:r>
      </w:fldSimple>
      <w:r w:rsidRPr="00F31509">
        <w:rPr>
          <w:rFonts w:asciiTheme="majorBidi" w:eastAsia="Times New Roman" w:hAnsiTheme="majorBidi" w:cstheme="majorBidi"/>
          <w:color w:val="000000" w:themeColor="text1"/>
          <w:lang w:val="en-GB"/>
        </w:rPr>
        <w:t>, global cereal feed data from the USDA, and FAOSTAT (the old estimates derived under the old methodology) from 1992 to 2011 are depicted. Besides the newly modelled feed, all other data sources use entirely supply-driven estimates, except for FAOSTAT figures that are officially reported by countries. However, reported figures are not modified by the new feed estimation procedure.</w:t>
      </w:r>
    </w:p>
    <w:p w:rsidR="004F65E4" w:rsidRPr="00F31509" w:rsidRDefault="00040401" w:rsidP="004F65E4">
      <w:pPr>
        <w:keepNext/>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en-US"/>
        </w:rPr>
        <w:lastRenderedPageBreak/>
        <w:drawing>
          <wp:inline distT="0" distB="0" distL="0" distR="0">
            <wp:extent cx="5993130" cy="3676015"/>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93130" cy="3676015"/>
                    </a:xfrm>
                    <a:prstGeom prst="rect">
                      <a:avLst/>
                    </a:prstGeom>
                    <a:noFill/>
                  </pic:spPr>
                </pic:pic>
              </a:graphicData>
            </a:graphic>
          </wp:inline>
        </w:drawing>
      </w:r>
    </w:p>
    <w:p w:rsidR="004F65E4" w:rsidRPr="00F31509" w:rsidRDefault="004F65E4" w:rsidP="004F65E4">
      <w:pPr>
        <w:pStyle w:val="Caption"/>
        <w:jc w:val="both"/>
        <w:rPr>
          <w:rFonts w:asciiTheme="majorBidi" w:hAnsiTheme="majorBidi" w:cstheme="majorBidi"/>
          <w:b/>
          <w:bCs/>
          <w:color w:val="000000" w:themeColor="text1"/>
          <w:lang w:val="en-GB"/>
        </w:rPr>
      </w:pPr>
      <w:bookmarkStart w:id="253" w:name="_Ref420081914"/>
      <w:bookmarkStart w:id="254" w:name="_Toc420402193"/>
      <w:bookmarkStart w:id="255" w:name="_Toc420402593"/>
      <w:bookmarkStart w:id="256" w:name="_Toc421026224"/>
      <w:bookmarkStart w:id="257" w:name="_Toc428383865"/>
      <w:bookmarkStart w:id="258" w:name="_Toc430872518"/>
      <w:r w:rsidRPr="00F31509">
        <w:rPr>
          <w:rFonts w:asciiTheme="majorBidi" w:eastAsia="Times New Roman" w:hAnsiTheme="majorBidi" w:cstheme="majorBidi"/>
          <w:color w:val="000000" w:themeColor="text1"/>
          <w:lang w:val="en-GB"/>
        </w:rPr>
        <w:t xml:space="preserve">Figure </w:t>
      </w:r>
      <w:r w:rsidR="001C3696"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1C3696" w:rsidRPr="001C3696">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18</w:t>
      </w:r>
      <w:r w:rsidR="001C3696" w:rsidRPr="00F31509">
        <w:rPr>
          <w:rFonts w:asciiTheme="majorBidi" w:hAnsiTheme="majorBidi" w:cstheme="majorBidi"/>
          <w:lang w:val="en-GB"/>
        </w:rPr>
        <w:fldChar w:fldCharType="end"/>
      </w:r>
      <w:bookmarkEnd w:id="253"/>
      <w:r w:rsidRPr="00F31509">
        <w:rPr>
          <w:rFonts w:asciiTheme="majorBidi" w:eastAsia="Times New Roman" w:hAnsiTheme="majorBidi" w:cstheme="majorBidi"/>
          <w:color w:val="000000" w:themeColor="text1"/>
          <w:lang w:val="en-GB"/>
        </w:rPr>
        <w:t>:  World cereal feeds, comparing results at the global level</w:t>
      </w:r>
      <w:bookmarkEnd w:id="254"/>
      <w:bookmarkEnd w:id="255"/>
      <w:bookmarkEnd w:id="256"/>
      <w:bookmarkEnd w:id="257"/>
      <w:bookmarkEnd w:id="258"/>
    </w:p>
    <w:p w:rsidR="004F65E4" w:rsidRPr="00F31509" w:rsidRDefault="004F65E4" w:rsidP="00312896">
      <w:pPr>
        <w:pStyle w:val="Heading3"/>
        <w:rPr>
          <w:rFonts w:asciiTheme="majorBidi" w:hAnsiTheme="majorBidi" w:cstheme="majorBidi"/>
          <w:lang w:val="en-GB"/>
        </w:rPr>
      </w:pPr>
      <w:bookmarkStart w:id="259" w:name="_Toc421025874"/>
      <w:r w:rsidRPr="00F31509">
        <w:rPr>
          <w:rFonts w:asciiTheme="majorBidi" w:hAnsiTheme="majorBidi" w:cstheme="majorBidi"/>
          <w:lang w:val="en-GB"/>
        </w:rPr>
        <w:t>A review of the empirical results</w:t>
      </w:r>
      <w:bookmarkEnd w:id="259"/>
    </w:p>
    <w:p w:rsidR="004F65E4" w:rsidRPr="00F31509" w:rsidRDefault="004F65E4" w:rsidP="003C4E96">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Overall, the new methodology suggests a slightly steeper increase of cereal feed than other data sources/estimates, which has several explanations. From the demand side, the sharp increase of herd sizes and animal production over the past decades certainly can lead to higher feed use than supply oriented allocations suggest. In addition, the growing intensification of animal husbandry has favoured the use of energy-rich grains, in particular maize. Combined with the shift towards pork and poultry, these factors support the faster increase of grains produced in the new methodology (</w:t>
      </w:r>
      <w:fldSimple w:instr=" REF _Ref420081914 \h  \* MERGEFORMAT ">
        <w:r w:rsidR="00AA4884" w:rsidRPr="00F31509">
          <w:rPr>
            <w:rFonts w:asciiTheme="majorBidi" w:eastAsia="Times New Roman" w:hAnsiTheme="majorBidi" w:cstheme="majorBidi"/>
            <w:color w:val="000000" w:themeColor="text1"/>
            <w:lang w:val="en-GB"/>
          </w:rPr>
          <w:t>Figure 18</w:t>
        </w:r>
      </w:fldSimple>
      <w:r w:rsidRPr="00F31509">
        <w:rPr>
          <w:rFonts w:asciiTheme="majorBidi" w:eastAsia="Times New Roman" w:hAnsiTheme="majorBidi" w:cstheme="majorBidi"/>
          <w:color w:val="000000" w:themeColor="text1"/>
          <w:lang w:val="en-GB"/>
        </w:rPr>
        <w:t xml:space="preserve">). What is more, feed use in aquaculture, which was not taken into account in the old methodology, has exhibited extraordinary growth, and also supports the faster increase produced by the new methodology. Perhaps most importantly, it shows that the results of the two approaches are much more different than </w:t>
      </w:r>
      <w:fldSimple w:instr=" REF _Ref420081914 \h  \* MERGEFORMAT ">
        <w:r w:rsidR="00AA4884" w:rsidRPr="00F31509">
          <w:rPr>
            <w:rFonts w:asciiTheme="majorBidi" w:eastAsia="Times New Roman" w:hAnsiTheme="majorBidi" w:cstheme="majorBidi"/>
            <w:color w:val="000000" w:themeColor="text1"/>
            <w:lang w:val="en-GB"/>
          </w:rPr>
          <w:t>Figure 18</w:t>
        </w:r>
      </w:fldSimple>
      <w:r w:rsidRPr="00F31509">
        <w:rPr>
          <w:rFonts w:asciiTheme="majorBidi" w:eastAsia="Times New Roman" w:hAnsiTheme="majorBidi" w:cstheme="majorBidi"/>
          <w:color w:val="000000" w:themeColor="text1"/>
          <w:lang w:val="en-GB"/>
        </w:rPr>
        <w:t xml:space="preserve"> suggests. Had aquaculture been taken into account in the old approach, the existing FAOSTAT estimates would have been higher by the equivalent of 47.3 million tonnes of aqua-feed equivalents</w:t>
      </w:r>
      <w:r w:rsidRPr="00F31509">
        <w:rPr>
          <w:rStyle w:val="FootnoteReference"/>
          <w:rFonts w:asciiTheme="majorBidi" w:eastAsia="Times New Roman" w:hAnsiTheme="majorBidi" w:cstheme="majorBidi"/>
          <w:color w:val="000000" w:themeColor="text1"/>
          <w:lang w:val="en-GB"/>
        </w:rPr>
        <w:footnoteReference w:id="43"/>
      </w:r>
      <w:r w:rsidRPr="00F31509">
        <w:rPr>
          <w:rFonts w:asciiTheme="majorBidi" w:eastAsia="Times New Roman" w:hAnsiTheme="majorBidi" w:cstheme="majorBidi"/>
          <w:color w:val="000000" w:themeColor="text1"/>
          <w:lang w:val="en-GB"/>
        </w:rPr>
        <w:t xml:space="preserve"> in 2012, while in 1992 only 5.9 million extra tonnes of aqua-feed equivalents are not considered. </w:t>
      </w:r>
    </w:p>
    <w:p w:rsidR="004F65E4" w:rsidRPr="00F31509" w:rsidRDefault="004F65E4" w:rsidP="004F65E4">
      <w:pPr>
        <w:keepLines/>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Secondly, the new methodology suggests more variation of feed use over time. It seems to be counterintuitive that cereal feed use is actually steady over time. Feed is at least the second biggest factor of disappearance for most cereals. Since food use tends to be stable if commodity availability varies, feed is expected to absorb parts of variation as determined by availability.</w:t>
      </w:r>
    </w:p>
    <w:p w:rsidR="004F65E4" w:rsidRPr="00F31509" w:rsidRDefault="004F65E4" w:rsidP="003C4E96">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lastRenderedPageBreak/>
        <w:t>Thirdly, while the global use estimates may not be entirely dissimilar, even after accounting for aqua-feed and feedstuffs for camels, horses, etc. there are considerable differences across countries, which cancel out in the global aggregate</w:t>
      </w:r>
    </w:p>
    <w:p w:rsidR="004F65E4" w:rsidRPr="00F31509" w:rsidRDefault="004F65E4" w:rsidP="00312896">
      <w:pPr>
        <w:pStyle w:val="Heading4"/>
        <w:rPr>
          <w:rFonts w:asciiTheme="majorBidi" w:hAnsiTheme="majorBidi" w:cstheme="majorBidi"/>
          <w:lang w:val="en-GB"/>
        </w:rPr>
      </w:pPr>
      <w:bookmarkStart w:id="260" w:name="_Toc421025875"/>
      <w:r w:rsidRPr="00F31509">
        <w:rPr>
          <w:rFonts w:asciiTheme="majorBidi" w:hAnsiTheme="majorBidi" w:cstheme="majorBidi"/>
          <w:lang w:val="en-GB"/>
        </w:rPr>
        <w:t>Consistency and Quality checks of feed allocations</w:t>
      </w:r>
      <w:bookmarkEnd w:id="260"/>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Overall, while the new method is more data and knowledge intensive, it nevertheless allows consistency checks of feed allocation vs</w:t>
      </w:r>
      <w:r w:rsidR="00C62BEB"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the amount of nutrients that are required to produce the animal products reported by a country.</w:t>
      </w:r>
    </w:p>
    <w:p w:rsidR="004F65E4" w:rsidRPr="00F31509" w:rsidRDefault="004F65E4" w:rsidP="004F65E4">
      <w:pPr>
        <w:rPr>
          <w:rFonts w:asciiTheme="majorBidi" w:hAnsiTheme="majorBidi" w:cstheme="majorBidi"/>
          <w:i/>
          <w:color w:val="000000" w:themeColor="text1"/>
          <w:lang w:val="en-GB"/>
        </w:rPr>
      </w:pPr>
      <w:r w:rsidRPr="00F31509">
        <w:rPr>
          <w:rFonts w:asciiTheme="majorBidi" w:hAnsiTheme="majorBidi" w:cstheme="majorBidi"/>
          <w:i/>
          <w:color w:val="000000" w:themeColor="text1"/>
          <w:lang w:val="en-GB"/>
        </w:rPr>
        <w:t xml:space="preserve">Negative protein balance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Arguably, one of the most reliable estimates of feed requirements in FBS comes from outside the FBS system; these are the estimates for the availability of oil meals and cakes. For one thing, oil meal and cakes are destined exclusively for feeding purposes</w:t>
      </w:r>
      <w:r w:rsidRPr="00F31509">
        <w:rPr>
          <w:rStyle w:val="FootnoteReference"/>
          <w:rFonts w:asciiTheme="majorBidi" w:hAnsiTheme="majorBidi" w:cstheme="majorBidi"/>
          <w:color w:val="000000" w:themeColor="text1"/>
          <w:lang w:val="en-GB"/>
        </w:rPr>
        <w:footnoteReference w:id="44"/>
      </w:r>
      <w:r w:rsidRPr="00F31509">
        <w:rPr>
          <w:rFonts w:asciiTheme="majorBidi" w:hAnsiTheme="majorBidi" w:cstheme="majorBidi"/>
          <w:color w:val="000000" w:themeColor="text1"/>
          <w:lang w:val="en-GB"/>
        </w:rPr>
        <w:t xml:space="preserve"> and for another, oil meals and cakes are by-products of oilseeds crushing. This means that they are industry products, and both production and imports of such variables are more reliable than estimates of primary products, not to mention use data. A similar rationale can be put forward for brans. What is more, both feedstuffs are protein-rich commodities and often the main ingredients to cover protein needs in a feed ration. The high confidence that can be put into these estimates is not only the basis for identifying them in the feed allocation process separately (1</w:t>
      </w:r>
      <w:r w:rsidRPr="00F31509">
        <w:rPr>
          <w:rFonts w:asciiTheme="majorBidi" w:hAnsiTheme="majorBidi" w:cstheme="majorBidi"/>
          <w:color w:val="000000" w:themeColor="text1"/>
          <w:vertAlign w:val="superscript"/>
          <w:lang w:val="en-GB"/>
        </w:rPr>
        <w:t>st</w:t>
      </w:r>
      <w:r w:rsidRPr="00F31509">
        <w:rPr>
          <w:rFonts w:asciiTheme="majorBidi" w:hAnsiTheme="majorBidi" w:cstheme="majorBidi"/>
          <w:color w:val="000000" w:themeColor="text1"/>
          <w:lang w:val="en-GB"/>
        </w:rPr>
        <w:t xml:space="preserve"> step), but also offers possibilities to undertake consistency checks.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main approach to consistency checks is to juxtapose the availability of these feedstuffs with the needs of protein to cover protein requirements, or rather total use of protein. The most obvious case of an inconsistency is when the available protein from oil cakes and meals as well as brans exceeds the calculated needs/total use of protein (requirement times intensification rate).  Figure 4 shows all 5256 data points, each representing the logarithm of the amount of protein required and the amount of protein available from oilmeals, oilcakes and brans in a given country and year. In 526 cases the protein availability exceeds demand, which represents about 10% of all data. In </w:t>
      </w:r>
      <w:fldSimple w:instr=" REF _Ref420081987 \h  \* MERGEFORMAT ">
        <w:r w:rsidR="000B360D" w:rsidRPr="00F31509">
          <w:rPr>
            <w:rFonts w:asciiTheme="majorBidi" w:hAnsiTheme="majorBidi" w:cstheme="majorBidi"/>
            <w:color w:val="000000" w:themeColor="text1"/>
            <w:lang w:val="en-GB"/>
          </w:rPr>
          <w:t xml:space="preserve">Figure </w:t>
        </w:r>
        <w:r w:rsidR="000B360D" w:rsidRPr="00F31509">
          <w:rPr>
            <w:rFonts w:asciiTheme="majorBidi" w:hAnsiTheme="majorBidi" w:cstheme="majorBidi"/>
            <w:noProof/>
            <w:color w:val="000000" w:themeColor="text1"/>
            <w:lang w:val="en-GB"/>
          </w:rPr>
          <w:t>19</w:t>
        </w:r>
      </w:fldSimple>
      <w:r w:rsidRPr="00F31509">
        <w:rPr>
          <w:rFonts w:asciiTheme="majorBidi" w:hAnsiTheme="majorBidi" w:cstheme="majorBidi"/>
          <w:color w:val="000000" w:themeColor="text1"/>
          <w:lang w:val="en-GB"/>
        </w:rPr>
        <w:t>, this is apparent as the dots below the 45-degree line.</w:t>
      </w:r>
    </w:p>
    <w:p w:rsidR="004F65E4" w:rsidRPr="00F31509" w:rsidRDefault="00040401" w:rsidP="004F65E4">
      <w:pPr>
        <w:keepNext/>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en-US"/>
        </w:rPr>
        <w:lastRenderedPageBreak/>
        <w:drawing>
          <wp:inline distT="0" distB="0" distL="0" distR="0">
            <wp:extent cx="5730240" cy="4175760"/>
            <wp:effectExtent l="0" t="0" r="3810" b="0"/>
            <wp:docPr id="18" name="Picture 18" descr="C:\Users\schmidhube\AppData\Local\Microsoft\Windows\Temporary Internet Files\Content.Word\oilmeal_supply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dhube\AppData\Local\Microsoft\Windows\Temporary Internet Files\Content.Word\oilmeal_supply_demand.png"/>
                    <pic:cNvPicPr>
                      <a:picLocks noChangeAspect="1" noChangeArrowheads="1"/>
                    </pic:cNvPicPr>
                  </pic:nvPicPr>
                  <pic:blipFill>
                    <a:blip r:embed="rId43"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240" cy="4175760"/>
                    </a:xfrm>
                    <a:prstGeom prst="rect">
                      <a:avLst/>
                    </a:prstGeom>
                    <a:noFill/>
                    <a:ln>
                      <a:noFill/>
                    </a:ln>
                  </pic:spPr>
                </pic:pic>
              </a:graphicData>
            </a:graphic>
          </wp:inline>
        </w:drawing>
      </w:r>
    </w:p>
    <w:p w:rsidR="004F65E4" w:rsidRPr="00F31509" w:rsidRDefault="004F65E4" w:rsidP="004F65E4">
      <w:pPr>
        <w:pStyle w:val="Caption"/>
        <w:jc w:val="both"/>
        <w:rPr>
          <w:rFonts w:asciiTheme="majorBidi" w:hAnsiTheme="majorBidi" w:cstheme="majorBidi"/>
          <w:b/>
          <w:bCs/>
          <w:color w:val="000000" w:themeColor="text1"/>
          <w:sz w:val="22"/>
          <w:lang w:val="en-GB"/>
        </w:rPr>
      </w:pPr>
      <w:bookmarkStart w:id="261" w:name="_Ref420081987"/>
      <w:bookmarkStart w:id="262" w:name="_Toc420402194"/>
      <w:bookmarkStart w:id="263" w:name="_Toc420402594"/>
      <w:bookmarkStart w:id="264" w:name="_Toc421026225"/>
      <w:bookmarkStart w:id="265" w:name="_Toc428383866"/>
      <w:bookmarkStart w:id="266" w:name="_Toc430872519"/>
      <w:r w:rsidRPr="00F31509">
        <w:rPr>
          <w:rFonts w:asciiTheme="majorBidi" w:eastAsia="Times New Roman" w:hAnsiTheme="majorBidi" w:cstheme="majorBidi"/>
          <w:color w:val="000000" w:themeColor="text1"/>
          <w:sz w:val="22"/>
          <w:szCs w:val="22"/>
          <w:lang w:val="en-GB"/>
        </w:rPr>
        <w:t xml:space="preserve">Figure </w:t>
      </w:r>
      <w:r w:rsidR="001C3696" w:rsidRPr="00F31509">
        <w:rPr>
          <w:rFonts w:asciiTheme="majorBidi" w:hAnsiTheme="majorBidi" w:cstheme="majorBidi"/>
          <w:lang w:val="en-GB"/>
        </w:rPr>
        <w:fldChar w:fldCharType="begin"/>
      </w:r>
      <w:r w:rsidRPr="00F31509">
        <w:rPr>
          <w:rFonts w:asciiTheme="majorBidi" w:hAnsiTheme="majorBidi" w:cstheme="majorBidi"/>
          <w:color w:val="000000" w:themeColor="text1"/>
          <w:sz w:val="22"/>
          <w:lang w:val="en-GB"/>
        </w:rPr>
        <w:instrText xml:space="preserve"> SEQ Figure \* ARABIC </w:instrText>
      </w:r>
      <w:r w:rsidR="001C3696" w:rsidRPr="001C3696">
        <w:rPr>
          <w:rFonts w:asciiTheme="majorBidi" w:hAnsiTheme="majorBidi" w:cstheme="majorBidi"/>
          <w:b/>
          <w:bCs/>
          <w:color w:val="000000" w:themeColor="text1"/>
          <w:sz w:val="22"/>
          <w:lang w:val="en-GB"/>
        </w:rPr>
        <w:fldChar w:fldCharType="separate"/>
      </w:r>
      <w:r w:rsidR="000B360D" w:rsidRPr="00F31509">
        <w:rPr>
          <w:rFonts w:asciiTheme="majorBidi" w:eastAsia="Times New Roman" w:hAnsiTheme="majorBidi" w:cstheme="majorBidi"/>
          <w:noProof/>
          <w:color w:val="000000" w:themeColor="text1"/>
          <w:sz w:val="22"/>
          <w:szCs w:val="22"/>
          <w:lang w:val="en-GB"/>
        </w:rPr>
        <w:t>19</w:t>
      </w:r>
      <w:r w:rsidR="001C3696" w:rsidRPr="00F31509">
        <w:rPr>
          <w:rFonts w:asciiTheme="majorBidi" w:hAnsiTheme="majorBidi" w:cstheme="majorBidi"/>
          <w:lang w:val="en-GB"/>
        </w:rPr>
        <w:fldChar w:fldCharType="end"/>
      </w:r>
      <w:bookmarkEnd w:id="261"/>
      <w:r w:rsidRPr="00F31509">
        <w:rPr>
          <w:rFonts w:asciiTheme="majorBidi" w:eastAsia="Times New Roman" w:hAnsiTheme="majorBidi" w:cstheme="majorBidi"/>
          <w:color w:val="000000" w:themeColor="text1"/>
          <w:sz w:val="22"/>
          <w:szCs w:val="22"/>
          <w:lang w:val="en-GB"/>
        </w:rPr>
        <w:t>: Oilcakes, oil meals and brans supply vs. demand</w:t>
      </w:r>
      <w:bookmarkEnd w:id="262"/>
      <w:bookmarkEnd w:id="263"/>
      <w:bookmarkEnd w:id="264"/>
      <w:bookmarkEnd w:id="265"/>
      <w:bookmarkEnd w:id="266"/>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Such an imbalance can be due to two principal reasons. First, the intensification rate is too low and thus underestimates the actual needs. Second, either the number of animals or the feeding efficiency ratios are too low, which again would understate the actual needs. Such negative protein balances seem to be unlikely to occur, simply because they would suggest a </w:t>
      </w:r>
      <w:r w:rsidR="00C62BEB" w:rsidRPr="00F31509">
        <w:rPr>
          <w:rFonts w:asciiTheme="majorBidi" w:eastAsia="Times New Roman" w:hAnsiTheme="majorBidi" w:cstheme="majorBidi"/>
          <w:color w:val="000000" w:themeColor="text1"/>
          <w:lang w:val="en-GB"/>
        </w:rPr>
        <w:t xml:space="preserve">gross </w:t>
      </w:r>
      <w:r w:rsidRPr="00F31509">
        <w:rPr>
          <w:rFonts w:asciiTheme="majorBidi" w:eastAsia="Times New Roman" w:hAnsiTheme="majorBidi" w:cstheme="majorBidi"/>
          <w:color w:val="000000" w:themeColor="text1"/>
          <w:lang w:val="en-GB"/>
        </w:rPr>
        <w:t>underestimation of needs</w:t>
      </w:r>
      <w:r w:rsidRPr="00F31509">
        <w:rPr>
          <w:rStyle w:val="FootnoteReference"/>
          <w:rFonts w:asciiTheme="majorBidi" w:eastAsia="Times New Roman" w:hAnsiTheme="majorBidi" w:cstheme="majorBidi"/>
          <w:color w:val="000000" w:themeColor="text1"/>
          <w:lang w:val="en-GB"/>
        </w:rPr>
        <w:footnoteReference w:id="45"/>
      </w:r>
      <w:r w:rsidRPr="00F31509">
        <w:rPr>
          <w:rFonts w:asciiTheme="majorBidi" w:eastAsia="Times New Roman" w:hAnsiTheme="majorBidi" w:cstheme="majorBidi"/>
          <w:color w:val="000000" w:themeColor="text1"/>
          <w:lang w:val="en-GB"/>
        </w:rPr>
        <w:t>. But in practice they have occurred in many instances after systematically triangulating protein needs with availability. The results have been reviewed on a case by case basis (country by country, year by year) and resulted in many adjustments of animal numbers and livestock productivity</w:t>
      </w:r>
      <w:r w:rsidRPr="00F31509">
        <w:rPr>
          <w:rFonts w:asciiTheme="majorBidi" w:eastAsia="Times New Roman" w:hAnsiTheme="majorBidi" w:cstheme="majorBidi"/>
          <w:color w:val="000000" w:themeColor="text1"/>
          <w:u w:val="single"/>
          <w:lang w:val="en-GB"/>
        </w:rPr>
        <w:t>,</w:t>
      </w:r>
      <w:r w:rsidRPr="00F31509">
        <w:rPr>
          <w:rFonts w:asciiTheme="majorBidi" w:eastAsia="Times New Roman" w:hAnsiTheme="majorBidi" w:cstheme="majorBidi"/>
          <w:color w:val="000000" w:themeColor="text1"/>
          <w:lang w:val="en-GB"/>
        </w:rPr>
        <w:t xml:space="preserve"> in line with the newly obtained information from consistency checks. Where these are based on official estimates, the inconsistencies are being brought to the attention of the data suppliers. A separate document has been compiled providing a complete overview of the results.</w:t>
      </w:r>
    </w:p>
    <w:p w:rsidR="004F65E4" w:rsidRPr="00F31509" w:rsidRDefault="004F65E4" w:rsidP="004F65E4">
      <w:pPr>
        <w:keepNext/>
        <w:tabs>
          <w:tab w:val="left" w:pos="851"/>
          <w:tab w:val="left" w:pos="3816"/>
        </w:tabs>
        <w:ind w:left="360"/>
        <w:jc w:val="both"/>
        <w:rPr>
          <w:rFonts w:asciiTheme="majorBidi" w:hAnsiTheme="majorBidi" w:cstheme="majorBidi"/>
          <w:bCs/>
          <w:i/>
          <w:iCs/>
          <w:color w:val="000000" w:themeColor="text1"/>
          <w:lang w:val="en-GB"/>
        </w:rPr>
      </w:pPr>
      <w:r w:rsidRPr="00F31509">
        <w:rPr>
          <w:rFonts w:asciiTheme="majorBidi" w:hAnsiTheme="majorBidi" w:cstheme="majorBidi"/>
          <w:bCs/>
          <w:i/>
          <w:iCs/>
          <w:color w:val="000000" w:themeColor="text1"/>
          <w:lang w:val="en-GB"/>
        </w:rPr>
        <w:t>Insufficient availability</w:t>
      </w:r>
    </w:p>
    <w:p w:rsidR="004F65E4" w:rsidRPr="00F31509" w:rsidRDefault="004F65E4" w:rsidP="004F65E4">
      <w:pPr>
        <w:keepNext/>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Just </w:t>
      </w:r>
      <w:r w:rsidR="00C62BEB" w:rsidRPr="00F31509">
        <w:rPr>
          <w:rFonts w:asciiTheme="majorBidi" w:eastAsia="Times New Roman" w:hAnsiTheme="majorBidi" w:cstheme="majorBidi"/>
          <w:color w:val="000000" w:themeColor="text1"/>
          <w:lang w:val="en-GB"/>
        </w:rPr>
        <w:t xml:space="preserve">as </w:t>
      </w:r>
      <w:r w:rsidRPr="00F31509">
        <w:rPr>
          <w:rFonts w:asciiTheme="majorBidi" w:eastAsia="Times New Roman" w:hAnsiTheme="majorBidi" w:cstheme="majorBidi"/>
          <w:color w:val="000000" w:themeColor="text1"/>
          <w:lang w:val="en-GB"/>
        </w:rPr>
        <w:t xml:space="preserve">there are negative balances, in some countries, at least in some years, vastly positive balances have occurred. While such large positive balances can occur without violating the feed approach in principle, they can absorb so many cereals and pulses that they would render unreasonably low results for food and other uses. </w:t>
      </w:r>
    </w:p>
    <w:p w:rsidR="004F65E4" w:rsidRPr="00F31509" w:rsidRDefault="004F65E4" w:rsidP="004F65E4">
      <w:pPr>
        <w:pStyle w:val="Heading3"/>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br w:type="page"/>
      </w:r>
    </w:p>
    <w:p w:rsidR="004F65E4" w:rsidRPr="00F31509" w:rsidRDefault="004F65E4" w:rsidP="000264F4">
      <w:pPr>
        <w:pStyle w:val="Heading2"/>
      </w:pPr>
      <w:bookmarkStart w:id="267" w:name="_Toc421025877"/>
      <w:bookmarkStart w:id="268" w:name="_Toc428383840"/>
      <w:bookmarkStart w:id="269" w:name="_Toc428436062"/>
      <w:bookmarkStart w:id="270" w:name="_Toc428436363"/>
      <w:bookmarkStart w:id="271" w:name="_Toc428436489"/>
      <w:r w:rsidRPr="00F31509">
        <w:lastRenderedPageBreak/>
        <w:t>Food</w:t>
      </w:r>
      <w:bookmarkEnd w:id="267"/>
      <w:bookmarkEnd w:id="268"/>
      <w:bookmarkEnd w:id="269"/>
      <w:bookmarkEnd w:id="270"/>
      <w:bookmarkEnd w:id="271"/>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basic idea behind the Food Balance Sheets has always been to derive food as the balancing item between supply and </w:t>
      </w:r>
      <w:r w:rsidR="006C05AE" w:rsidRPr="00F31509">
        <w:rPr>
          <w:rFonts w:asciiTheme="majorBidi" w:eastAsia="Times New Roman" w:hAnsiTheme="majorBidi" w:cstheme="majorBidi"/>
          <w:color w:val="000000" w:themeColor="text1"/>
          <w:lang w:val="en-GB"/>
        </w:rPr>
        <w:t>all other forms of utilization</w:t>
      </w:r>
      <w:r w:rsidRPr="00F31509">
        <w:rPr>
          <w:rFonts w:asciiTheme="majorBidi" w:eastAsia="Times New Roman" w:hAnsiTheme="majorBidi" w:cstheme="majorBidi"/>
          <w:color w:val="000000" w:themeColor="text1"/>
          <w:lang w:val="en-GB"/>
        </w:rPr>
        <w:t>. This is still a valid approach and FBS compilers are encouraged to continue this approach, as long as certain conditions are met. Initial estimates</w:t>
      </w:r>
      <w:r w:rsidRPr="00F31509">
        <w:rPr>
          <w:rStyle w:val="FootnoteReference"/>
          <w:rFonts w:asciiTheme="majorBidi" w:eastAsia="Times New Roman" w:hAnsiTheme="majorBidi" w:cstheme="majorBidi"/>
          <w:color w:val="000000" w:themeColor="text1"/>
          <w:lang w:val="en-GB"/>
        </w:rPr>
        <w:footnoteReference w:id="46"/>
      </w:r>
      <w:r w:rsidR="004B2062"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for food as a balancing item can still be produced for products where food use is the only or at least the only major form of utilization. This is the case, for instance, for meats or eggs. It is also the case, albeit to a lesser extent, for milk and dairy products. Even where products such as skim or whole milk powder (SMP/WMP) are used for feed, FBS compilers will often have access to reliable information on feed use of these products. This will still allow them to arrive at a reliable food use estimate as a balancing item. Second, where all other variables of a balance are measured (rather than imputed) and where this is done with great accuracy, food as a balancing item would also provide a good basis for a reliable food estimate.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However, obtaining reliable food estimates from balances where non-food uses play an important role and in particular where many variables are imputed, an estimate based on a balancing approach is unlikely to render reliable results. Given the fact that food as a balancing item will have to absorb all measurement errors, the resulting time series is likely to exhibit considerable fluctuations and would thus run counter to economic theory which suggests that consumers will try to smooth consumption, at least for the total food basket</w:t>
      </w:r>
      <w:r w:rsidR="003664A6"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that they will adjust other forms of utilization such as stocks and feed use to achieve a smooth consumption path.</w:t>
      </w:r>
    </w:p>
    <w:p w:rsidR="004F65E4" w:rsidRPr="00F31509" w:rsidRDefault="004F65E4" w:rsidP="00312896">
      <w:pPr>
        <w:pStyle w:val="Heading3"/>
        <w:rPr>
          <w:rFonts w:asciiTheme="majorBidi" w:hAnsiTheme="majorBidi" w:cstheme="majorBidi"/>
          <w:lang w:val="en-GB"/>
        </w:rPr>
      </w:pPr>
      <w:r w:rsidRPr="00F31509">
        <w:rPr>
          <w:rFonts w:asciiTheme="majorBidi" w:hAnsiTheme="majorBidi" w:cstheme="majorBidi"/>
          <w:lang w:val="en-GB"/>
        </w:rPr>
        <w:t>Defining FBS food use</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Food use, in the definition of the FAO food balance sheets, covers food </w:t>
      </w:r>
      <w:r w:rsidR="00AA4884" w:rsidRPr="00F31509">
        <w:rPr>
          <w:rFonts w:asciiTheme="majorBidi" w:eastAsia="Times New Roman" w:hAnsiTheme="majorBidi" w:cstheme="majorBidi"/>
          <w:i/>
          <w:iCs/>
          <w:color w:val="000000" w:themeColor="text1"/>
          <w:lang w:val="en-GB"/>
        </w:rPr>
        <w:t>availability</w:t>
      </w:r>
      <w:r w:rsidRPr="00F31509">
        <w:rPr>
          <w:rFonts w:asciiTheme="majorBidi" w:eastAsia="Times New Roman" w:hAnsiTheme="majorBidi" w:cstheme="majorBidi"/>
          <w:color w:val="000000" w:themeColor="text1"/>
          <w:lang w:val="en-GB"/>
        </w:rPr>
        <w:t xml:space="preserve"> up to the retail level for a given reference period, i.e. typically one calendar year. This means that the FBS food variable is equivalent to the amount of food available for consumption at the retail level, rather than the amount consumed. It is typically considerably higher than actual consumption</w:t>
      </w:r>
      <w:r w:rsidR="003664A6"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in fact it exceeds consumption through food waste and losses at the retail and household level, i.e. food that ends up as table scraps, pet food, or is simply thrown away.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FBS food consumption variable refers to the food available to the resident population of a country. The estimates for population come from the United Nations Population Division (UNPD) and include, to the extent known, also migrants, guest workers and refugees. However, they do not include tourists. This means that food consumed by tourists, or rather, food available to them, should not be included in food consumption. In the past, an ad hoc allowance of food consumed by tourists was included in other uses. The new approach makes this more transparent, as it estimates this directly and presents it as a separate variable. The methodology applied to estimate food available to tourists is presented separately in this document. </w:t>
      </w:r>
    </w:p>
    <w:p w:rsidR="004F65E4" w:rsidRPr="00F31509" w:rsidRDefault="004F65E4" w:rsidP="00312896">
      <w:pPr>
        <w:pStyle w:val="Heading3"/>
        <w:rPr>
          <w:rFonts w:asciiTheme="majorBidi" w:hAnsiTheme="majorBidi" w:cstheme="majorBidi"/>
          <w:lang w:val="en-GB"/>
        </w:rPr>
      </w:pPr>
      <w:bookmarkStart w:id="272" w:name="_Toc421025878"/>
      <w:r w:rsidRPr="00F31509">
        <w:rPr>
          <w:rFonts w:asciiTheme="majorBidi" w:hAnsiTheme="majorBidi" w:cstheme="majorBidi"/>
          <w:lang w:val="en-GB"/>
        </w:rPr>
        <w:t>Estimates of food use</w:t>
      </w:r>
      <w:bookmarkEnd w:id="272"/>
    </w:p>
    <w:p w:rsidR="004F65E4" w:rsidRPr="00F31509" w:rsidRDefault="004F65E4" w:rsidP="00312896">
      <w:pPr>
        <w:pStyle w:val="Heading4"/>
        <w:rPr>
          <w:rFonts w:asciiTheme="majorBidi" w:hAnsiTheme="majorBidi" w:cstheme="majorBidi"/>
          <w:lang w:val="en-GB"/>
        </w:rPr>
      </w:pPr>
      <w:bookmarkStart w:id="273" w:name="_Toc421025879"/>
      <w:r w:rsidRPr="00F31509">
        <w:rPr>
          <w:rFonts w:asciiTheme="majorBidi" w:hAnsiTheme="majorBidi" w:cstheme="majorBidi"/>
          <w:lang w:val="en-GB"/>
        </w:rPr>
        <w:t>Harvesting and harnessing actual data</w:t>
      </w:r>
      <w:bookmarkEnd w:id="273"/>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As for all FBS variables, estimates of food use should come from measured information. In the case of food, actual estimates are not only difficult to come by, but the empirically measured observations typically refer to a different definition. Most empirical estimates come from household surveys, and </w:t>
      </w:r>
      <w:r w:rsidRPr="00F31509">
        <w:rPr>
          <w:rFonts w:asciiTheme="majorBidi" w:hAnsiTheme="majorBidi" w:cstheme="majorBidi"/>
          <w:color w:val="000000" w:themeColor="text1"/>
          <w:szCs w:val="24"/>
          <w:lang w:val="en-GB"/>
        </w:rPr>
        <w:lastRenderedPageBreak/>
        <w:t xml:space="preserve">the majority of them come from household income and expenditure surveys (HIES). The information contained therein requires many steps of adjustment and even a comprehensive set of adjustments will not render a fully compatible definition. As the FBS cover all food disappearance in a country, they also include food consumption/disappearance in public households such as hospitals, prisons, the military, and so on. To make allowances for consumption in these entities is challenging, particularly when the adjustments go beyond the overall average levels, i.e. breaking consumption down for the more than 60 individual commodities contained in the FBS. If adjustments are made, they should include: </w:t>
      </w:r>
    </w:p>
    <w:p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Adjustment of the reporting period to a calendar year</w:t>
      </w:r>
    </w:p>
    <w:p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Adjustments of expenditures to quantities (applying appropriate prices)</w:t>
      </w:r>
    </w:p>
    <w:p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Intra-household distribution of consumption</w:t>
      </w:r>
    </w:p>
    <w:p w:rsidR="004F65E4" w:rsidRPr="00F31509" w:rsidRDefault="004F65E4" w:rsidP="003C4E96">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Inclusion, of food consumed in public/collective households such as hospitals, prisons, the military, schools, and so on.</w:t>
      </w:r>
    </w:p>
    <w:p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Inclusion, where necessary, of food consumed in non-collective households outside home, i.e. food consumed in restaurants, cafeterias, street food, etc.</w:t>
      </w:r>
    </w:p>
    <w:p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Adjustments for waste at the retail level</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Information from food processors</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FBS-compatible food consumption information may also be available from food processors, at least under certain circumstances. If, for instance, the flour milling industry of a country keeps a good record of total flour produced in a year and a given country (which is the case in many developed countries) and if the flour milling industry is the main source of flour production, this estimate can serve as a basis to estimate total flour produced in a country. Adding flour imports and deducting flour exports as well as stock changes then allows </w:t>
      </w:r>
      <w:r w:rsidR="000C402C" w:rsidRPr="00F31509">
        <w:rPr>
          <w:rFonts w:asciiTheme="majorBidi" w:eastAsia="Times New Roman" w:hAnsiTheme="majorBidi" w:cstheme="majorBidi"/>
          <w:color w:val="000000" w:themeColor="text1"/>
          <w:lang w:val="en-GB"/>
        </w:rPr>
        <w:t xml:space="preserve">us </w:t>
      </w:r>
      <w:r w:rsidRPr="00F31509">
        <w:rPr>
          <w:rFonts w:asciiTheme="majorBidi" w:eastAsia="Times New Roman" w:hAnsiTheme="majorBidi" w:cstheme="majorBidi"/>
          <w:color w:val="000000" w:themeColor="text1"/>
          <w:lang w:val="en-GB"/>
        </w:rPr>
        <w:t xml:space="preserve">to arrive at flour availability for food. As flour is only destined for food use, applying an appropriate extraction rate (also available from the flour milling industry) allows </w:t>
      </w:r>
      <w:r w:rsidR="000C402C" w:rsidRPr="00F31509">
        <w:rPr>
          <w:rFonts w:asciiTheme="majorBidi" w:eastAsia="Times New Roman" w:hAnsiTheme="majorBidi" w:cstheme="majorBidi"/>
          <w:color w:val="000000" w:themeColor="text1"/>
          <w:lang w:val="en-GB"/>
        </w:rPr>
        <w:t xml:space="preserve">us </w:t>
      </w:r>
      <w:r w:rsidRPr="00F31509">
        <w:rPr>
          <w:rFonts w:asciiTheme="majorBidi" w:eastAsia="Times New Roman" w:hAnsiTheme="majorBidi" w:cstheme="majorBidi"/>
          <w:color w:val="000000" w:themeColor="text1"/>
          <w:lang w:val="en-GB"/>
        </w:rPr>
        <w:t>to produce an accurate and FBS-consistent primary wheat food estimate. As emphasized, this requires an industrialized flour milling sector. Where flour milling takes place at household level or is done in an artisanal milling environment with low reporting levels, such estimates would inevitably underestimate consumption levels of the primary product. But where first level processors (flour millers, oilseed crushers, abattoirs, sugar refinery/factories, dairies, etc.) represent a large share of domestic processing (bottleneck), processing statistics can serve as an excellent basis to generate FBS compatible food estimates</w:t>
      </w:r>
      <w:r w:rsidRPr="00F31509">
        <w:rPr>
          <w:rStyle w:val="FootnoteReference"/>
          <w:rFonts w:asciiTheme="majorBidi" w:eastAsia="Times New Roman" w:hAnsiTheme="majorBidi" w:cstheme="majorBidi"/>
          <w:color w:val="000000" w:themeColor="text1"/>
          <w:lang w:val="en-GB"/>
        </w:rPr>
        <w:footnoteReference w:id="47"/>
      </w:r>
      <w:r w:rsidRPr="00F31509">
        <w:rPr>
          <w:rFonts w:asciiTheme="majorBidi" w:eastAsia="Times New Roman" w:hAnsiTheme="majorBidi" w:cstheme="majorBidi"/>
          <w:color w:val="000000" w:themeColor="text1"/>
          <w:lang w:val="en-GB"/>
        </w:rPr>
        <w:t>.</w:t>
      </w:r>
    </w:p>
    <w:p w:rsidR="004F65E4" w:rsidRPr="00F31509" w:rsidRDefault="004F65E4" w:rsidP="00312896">
      <w:pPr>
        <w:pStyle w:val="Heading4"/>
        <w:rPr>
          <w:rFonts w:asciiTheme="majorBidi" w:hAnsiTheme="majorBidi" w:cstheme="majorBidi"/>
          <w:lang w:val="en-GB"/>
        </w:rPr>
      </w:pPr>
      <w:bookmarkStart w:id="274" w:name="_Toc421025880"/>
      <w:r w:rsidRPr="00F31509">
        <w:rPr>
          <w:rFonts w:asciiTheme="majorBidi" w:hAnsiTheme="majorBidi" w:cstheme="majorBidi"/>
          <w:lang w:val="en-GB"/>
        </w:rPr>
        <w:t>Creating expected values for time t</w:t>
      </w:r>
      <w:bookmarkEnd w:id="274"/>
      <w:r w:rsidRPr="00F31509">
        <w:rPr>
          <w:rFonts w:asciiTheme="majorBidi" w:hAnsiTheme="majorBidi" w:cstheme="majorBidi"/>
          <w:lang w:val="en-GB"/>
        </w:rPr>
        <w:t xml:space="preserve">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basic idea of the previous FBS methodology was to derive food availability from the intersection of supply and utilization, i.e. food as a residual/balancing item. As outlined above, this will not, or at least not always, render plausible results in practice. In fact it may </w:t>
      </w:r>
      <w:r w:rsidR="003664A6" w:rsidRPr="00F31509">
        <w:rPr>
          <w:rFonts w:asciiTheme="majorBidi" w:eastAsia="Times New Roman" w:hAnsiTheme="majorBidi" w:cstheme="majorBidi"/>
          <w:color w:val="000000" w:themeColor="text1"/>
          <w:lang w:val="en-GB"/>
        </w:rPr>
        <w:t xml:space="preserve">lead to </w:t>
      </w:r>
      <w:r w:rsidRPr="00F31509">
        <w:rPr>
          <w:rFonts w:asciiTheme="majorBidi" w:eastAsia="Times New Roman" w:hAnsiTheme="majorBidi" w:cstheme="majorBidi"/>
          <w:color w:val="000000" w:themeColor="text1"/>
          <w:lang w:val="en-GB"/>
        </w:rPr>
        <w:t xml:space="preserve">unintuitive and implausible results, inter alia, visible through large year-to year fluctuations in per capita food consumption levels. At the same time, it is not always straightforward to derive FBS compatible food estimates from HH surveys; likewise, estimates from the food processing industry may not always reliable or </w:t>
      </w:r>
      <w:r w:rsidR="003664A6" w:rsidRPr="00F31509">
        <w:rPr>
          <w:rFonts w:asciiTheme="majorBidi" w:eastAsia="Times New Roman" w:hAnsiTheme="majorBidi" w:cstheme="majorBidi"/>
          <w:color w:val="000000" w:themeColor="text1"/>
          <w:lang w:val="en-GB"/>
        </w:rPr>
        <w:t xml:space="preserve">may </w:t>
      </w:r>
      <w:r w:rsidRPr="00F31509">
        <w:rPr>
          <w:rFonts w:asciiTheme="majorBidi" w:eastAsia="Times New Roman" w:hAnsiTheme="majorBidi" w:cstheme="majorBidi"/>
          <w:color w:val="000000" w:themeColor="text1"/>
          <w:lang w:val="en-GB"/>
        </w:rPr>
        <w:t xml:space="preserve">only </w:t>
      </w:r>
      <w:r w:rsidR="003664A6" w:rsidRPr="00F31509">
        <w:rPr>
          <w:rFonts w:asciiTheme="majorBidi" w:eastAsia="Times New Roman" w:hAnsiTheme="majorBidi" w:cstheme="majorBidi"/>
          <w:color w:val="000000" w:themeColor="text1"/>
          <w:lang w:val="en-GB"/>
        </w:rPr>
        <w:t xml:space="preserve">be </w:t>
      </w:r>
      <w:r w:rsidRPr="00F31509">
        <w:rPr>
          <w:rFonts w:asciiTheme="majorBidi" w:eastAsia="Times New Roman" w:hAnsiTheme="majorBidi" w:cstheme="majorBidi"/>
          <w:color w:val="000000" w:themeColor="text1"/>
          <w:lang w:val="en-GB"/>
        </w:rPr>
        <w:t xml:space="preserve">available sporadically. In these cases, there is a need to generate estimates through an imputation method.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lastRenderedPageBreak/>
        <w:t>The approach proposed here to impute values for food consumption is rather straightforward. It rolls out food consumption in year t as a function of a known level of food consumption in the past, adjusted for changes due to income and other factors (captured by a trend factor). Such other factors reflect things such as changing preferences or known, sudden supply disruptions. In a stylized form, imputed food consumption is:</w:t>
      </w:r>
    </w:p>
    <w:p w:rsidR="004F65E4" w:rsidRPr="00F31509" w:rsidRDefault="004F65E4" w:rsidP="004F65E4">
      <w:pPr>
        <w:jc w:val="both"/>
        <w:rPr>
          <w:rFonts w:asciiTheme="majorBidi" w:hAnsiTheme="majorBidi" w:cstheme="majorBidi"/>
          <w:color w:val="000000" w:themeColor="text1"/>
          <w:szCs w:val="24"/>
          <w:lang w:val="en-GB"/>
        </w:rPr>
      </w:pPr>
    </w:p>
    <w:p w:rsidR="00EA6005" w:rsidRPr="00F31509" w:rsidRDefault="001C3696" w:rsidP="000C402C">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m:t>
            </m:r>
          </m:e>
          <m:sub>
            <m:r>
              <w:rPr>
                <w:rFonts w:ascii="Cambria Math" w:hAnsi="Cambria Math" w:cstheme="majorBidi"/>
                <w:color w:val="000000" w:themeColor="text1"/>
                <w:szCs w:val="24"/>
                <w:lang w:val="en-GB"/>
              </w:rPr>
              <m:t>t</m:t>
            </m:r>
          </m:sub>
        </m:sSub>
        <m:r>
          <w:rPr>
            <w:rFonts w:ascii="Cambria Math" w:hAnsi="Cambria Math" w:cstheme="majorBidi"/>
            <w:color w:val="000000" w:themeColor="text1"/>
            <w:szCs w:val="24"/>
            <w:lang w:val="en-GB"/>
          </w:rPr>
          <m:t>=f(</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m:t>
            </m:r>
          </m:e>
          <m:sub>
            <m:r>
              <w:rPr>
                <w:rFonts w:ascii="Cambria Math" w:hAnsi="Cambria Math" w:cstheme="majorBidi"/>
                <w:color w:val="000000" w:themeColor="text1"/>
                <w:szCs w:val="24"/>
                <w:lang w:val="en-GB"/>
              </w:rPr>
              <m:t>t-1</m:t>
            </m:r>
          </m:sub>
        </m:sSub>
        <m:r>
          <w:rPr>
            <w:rFonts w:ascii="Cambria Math" w:hAnsi="Cambria Math" w:cstheme="majorBidi"/>
            <w:color w:val="000000" w:themeColor="text1"/>
            <w:szCs w:val="24"/>
            <w:lang w:val="en-GB"/>
          </w:rPr>
          <m:t>, ∆Y,t)</m:t>
        </m:r>
      </m:oMath>
      <w:r w:rsidR="004F65E4" w:rsidRPr="00F31509">
        <w:rPr>
          <w:rFonts w:asciiTheme="majorBidi" w:hAnsiTheme="majorBidi" w:cstheme="majorBidi"/>
          <w:color w:val="000000" w:themeColor="text1"/>
          <w:szCs w:val="24"/>
          <w:lang w:val="en-GB"/>
        </w:rPr>
        <w:t xml:space="preserve">      (Equation </w:t>
      </w:r>
      <w:r w:rsidRPr="00F31509">
        <w:rPr>
          <w:rFonts w:asciiTheme="majorBidi" w:hAnsiTheme="majorBidi" w:cstheme="majorBidi"/>
          <w:color w:val="000000" w:themeColor="text1"/>
          <w:szCs w:val="24"/>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F31509">
        <w:rPr>
          <w:rFonts w:asciiTheme="majorBidi" w:hAnsiTheme="majorBidi" w:cstheme="majorBidi"/>
          <w:color w:val="000000" w:themeColor="text1"/>
          <w:szCs w:val="24"/>
          <w:lang w:val="en-GB"/>
        </w:rPr>
        <w:fldChar w:fldCharType="separate"/>
      </w:r>
      <w:r w:rsidR="000B360D" w:rsidRPr="00F31509">
        <w:rPr>
          <w:rFonts w:asciiTheme="majorBidi" w:hAnsiTheme="majorBidi" w:cstheme="majorBidi"/>
          <w:noProof/>
          <w:color w:val="000000" w:themeColor="text1"/>
          <w:szCs w:val="24"/>
          <w:lang w:val="en-GB"/>
        </w:rPr>
        <w:t>17</w:t>
      </w:r>
      <w:r w:rsidRPr="00F31509">
        <w:rPr>
          <w:rFonts w:asciiTheme="majorBidi" w:hAnsiTheme="majorBidi" w:cstheme="majorBidi"/>
          <w:color w:val="000000" w:themeColor="text1"/>
          <w:szCs w:val="24"/>
          <w:lang w:val="en-GB"/>
        </w:rPr>
        <w:fldChar w:fldCharType="end"/>
      </w:r>
      <w:r w:rsidR="004F65E4" w:rsidRPr="00F31509">
        <w:rPr>
          <w:rFonts w:asciiTheme="majorBidi" w:hAnsiTheme="majorBidi" w:cstheme="majorBidi"/>
          <w:color w:val="000000" w:themeColor="text1"/>
          <w:szCs w:val="24"/>
          <w:lang w:val="en-GB"/>
        </w:rPr>
        <w:t>)</w:t>
      </w:r>
    </w:p>
    <w:p w:rsidR="004F65E4" w:rsidRPr="00F31509" w:rsidRDefault="003664A6"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where </w:t>
      </w:r>
      <m:oMath>
        <m:r>
          <w:rPr>
            <w:rFonts w:ascii="Cambria Math" w:hAnsi="Cambria Math" w:cstheme="majorBidi"/>
            <w:color w:val="000000" w:themeColor="text1"/>
            <w:szCs w:val="24"/>
            <w:lang w:val="en-GB"/>
          </w:rPr>
          <m:t>∆Y</m:t>
        </m:r>
      </m:oMath>
      <w:r w:rsidR="004F65E4" w:rsidRPr="00F31509">
        <w:rPr>
          <w:rFonts w:asciiTheme="majorBidi" w:hAnsiTheme="majorBidi" w:cstheme="majorBidi"/>
          <w:color w:val="000000" w:themeColor="text1"/>
          <w:szCs w:val="24"/>
          <w:lang w:val="en-GB"/>
        </w:rPr>
        <w:t xml:space="preserve"> represents an average change in per capita income, and t </w:t>
      </w:r>
      <w:r w:rsidRPr="00F31509">
        <w:rPr>
          <w:rFonts w:asciiTheme="majorBidi" w:hAnsiTheme="majorBidi" w:cstheme="majorBidi"/>
          <w:color w:val="000000" w:themeColor="text1"/>
          <w:szCs w:val="24"/>
          <w:lang w:val="en-GB"/>
        </w:rPr>
        <w:t xml:space="preserve">is </w:t>
      </w:r>
      <w:r w:rsidR="004F65E4" w:rsidRPr="00F31509">
        <w:rPr>
          <w:rFonts w:asciiTheme="majorBidi" w:hAnsiTheme="majorBidi" w:cstheme="majorBidi"/>
          <w:color w:val="000000" w:themeColor="text1"/>
          <w:szCs w:val="24"/>
          <w:lang w:val="en-GB"/>
        </w:rPr>
        <w:t xml:space="preserve">the estimate for a simple time trend factor. </w:t>
      </w:r>
      <w:r w:rsidRPr="00F31509">
        <w:rPr>
          <w:rFonts w:asciiTheme="majorBidi" w:hAnsiTheme="majorBidi" w:cstheme="majorBidi"/>
          <w:color w:val="000000" w:themeColor="text1"/>
          <w:szCs w:val="24"/>
          <w:lang w:val="en-GB"/>
        </w:rPr>
        <w:t xml:space="preserve">Four </w:t>
      </w:r>
      <w:r w:rsidR="004F65E4" w:rsidRPr="00F31509">
        <w:rPr>
          <w:rFonts w:asciiTheme="majorBidi" w:hAnsiTheme="majorBidi" w:cstheme="majorBidi"/>
          <w:color w:val="000000" w:themeColor="text1"/>
          <w:szCs w:val="24"/>
          <w:lang w:val="en-GB"/>
        </w:rPr>
        <w:t xml:space="preserve">different functional forms have been distinguished: a </w:t>
      </w:r>
      <w:r w:rsidR="0059554E" w:rsidRPr="00F31509">
        <w:rPr>
          <w:rFonts w:asciiTheme="majorBidi" w:hAnsiTheme="majorBidi" w:cstheme="majorBidi"/>
          <w:color w:val="000000" w:themeColor="text1"/>
          <w:szCs w:val="24"/>
          <w:lang w:val="en-GB"/>
        </w:rPr>
        <w:t>linear</w:t>
      </w:r>
      <w:r w:rsidR="004F65E4" w:rsidRPr="00F31509">
        <w:rPr>
          <w:rFonts w:asciiTheme="majorBidi" w:hAnsiTheme="majorBidi" w:cstheme="majorBidi"/>
          <w:color w:val="000000" w:themeColor="text1"/>
          <w:szCs w:val="24"/>
          <w:lang w:val="en-GB"/>
        </w:rPr>
        <w:t xml:space="preserve"> specification, </w:t>
      </w:r>
      <w:r w:rsidR="0059554E" w:rsidRPr="00F31509">
        <w:rPr>
          <w:rFonts w:asciiTheme="majorBidi" w:hAnsiTheme="majorBidi" w:cstheme="majorBidi"/>
          <w:color w:val="000000" w:themeColor="text1"/>
          <w:szCs w:val="24"/>
          <w:lang w:val="en-GB"/>
        </w:rPr>
        <w:t xml:space="preserve">a log-log, </w:t>
      </w:r>
      <w:r w:rsidR="004F65E4" w:rsidRPr="00F31509">
        <w:rPr>
          <w:rFonts w:asciiTheme="majorBidi" w:hAnsiTheme="majorBidi" w:cstheme="majorBidi"/>
          <w:color w:val="000000" w:themeColor="text1"/>
          <w:szCs w:val="24"/>
          <w:lang w:val="en-GB"/>
        </w:rPr>
        <w:t xml:space="preserve">a semi-log, </w:t>
      </w:r>
      <w:r w:rsidR="0059554E" w:rsidRPr="00F31509">
        <w:rPr>
          <w:rFonts w:asciiTheme="majorBidi" w:hAnsiTheme="majorBidi" w:cstheme="majorBidi"/>
          <w:color w:val="000000" w:themeColor="text1"/>
          <w:szCs w:val="24"/>
          <w:lang w:val="en-GB"/>
        </w:rPr>
        <w:t xml:space="preserve">and </w:t>
      </w:r>
      <w:r w:rsidR="004F65E4" w:rsidRPr="00F31509">
        <w:rPr>
          <w:rFonts w:asciiTheme="majorBidi" w:hAnsiTheme="majorBidi" w:cstheme="majorBidi"/>
          <w:color w:val="000000" w:themeColor="text1"/>
          <w:szCs w:val="24"/>
          <w:lang w:val="en-GB"/>
        </w:rPr>
        <w:t xml:space="preserve">a log-inverse function. The choice of the functional form was taken in line with the functional form that was used for the estimation of the underlying income elasticities. All equations for all commodities and all countries have been parameterized with an income elasticity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j</m:t>
            </m:r>
          </m:sub>
        </m:sSub>
      </m:oMath>
      <w:r w:rsidR="004F65E4" w:rsidRPr="00F31509">
        <w:rPr>
          <w:rFonts w:asciiTheme="majorBidi" w:hAnsiTheme="majorBidi" w:cstheme="majorBidi"/>
          <w:color w:val="000000" w:themeColor="text1"/>
          <w:szCs w:val="24"/>
          <w:lang w:val="en-GB"/>
        </w:rPr>
        <w:t xml:space="preserve"> for every commodity j, country i, and a trend factor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j</m:t>
            </m:r>
          </m:sub>
        </m:sSub>
      </m:oMath>
      <w:r w:rsidR="004F65E4" w:rsidRPr="00F31509">
        <w:rPr>
          <w:rFonts w:asciiTheme="majorBidi" w:hAnsiTheme="majorBidi" w:cstheme="majorBidi"/>
          <w:color w:val="000000" w:themeColor="text1"/>
          <w:szCs w:val="24"/>
          <w:lang w:val="en-GB"/>
        </w:rPr>
        <w:t xml:space="preserve">. </w:t>
      </w:r>
    </w:p>
    <w:p w:rsidR="004F65E4" w:rsidRPr="00F31509" w:rsidRDefault="004F65E4" w:rsidP="004F65E4">
      <w:pPr>
        <w:jc w:val="both"/>
        <w:rPr>
          <w:rFonts w:asciiTheme="majorBidi" w:hAnsiTheme="majorBidi" w:cstheme="majorBidi"/>
          <w:color w:val="000000" w:themeColor="text1"/>
          <w:szCs w:val="24"/>
          <w:lang w:val="en-GB"/>
        </w:rPr>
      </w:pPr>
    </w:p>
    <w:p w:rsidR="00EA6005" w:rsidRPr="00F31509" w:rsidRDefault="001C04E0" w:rsidP="000C402C">
      <w:pP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L</w:t>
      </w:r>
      <w:r w:rsidR="0059554E" w:rsidRPr="00F31509">
        <w:rPr>
          <w:rFonts w:asciiTheme="majorBidi" w:eastAsia="Times New Roman" w:hAnsiTheme="majorBidi" w:cstheme="majorBidi"/>
          <w:color w:val="000000" w:themeColor="text1"/>
          <w:lang w:val="en-GB"/>
        </w:rPr>
        <w:t>inear specification:</w:t>
      </w:r>
    </w:p>
    <w:p w:rsidR="00EA6005" w:rsidRPr="00F31509" w:rsidRDefault="001C3696" w:rsidP="000C402C">
      <w:pPr>
        <w:jc w:val="center"/>
        <w:rPr>
          <w:rFonts w:asciiTheme="majorBidi" w:hAnsiTheme="majorBidi" w:cstheme="majorBidi"/>
          <w:color w:val="000000" w:themeColor="text1"/>
          <w:lang w:val="en-GB"/>
        </w:rPr>
      </w:pPr>
      <m:oMath>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 xml:space="preserve">    </m:t>
        </m:r>
      </m:oMath>
      <w:r w:rsidR="0059554E" w:rsidRPr="00F31509">
        <w:rPr>
          <w:rFonts w:asciiTheme="majorBidi" w:eastAsia="Times New Roman" w:hAnsiTheme="majorBidi" w:cstheme="majorBidi"/>
          <w:i/>
          <w:iCs/>
          <w:color w:val="000000" w:themeColor="text1"/>
          <w:lang w:val="en-GB"/>
        </w:rPr>
        <w:t>(</w:t>
      </w:r>
      <w:r w:rsidR="0059554E" w:rsidRPr="00F31509">
        <w:rPr>
          <w:rFonts w:asciiTheme="majorBidi" w:hAnsiTheme="majorBidi" w:cstheme="majorBidi"/>
          <w:i/>
          <w:iCs/>
          <w:lang w:val="en-GB"/>
        </w:rPr>
        <w:t xml:space="preserve">Equation </w:t>
      </w:r>
      <w:r w:rsidRPr="00F31509">
        <w:rPr>
          <w:rFonts w:asciiTheme="majorBidi" w:hAnsiTheme="majorBidi" w:cstheme="majorBidi"/>
          <w:lang w:val="en-GB"/>
        </w:rPr>
        <w:fldChar w:fldCharType="begin"/>
      </w:r>
      <w:r w:rsidR="0059554E" w:rsidRPr="00F31509">
        <w:rPr>
          <w:rFonts w:asciiTheme="majorBidi" w:hAnsiTheme="majorBidi" w:cstheme="majorBidi"/>
          <w:i/>
          <w:lang w:val="en-GB"/>
        </w:rPr>
        <w:instrText xml:space="preserve"> SEQ Equation \* ARABIC </w:instrText>
      </w:r>
      <w:r w:rsidRPr="001C3696">
        <w:rPr>
          <w:rFonts w:asciiTheme="majorBidi" w:hAnsiTheme="majorBidi" w:cstheme="majorBidi"/>
          <w:i/>
          <w:lang w:val="en-GB"/>
        </w:rPr>
        <w:fldChar w:fldCharType="separate"/>
      </w:r>
      <w:r w:rsidR="000B360D" w:rsidRPr="00F31509">
        <w:rPr>
          <w:rFonts w:asciiTheme="majorBidi" w:hAnsiTheme="majorBidi" w:cstheme="majorBidi"/>
          <w:i/>
          <w:iCs/>
          <w:noProof/>
          <w:lang w:val="en-GB"/>
        </w:rPr>
        <w:t>18</w:t>
      </w:r>
      <w:r w:rsidRPr="00F31509">
        <w:rPr>
          <w:rFonts w:asciiTheme="majorBidi" w:hAnsiTheme="majorBidi" w:cstheme="majorBidi"/>
          <w:lang w:val="en-GB"/>
        </w:rPr>
        <w:fldChar w:fldCharType="end"/>
      </w:r>
      <w:r w:rsidRPr="001C3696">
        <w:rPr>
          <w:rFonts w:asciiTheme="majorBidi" w:hAnsiTheme="majorBidi" w:cstheme="majorBidi"/>
          <w:lang w:val="en-GB"/>
        </w:rPr>
        <w:fldChar w:fldCharType="begin"/>
      </w:r>
      <w:r w:rsidR="0059554E" w:rsidRPr="00F31509">
        <w:rPr>
          <w:rFonts w:asciiTheme="majorBidi" w:hAnsiTheme="majorBidi" w:cstheme="majorBidi"/>
          <w:i/>
          <w:color w:val="000000" w:themeColor="text1"/>
          <w:lang w:val="en-GB"/>
        </w:rPr>
        <w:instrText xml:space="preserve"> EQ </w:instrText>
      </w:r>
      <w:r w:rsidRPr="00F31509">
        <w:rPr>
          <w:rFonts w:asciiTheme="majorBidi" w:hAnsiTheme="majorBidi" w:cstheme="majorBidi"/>
          <w:i/>
          <w:color w:val="000000" w:themeColor="text1"/>
          <w:lang w:val="en-GB"/>
        </w:rPr>
        <w:fldChar w:fldCharType="end"/>
      </w:r>
      <w:r w:rsidR="0059554E" w:rsidRPr="00F31509">
        <w:rPr>
          <w:rFonts w:asciiTheme="majorBidi" w:hAnsiTheme="majorBidi" w:cstheme="majorBidi"/>
          <w:i/>
          <w:color w:val="000000" w:themeColor="text1"/>
          <w:lang w:val="en-GB"/>
        </w:rPr>
        <w:t>)</w:t>
      </w:r>
    </w:p>
    <w:p w:rsidR="004F65E4" w:rsidRPr="00F31509" w:rsidRDefault="004F65E4" w:rsidP="004F65E4">
      <w:pPr>
        <w:jc w:val="cente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(Equation </w:t>
      </w:r>
      <w:r w:rsidR="001C3696" w:rsidRPr="00F31509">
        <w:rPr>
          <w:rFonts w:asciiTheme="majorBidi" w:hAnsiTheme="majorBidi" w:cstheme="majorBidi"/>
          <w:lang w:val="en-GB"/>
        </w:rPr>
        <w:fldChar w:fldCharType="begin"/>
      </w:r>
      <w:r w:rsidRPr="00F31509">
        <w:rPr>
          <w:rFonts w:asciiTheme="majorBidi" w:hAnsiTheme="majorBidi" w:cstheme="majorBidi"/>
          <w:color w:val="000000" w:themeColor="text1"/>
          <w:szCs w:val="24"/>
          <w:lang w:val="en-GB"/>
        </w:rPr>
        <w:instrText xml:space="preserve"> SEQ Equation \* ARABIC </w:instrText>
      </w:r>
      <w:r w:rsidR="001C3696" w:rsidRPr="001C3696">
        <w:rPr>
          <w:rFonts w:asciiTheme="majorBidi" w:hAnsiTheme="majorBidi" w:cstheme="majorBidi"/>
          <w:color w:val="000000" w:themeColor="text1"/>
          <w:szCs w:val="24"/>
          <w:lang w:val="en-GB"/>
        </w:rPr>
        <w:fldChar w:fldCharType="separate"/>
      </w:r>
      <w:r w:rsidR="000B360D" w:rsidRPr="00F31509">
        <w:rPr>
          <w:rFonts w:asciiTheme="majorBidi" w:eastAsia="Times New Roman" w:hAnsiTheme="majorBidi" w:cstheme="majorBidi"/>
          <w:noProof/>
          <w:color w:val="000000" w:themeColor="text1"/>
          <w:lang w:val="en-GB"/>
        </w:rPr>
        <w:t>19</w:t>
      </w:r>
      <w:r w:rsidR="001C3696"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w:t>
      </w:r>
    </w:p>
    <w:p w:rsidR="00EA6005" w:rsidRPr="00F31509" w:rsidRDefault="00B877EE" w:rsidP="00B877EE">
      <w:pP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Log</w:t>
      </w:r>
      <w:r w:rsidR="004F65E4" w:rsidRPr="00F31509">
        <w:rPr>
          <w:rFonts w:asciiTheme="majorBidi" w:eastAsia="Times New Roman" w:hAnsiTheme="majorBidi" w:cstheme="majorBidi"/>
          <w:color w:val="000000" w:themeColor="text1"/>
          <w:lang w:val="en-GB"/>
        </w:rPr>
        <w:t>-log specification:</w:t>
      </w:r>
    </w:p>
    <w:p w:rsidR="00EA6005" w:rsidRPr="00F31509" w:rsidRDefault="001C3696" w:rsidP="000C402C">
      <w:pPr>
        <w:jc w:val="center"/>
        <w:rPr>
          <w:rFonts w:asciiTheme="majorBidi" w:hAnsiTheme="majorBidi" w:cstheme="majorBidi"/>
          <w:color w:val="000000" w:themeColor="text1"/>
          <w:szCs w:val="24"/>
          <w:lang w:val="en-GB"/>
        </w:rPr>
      </w:pPr>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t-1,ij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ε</m:t>
            </m:r>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 xml:space="preserve"> </m:t>
        </m:r>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∆Y</m:t>
                    </m:r>
                  </m:e>
                  <m:sub>
                    <m:r>
                      <m:rPr>
                        <m:sty m:val="p"/>
                      </m:rPr>
                      <w:rPr>
                        <w:rFonts w:ascii="Cambria Math" w:hAnsi="Cambria Math" w:cstheme="majorBidi"/>
                        <w:color w:val="000000" w:themeColor="text1"/>
                        <w:szCs w:val="24"/>
                        <w:lang w:val="en-GB"/>
                      </w:rPr>
                      <m:t>i,j</m:t>
                    </m:r>
                  </m:sub>
                </m:sSub>
              </m:e>
            </m:d>
          </m:e>
        </m:func>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t</m:t>
            </m:r>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t-1,ij</m:t>
            </m:r>
          </m:sub>
        </m:sSub>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r>
              <w:rPr>
                <w:rFonts w:ascii="Cambria Math" w:hAnsi="Cambria Math" w:cstheme="majorBidi"/>
                <w:color w:val="000000" w:themeColor="text1"/>
                <w:szCs w:val="24"/>
                <w:lang w:val="en-GB"/>
              </w:rPr>
              <m:t>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 xml:space="preserve"> </m:t>
        </m:r>
      </m:oMath>
      <w:r w:rsidR="004F65E4" w:rsidRPr="00F31509">
        <w:rPr>
          <w:rFonts w:asciiTheme="majorBidi" w:eastAsia="Times New Roman" w:hAnsiTheme="majorBidi" w:cstheme="majorBidi"/>
          <w:color w:val="000000" w:themeColor="text1"/>
          <w:lang w:val="en-GB"/>
        </w:rPr>
        <w:t xml:space="preserve">(Equation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1C3696">
        <w:rPr>
          <w:rFonts w:asciiTheme="majorBidi" w:hAnsiTheme="majorBidi" w:cstheme="majorBidi"/>
          <w:color w:val="000000" w:themeColor="text1"/>
          <w:szCs w:val="24"/>
          <w:lang w:val="en-GB"/>
        </w:rPr>
        <w:fldChar w:fldCharType="separate"/>
      </w:r>
      <w:r w:rsidR="000B360D" w:rsidRPr="00F31509">
        <w:rPr>
          <w:rFonts w:asciiTheme="majorBidi" w:eastAsia="Times New Roman" w:hAnsiTheme="majorBidi" w:cstheme="majorBidi"/>
          <w:noProof/>
          <w:color w:val="000000" w:themeColor="text1"/>
          <w:lang w:val="en-GB"/>
        </w:rPr>
        <w:t>20</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center"/>
        <w:rPr>
          <w:rFonts w:asciiTheme="majorBidi" w:hAnsiTheme="majorBidi" w:cstheme="majorBidi"/>
          <w:color w:val="000000" w:themeColor="text1"/>
          <w:szCs w:val="24"/>
          <w:lang w:val="en-GB"/>
        </w:rPr>
      </w:pPr>
    </w:p>
    <w:p w:rsidR="00EA6005" w:rsidRPr="00F31509" w:rsidRDefault="001C04E0" w:rsidP="000C402C">
      <w:pP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Semi</w:t>
      </w:r>
      <w:r w:rsidR="004F65E4" w:rsidRPr="00F31509">
        <w:rPr>
          <w:rFonts w:asciiTheme="majorBidi" w:eastAsia="Times New Roman" w:hAnsiTheme="majorBidi" w:cstheme="majorBidi"/>
          <w:color w:val="000000" w:themeColor="text1"/>
          <w:lang w:val="en-GB"/>
        </w:rPr>
        <w:t>-log specification:</w:t>
      </w:r>
    </w:p>
    <w:p w:rsidR="004F65E4" w:rsidRPr="00F31509" w:rsidRDefault="001C3696" w:rsidP="001C04E0">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 xml:space="preserve"> </m:t>
        </m:r>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oMath>
      <w:r w:rsidR="004F65E4" w:rsidRPr="00F31509">
        <w:rPr>
          <w:rFonts w:asciiTheme="majorBidi" w:eastAsia="Times New Roman" w:hAnsiTheme="majorBidi" w:cstheme="majorBidi"/>
          <w:color w:val="000000" w:themeColor="text1"/>
          <w:lang w:val="en-GB"/>
        </w:rPr>
        <w:t xml:space="preserve">(Equation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1C3696">
        <w:rPr>
          <w:rFonts w:asciiTheme="majorBidi" w:hAnsiTheme="majorBidi" w:cstheme="majorBidi"/>
          <w:color w:val="000000" w:themeColor="text1"/>
          <w:szCs w:val="24"/>
          <w:lang w:val="en-GB"/>
        </w:rPr>
        <w:fldChar w:fldCharType="separate"/>
      </w:r>
      <w:r w:rsidR="000B360D" w:rsidRPr="00F31509">
        <w:rPr>
          <w:rFonts w:asciiTheme="majorBidi" w:eastAsia="Times New Roman" w:hAnsiTheme="majorBidi" w:cstheme="majorBidi"/>
          <w:noProof/>
          <w:color w:val="000000" w:themeColor="text1"/>
          <w:lang w:val="en-GB"/>
        </w:rPr>
        <w:t>21</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center"/>
        <w:rPr>
          <w:rFonts w:asciiTheme="majorBidi" w:hAnsiTheme="majorBidi" w:cstheme="majorBidi"/>
          <w:color w:val="000000" w:themeColor="text1"/>
          <w:szCs w:val="24"/>
          <w:lang w:val="en-GB"/>
        </w:rPr>
      </w:pPr>
    </w:p>
    <w:p w:rsidR="00EA6005" w:rsidRPr="00F31509" w:rsidRDefault="004F65E4" w:rsidP="000C402C">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Log-Inverse specification:</w:t>
      </w:r>
    </w:p>
    <w:p w:rsidR="004F65E4" w:rsidRPr="00F31509" w:rsidRDefault="001C3696" w:rsidP="001C04E0">
      <w:pPr>
        <w:jc w:val="center"/>
        <w:rPr>
          <w:rFonts w:asciiTheme="majorBidi" w:hAnsiTheme="majorBidi" w:cstheme="majorBidi"/>
          <w:color w:val="000000" w:themeColor="text1"/>
          <w:szCs w:val="24"/>
          <w:lang w:val="en-GB"/>
        </w:rPr>
      </w:pPr>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log⁡(FoodPC</m:t>
            </m:r>
          </m:e>
          <m:sub>
            <m:r>
              <m:rPr>
                <m:sty m:val="p"/>
              </m:rPr>
              <w:rPr>
                <w:rFonts w:ascii="Cambria Math" w:hAnsi="Cambria Math" w:cstheme="majorBidi"/>
                <w:color w:val="000000" w:themeColor="text1"/>
                <w:szCs w:val="24"/>
                <w:lang w:val="en-GB"/>
              </w:rPr>
              <m:t>t,ij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t-1,ij</m:t>
            </m:r>
          </m:sub>
        </m:sSub>
        <m:r>
          <m:rPr>
            <m:sty m:val="p"/>
          </m:rPr>
          <w:rPr>
            <w:rFonts w:ascii="Cambria Math" w:hAnsi="Cambria Math" w:cstheme="majorBidi"/>
            <w:color w:val="000000" w:themeColor="text1"/>
            <w:szCs w:val="24"/>
            <w:lang w:val="en-GB"/>
          </w:rPr>
          <m:t xml:space="preserve">+ </m:t>
        </m:r>
        <m:f>
          <m:fPr>
            <m:type m:val="skw"/>
            <m:ctrlPr>
              <w:rPr>
                <w:rFonts w:ascii="Cambria Math" w:hAnsi="Cambria Math" w:cstheme="majorBidi"/>
                <w:color w:val="000000" w:themeColor="text1"/>
                <w:szCs w:val="24"/>
                <w:lang w:val="en-GB"/>
              </w:rPr>
            </m:ctrlPr>
          </m:fPr>
          <m:num>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ε</m:t>
                </m:r>
              </m:e>
              <m:sub>
                <m:r>
                  <m:rPr>
                    <m:sty m:val="p"/>
                  </m:rPr>
                  <w:rPr>
                    <w:rFonts w:ascii="Cambria Math" w:hAnsi="Cambria Math" w:cstheme="majorBidi"/>
                    <w:color w:val="000000" w:themeColor="text1"/>
                    <w:szCs w:val="24"/>
                    <w:lang w:val="en-GB"/>
                  </w:rPr>
                  <m:t>i,j</m:t>
                </m:r>
              </m:sub>
            </m:sSub>
          </m:num>
          <m:den>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∆Y</m:t>
                </m:r>
              </m:e>
              <m:sub>
                <m:r>
                  <m:rPr>
                    <m:sty m:val="p"/>
                  </m:rPr>
                  <w:rPr>
                    <w:rFonts w:ascii="Cambria Math" w:hAnsi="Cambria Math" w:cstheme="majorBidi"/>
                    <w:color w:val="000000" w:themeColor="text1"/>
                    <w:szCs w:val="24"/>
                    <w:lang w:val="en-GB"/>
                  </w:rPr>
                  <m:t>i,j</m:t>
                </m:r>
              </m:sub>
            </m:sSub>
          </m:den>
        </m:f>
      </m:oMath>
      <w:r w:rsidR="004F65E4" w:rsidRPr="00F31509">
        <w:rPr>
          <w:rFonts w:asciiTheme="majorBidi" w:eastAsia="Times New Roman" w:hAnsiTheme="majorBidi" w:cstheme="majorBidi"/>
          <w:color w:val="000000" w:themeColor="text1"/>
          <w:lang w:val="en-GB"/>
        </w:rPr>
        <w:t xml:space="preserve"> </w:t>
      </w:r>
      <m:oMath>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t</m:t>
            </m:r>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t-1,ij</m:t>
            </m:r>
          </m:sub>
        </m:sSub>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log⁡(FoodPC</m:t>
            </m:r>
          </m:e>
          <m:sub>
            <m:r>
              <w:rPr>
                <w:rFonts w:ascii="Cambria Math" w:hAnsi="Cambria Math" w:cstheme="majorBidi"/>
                <w:color w:val="000000" w:themeColor="text1"/>
                <w:szCs w:val="24"/>
                <w:lang w:val="en-GB"/>
              </w:rPr>
              <m:t>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 xml:space="preserve">+ </m:t>
        </m:r>
        <m:f>
          <m:fPr>
            <m:type m:val="skw"/>
            <m:ctrlPr>
              <w:rPr>
                <w:rFonts w:ascii="Cambria Math" w:hAnsi="Cambria Math" w:cstheme="majorBidi"/>
                <w:i/>
                <w:color w:val="000000" w:themeColor="text1"/>
                <w:szCs w:val="24"/>
                <w:lang w:val="en-GB"/>
              </w:rPr>
            </m:ctrlPr>
          </m:fPr>
          <m:num>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i,j</m:t>
                </m:r>
              </m:sub>
            </m:sSub>
          </m:num>
          <m:den>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den>
        </m:f>
      </m:oMath>
      <w:r w:rsidR="00AA4884" w:rsidRPr="00F31509">
        <w:rPr>
          <w:rFonts w:asciiTheme="majorBidi" w:eastAsia="Times New Roman" w:hAnsiTheme="majorBidi" w:cstheme="majorBidi"/>
          <w:i/>
          <w:iCs/>
          <w:color w:val="000000" w:themeColor="text1"/>
          <w:lang w:val="en-GB"/>
        </w:rPr>
        <w:t xml:space="preserve"> </w:t>
      </w:r>
      <m:oMath>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oMath>
      <w:r w:rsidR="004F65E4" w:rsidRPr="00F31509">
        <w:rPr>
          <w:rFonts w:asciiTheme="majorBidi" w:eastAsia="Times New Roman" w:hAnsiTheme="majorBidi" w:cstheme="majorBidi"/>
          <w:color w:val="000000" w:themeColor="text1"/>
          <w:lang w:val="en-GB"/>
        </w:rPr>
        <w:t xml:space="preserve">(Equation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1C3696">
        <w:rPr>
          <w:rFonts w:asciiTheme="majorBidi" w:hAnsiTheme="majorBidi" w:cstheme="majorBidi"/>
          <w:color w:val="000000" w:themeColor="text1"/>
          <w:szCs w:val="24"/>
          <w:lang w:val="en-GB"/>
        </w:rPr>
        <w:fldChar w:fldCharType="separate"/>
      </w:r>
      <w:r w:rsidR="000B360D" w:rsidRPr="00F31509">
        <w:rPr>
          <w:rFonts w:asciiTheme="majorBidi" w:eastAsia="Times New Roman" w:hAnsiTheme="majorBidi" w:cstheme="majorBidi"/>
          <w:noProof/>
          <w:color w:val="000000" w:themeColor="text1"/>
          <w:lang w:val="en-GB"/>
        </w:rPr>
        <w:t>22</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center"/>
        <w:rPr>
          <w:rFonts w:asciiTheme="majorBidi" w:hAnsiTheme="majorBidi" w:cstheme="majorBidi"/>
          <w:color w:val="000000" w:themeColor="text1"/>
          <w:szCs w:val="24"/>
          <w:lang w:val="en-GB"/>
        </w:rPr>
      </w:pPr>
    </w:p>
    <w:p w:rsidR="00EA6005" w:rsidRPr="00F31509" w:rsidRDefault="004F65E4" w:rsidP="000C402C">
      <w:pPr>
        <w:rPr>
          <w:rFonts w:asciiTheme="majorBidi" w:hAnsiTheme="majorBidi" w:cstheme="majorBidi"/>
          <w:bCs/>
          <w:color w:val="000000" w:themeColor="text1"/>
          <w:szCs w:val="24"/>
          <w:lang w:val="en-GB"/>
        </w:rPr>
      </w:pPr>
      <w:r w:rsidRPr="00F31509">
        <w:rPr>
          <w:rFonts w:asciiTheme="majorBidi" w:eastAsia="Times New Roman" w:hAnsiTheme="majorBidi" w:cstheme="majorBidi"/>
          <w:color w:val="000000" w:themeColor="text1"/>
          <w:lang w:val="en-GB"/>
        </w:rPr>
        <w:t xml:space="preserve">where </w:t>
      </w:r>
      <m:oMath>
        <m:r>
          <w:rPr>
            <w:rFonts w:ascii="Cambria Math" w:hAnsi="Cambria Math" w:cstheme="majorBidi"/>
            <w:color w:val="000000" w:themeColor="text1"/>
            <w:szCs w:val="24"/>
            <w:lang w:val="en-GB"/>
          </w:rPr>
          <m:t>∆Y=</m:t>
        </m:r>
        <m:f>
          <m:fPr>
            <m:ctrlPr>
              <w:rPr>
                <w:rFonts w:ascii="Cambria Math" w:hAnsi="Cambria Math" w:cstheme="majorBidi"/>
                <w:bCs/>
                <w:i/>
                <w:color w:val="000000" w:themeColor="text1"/>
                <w:szCs w:val="24"/>
                <w:lang w:val="en-GB"/>
              </w:rPr>
            </m:ctrlPr>
          </m:fPr>
          <m:num>
            <m:sSub>
              <m:sSubPr>
                <m:ctrlPr>
                  <w:rPr>
                    <w:rFonts w:ascii="Cambria Math" w:hAnsi="Cambria Math" w:cstheme="majorBidi"/>
                    <w:bCs/>
                    <w:i/>
                    <w:color w:val="000000" w:themeColor="text1"/>
                    <w:szCs w:val="24"/>
                    <w:lang w:val="en-GB"/>
                  </w:rPr>
                </m:ctrlPr>
              </m:sSubPr>
              <m:e>
                <m:r>
                  <w:rPr>
                    <w:rFonts w:ascii="Cambria Math" w:hAnsi="Cambria Math" w:cstheme="majorBidi"/>
                    <w:color w:val="000000" w:themeColor="text1"/>
                    <w:szCs w:val="24"/>
                    <w:lang w:val="en-GB"/>
                  </w:rPr>
                  <m:t>GDP_PC</m:t>
                </m:r>
              </m:e>
              <m:sub>
                <m:r>
                  <w:rPr>
                    <w:rFonts w:ascii="Cambria Math" w:hAnsi="Cambria Math" w:cstheme="majorBidi"/>
                    <w:color w:val="000000" w:themeColor="text1"/>
                    <w:szCs w:val="24"/>
                    <w:lang w:val="en-GB"/>
                  </w:rPr>
                  <m:t>t</m:t>
                </m:r>
              </m:sub>
            </m:sSub>
          </m:num>
          <m:den>
            <m:r>
              <w:rPr>
                <w:rFonts w:ascii="Cambria Math" w:hAnsi="Cambria Math" w:cstheme="majorBidi"/>
                <w:color w:val="000000" w:themeColor="text1"/>
                <w:szCs w:val="24"/>
                <w:lang w:val="en-GB"/>
              </w:rPr>
              <m:t>GD</m:t>
            </m:r>
            <m:sSub>
              <m:sSubPr>
                <m:ctrlPr>
                  <w:rPr>
                    <w:rFonts w:ascii="Cambria Math" w:hAnsi="Cambria Math" w:cstheme="majorBidi"/>
                    <w:bCs/>
                    <w:i/>
                    <w:color w:val="000000" w:themeColor="text1"/>
                    <w:szCs w:val="24"/>
                    <w:lang w:val="en-GB"/>
                  </w:rPr>
                </m:ctrlPr>
              </m:sSubPr>
              <m:e>
                <m:r>
                  <w:rPr>
                    <w:rFonts w:ascii="Cambria Math" w:hAnsi="Cambria Math" w:cstheme="majorBidi"/>
                    <w:color w:val="000000" w:themeColor="text1"/>
                    <w:szCs w:val="24"/>
                    <w:lang w:val="en-GB"/>
                  </w:rPr>
                  <m:t>P_PC</m:t>
                </m:r>
              </m:e>
              <m:sub>
                <m:r>
                  <w:rPr>
                    <w:rFonts w:ascii="Cambria Math" w:hAnsi="Cambria Math" w:cstheme="majorBidi"/>
                    <w:color w:val="000000" w:themeColor="text1"/>
                    <w:szCs w:val="24"/>
                    <w:lang w:val="en-GB"/>
                  </w:rPr>
                  <m:t>t-1</m:t>
                </m:r>
              </m:sub>
            </m:sSub>
          </m:den>
        </m:f>
      </m:oMath>
      <w:r w:rsidR="001C04E0" w:rsidRPr="00F31509">
        <w:rPr>
          <w:rFonts w:asciiTheme="majorBidi" w:eastAsia="Times New Roman" w:hAnsiTheme="majorBidi" w:cstheme="majorBidi"/>
          <w:color w:val="000000" w:themeColor="text1"/>
          <w:lang w:val="en-GB"/>
        </w:rPr>
        <w:t>.</w:t>
      </w:r>
    </w:p>
    <w:p w:rsidR="004F65E4" w:rsidRPr="00F31509" w:rsidRDefault="004F65E4" w:rsidP="000264F4">
      <w:pPr>
        <w:pStyle w:val="Heading2"/>
      </w:pPr>
      <w:bookmarkStart w:id="275" w:name="_Toc428383841"/>
      <w:bookmarkStart w:id="276" w:name="_Toc428436063"/>
      <w:bookmarkStart w:id="277" w:name="_Toc428436364"/>
      <w:bookmarkStart w:id="278" w:name="_Toc428436490"/>
      <w:r w:rsidRPr="00F31509">
        <w:lastRenderedPageBreak/>
        <w:t>Tourist Consumption</w:t>
      </w:r>
      <w:bookmarkEnd w:id="275"/>
      <w:bookmarkEnd w:id="276"/>
      <w:bookmarkEnd w:id="277"/>
      <w:bookmarkEnd w:id="278"/>
    </w:p>
    <w:p w:rsidR="004F65E4" w:rsidRPr="00F31509" w:rsidRDefault="004F65E4" w:rsidP="00312896">
      <w:pPr>
        <w:pStyle w:val="Heading3"/>
        <w:rPr>
          <w:rFonts w:asciiTheme="majorBidi" w:hAnsiTheme="majorBidi" w:cstheme="majorBidi"/>
          <w:lang w:val="en-GB"/>
        </w:rPr>
      </w:pPr>
      <w:bookmarkStart w:id="279" w:name="_Toc421025882"/>
      <w:r w:rsidRPr="00F31509">
        <w:rPr>
          <w:rFonts w:asciiTheme="majorBidi" w:hAnsiTheme="majorBidi" w:cstheme="majorBidi"/>
          <w:lang w:val="en-GB"/>
        </w:rPr>
        <w:t>Rationale</w:t>
      </w:r>
      <w:bookmarkEnd w:id="279"/>
    </w:p>
    <w:p w:rsidR="004F65E4" w:rsidRPr="00F31509" w:rsidRDefault="004F65E4" w:rsidP="004F65E4">
      <w:pPr>
        <w:jc w:val="both"/>
        <w:rPr>
          <w:rFonts w:asciiTheme="majorBidi" w:hAnsiTheme="majorBidi" w:cstheme="majorBidi"/>
          <w:bCs/>
          <w:color w:val="000000" w:themeColor="text1"/>
          <w:lang w:val="en-GB"/>
        </w:rPr>
      </w:pPr>
      <w:r w:rsidRPr="00F31509">
        <w:rPr>
          <w:rFonts w:asciiTheme="majorBidi" w:eastAsia="Times New Roman" w:hAnsiTheme="majorBidi" w:cstheme="majorBidi"/>
          <w:color w:val="000000" w:themeColor="text1"/>
          <w:lang w:val="en-GB"/>
        </w:rPr>
        <w:t xml:space="preserve">Creating sound Food Balance Sheets is a particularly challenging task for countries where the food available is not consumed in large measure by </w:t>
      </w:r>
      <w:r w:rsidR="0059554E"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resident population. In the case of migrants and refugees, available food is assumed to be available to all population groups, and all population groups including refugees and migrants are assumed to be captured by UNPD estimates.  This approach cannot be used for countries where non-resident populations are not included in the UNPD estimates. This mainly applies to tourists and consumption by tourists, and is a particularly important challenge where tourists account for a large share of the population and of food consumption. Moreover, consumption patterns of tourists are not necessarily congruent with those of the resident population. FBS compilers at country level are likely to have detailed information about the main parameters necessary to gauge the exact extent of tourist consumption, i.e. the number of tourists visiting a country, their average stay, their consumption patterns, etc. Based on this information, it is straightforward for national FBS compilers to make an allowance for tourist consumption in their country. In the absence of this information, tourist consumption could be estimated based on the approach outlined below.</w:t>
      </w:r>
    </w:p>
    <w:p w:rsidR="004F65E4" w:rsidRPr="00F31509" w:rsidRDefault="004F65E4" w:rsidP="00312896">
      <w:pPr>
        <w:pStyle w:val="Heading3"/>
        <w:rPr>
          <w:rFonts w:asciiTheme="majorBidi" w:hAnsiTheme="majorBidi" w:cstheme="majorBidi"/>
          <w:lang w:val="en-GB"/>
        </w:rPr>
      </w:pPr>
      <w:bookmarkStart w:id="280" w:name="_Toc421025884"/>
      <w:r w:rsidRPr="00F31509">
        <w:rPr>
          <w:rFonts w:asciiTheme="majorBidi" w:hAnsiTheme="majorBidi" w:cstheme="majorBidi"/>
          <w:lang w:val="en-GB"/>
        </w:rPr>
        <w:t>Data availability</w:t>
      </w:r>
      <w:bookmarkEnd w:id="280"/>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basic data to estimate consumption by tourists is available from the United Nations World Tourism Organization (UNWTO), providing tourist flows between all pairs of countries.  Unfortunately, no data is available regarding the consumption patterns of these individuals while they travel.</w:t>
      </w:r>
    </w:p>
    <w:p w:rsidR="004F65E4" w:rsidRPr="00F31509" w:rsidRDefault="004F65E4" w:rsidP="006F3003">
      <w:pPr>
        <w:pStyle w:val="Heading3"/>
        <w:rPr>
          <w:rFonts w:asciiTheme="majorBidi" w:hAnsiTheme="majorBidi" w:cstheme="majorBidi"/>
          <w:lang w:val="en-GB"/>
        </w:rPr>
      </w:pPr>
      <w:bookmarkStart w:id="281" w:name="_Toc421025885"/>
      <w:r w:rsidRPr="00F31509">
        <w:rPr>
          <w:rFonts w:asciiTheme="majorBidi" w:hAnsiTheme="majorBidi" w:cstheme="majorBidi"/>
          <w:lang w:val="en-GB"/>
        </w:rPr>
        <w:t>The proposed methodology</w:t>
      </w:r>
      <w:bookmarkEnd w:id="281"/>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methodology at FAO is rather straightforward, but could and should be refined with more and better information available at country level. The FAO methodology is based on the number of day visitors,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D</m:t>
            </m:r>
          </m:sub>
        </m:sSub>
      </m:oMath>
      <w:r w:rsidRPr="00F31509">
        <w:rPr>
          <w:rFonts w:asciiTheme="majorBidi" w:hAnsiTheme="majorBidi" w:cstheme="majorBidi"/>
          <w:color w:val="000000" w:themeColor="text1"/>
          <w:lang w:val="en-GB"/>
        </w:rPr>
        <w:t xml:space="preserve">, and overnight visitors,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O</m:t>
            </m:r>
          </m:sub>
        </m:sSub>
      </m:oMath>
      <w:r w:rsidRPr="00F31509">
        <w:rPr>
          <w:rFonts w:asciiTheme="majorBidi" w:hAnsiTheme="majorBidi" w:cstheme="majorBidi"/>
          <w:color w:val="000000" w:themeColor="text1"/>
          <w:lang w:val="en-GB"/>
        </w:rPr>
        <w:t xml:space="preserve">, to and from each country, and information on the average number of nights stayed within each country, </w:t>
      </w:r>
      <m:oMath>
        <m:acc>
          <m:accPr>
            <m:chr m:val="̅"/>
            <m:ctrlPr>
              <w:rPr>
                <w:rFonts w:ascii="Cambria Math" w:hAnsi="Cambria Math" w:cstheme="majorBidi"/>
                <w:i/>
                <w:color w:val="000000" w:themeColor="text1"/>
                <w:lang w:val="en-GB"/>
              </w:rPr>
            </m:ctrlPr>
          </m:accPr>
          <m:e>
            <m:r>
              <w:rPr>
                <w:rFonts w:ascii="Cambria Math" w:hAnsi="Cambria Math" w:cstheme="majorBidi"/>
                <w:color w:val="000000" w:themeColor="text1"/>
                <w:lang w:val="en-GB"/>
              </w:rPr>
              <m:t>D</m:t>
            </m:r>
          </m:e>
        </m:acc>
      </m:oMath>
      <w:r w:rsidRPr="00F31509">
        <w:rPr>
          <w:rFonts w:asciiTheme="majorBidi" w:hAnsiTheme="majorBidi" w:cstheme="majorBidi"/>
          <w:color w:val="000000" w:themeColor="text1"/>
          <w:lang w:val="en-GB"/>
        </w:rPr>
        <w:t xml:space="preserve">.  The first step, then, is to compute the total number of "tourist days",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T</m:t>
            </m:r>
          </m:sub>
        </m:sSub>
      </m:oMath>
      <w:r w:rsidRPr="00F31509">
        <w:rPr>
          <w:rFonts w:asciiTheme="majorBidi" w:hAnsiTheme="majorBidi" w:cstheme="majorBidi"/>
          <w:color w:val="000000" w:themeColor="text1"/>
          <w:lang w:val="en-GB"/>
        </w:rPr>
        <w:t>, from and to each country by adding the day visitor counts with the product of the overnight visitor counts and the average nights per visitor:</w:t>
      </w:r>
    </w:p>
    <w:p w:rsidR="004F65E4" w:rsidRPr="00F31509" w:rsidRDefault="001C3696" w:rsidP="004F65E4">
      <w:pPr>
        <w:pStyle w:val="Caption"/>
        <w:jc w:val="center"/>
        <w:rPr>
          <w:rFonts w:asciiTheme="majorBidi" w:hAnsiTheme="majorBidi" w:cstheme="majorBidi"/>
          <w:b/>
          <w:bCs/>
          <w:color w:val="000000" w:themeColor="text1"/>
          <w:sz w:val="28"/>
          <w:szCs w:val="28"/>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T</m:t>
            </m:r>
          </m:sub>
        </m:sSub>
        <m:r>
          <m:rPr>
            <m:sty m:val="bi"/>
          </m:rP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D</m:t>
            </m:r>
          </m:sub>
        </m:sSub>
        <m:r>
          <m:rPr>
            <m:sty m:val="bi"/>
          </m:rP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O</m:t>
            </m:r>
          </m:sub>
        </m:sSub>
        <m:acc>
          <m:accPr>
            <m:chr m:val="̅"/>
            <m:ctrlPr>
              <w:rPr>
                <w:rFonts w:ascii="Cambria Math" w:hAnsi="Cambria Math" w:cstheme="majorBidi"/>
                <w:color w:val="000000" w:themeColor="text1"/>
                <w:lang w:val="en-GB"/>
              </w:rPr>
            </m:ctrlPr>
          </m:accPr>
          <m:e>
            <m:r>
              <m:rPr>
                <m:sty m:val="bi"/>
              </m:rPr>
              <w:rPr>
                <w:rFonts w:ascii="Cambria Math" w:hAnsi="Cambria Math" w:cstheme="majorBidi"/>
                <w:color w:val="000000" w:themeColor="text1"/>
                <w:lang w:val="en-GB"/>
              </w:rPr>
              <m:t>D</m:t>
            </m:r>
          </m:e>
        </m:acc>
      </m:oMath>
      <w:r w:rsidR="004F65E4" w:rsidRPr="00F31509">
        <w:rPr>
          <w:rFonts w:asciiTheme="majorBidi" w:eastAsia="Times New Roman" w:hAnsiTheme="majorBidi" w:cstheme="majorBidi"/>
          <w:color w:val="000000" w:themeColor="text1"/>
          <w:lang w:val="en-GB"/>
        </w:rPr>
        <w:t xml:space="preserve">      (Equation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1C3696">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23</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In the absence of better information, we make the assumption that tourists follow the same consumption patterns abroad as they do at home, both in terms of quantity and preference.  Thus, we multiply the total number of tourist days by the average daily consumption within the country of origin and allocate this amount to tourist consumption in the destination country.  Moreover, we deduct this total from the food consumption in the country of origin, as the tourist will not be at home to consume these calories.  Thus, we have the change in amount of food availability for commodity i in country j as</w:t>
      </w:r>
    </w:p>
    <w:p w:rsidR="004F65E4" w:rsidRPr="00F31509" w:rsidRDefault="001C3696" w:rsidP="004F65E4">
      <w:pPr>
        <w:pStyle w:val="Caption"/>
        <w:jc w:val="center"/>
        <w:rPr>
          <w:rFonts w:asciiTheme="majorBidi" w:hAnsiTheme="majorBidi" w:cstheme="majorBidi"/>
          <w:color w:val="000000" w:themeColor="text1"/>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ΔTC</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nary>
          <m:naryPr>
            <m:chr m:val="∑"/>
            <m:limLoc m:val="undOvr"/>
            <m:ctrlPr>
              <w:rPr>
                <w:rFonts w:ascii="Cambria Math" w:hAnsi="Cambria Math" w:cstheme="majorBidi"/>
                <w:color w:val="000000" w:themeColor="text1"/>
                <w:lang w:val="en-GB"/>
              </w:rPr>
            </m:ctrlPr>
          </m:naryPr>
          <m:sub>
            <m:r>
              <m:rPr>
                <m:sty m:val="bi"/>
              </m:rPr>
              <w:rPr>
                <w:rFonts w:ascii="Cambria Math" w:hAnsi="Cambria Math" w:cstheme="majorBidi"/>
                <w:color w:val="000000" w:themeColor="text1"/>
                <w:lang w:val="en-GB"/>
              </w:rPr>
              <m:t>k=1, k≠j</m:t>
            </m:r>
          </m:sub>
          <m:sup>
            <m:r>
              <m:rPr>
                <m:sty m:val="bi"/>
              </m:rPr>
              <w:rPr>
                <w:rFonts w:ascii="Cambria Math" w:hAnsi="Cambria Math" w:cstheme="majorBidi"/>
                <w:color w:val="000000" w:themeColor="text1"/>
                <w:lang w:val="en-GB"/>
              </w:rPr>
              <m:t>m</m:t>
            </m:r>
          </m:sup>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jk</m:t>
                </m:r>
              </m:sub>
            </m:sSub>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e>
        </m:nary>
        <m:nary>
          <m:naryPr>
            <m:chr m:val="∑"/>
            <m:limLoc m:val="undOvr"/>
            <m:ctrlPr>
              <w:rPr>
                <w:rFonts w:ascii="Cambria Math" w:hAnsi="Cambria Math" w:cstheme="majorBidi"/>
                <w:color w:val="000000" w:themeColor="text1"/>
                <w:lang w:val="en-GB"/>
              </w:rPr>
            </m:ctrlPr>
          </m:naryPr>
          <m:sub>
            <m:r>
              <m:rPr>
                <m:sty m:val="bi"/>
              </m:rPr>
              <w:rPr>
                <w:rFonts w:ascii="Cambria Math" w:hAnsi="Cambria Math" w:cstheme="majorBidi"/>
                <w:color w:val="000000" w:themeColor="text1"/>
                <w:lang w:val="en-GB"/>
              </w:rPr>
              <m:t>l=1,l≠j</m:t>
            </m:r>
          </m:sub>
          <m:sup>
            <m:r>
              <m:rPr>
                <m:sty m:val="bi"/>
              </m:rPr>
              <w:rPr>
                <w:rFonts w:ascii="Cambria Math" w:hAnsi="Cambria Math" w:cstheme="majorBidi"/>
                <w:color w:val="000000" w:themeColor="text1"/>
                <w:lang w:val="en-GB"/>
              </w:rPr>
              <m:t>m</m:t>
            </m:r>
          </m:sup>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lj</m:t>
                </m:r>
              </m:sub>
            </m:sSub>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m:t>
                </m:r>
              </m:e>
              <m:sub>
                <m:r>
                  <m:rPr>
                    <m:sty m:val="bi"/>
                  </m:rPr>
                  <w:rPr>
                    <w:rFonts w:ascii="Cambria Math" w:hAnsi="Cambria Math" w:cstheme="majorBidi"/>
                    <w:color w:val="000000" w:themeColor="text1"/>
                    <w:lang w:val="en-GB"/>
                  </w:rPr>
                  <m:t>il</m:t>
                </m:r>
              </m:sub>
            </m:sSub>
          </m:e>
        </m:nary>
      </m:oMath>
      <w:r w:rsidR="004F65E4" w:rsidRPr="00F31509">
        <w:rPr>
          <w:rFonts w:asciiTheme="majorBidi" w:eastAsia="Times New Roman" w:hAnsiTheme="majorBidi" w:cstheme="majorBidi"/>
          <w:color w:val="000000" w:themeColor="text1"/>
          <w:sz w:val="16"/>
          <w:szCs w:val="16"/>
          <w:lang w:val="en-GB"/>
        </w:rPr>
        <w:t xml:space="preserve">  </w:t>
      </w:r>
      <w:r w:rsidR="004F65E4" w:rsidRPr="00F31509">
        <w:rPr>
          <w:rFonts w:asciiTheme="majorBidi" w:eastAsia="Times New Roman" w:hAnsiTheme="majorBidi" w:cstheme="majorBidi"/>
          <w:color w:val="000000" w:themeColor="text1"/>
          <w:lang w:val="en-GB"/>
        </w:rPr>
        <w:t xml:space="preserve">        (Equation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1C3696">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24</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where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lj</m:t>
            </m:r>
          </m:sub>
        </m:sSub>
      </m:oMath>
      <w:r w:rsidRPr="00F31509">
        <w:rPr>
          <w:rFonts w:asciiTheme="majorBidi" w:hAnsiTheme="majorBidi" w:cstheme="majorBidi"/>
          <w:color w:val="000000" w:themeColor="text1"/>
          <w:lang w:val="en-GB"/>
        </w:rPr>
        <w:t xml:space="preserve"> represents the number of tourists travelling from country </w:t>
      </w:r>
      <m:oMath>
        <m:r>
          <w:rPr>
            <w:rFonts w:ascii="Cambria Math" w:hAnsi="Cambria Math" w:cstheme="majorBidi"/>
            <w:color w:val="000000" w:themeColor="text1"/>
            <w:lang w:val="en-GB"/>
          </w:rPr>
          <m:t>l</m:t>
        </m:r>
      </m:oMath>
      <w:r w:rsidRPr="00F31509">
        <w:rPr>
          <w:rFonts w:asciiTheme="majorBidi" w:hAnsiTheme="majorBidi" w:cstheme="majorBidi"/>
          <w:color w:val="000000" w:themeColor="text1"/>
          <w:lang w:val="en-GB"/>
        </w:rPr>
        <w:t xml:space="preserve"> to country </w:t>
      </w:r>
      <m:oMath>
        <m:r>
          <w:rPr>
            <w:rFonts w:ascii="Cambria Math" w:hAnsi="Cambria Math" w:cstheme="majorBidi"/>
            <w:color w:val="000000" w:themeColor="text1"/>
            <w:lang w:val="en-GB"/>
          </w:rPr>
          <m:t>j</m:t>
        </m:r>
      </m:oMath>
      <w:r w:rsidRPr="00F31509">
        <w:rPr>
          <w:rFonts w:asciiTheme="majorBidi" w:hAnsiTheme="majorBidi" w:cstheme="majorBidi"/>
          <w:color w:val="000000" w:themeColor="text1"/>
          <w:lang w:val="en-GB"/>
        </w:rPr>
        <w:t xml:space="preserve"> and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il</m:t>
            </m:r>
          </m:sub>
        </m:sSub>
      </m:oMath>
      <w:r w:rsidRPr="00F31509">
        <w:rPr>
          <w:rFonts w:asciiTheme="majorBidi" w:hAnsiTheme="majorBidi" w:cstheme="majorBidi"/>
          <w:color w:val="000000" w:themeColor="text1"/>
          <w:lang w:val="en-GB"/>
        </w:rPr>
        <w:t xml:space="preserve"> represents the historic amount of daily nutrients consumed within commodity </w:t>
      </w:r>
      <m:oMath>
        <m:r>
          <w:rPr>
            <w:rFonts w:ascii="Cambria Math" w:hAnsi="Cambria Math" w:cstheme="majorBidi"/>
            <w:color w:val="000000" w:themeColor="text1"/>
            <w:lang w:val="en-GB"/>
          </w:rPr>
          <m:t>i</m:t>
        </m:r>
      </m:oMath>
      <w:r w:rsidRPr="00F31509">
        <w:rPr>
          <w:rFonts w:asciiTheme="majorBidi" w:hAnsiTheme="majorBidi" w:cstheme="majorBidi"/>
          <w:color w:val="000000" w:themeColor="text1"/>
          <w:lang w:val="en-GB"/>
        </w:rPr>
        <w:t xml:space="preserve"> and in country </w:t>
      </w:r>
      <m:oMath>
        <m:r>
          <w:rPr>
            <w:rFonts w:ascii="Cambria Math" w:hAnsi="Cambria Math" w:cstheme="majorBidi"/>
            <w:color w:val="000000" w:themeColor="text1"/>
            <w:lang w:val="en-GB"/>
          </w:rPr>
          <m:t>l</m:t>
        </m:r>
      </m:oMath>
      <w:r w:rsidRPr="00F31509">
        <w:rPr>
          <w:rFonts w:asciiTheme="majorBidi" w:hAnsiTheme="majorBidi" w:cstheme="majorBidi"/>
          <w:color w:val="000000" w:themeColor="text1"/>
          <w:lang w:val="en-GB"/>
        </w:rPr>
        <w:t>.  This equation can be simplified a bit:</w:t>
      </w:r>
    </w:p>
    <w:p w:rsidR="004F65E4" w:rsidRPr="00F31509" w:rsidRDefault="004F65E4" w:rsidP="004F65E4">
      <w:pPr>
        <w:pStyle w:val="Caption"/>
        <w:jc w:val="center"/>
        <w:rPr>
          <w:rFonts w:asciiTheme="majorBidi" w:hAnsiTheme="majorBidi" w:cstheme="majorBidi"/>
          <w:color w:val="000000" w:themeColor="text1"/>
          <w:sz w:val="22"/>
          <w:szCs w:val="22"/>
          <w:lang w:val="en-GB"/>
        </w:rPr>
      </w:pPr>
      <w:r w:rsidRPr="00F31509">
        <w:rPr>
          <w:rFonts w:asciiTheme="majorBidi" w:hAnsiTheme="majorBidi" w:cstheme="majorBidi"/>
          <w:color w:val="000000" w:themeColor="text1"/>
          <w:lang w:val="en-GB"/>
        </w:rPr>
        <w:lastRenderedPageBreak/>
        <w:br/>
      </w: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ΔTC</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T</m:t>
            </m:r>
          </m:sub>
        </m:sSub>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nary>
          <m:naryPr>
            <m:chr m:val="∑"/>
            <m:limLoc m:val="undOvr"/>
            <m:ctrlPr>
              <w:rPr>
                <w:rFonts w:ascii="Cambria Math" w:hAnsi="Cambria Math" w:cstheme="majorBidi"/>
                <w:color w:val="000000" w:themeColor="text1"/>
                <w:lang w:val="en-GB"/>
              </w:rPr>
            </m:ctrlPr>
          </m:naryPr>
          <m:sub>
            <m:r>
              <m:rPr>
                <m:sty m:val="bi"/>
              </m:rPr>
              <w:rPr>
                <w:rFonts w:ascii="Cambria Math" w:hAnsi="Cambria Math" w:cstheme="majorBidi"/>
                <w:color w:val="000000" w:themeColor="text1"/>
                <w:lang w:val="en-GB"/>
              </w:rPr>
              <m:t>l=1,l≠j</m:t>
            </m:r>
          </m:sub>
          <m:sup>
            <m:r>
              <m:rPr>
                <m:sty m:val="bi"/>
              </m:rPr>
              <w:rPr>
                <w:rFonts w:ascii="Cambria Math" w:hAnsi="Cambria Math" w:cstheme="majorBidi"/>
                <w:color w:val="000000" w:themeColor="text1"/>
                <w:lang w:val="en-GB"/>
              </w:rPr>
              <m:t>m</m:t>
            </m:r>
          </m:sup>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lj</m:t>
                </m:r>
              </m:sub>
            </m:sSub>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m:t>
                </m:r>
              </m:e>
              <m:sub>
                <m:r>
                  <m:rPr>
                    <m:sty m:val="bi"/>
                  </m:rPr>
                  <w:rPr>
                    <w:rFonts w:ascii="Cambria Math" w:hAnsi="Cambria Math" w:cstheme="majorBidi"/>
                    <w:color w:val="000000" w:themeColor="text1"/>
                    <w:lang w:val="en-GB"/>
                  </w:rPr>
                  <m:t>il</m:t>
                </m:r>
              </m:sub>
            </m:sSub>
          </m:e>
        </m:nary>
      </m:oMath>
      <w:r w:rsidRPr="00F31509">
        <w:rPr>
          <w:rFonts w:asciiTheme="majorBidi" w:hAnsiTheme="majorBidi" w:cstheme="majorBidi"/>
          <w:color w:val="000000" w:themeColor="text1"/>
          <w:sz w:val="22"/>
          <w:szCs w:val="22"/>
          <w:lang w:val="en-GB"/>
        </w:rPr>
        <w:tab/>
      </w:r>
      <w:r w:rsidRPr="00F31509">
        <w:rPr>
          <w:rFonts w:asciiTheme="majorBidi" w:eastAsia="Times New Roman" w:hAnsiTheme="majorBidi" w:cstheme="majorBidi"/>
          <w:color w:val="000000" w:themeColor="text1"/>
          <w:sz w:val="22"/>
          <w:szCs w:val="22"/>
          <w:lang w:val="en-GB"/>
        </w:rPr>
        <w:t xml:space="preserve">      </w:t>
      </w:r>
      <w:r w:rsidRPr="00F31509">
        <w:rPr>
          <w:rFonts w:asciiTheme="majorBidi" w:eastAsia="Times New Roman" w:hAnsiTheme="majorBidi" w:cstheme="majorBidi"/>
          <w:color w:val="000000" w:themeColor="text1"/>
          <w:lang w:val="en-GB"/>
        </w:rPr>
        <w:t xml:space="preserve">(Equation </w:t>
      </w:r>
      <w:r w:rsidR="001C3696"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Equation \* ARABIC </w:instrText>
      </w:r>
      <w:r w:rsidR="001C3696" w:rsidRPr="001C3696">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25</w:t>
      </w:r>
      <w:r w:rsidR="001C3696"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Average daily consumption is computed based on historic consumption patterns, and thus we can provide tourist consumption data at the full FBS level. The measurement error can likewise be derived based on the measurement error of food consumption of the resident population.</w:t>
      </w:r>
      <w:r w:rsidR="0059554E" w:rsidRPr="00F31509">
        <w:rPr>
          <w:rFonts w:asciiTheme="majorBidi" w:eastAsia="Times New Roman" w:hAnsiTheme="majorBidi" w:cstheme="majorBidi"/>
          <w:color w:val="000000" w:themeColor="text1"/>
          <w:lang w:val="en-GB"/>
        </w:rPr>
        <w:t xml:space="preserve">  Note also that the tourist consumption element for a particular country can be negative in the case of many residents of the country leaving as tourists and few tourists from other countries visiting.</w:t>
      </w: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rsidR="004F65E4" w:rsidRPr="00F31509" w:rsidRDefault="004F65E4" w:rsidP="000264F4">
      <w:pPr>
        <w:pStyle w:val="Heading2"/>
      </w:pPr>
      <w:bookmarkStart w:id="282" w:name="_Toc421025886"/>
      <w:bookmarkStart w:id="283" w:name="_Toc428383842"/>
      <w:bookmarkStart w:id="284" w:name="_Toc428436064"/>
      <w:bookmarkStart w:id="285" w:name="_Toc428436365"/>
      <w:bookmarkStart w:id="286" w:name="_Toc428436491"/>
      <w:r w:rsidRPr="00F31509">
        <w:lastRenderedPageBreak/>
        <w:t>Industrial use</w:t>
      </w:r>
      <w:bookmarkEnd w:id="282"/>
      <w:bookmarkEnd w:id="283"/>
      <w:bookmarkEnd w:id="284"/>
      <w:bookmarkEnd w:id="285"/>
      <w:bookmarkEnd w:id="286"/>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2000s have </w:t>
      </w:r>
      <w:r w:rsidRPr="00F31509">
        <w:rPr>
          <w:rFonts w:asciiTheme="majorBidi" w:eastAsia="Times New Roman" w:hAnsiTheme="majorBidi" w:cstheme="majorBidi"/>
          <w:color w:val="000000" w:themeColor="text1"/>
          <w:lang w:val="en-GB"/>
        </w:rPr>
        <w:t>seen a number of important changes in the global commodity landscape. Many of them have originated outside of food and agriculture, but many have had a direct and sometimes massive impact on food and agricultural markets. Rising energy prices, in particular, have made a growing number of agricultural products competitive inputs in non-food markets, and have done so in growing volumes (</w:t>
      </w:r>
      <w:fldSimple w:instr=" REF _Ref420755964 \h  \* MERGEFORMAT ">
        <w:r w:rsidR="000B360D" w:rsidRPr="00F31509">
          <w:rPr>
            <w:rFonts w:asciiTheme="majorBidi" w:eastAsia="Times New Roman" w:hAnsiTheme="majorBidi" w:cstheme="majorBidi"/>
            <w:color w:val="000000" w:themeColor="text1"/>
            <w:lang w:val="en-GB"/>
          </w:rPr>
          <w:t xml:space="preserve">Figure </w:t>
        </w:r>
        <w:r w:rsidR="000B360D" w:rsidRPr="00F31509">
          <w:rPr>
            <w:rFonts w:asciiTheme="majorBidi" w:eastAsia="Times New Roman" w:hAnsiTheme="majorBidi" w:cstheme="majorBidi"/>
            <w:noProof/>
            <w:color w:val="000000" w:themeColor="text1"/>
            <w:lang w:val="en-GB"/>
          </w:rPr>
          <w:t>20</w:t>
        </w:r>
      </w:fldSimple>
      <w:r w:rsidRPr="00F31509">
        <w:rPr>
          <w:rFonts w:asciiTheme="majorBidi" w:eastAsia="Times New Roman" w:hAnsiTheme="majorBidi" w:cstheme="majorBidi"/>
          <w:color w:val="000000" w:themeColor="text1"/>
          <w:lang w:val="en-GB"/>
        </w:rPr>
        <w:t xml:space="preserve">). Arguably, the most important example is the biofuels market, where rising energy prices in conjunction with policies to promote the use of agricultural feed stocks for energy uses have diverted a growing amount of (food) commodities into the fuel market. Maize for bioethanol in the US and rapeseed oil for biodiesel in the EU are the most popular and most important examples, but by far not the only ones. With rising energy prices, many countries have embarked on similar programmes, albeit to a smaller extent. </w:t>
      </w:r>
    </w:p>
    <w:p w:rsidR="004F65E4" w:rsidRPr="00F31509" w:rsidRDefault="00040401" w:rsidP="004F65E4">
      <w:pPr>
        <w:keepNext/>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en-US"/>
        </w:rPr>
        <w:drawing>
          <wp:inline distT="0" distB="0" distL="0" distR="0">
            <wp:extent cx="5722620" cy="4244340"/>
            <wp:effectExtent l="0" t="0" r="11430" b="2286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4F65E4" w:rsidRPr="00F31509" w:rsidRDefault="004F65E4" w:rsidP="004F65E4">
      <w:pPr>
        <w:pStyle w:val="Caption"/>
        <w:jc w:val="both"/>
        <w:rPr>
          <w:rFonts w:asciiTheme="majorBidi" w:hAnsiTheme="majorBidi" w:cstheme="majorBidi"/>
          <w:b/>
          <w:color w:val="000000" w:themeColor="text1"/>
          <w:lang w:val="en-GB"/>
        </w:rPr>
      </w:pPr>
      <w:bookmarkStart w:id="287" w:name="_Ref420755964"/>
      <w:bookmarkStart w:id="288" w:name="_Toc421026228"/>
      <w:bookmarkStart w:id="289" w:name="_Toc428383867"/>
      <w:bookmarkStart w:id="290" w:name="_Toc430872520"/>
      <w:r w:rsidRPr="00F31509">
        <w:rPr>
          <w:rFonts w:asciiTheme="majorBidi" w:eastAsia="Times New Roman" w:hAnsiTheme="majorBidi" w:cstheme="majorBidi"/>
          <w:color w:val="000000" w:themeColor="text1"/>
          <w:lang w:val="en-GB"/>
        </w:rPr>
        <w:t xml:space="preserve">Figure </w:t>
      </w:r>
      <w:r w:rsidR="001C3696"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1C3696" w:rsidRPr="001C3696">
        <w:rPr>
          <w:rFonts w:asciiTheme="majorBidi" w:hAnsiTheme="majorBidi" w:cstheme="majorBidi"/>
          <w:b/>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20</w:t>
      </w:r>
      <w:r w:rsidR="001C3696" w:rsidRPr="00F31509">
        <w:rPr>
          <w:rFonts w:asciiTheme="majorBidi" w:hAnsiTheme="majorBidi" w:cstheme="majorBidi"/>
          <w:lang w:val="en-GB"/>
        </w:rPr>
        <w:fldChar w:fldCharType="end"/>
      </w:r>
      <w:bookmarkEnd w:id="287"/>
      <w:r w:rsidRPr="00F31509">
        <w:rPr>
          <w:rFonts w:asciiTheme="majorBidi" w:eastAsia="Times New Roman" w:hAnsiTheme="majorBidi" w:cstheme="majorBidi"/>
          <w:color w:val="000000" w:themeColor="text1"/>
          <w:lang w:val="en-GB"/>
        </w:rPr>
        <w:t>: Vegetable oils: Other uses of FAOSTAT v industrial use of PSD</w:t>
      </w:r>
      <w:bookmarkEnd w:id="288"/>
      <w:bookmarkEnd w:id="289"/>
      <w:bookmarkEnd w:id="290"/>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Much less prominent, but equally important, is a similar trend for industrial use outside the energy sector. Just like the biofuels market, this market affects both starch-rich and oil-rich food commodities. For example, a rapidly rising share of coconut oil and palm kernel oil are now diverted into the production of cosmetics, while many other vegetable oils have become key ingredients for the production of paints, soaps, and other detergents. Similarly, starch-based products have become increasingly important as construction materials and are being used for other, non-food purposes. The non-food use of vegetable oils is particularly important for the food balance sheets. These uses can easily be underestimated in quantity terms and</w:t>
      </w:r>
      <w:r w:rsidR="00B0066F"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given their high caloric content (9kcals/g), the impact on food availability and the DES is particularly high.</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lastRenderedPageBreak/>
        <w:t xml:space="preserve">Unfortunately, the great variety of different uses (energy, paints, detergents, cosmetics, etc.) makes it difficult to gather actual information. What is more, there is no straightforward way of imputing information. Information on industrial uses is included in FAO questionnaires; however, very few countries provide information. The only area where information is readily available is the use of agricultural feedstuffs for biofuels production. This information is collected by the FAO for its medium term outlook work and is taken into account in the new version of the FBS. In the interim, information available from the USDA PS&amp;D database provides the necessary information on industrial use of vegetable oils. The amount of calories implicit in these uses is considerably above the estimates of the FBS system, and will therefore affect food availability and the DES. </w:t>
      </w:r>
    </w:p>
    <w:p w:rsidR="004F65E4" w:rsidRPr="00F31509" w:rsidRDefault="004F65E4" w:rsidP="006F3003">
      <w:pPr>
        <w:pStyle w:val="Heading4"/>
        <w:rPr>
          <w:rFonts w:asciiTheme="majorBidi" w:hAnsiTheme="majorBidi" w:cstheme="majorBidi"/>
          <w:lang w:val="en-GB"/>
        </w:rPr>
      </w:pPr>
      <w:r w:rsidRPr="00F31509">
        <w:rPr>
          <w:rFonts w:asciiTheme="majorBidi" w:hAnsiTheme="majorBidi" w:cstheme="majorBidi"/>
          <w:lang w:val="en-GB"/>
        </w:rPr>
        <w:t>Imputation and data sources</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Several imputation methods have been tried out, alas none rendered satisfactory results. The main reason for the lack of good results is that there is no straightforward model that explains the amount of use </w:t>
      </w:r>
      <w:r w:rsidR="00B0066F" w:rsidRPr="00F31509">
        <w:rPr>
          <w:rFonts w:asciiTheme="majorBidi" w:eastAsia="Times New Roman" w:hAnsiTheme="majorBidi" w:cstheme="majorBidi"/>
          <w:color w:val="000000" w:themeColor="text1"/>
          <w:lang w:val="en-GB"/>
        </w:rPr>
        <w:t xml:space="preserve">of </w:t>
      </w:r>
      <w:r w:rsidRPr="00F31509">
        <w:rPr>
          <w:rFonts w:asciiTheme="majorBidi" w:eastAsia="Times New Roman" w:hAnsiTheme="majorBidi" w:cstheme="majorBidi"/>
          <w:color w:val="000000" w:themeColor="text1"/>
          <w:lang w:val="en-GB"/>
        </w:rPr>
        <w:t>agricultural products for industrial purposes. Even energy prices only had limited explanatory power. The conclusion is that estimates for industrial use must come from data collection processes.  At the international level, data are collected by US attachés and are made available through the PS&amp;D database, at least for industrial use of vegetable oils. Data are also collected in the context of the OECD/FAO medium-term outlook, for both vegetable oils and biofuels. FBS compilers at country level are encouraged to collect the information on industrial use from by running specific surveys. Auxiliary information could be had by compiling information from biofuel mandates and other policy stipulations that govern the use of agricultural feedstocks for industrial uses.</w:t>
      </w:r>
    </w:p>
    <w:p w:rsidR="004F65E4" w:rsidRPr="00F31509" w:rsidRDefault="004F65E4" w:rsidP="004F65E4">
      <w:pPr>
        <w:rPr>
          <w:rFonts w:asciiTheme="majorBidi" w:eastAsiaTheme="majorEastAsia" w:hAnsiTheme="majorBidi" w:cstheme="majorBidi"/>
          <w:b/>
          <w:bCs/>
          <w:color w:val="000000" w:themeColor="text1"/>
          <w:sz w:val="28"/>
          <w:szCs w:val="28"/>
          <w:lang w:val="en-GB"/>
        </w:rPr>
      </w:pPr>
      <w:bookmarkStart w:id="291" w:name="_Toc421025889"/>
      <w:r w:rsidRPr="00F31509">
        <w:rPr>
          <w:rFonts w:asciiTheme="majorBidi" w:hAnsiTheme="majorBidi" w:cstheme="majorBidi"/>
          <w:color w:val="000000" w:themeColor="text1"/>
          <w:lang w:val="en-GB"/>
        </w:rPr>
        <w:br w:type="page"/>
      </w:r>
    </w:p>
    <w:p w:rsidR="004F65E4" w:rsidRPr="00F31509" w:rsidRDefault="004F65E4" w:rsidP="000264F4">
      <w:pPr>
        <w:pStyle w:val="Heading2"/>
      </w:pPr>
      <w:bookmarkStart w:id="292" w:name="_Toc428383843"/>
      <w:bookmarkStart w:id="293" w:name="_Toc428436065"/>
      <w:bookmarkStart w:id="294" w:name="_Toc428436366"/>
      <w:bookmarkStart w:id="295" w:name="_Toc428436492"/>
      <w:r w:rsidRPr="00F31509">
        <w:lastRenderedPageBreak/>
        <w:t>Food losses and waste (FLW)</w:t>
      </w:r>
      <w:bookmarkEnd w:id="291"/>
      <w:bookmarkEnd w:id="292"/>
      <w:bookmarkEnd w:id="293"/>
      <w:bookmarkEnd w:id="294"/>
      <w:bookmarkEnd w:id="295"/>
    </w:p>
    <w:p w:rsidR="004F65E4" w:rsidRPr="00F31509" w:rsidRDefault="004F65E4" w:rsidP="006F3003">
      <w:pPr>
        <w:pStyle w:val="Heading3"/>
        <w:rPr>
          <w:rFonts w:asciiTheme="majorBidi" w:hAnsiTheme="majorBidi" w:cstheme="majorBidi"/>
          <w:lang w:val="en-GB"/>
        </w:rPr>
      </w:pPr>
      <w:bookmarkStart w:id="296" w:name="_Toc421025890"/>
      <w:r w:rsidRPr="00F31509">
        <w:rPr>
          <w:rFonts w:asciiTheme="majorBidi" w:hAnsiTheme="majorBidi" w:cstheme="majorBidi"/>
          <w:lang w:val="en-GB"/>
        </w:rPr>
        <w:t>Definition of FLW in the FBS system</w:t>
      </w:r>
      <w:bookmarkEnd w:id="296"/>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FAO FBS system covers food availability up to the point of food purchases, typically the retail level. In line with the definition of food availability, food losses cover all losses up to the same level, i.e. up to the retail level (see </w:t>
      </w:r>
      <w:fldSimple w:instr=" REF _Ref421025415 \h  \* MERGEFORMAT ">
        <w:r w:rsidR="00AA4884" w:rsidRPr="00F31509">
          <w:rPr>
            <w:rFonts w:asciiTheme="majorBidi" w:eastAsia="Times New Roman" w:hAnsiTheme="majorBidi" w:cstheme="majorBidi"/>
            <w:lang w:val="en-GB"/>
          </w:rPr>
          <w:t xml:space="preserve">Figure </w:t>
        </w:r>
        <w:r w:rsidR="00AA4884" w:rsidRPr="00F31509">
          <w:rPr>
            <w:rFonts w:asciiTheme="majorBidi" w:eastAsia="Times New Roman" w:hAnsiTheme="majorBidi" w:cstheme="majorBidi"/>
            <w:noProof/>
            <w:lang w:val="en-GB"/>
          </w:rPr>
          <w:t>21</w:t>
        </w:r>
      </w:fldSimple>
      <w:r w:rsidRPr="00F31509">
        <w:rPr>
          <w:rFonts w:asciiTheme="majorBidi" w:eastAsia="Times New Roman" w:hAnsiTheme="majorBidi" w:cstheme="majorBidi"/>
          <w:color w:val="000000" w:themeColor="text1"/>
          <w:lang w:val="en-GB"/>
        </w:rPr>
        <w:t xml:space="preserve">). Postharvest losses (PHL) and losses that occur during storage and transportation as well as processing are therefore included, while losses at the retail level or even the household level are </w:t>
      </w:r>
      <w:r w:rsidRPr="00F31509">
        <w:rPr>
          <w:rFonts w:asciiTheme="majorBidi" w:eastAsia="Times New Roman" w:hAnsiTheme="majorBidi" w:cstheme="majorBidi"/>
          <w:i/>
          <w:iCs/>
          <w:color w:val="000000" w:themeColor="text1"/>
          <w:lang w:val="en-GB"/>
        </w:rPr>
        <w:t>not</w:t>
      </w:r>
      <w:r w:rsidRPr="00F31509">
        <w:rPr>
          <w:rFonts w:asciiTheme="majorBidi" w:eastAsia="Times New Roman" w:hAnsiTheme="majorBidi" w:cstheme="majorBidi"/>
          <w:color w:val="000000" w:themeColor="text1"/>
          <w:lang w:val="en-GB"/>
        </w:rPr>
        <w:t xml:space="preserve"> included in the FBS system. Processing losses are estimated in the standardization process (see section on standardization), whereby a small allowance is made when extraction rates are applied to primary products. </w:t>
      </w:r>
      <w:fldSimple w:instr=" REF _Ref421025415 \h  \* MERGEFORMAT ">
        <w:r w:rsidR="00AA4884" w:rsidRPr="00F31509">
          <w:rPr>
            <w:rFonts w:asciiTheme="majorBidi" w:eastAsia="Times New Roman" w:hAnsiTheme="majorBidi" w:cstheme="majorBidi"/>
            <w:lang w:val="en-GB"/>
          </w:rPr>
          <w:t xml:space="preserve">Figure </w:t>
        </w:r>
        <w:r w:rsidR="00AA4884" w:rsidRPr="00F31509">
          <w:rPr>
            <w:rFonts w:asciiTheme="majorBidi" w:eastAsia="Times New Roman" w:hAnsiTheme="majorBidi" w:cstheme="majorBidi"/>
            <w:noProof/>
            <w:lang w:val="en-GB"/>
          </w:rPr>
          <w:t>21</w:t>
        </w:r>
      </w:fldSimple>
      <w:r w:rsidRPr="00F31509">
        <w:rPr>
          <w:rFonts w:asciiTheme="majorBidi" w:eastAsia="Times New Roman" w:hAnsiTheme="majorBidi" w:cstheme="majorBidi"/>
          <w:color w:val="000000" w:themeColor="text1"/>
          <w:lang w:val="en-GB"/>
        </w:rPr>
        <w:t xml:space="preserve"> below provides an overview of losses across the entire value chain and delineates losses covered in the FBS system from losses outside the FAO food balances.</w:t>
      </w:r>
    </w:p>
    <w:p w:rsidR="004F65E4" w:rsidRPr="00F31509" w:rsidRDefault="004F65E4" w:rsidP="006F3003">
      <w:pPr>
        <w:pStyle w:val="Heading3"/>
        <w:rPr>
          <w:rFonts w:asciiTheme="majorBidi" w:hAnsiTheme="majorBidi" w:cstheme="majorBidi"/>
          <w:lang w:val="en-GB"/>
        </w:rPr>
      </w:pPr>
      <w:bookmarkStart w:id="297" w:name="_Toc421025891"/>
      <w:r w:rsidRPr="00F31509">
        <w:rPr>
          <w:rFonts w:asciiTheme="majorBidi" w:hAnsiTheme="majorBidi" w:cstheme="majorBidi"/>
          <w:lang w:val="en-GB"/>
        </w:rPr>
        <w:t>Data availability</w:t>
      </w:r>
      <w:bookmarkEnd w:id="297"/>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w:t>
      </w:r>
      <w:r w:rsidR="0037696B" w:rsidRPr="00F31509">
        <w:rPr>
          <w:rFonts w:asciiTheme="majorBidi" w:eastAsia="Times New Roman" w:hAnsiTheme="majorBidi" w:cstheme="majorBidi"/>
          <w:color w:val="000000" w:themeColor="text1"/>
          <w:lang w:val="en-GB"/>
        </w:rPr>
        <w:t>FAO</w:t>
      </w:r>
      <w:r w:rsidRPr="00F31509">
        <w:rPr>
          <w:rFonts w:asciiTheme="majorBidi" w:eastAsia="Times New Roman" w:hAnsiTheme="majorBidi" w:cstheme="majorBidi"/>
          <w:color w:val="000000" w:themeColor="text1"/>
          <w:lang w:val="en-GB"/>
        </w:rPr>
        <w:t xml:space="preserve"> production questionnaire (see section on production) includes a section for countries to report estimates of waste and losses. While the vast majority of FAO member countries report production and/or productivity data, estimates for losses are notoriously scarce and, where they are made available by countries through the questionnaire, they are unlikely to be based on reliable measurement efforts. Indeed, the Global Strategy to Improve Rural and Agricultural Statistics found that there is not even a readily available and reliable method to measure losses. The next steps therefore are to devise an experimental design that could ultimately be used to measure food losses and waste in an accurate manner. This means that available estimates are not only limited, but the few available may not be fully reliable and comparable across countries.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These concerns become visible in the data on losses and waste reported by countries. They can differ, even as percentage loss rates, i.e. as shares of production and trade, considerably even across similar countries. A cross-country comparison has found such differences both for individual commodities, as well as for overall losses at country level estimate. No doubt, this is not an optimal basis to develop an imputation approach, but in the absence of better information, this is the only available basis to start to develop a new imputation method. The basic elements of the new method are laid out below. Before detailing the new method, a quick review of the previous approach is in order.</w:t>
      </w:r>
    </w:p>
    <w:p w:rsidR="004F65E4" w:rsidRPr="00F31509" w:rsidRDefault="00040401" w:rsidP="004F65E4">
      <w:pPr>
        <w:keepNext/>
        <w:jc w:val="both"/>
        <w:rPr>
          <w:rFonts w:asciiTheme="majorBidi" w:hAnsiTheme="majorBidi" w:cstheme="majorBidi"/>
          <w:lang w:val="en-GB"/>
        </w:rPr>
      </w:pPr>
      <w:r w:rsidRPr="00F31509">
        <w:rPr>
          <w:rFonts w:asciiTheme="majorBidi" w:hAnsiTheme="majorBidi" w:cstheme="majorBidi"/>
          <w:noProof/>
          <w:color w:val="000000" w:themeColor="text1"/>
          <w:szCs w:val="24"/>
          <w:lang w:eastAsia="en-US"/>
        </w:rPr>
        <w:lastRenderedPageBreak/>
        <w:drawing>
          <wp:inline distT="0" distB="0" distL="0" distR="0">
            <wp:extent cx="5760720" cy="7292340"/>
            <wp:effectExtent l="0" t="0" r="0" b="0"/>
            <wp:docPr id="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7292340"/>
                    </a:xfrm>
                    <a:prstGeom prst="rect">
                      <a:avLst/>
                    </a:prstGeom>
                    <a:noFill/>
                    <a:ln>
                      <a:noFill/>
                    </a:ln>
                  </pic:spPr>
                </pic:pic>
              </a:graphicData>
            </a:graphic>
          </wp:inline>
        </w:drawing>
      </w:r>
    </w:p>
    <w:p w:rsidR="004F65E4" w:rsidRPr="00F31509" w:rsidRDefault="004F65E4" w:rsidP="004F65E4">
      <w:pPr>
        <w:pStyle w:val="Caption"/>
        <w:jc w:val="both"/>
        <w:rPr>
          <w:rFonts w:asciiTheme="majorBidi" w:hAnsiTheme="majorBidi" w:cstheme="majorBidi"/>
          <w:b/>
          <w:bCs/>
          <w:sz w:val="22"/>
          <w:szCs w:val="22"/>
          <w:lang w:val="en-GB"/>
        </w:rPr>
      </w:pPr>
      <w:bookmarkStart w:id="298" w:name="_Ref421025415"/>
      <w:bookmarkStart w:id="299" w:name="_Toc421026229"/>
      <w:bookmarkStart w:id="300" w:name="_Toc428383868"/>
      <w:bookmarkStart w:id="301" w:name="_Toc430872521"/>
      <w:r w:rsidRPr="00F31509">
        <w:rPr>
          <w:rFonts w:asciiTheme="majorBidi" w:eastAsia="Times New Roman" w:hAnsiTheme="majorBidi" w:cstheme="majorBidi"/>
          <w:sz w:val="22"/>
          <w:szCs w:val="22"/>
          <w:lang w:val="en-GB"/>
        </w:rPr>
        <w:t xml:space="preserve">Figure </w:t>
      </w:r>
      <w:r w:rsidR="001C3696" w:rsidRPr="00F31509">
        <w:rPr>
          <w:rFonts w:asciiTheme="majorBidi" w:hAnsiTheme="majorBidi" w:cstheme="majorBidi"/>
          <w:lang w:val="en-GB"/>
        </w:rPr>
        <w:fldChar w:fldCharType="begin"/>
      </w:r>
      <w:r w:rsidRPr="00F31509">
        <w:rPr>
          <w:rFonts w:asciiTheme="majorBidi" w:hAnsiTheme="majorBidi" w:cstheme="majorBidi"/>
          <w:sz w:val="22"/>
          <w:szCs w:val="22"/>
          <w:lang w:val="en-GB"/>
        </w:rPr>
        <w:instrText xml:space="preserve"> SEQ Figure \* ARABIC </w:instrText>
      </w:r>
      <w:r w:rsidR="001C3696" w:rsidRPr="001C3696">
        <w:rPr>
          <w:rFonts w:asciiTheme="majorBidi" w:hAnsiTheme="majorBidi" w:cstheme="majorBidi"/>
          <w:b/>
          <w:bCs/>
          <w:sz w:val="22"/>
          <w:szCs w:val="22"/>
          <w:lang w:val="en-GB"/>
        </w:rPr>
        <w:fldChar w:fldCharType="separate"/>
      </w:r>
      <w:r w:rsidR="000B360D" w:rsidRPr="00F31509">
        <w:rPr>
          <w:rFonts w:asciiTheme="majorBidi" w:eastAsia="Times New Roman" w:hAnsiTheme="majorBidi" w:cstheme="majorBidi"/>
          <w:noProof/>
          <w:sz w:val="22"/>
          <w:szCs w:val="22"/>
          <w:lang w:val="en-GB"/>
        </w:rPr>
        <w:t>21</w:t>
      </w:r>
      <w:r w:rsidR="001C3696" w:rsidRPr="00F31509">
        <w:rPr>
          <w:rFonts w:asciiTheme="majorBidi" w:hAnsiTheme="majorBidi" w:cstheme="majorBidi"/>
          <w:lang w:val="en-GB"/>
        </w:rPr>
        <w:fldChar w:fldCharType="end"/>
      </w:r>
      <w:bookmarkEnd w:id="298"/>
      <w:r w:rsidRPr="00F31509">
        <w:rPr>
          <w:rFonts w:asciiTheme="majorBidi" w:eastAsia="Times New Roman" w:hAnsiTheme="majorBidi" w:cstheme="majorBidi"/>
          <w:sz w:val="22"/>
          <w:szCs w:val="22"/>
          <w:lang w:val="en-GB"/>
        </w:rPr>
        <w:t>: Flow chart of food losses and wastages</w:t>
      </w:r>
      <w:bookmarkEnd w:id="299"/>
      <w:bookmarkEnd w:id="300"/>
      <w:bookmarkEnd w:id="301"/>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Source: Research Report on the Assessment of Intra-household Wastage of Food.  FAO, ESS, 2004.</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rsidP="006F3003">
      <w:pPr>
        <w:pStyle w:val="Heading3"/>
        <w:rPr>
          <w:rFonts w:asciiTheme="majorBidi" w:hAnsiTheme="majorBidi" w:cstheme="majorBidi"/>
          <w:lang w:val="en-GB"/>
        </w:rPr>
      </w:pPr>
      <w:bookmarkStart w:id="302" w:name="_Toc421025892"/>
      <w:r w:rsidRPr="00F31509">
        <w:rPr>
          <w:rFonts w:asciiTheme="majorBidi" w:hAnsiTheme="majorBidi" w:cstheme="majorBidi"/>
          <w:lang w:val="en-GB"/>
        </w:rPr>
        <w:lastRenderedPageBreak/>
        <w:t>The previous imputation approach</w:t>
      </w:r>
      <w:bookmarkEnd w:id="302"/>
    </w:p>
    <w:p w:rsidR="004F65E4" w:rsidRPr="00F31509" w:rsidRDefault="004F65E4" w:rsidP="00B877EE">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Just like feed use, FLW has been estimated as a simple ratio (share) of availability</w:t>
      </w:r>
      <w:r w:rsidR="00B877EE" w:rsidRPr="00F31509">
        <w:rPr>
          <w:rStyle w:val="FootnoteReference"/>
          <w:rFonts w:asciiTheme="majorBidi" w:hAnsiTheme="majorBidi" w:cstheme="majorBidi"/>
          <w:color w:val="000000" w:themeColor="text1"/>
          <w:szCs w:val="24"/>
          <w:lang w:val="en-GB"/>
        </w:rPr>
        <w:footnoteReference w:id="48"/>
      </w:r>
      <w:r w:rsidRPr="00F31509">
        <w:rPr>
          <w:rFonts w:asciiTheme="majorBidi" w:hAnsiTheme="majorBidi" w:cstheme="majorBidi"/>
          <w:color w:val="000000" w:themeColor="text1"/>
          <w:szCs w:val="24"/>
          <w:lang w:val="en-GB"/>
        </w:rPr>
        <w:t>; this means that the amount of food lost for a commodity i in country j (Lo</w:t>
      </w:r>
      <w:r w:rsidRPr="00F31509">
        <w:rPr>
          <w:rFonts w:asciiTheme="majorBidi" w:hAnsiTheme="majorBidi" w:cstheme="majorBidi"/>
          <w:color w:val="000000" w:themeColor="text1"/>
          <w:szCs w:val="24"/>
          <w:vertAlign w:val="subscript"/>
          <w:lang w:val="en-GB"/>
        </w:rPr>
        <w:t>i,j</w:t>
      </w:r>
      <w:r w:rsidRPr="00F31509">
        <w:rPr>
          <w:rFonts w:asciiTheme="majorBidi" w:hAnsiTheme="majorBidi" w:cstheme="majorBidi"/>
          <w:color w:val="000000" w:themeColor="text1"/>
          <w:szCs w:val="24"/>
          <w:lang w:val="en-GB"/>
        </w:rPr>
        <w:t>) is:</w:t>
      </w:r>
    </w:p>
    <w:p w:rsidR="004F65E4" w:rsidRPr="00F31509" w:rsidRDefault="001C3696" w:rsidP="003B02AA">
      <w:pPr>
        <w:tabs>
          <w:tab w:val="left" w:pos="3816"/>
        </w:tabs>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e>
        </m:d>
        <m:r>
          <w:rPr>
            <w:rFonts w:ascii="Cambria Math" w:hAnsi="Cambria Math" w:cstheme="majorBidi"/>
            <w:color w:val="000000" w:themeColor="text1"/>
            <w:lang w:val="en-GB"/>
          </w:rPr>
          <m:t>*</m:t>
        </m:r>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m:t>
            </m:r>
          </m:e>
          <m:sub>
            <m:r>
              <w:rPr>
                <w:rFonts w:ascii="Cambria Math" w:hAnsi="Cambria Math" w:cstheme="majorBidi"/>
                <w:color w:val="000000" w:themeColor="text1"/>
                <w:szCs w:val="24"/>
                <w:lang w:val="en-GB"/>
              </w:rPr>
              <m:t>i,j</m:t>
            </m:r>
          </m:sub>
        </m:sSub>
      </m:oMath>
      <w:r w:rsidR="004F65E4" w:rsidRPr="00F31509">
        <w:rPr>
          <w:rFonts w:asciiTheme="majorBidi" w:eastAsia="Times New Roman" w:hAnsiTheme="majorBidi" w:cstheme="majorBidi"/>
          <w:color w:val="000000" w:themeColor="text1"/>
          <w:lang w:val="en-GB"/>
        </w:rPr>
        <w:t xml:space="preserve">        (Equation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8"/>
          <w:lang w:val="en-GB"/>
        </w:rPr>
        <w:instrText xml:space="preserve"> SEQ Equation \* ARABIC </w:instrText>
      </w:r>
      <w:r w:rsidRPr="001C3696">
        <w:rPr>
          <w:rFonts w:asciiTheme="majorBidi" w:hAnsiTheme="majorBidi" w:cstheme="majorBidi"/>
          <w:color w:val="000000" w:themeColor="text1"/>
          <w:szCs w:val="28"/>
          <w:lang w:val="en-GB"/>
        </w:rPr>
        <w:fldChar w:fldCharType="separate"/>
      </w:r>
      <w:r w:rsidR="000B360D" w:rsidRPr="00F31509">
        <w:rPr>
          <w:rFonts w:asciiTheme="majorBidi" w:eastAsia="Times New Roman" w:hAnsiTheme="majorBidi" w:cstheme="majorBidi"/>
          <w:noProof/>
          <w:color w:val="000000" w:themeColor="text1"/>
          <w:lang w:val="en-GB"/>
        </w:rPr>
        <w:t>26</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Again, similarly to the previous approach to estimate feed use, no differentiation is made between trade and domestic production, i.e. a uniform loss rate is applied to all elements of availability. </w:t>
      </w:r>
    </w:p>
    <w:p w:rsidR="004F65E4" w:rsidRPr="00F31509" w:rsidRDefault="004F65E4" w:rsidP="006F3003">
      <w:pPr>
        <w:pStyle w:val="Heading3"/>
        <w:rPr>
          <w:rFonts w:asciiTheme="majorBidi" w:hAnsiTheme="majorBidi" w:cstheme="majorBidi"/>
          <w:lang w:val="en-GB"/>
        </w:rPr>
      </w:pPr>
      <w:bookmarkStart w:id="303" w:name="_Toc421025893"/>
      <w:r w:rsidRPr="00F31509">
        <w:rPr>
          <w:rFonts w:asciiTheme="majorBidi" w:hAnsiTheme="majorBidi" w:cstheme="majorBidi"/>
          <w:lang w:val="en-GB"/>
        </w:rPr>
        <w:t>The new imputation approach</w:t>
      </w:r>
      <w:bookmarkEnd w:id="303"/>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Given the possible shortcomings of the old imputation method and notwithstanding the data and methodological limitations, it was decided to develop a new method to estimate FLW based on those data points that are officially reported. The scarcity of official data made it necessary to pool available data into a panel. It was also </w:t>
      </w:r>
      <w:r w:rsidR="00B0066F" w:rsidRPr="00F31509">
        <w:rPr>
          <w:rFonts w:asciiTheme="majorBidi" w:eastAsia="Times New Roman" w:hAnsiTheme="majorBidi" w:cstheme="majorBidi"/>
          <w:color w:val="000000" w:themeColor="text1"/>
          <w:lang w:val="en-GB"/>
        </w:rPr>
        <w:t xml:space="preserve">deemed </w:t>
      </w:r>
      <w:r w:rsidRPr="00F31509">
        <w:rPr>
          <w:rFonts w:asciiTheme="majorBidi" w:eastAsia="Times New Roman" w:hAnsiTheme="majorBidi" w:cstheme="majorBidi"/>
          <w:color w:val="000000" w:themeColor="text1"/>
          <w:lang w:val="en-GB"/>
        </w:rPr>
        <w:t xml:space="preserve">necessary to distinguish losses that occur for domestic products from trade products as there are strong a priori reasons to assume that the latter are generally lower. The main reasons for lower trade losses are the fact that PHL do not apply to trade and that traded commodities are likely to be handled and processed in more advanced systems, which are typically less prone to losses.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FBS compilers at country level are encouraged to use all country-specific information to gauge the amount of losses in their home countries. They can probably draw on country and commodity-specific knowledge about their farm production (harvesting machinery, storage facilities, etc.) and food processing system that is not readily available to FAO. As for all variables, FAO appreciates receiv</w:t>
      </w:r>
      <w:r w:rsidR="00F301CE" w:rsidRPr="00F31509">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such information, ideally through its production questionnaire.</w:t>
      </w:r>
    </w:p>
    <w:p w:rsidR="004F65E4" w:rsidRPr="00F31509" w:rsidRDefault="004F65E4" w:rsidP="006F3003">
      <w:pPr>
        <w:pStyle w:val="Heading4"/>
        <w:rPr>
          <w:rFonts w:asciiTheme="majorBidi" w:hAnsiTheme="majorBidi" w:cstheme="majorBidi"/>
          <w:lang w:val="en-GB"/>
        </w:rPr>
      </w:pPr>
      <w:bookmarkStart w:id="304" w:name="_Toc421025894"/>
      <w:r w:rsidRPr="00F31509">
        <w:rPr>
          <w:rFonts w:asciiTheme="majorBidi" w:hAnsiTheme="majorBidi" w:cstheme="majorBidi"/>
          <w:lang w:val="en-GB"/>
        </w:rPr>
        <w:t>The model/estimation procedure</w:t>
      </w:r>
      <w:bookmarkEnd w:id="304"/>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In the absence of empirical estimates, countries may want to consider using the FAO method of estimating FLW. To this end, a hierarchical linear model (HLM) was developed with the loss quantity as response. The strength of the approach is its ability to pool together different levels of information for the best inference and optimal prediction.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Modelling is performed in a hierarchical fashion, with country/commodity specific estimates at the lowest hierarchical level followed by commodity specific estimates, food group estimates, and lastly food perishable group estimates. The coefficients in the hierarchy are estimated simultaneously to ensure they are consistent between and within the hierarchy.  The specific model employed is the following:</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1C3696" w:rsidP="004F65E4">
      <w:pPr>
        <w:jc w:val="both"/>
        <w:rPr>
          <w:rFonts w:asciiTheme="majorBidi" w:hAnsiTheme="majorBidi" w:cstheme="majorBidi"/>
          <w:color w:val="000000" w:themeColor="text1"/>
          <w:szCs w:val="24"/>
          <w:lang w:val="en-GB"/>
        </w:rPr>
      </w:pPr>
      <m:oMathPara>
        <m:oMath>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Loss</m:t>
                      </m:r>
                    </m:e>
                    <m:sub>
                      <m:r>
                        <m:rPr>
                          <m:sty m:val="p"/>
                        </m:rPr>
                        <w:rPr>
                          <w:rFonts w:ascii="Cambria Math" w:hAnsi="Cambria Math" w:cstheme="majorBidi"/>
                          <w:color w:val="000000" w:themeColor="text1"/>
                          <w:szCs w:val="24"/>
                          <w:lang w:val="en-GB"/>
                        </w:rPr>
                        <m:t>ijklm</m:t>
                      </m:r>
                    </m:sub>
                  </m:sSub>
                </m:e>
              </m:d>
            </m:e>
          </m:func>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1</m:t>
              </m:r>
            </m:sub>
          </m:sSub>
          <m:r>
            <m:rPr>
              <m:sty m:val="p"/>
            </m:rPr>
            <w:rPr>
              <w:rFonts w:ascii="Cambria Math" w:hAnsi="Cambria Math" w:cstheme="majorBidi"/>
              <w:color w:val="000000" w:themeColor="text1"/>
              <w:szCs w:val="24"/>
              <w:lang w:val="en-GB"/>
            </w:rPr>
            <m:t>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2ijkl</m:t>
              </m:r>
            </m:sub>
          </m:sSub>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Production</m:t>
                      </m:r>
                    </m:e>
                    <m:sub>
                      <m:r>
                        <m:rPr>
                          <m:sty m:val="p"/>
                        </m:rPr>
                        <w:rPr>
                          <w:rFonts w:ascii="Cambria Math" w:hAnsi="Cambria Math" w:cstheme="majorBidi"/>
                          <w:color w:val="000000" w:themeColor="text1"/>
                          <w:szCs w:val="24"/>
                          <w:lang w:val="en-GB"/>
                        </w:rPr>
                        <m:t>ijklm</m:t>
                      </m:r>
                    </m:sub>
                  </m:sSub>
                  <m:r>
                    <m:rPr>
                      <m:sty m:val="p"/>
                    </m:rPr>
                    <w:rPr>
                      <w:rFonts w:ascii="Cambria Math" w:hAnsi="Cambria Math" w:cstheme="majorBidi"/>
                      <w:color w:val="000000" w:themeColor="text1"/>
                      <w:szCs w:val="24"/>
                      <w:lang w:val="en-GB"/>
                    </w:rPr>
                    <m:t>+1</m:t>
                  </m:r>
                </m:e>
              </m:d>
            </m:e>
          </m:func>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A</m:t>
              </m:r>
            </m:e>
            <m:sub>
              <m:r>
                <m:rPr>
                  <m:sty m:val="p"/>
                </m:rPr>
                <w:rPr>
                  <w:rFonts w:ascii="Cambria Math" w:hAnsi="Cambria Math" w:cstheme="majorBidi"/>
                  <w:color w:val="000000" w:themeColor="text1"/>
                  <w:szCs w:val="24"/>
                  <w:lang w:val="en-GB"/>
                </w:rPr>
                <m:t>ijklm</m:t>
              </m:r>
            </m:sub>
          </m:sSub>
        </m:oMath>
      </m:oMathPara>
    </w:p>
    <w:p w:rsidR="004F65E4" w:rsidRPr="00F31509" w:rsidRDefault="001C3696" w:rsidP="004F65E4">
      <w:pPr>
        <w:tabs>
          <w:tab w:val="left" w:pos="3816"/>
        </w:tabs>
        <w:jc w:val="center"/>
        <w:rPr>
          <w:rFonts w:asciiTheme="majorBidi" w:hAnsiTheme="majorBidi" w:cstheme="majorBidi"/>
          <w:color w:val="000000" w:themeColor="text1"/>
          <w:szCs w:val="24"/>
          <w:lang w:val="en-GB"/>
        </w:rPr>
      </w:pPr>
      <m:oMathPara>
        <m:oMathParaPr>
          <m:jc m:val="center"/>
        </m:oMathParaPr>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2ijkl</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2ijk</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Country:Commodity</m:t>
                  </m:r>
                </m:e>
              </m:d>
            </m:e>
            <m:sub>
              <m:r>
                <m:rPr>
                  <m:sty m:val="p"/>
                </m:rPr>
                <w:rPr>
                  <w:rFonts w:ascii="Cambria Math" w:hAnsi="Cambria Math" w:cstheme="majorBidi"/>
                  <w:color w:val="000000" w:themeColor="text1"/>
                  <w:szCs w:val="24"/>
                  <w:lang w:val="en-GB"/>
                </w:rPr>
                <m:t>ijkl</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B</m:t>
              </m:r>
            </m:e>
            <m:sub>
              <m:r>
                <m:rPr>
                  <m:sty m:val="p"/>
                </m:rPr>
                <w:rPr>
                  <w:rFonts w:ascii="Cambria Math" w:hAnsi="Cambria Math" w:cstheme="majorBidi"/>
                  <w:color w:val="000000" w:themeColor="text1"/>
                  <w:szCs w:val="24"/>
                  <w:lang w:val="en-GB"/>
                </w:rPr>
                <m:t>ijkl</m:t>
              </m:r>
            </m:sub>
          </m:sSub>
          <m:r>
            <m:rPr>
              <m:sty m:val="p"/>
            </m:rPr>
            <w:rPr>
              <w:rFonts w:ascii="Cambria Math" w:hAnsi="Cambria Math" w:cstheme="majorBidi"/>
              <w:color w:val="000000" w:themeColor="text1"/>
              <w:lang w:val="en-GB"/>
            </w:rPr>
            <w:br/>
          </m:r>
        </m:oMath>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2ijk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2ij</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Commodity</m:t>
                  </m:r>
                </m:e>
              </m:d>
            </m:e>
            <m:sub>
              <m:r>
                <m:rPr>
                  <m:sty m:val="p"/>
                </m:rPr>
                <w:rPr>
                  <w:rFonts w:ascii="Cambria Math" w:hAnsi="Cambria Math" w:cstheme="majorBidi"/>
                  <w:color w:val="000000" w:themeColor="text1"/>
                  <w:szCs w:val="24"/>
                  <w:lang w:val="en-GB"/>
                </w:rPr>
                <m:t>ijk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C</m:t>
              </m:r>
            </m:e>
            <m:sub>
              <m:r>
                <m:rPr>
                  <m:sty m:val="p"/>
                </m:rPr>
                <w:rPr>
                  <w:rFonts w:ascii="Cambria Math" w:hAnsi="Cambria Math" w:cstheme="majorBidi"/>
                  <w:color w:val="000000" w:themeColor="text1"/>
                  <w:szCs w:val="24"/>
                  <w:lang w:val="en-GB"/>
                </w:rPr>
                <m:t>ijk</m:t>
              </m:r>
            </m:sub>
          </m:sSub>
          <m:r>
            <m:rPr>
              <m:sty m:val="p"/>
            </m:rPr>
            <w:rPr>
              <w:rFonts w:ascii="Cambria Math" w:hAnsi="Cambria Math" w:cstheme="majorBidi"/>
              <w:color w:val="000000" w:themeColor="text1"/>
              <w:szCs w:val="24"/>
              <w:lang w:val="en-GB"/>
            </w:rPr>
            <w:br/>
          </m:r>
        </m:oMath>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2ij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2i</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Food Group</m:t>
                  </m:r>
                </m:e>
              </m:d>
            </m:e>
            <m:sub>
              <m:r>
                <m:rPr>
                  <m:sty m:val="p"/>
                </m:rPr>
                <w:rPr>
                  <w:rFonts w:ascii="Cambria Math" w:hAnsi="Cambria Math" w:cstheme="majorBidi"/>
                  <w:color w:val="000000" w:themeColor="text1"/>
                  <w:szCs w:val="24"/>
                  <w:lang w:val="en-GB"/>
                </w:rPr>
                <m:t>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D</m:t>
              </m:r>
            </m:e>
            <m:sub>
              <m:r>
                <m:rPr>
                  <m:sty m:val="p"/>
                </m:rPr>
                <w:rPr>
                  <w:rFonts w:ascii="Cambria Math" w:hAnsi="Cambria Math" w:cstheme="majorBidi"/>
                  <w:color w:val="000000" w:themeColor="text1"/>
                  <w:szCs w:val="24"/>
                  <w:lang w:val="en-GB"/>
                </w:rPr>
                <m:t>ij</m:t>
              </m:r>
            </m:sub>
          </m:sSub>
          <m:r>
            <m:rPr>
              <m:sty m:val="p"/>
            </m:rPr>
            <w:rPr>
              <w:rFonts w:ascii="Cambria Math" w:hAnsi="Cambria Math" w:cstheme="majorBidi"/>
              <w:color w:val="000000" w:themeColor="text1"/>
              <w:szCs w:val="24"/>
              <w:lang w:val="en-GB"/>
            </w:rPr>
            <w:br/>
          </m:r>
        </m:oMath>
      </m:oMathPara>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2i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ζ</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ζ</m:t>
            </m:r>
          </m:e>
          <m:sub>
            <m:r>
              <m:rPr>
                <m:sty m:val="p"/>
              </m:rPr>
              <w:rPr>
                <w:rFonts w:ascii="Cambria Math" w:hAnsi="Cambria Math" w:cstheme="majorBidi"/>
                <w:color w:val="000000" w:themeColor="text1"/>
                <w:szCs w:val="24"/>
                <w:lang w:val="en-GB"/>
              </w:rPr>
              <m:t>21</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Food Perishable Group</m:t>
                </m:r>
              </m:e>
            </m:d>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E</m:t>
            </m:r>
          </m:e>
          <m:sub>
            <m:r>
              <m:rPr>
                <m:sty m:val="p"/>
              </m:rPr>
              <w:rPr>
                <w:rFonts w:ascii="Cambria Math" w:hAnsi="Cambria Math" w:cstheme="majorBidi"/>
                <w:color w:val="000000" w:themeColor="text1"/>
                <w:szCs w:val="24"/>
                <w:lang w:val="en-GB"/>
              </w:rPr>
              <m:t>i</m:t>
            </m:r>
          </m:sub>
        </m:sSub>
      </m:oMath>
      <w:r w:rsidR="004F65E4" w:rsidRPr="00F31509">
        <w:rPr>
          <w:rFonts w:asciiTheme="majorBidi" w:hAnsiTheme="majorBidi" w:cstheme="majorBidi"/>
          <w:color w:val="000000" w:themeColor="text1"/>
          <w:szCs w:val="24"/>
          <w:lang w:val="en-GB"/>
        </w:rPr>
        <w:t xml:space="preserve">      </w:t>
      </w:r>
    </w:p>
    <w:p w:rsidR="004F65E4" w:rsidRPr="00F31509" w:rsidRDefault="004F65E4" w:rsidP="004F65E4">
      <w:pPr>
        <w:tabs>
          <w:tab w:val="left" w:pos="3816"/>
        </w:tabs>
        <w:jc w:val="cente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(Equation </w:t>
      </w:r>
      <w:r w:rsidR="001C3696" w:rsidRPr="00F31509">
        <w:rPr>
          <w:rFonts w:asciiTheme="majorBidi" w:hAnsiTheme="majorBidi" w:cstheme="majorBidi"/>
          <w:lang w:val="en-GB"/>
        </w:rPr>
        <w:fldChar w:fldCharType="begin"/>
      </w:r>
      <w:r w:rsidRPr="00F31509">
        <w:rPr>
          <w:rFonts w:asciiTheme="majorBidi" w:hAnsiTheme="majorBidi" w:cstheme="majorBidi"/>
          <w:color w:val="000000" w:themeColor="text1"/>
          <w:szCs w:val="28"/>
          <w:lang w:val="en-GB"/>
        </w:rPr>
        <w:instrText xml:space="preserve"> SEQ Equation \* ARABIC </w:instrText>
      </w:r>
      <w:r w:rsidR="001C3696" w:rsidRPr="001C3696">
        <w:rPr>
          <w:rFonts w:asciiTheme="majorBidi" w:hAnsiTheme="majorBidi" w:cstheme="majorBidi"/>
          <w:color w:val="000000" w:themeColor="text1"/>
          <w:szCs w:val="28"/>
          <w:lang w:val="en-GB"/>
        </w:rPr>
        <w:fldChar w:fldCharType="separate"/>
      </w:r>
      <w:r w:rsidR="000B360D" w:rsidRPr="00F31509">
        <w:rPr>
          <w:rFonts w:asciiTheme="majorBidi" w:eastAsia="Times New Roman" w:hAnsiTheme="majorBidi" w:cstheme="majorBidi"/>
          <w:noProof/>
          <w:color w:val="000000" w:themeColor="text1"/>
          <w:lang w:val="en-GB"/>
        </w:rPr>
        <w:t>27</w:t>
      </w:r>
      <w:r w:rsidR="001C3696"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a-e)</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where the i</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represents the effect of food perishable group, the j</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effect of food group, the k</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effect of commodity, the l</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effect of country/commodity, and the m</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individual observations.  The capital letters represent random errors, and these are all assumed to follow normal distributions with some unknown variance.  The Greek letters indicate coefficients to be estimated from the data.</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 utility of this model is that if a coefficient is missing due to non-availability of official data for estimation, the algorithm will impute losses based on the next level of hierarchy. This means that if loss estimates are missing for a specific country and commodity, the global loss rate for that commodity is applied.  If that is not available, the global loss rate for the food group of that commodity is used, and if that is even still not available, the loss rates for perishable food is used.  However, if large quantities of data for a particular commodity within a particular country are available, these data are used for imputation without moving up the hierarchy.</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 particular advantage of the model lies in the fact that a single model will suffice, where the common approach usually demands several models to impute when a single model fails. In addition, when separate models were estimated individually, they do not incorporate the hierarchical information present in the data.</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rsidR="004F65E4" w:rsidRPr="00F31509" w:rsidRDefault="004F65E4" w:rsidP="000264F4">
      <w:pPr>
        <w:pStyle w:val="Heading2"/>
      </w:pPr>
      <w:bookmarkStart w:id="305" w:name="_Toc421025895"/>
      <w:bookmarkStart w:id="306" w:name="_Toc428383844"/>
      <w:bookmarkStart w:id="307" w:name="_Toc428436066"/>
      <w:bookmarkStart w:id="308" w:name="_Toc428436367"/>
      <w:bookmarkStart w:id="309" w:name="_Toc428436493"/>
      <w:r w:rsidRPr="00F31509">
        <w:lastRenderedPageBreak/>
        <w:t>Seed use</w:t>
      </w:r>
      <w:bookmarkEnd w:id="305"/>
      <w:bookmarkEnd w:id="306"/>
      <w:bookmarkEnd w:id="307"/>
      <w:bookmarkEnd w:id="308"/>
      <w:bookmarkEnd w:id="309"/>
    </w:p>
    <w:p w:rsidR="004F65E4" w:rsidRPr="00F31509" w:rsidRDefault="004F65E4" w:rsidP="006F3003">
      <w:pPr>
        <w:pStyle w:val="Heading3"/>
        <w:rPr>
          <w:rFonts w:asciiTheme="majorBidi" w:hAnsiTheme="majorBidi" w:cstheme="majorBidi"/>
          <w:lang w:val="en-GB"/>
        </w:rPr>
      </w:pPr>
      <w:bookmarkStart w:id="310" w:name="_Toc421025896"/>
      <w:r w:rsidRPr="00F31509">
        <w:rPr>
          <w:rFonts w:asciiTheme="majorBidi" w:hAnsiTheme="majorBidi" w:cstheme="majorBidi"/>
          <w:lang w:val="en-GB"/>
        </w:rPr>
        <w:t xml:space="preserve">A brief review of the </w:t>
      </w:r>
      <w:r w:rsidR="006F3003" w:rsidRPr="00F31509">
        <w:rPr>
          <w:rFonts w:asciiTheme="majorBidi" w:hAnsiTheme="majorBidi" w:cstheme="majorBidi"/>
          <w:lang w:val="en-GB"/>
        </w:rPr>
        <w:t>previous</w:t>
      </w:r>
      <w:r w:rsidRPr="00F31509">
        <w:rPr>
          <w:rFonts w:asciiTheme="majorBidi" w:hAnsiTheme="majorBidi" w:cstheme="majorBidi"/>
          <w:lang w:val="en-GB"/>
        </w:rPr>
        <w:t xml:space="preserve"> approach</w:t>
      </w:r>
      <w:bookmarkEnd w:id="310"/>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Seed use is defined to include “all amounts of the commodity in question used during the reference period for reproductive purposes, such as seed, sugar cane planted, eggs for hatching and fish for bait, whether domestically produced or imported”. This definition includes double or successive sowing or planting, whenever it occurs. Seed use also includes, at least when and where available, the quantities necessary for sowing or planting of crops for fresh use of fodder or food (e.g. green peas, green beans, maize for forage).  On average, the amount of seed needed per hectare planted in any given country does not greatly vary from year to year.</w:t>
      </w:r>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Seed data are collected through a special section in the FAO production questionnaire; where no information is provided by countries directly, seed use information is collected through the websites of the relevant national authorities, i.e. the National Statistical Offices or the Ministries of Agriculture. Where neither of these sources provide official data, seed estimates are calculated or estimated either as a percentage of production (e.g. eggs for hatching) or by multiplying the area sown/harvested with a seed rate.  Ideally, seed estimates are based on the area sown rather than  the area harvested; in practice, however, sparse data available for area sown make it inevitable that seed use estimates are based on the area harvested. </w:t>
      </w:r>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This can be formulated in the simple identity:</w:t>
      </w:r>
    </w:p>
    <w:p w:rsidR="004F65E4" w:rsidRPr="00F31509" w:rsidRDefault="001C3696" w:rsidP="004F65E4">
      <w:pPr>
        <w:tabs>
          <w:tab w:val="left" w:pos="3816"/>
        </w:tabs>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AS</m:t>
                </m:r>
              </m:e>
              <m:sub>
                <m:r>
                  <w:rPr>
                    <w:rFonts w:ascii="Cambria Math" w:hAnsi="Cambria Math" w:cstheme="majorBidi"/>
                    <w:color w:val="000000" w:themeColor="text1"/>
                    <w:szCs w:val="24"/>
                    <w:lang w:val="en-GB"/>
                  </w:rPr>
                  <m:t>i,j</m:t>
                </m:r>
              </m:sub>
            </m:sSub>
          </m:e>
        </m:d>
        <m:r>
          <w:rPr>
            <w:rFonts w:ascii="Cambria Math" w:hAnsi="Cambria Math" w:cstheme="majorBidi"/>
            <w:color w:val="000000" w:themeColor="text1"/>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m:t>
            </m:r>
          </m:e>
          <m:sub>
            <m:r>
              <w:rPr>
                <w:rFonts w:ascii="Cambria Math" w:hAnsi="Cambria Math" w:cstheme="majorBidi"/>
                <w:color w:val="000000" w:themeColor="text1"/>
                <w:szCs w:val="24"/>
                <w:lang w:val="en-GB"/>
              </w:rPr>
              <m:t>i,j</m:t>
            </m:r>
          </m:sub>
        </m:sSub>
      </m:oMath>
      <w:r w:rsidR="004F65E4" w:rsidRPr="00F31509">
        <w:rPr>
          <w:rFonts w:asciiTheme="majorBidi" w:eastAsia="Times New Roman" w:hAnsiTheme="majorBidi" w:cstheme="majorBidi"/>
          <w:color w:val="000000" w:themeColor="text1"/>
          <w:lang w:val="en-GB"/>
        </w:rPr>
        <w:t xml:space="preserve">  (Equation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8"/>
          <w:lang w:val="en-GB"/>
        </w:rPr>
        <w:instrText xml:space="preserve"> SEQ Equation \* ARABIC </w:instrText>
      </w:r>
      <w:r w:rsidRPr="001C3696">
        <w:rPr>
          <w:rFonts w:asciiTheme="majorBidi" w:hAnsiTheme="majorBidi" w:cstheme="majorBidi"/>
          <w:color w:val="000000" w:themeColor="text1"/>
          <w:szCs w:val="28"/>
          <w:lang w:val="en-GB"/>
        </w:rPr>
        <w:fldChar w:fldCharType="separate"/>
      </w:r>
      <w:r w:rsidR="000B360D" w:rsidRPr="00F31509">
        <w:rPr>
          <w:rFonts w:asciiTheme="majorBidi" w:eastAsia="Times New Roman" w:hAnsiTheme="majorBidi" w:cstheme="majorBidi"/>
          <w:noProof/>
          <w:color w:val="000000" w:themeColor="text1"/>
          <w:lang w:val="en-GB"/>
        </w:rPr>
        <w:t>28</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color w:val="000000" w:themeColor="text1"/>
          <w:szCs w:val="24"/>
          <w:lang w:val="en-GB"/>
        </w:rPr>
        <w:t xml:space="preserve">where </w:t>
      </w:r>
      <m:oMath>
        <m:r>
          <w:rPr>
            <w:rFonts w:ascii="Cambria Math" w:hAnsi="Cambria Math" w:cstheme="majorBidi"/>
            <w:color w:val="000000" w:themeColor="text1"/>
            <w:szCs w:val="24"/>
            <w:lang w:val="en-GB"/>
          </w:rPr>
          <m:t>Se</m:t>
        </m:r>
      </m:oMath>
      <w:r w:rsidRPr="00F31509">
        <w:rPr>
          <w:rFonts w:asciiTheme="majorBidi" w:hAnsiTheme="majorBidi" w:cstheme="majorBidi"/>
          <w:color w:val="000000" w:themeColor="text1"/>
          <w:szCs w:val="24"/>
          <w:lang w:val="en-GB"/>
        </w:rPr>
        <w:t xml:space="preserve"> is the seed usage, AS is area sown and </w:t>
      </w:r>
      <m:oMath>
        <m:r>
          <w:rPr>
            <w:rFonts w:ascii="Cambria Math" w:hAnsi="Cambria Math" w:cstheme="majorBidi"/>
            <w:color w:val="000000" w:themeColor="text1"/>
            <w:szCs w:val="24"/>
            <w:lang w:val="en-GB"/>
          </w:rPr>
          <m:t>r</m:t>
        </m:r>
      </m:oMath>
      <w:r w:rsidRPr="00F31509">
        <w:rPr>
          <w:rFonts w:asciiTheme="majorBidi" w:hAnsiTheme="majorBidi" w:cstheme="majorBidi"/>
          <w:color w:val="000000" w:themeColor="text1"/>
          <w:szCs w:val="24"/>
          <w:lang w:val="en-GB"/>
        </w:rPr>
        <w:t xml:space="preserve"> is the seed rate for commodity </w:t>
      </w:r>
      <m:oMath>
        <m:r>
          <w:rPr>
            <w:rFonts w:ascii="Cambria Math" w:hAnsi="Cambria Math" w:cstheme="majorBidi"/>
            <w:color w:val="000000" w:themeColor="text1"/>
            <w:szCs w:val="24"/>
            <w:lang w:val="en-GB"/>
          </w:rPr>
          <m:t>i</m:t>
        </m:r>
      </m:oMath>
      <w:r w:rsidRPr="00F31509">
        <w:rPr>
          <w:rFonts w:asciiTheme="majorBidi" w:hAnsiTheme="majorBidi" w:cstheme="majorBidi"/>
          <w:color w:val="000000" w:themeColor="text1"/>
          <w:szCs w:val="24"/>
          <w:lang w:val="en-GB"/>
        </w:rPr>
        <w:t xml:space="preserve"> in country </w:t>
      </w:r>
      <m:oMath>
        <m:r>
          <w:rPr>
            <w:rFonts w:ascii="Cambria Math" w:hAnsi="Cambria Math" w:cstheme="majorBidi"/>
            <w:color w:val="000000" w:themeColor="text1"/>
            <w:szCs w:val="24"/>
            <w:lang w:val="en-GB"/>
          </w:rPr>
          <m:t>j</m:t>
        </m:r>
      </m:oMath>
      <w:r w:rsidRPr="00F31509">
        <w:rPr>
          <w:rFonts w:asciiTheme="majorBidi" w:hAnsiTheme="majorBidi" w:cstheme="majorBidi"/>
          <w:color w:val="000000" w:themeColor="text1"/>
          <w:szCs w:val="24"/>
          <w:lang w:val="en-GB"/>
        </w:rPr>
        <w:t xml:space="preserve">.  The seed rates vary by both country i and commodity j </w:t>
      </w:r>
      <w:r w:rsidR="00F301CE" w:rsidRPr="00F31509">
        <w:rPr>
          <w:rFonts w:asciiTheme="majorBidi" w:hAnsiTheme="majorBidi" w:cstheme="majorBidi"/>
          <w:color w:val="000000" w:themeColor="text1"/>
          <w:szCs w:val="24"/>
          <w:lang w:val="en-GB"/>
        </w:rPr>
        <w:t xml:space="preserve">due to </w:t>
      </w:r>
      <w:r w:rsidRPr="00F31509">
        <w:rPr>
          <w:rFonts w:asciiTheme="majorBidi" w:hAnsiTheme="majorBidi" w:cstheme="majorBidi"/>
          <w:color w:val="000000" w:themeColor="text1"/>
          <w:szCs w:val="24"/>
          <w:lang w:val="en-GB"/>
        </w:rPr>
        <w:t>different agricultural demands in different climates/regions of the world. As for all other variables, national FBS compilers have probably the best knowledge of and information about relevant national seed rates. They are encouraged to use their own country-specific seed rates in the FBS balances and make the estimates available to FAO, preferably via the annual production questionnaire.</w:t>
      </w:r>
    </w:p>
    <w:p w:rsidR="004F65E4" w:rsidRPr="00F31509" w:rsidRDefault="004F65E4" w:rsidP="006F3003">
      <w:pPr>
        <w:pStyle w:val="Heading4"/>
        <w:rPr>
          <w:rFonts w:asciiTheme="majorBidi" w:hAnsiTheme="majorBidi" w:cstheme="majorBidi"/>
          <w:lang w:val="en-GB"/>
        </w:rPr>
      </w:pPr>
      <w:bookmarkStart w:id="311" w:name="_Toc421025897"/>
      <w:r w:rsidRPr="00F31509">
        <w:rPr>
          <w:rFonts w:asciiTheme="majorBidi" w:hAnsiTheme="majorBidi" w:cstheme="majorBidi"/>
          <w:lang w:val="en-GB"/>
        </w:rPr>
        <w:t>Seed rates</w:t>
      </w:r>
      <w:bookmarkEnd w:id="311"/>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The seed rates currently used in the FBS/SUA system are based on an ad-hoc publication entitled “Technical conversion factors for agricultural commodities”. It provides, inter alia, seed rates for every country and primary commodity/item of FCL classification. It brings together information on seed rates by country and commodity, reflecting current production practices under different growing conditions. The compilation of seed rates benefited from information provided through the questionnaire replies, as well as from FAO expert advice.</w:t>
      </w:r>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The publication also provides information about the share of eggs that is typically used for hatching</w:t>
      </w:r>
      <w:r w:rsidRPr="00F31509">
        <w:rPr>
          <w:rStyle w:val="FootnoteReference"/>
          <w:rFonts w:asciiTheme="majorBidi" w:hAnsiTheme="majorBidi" w:cstheme="majorBidi"/>
          <w:color w:val="000000" w:themeColor="text1"/>
          <w:szCs w:val="24"/>
          <w:lang w:val="en-GB"/>
        </w:rPr>
        <w:footnoteReference w:id="49"/>
      </w:r>
      <w:r w:rsidRPr="00F31509">
        <w:rPr>
          <w:rFonts w:asciiTheme="majorBidi" w:hAnsiTheme="majorBidi" w:cstheme="majorBidi"/>
          <w:bCs/>
          <w:color w:val="000000" w:themeColor="text1"/>
          <w:szCs w:val="24"/>
          <w:lang w:val="en-GB"/>
        </w:rPr>
        <w:t>. Additional information is provided to better assess the reliability of hatching rates. All hatching and seed rates have been reviewed for the new FBS system and have been changed where necessary.</w:t>
      </w:r>
    </w:p>
    <w:p w:rsidR="004F65E4" w:rsidRPr="00F31509" w:rsidRDefault="004F65E4" w:rsidP="006F3003">
      <w:pPr>
        <w:pStyle w:val="Heading3"/>
        <w:rPr>
          <w:rFonts w:asciiTheme="majorBidi" w:hAnsiTheme="majorBidi" w:cstheme="majorBidi"/>
          <w:lang w:val="en-GB"/>
        </w:rPr>
      </w:pPr>
      <w:bookmarkStart w:id="312" w:name="_Toc421025898"/>
      <w:r w:rsidRPr="00F31509">
        <w:rPr>
          <w:rFonts w:asciiTheme="majorBidi" w:hAnsiTheme="majorBidi" w:cstheme="majorBidi"/>
          <w:lang w:val="en-GB"/>
        </w:rPr>
        <w:lastRenderedPageBreak/>
        <w:t>The new imputation approach</w:t>
      </w:r>
      <w:bookmarkEnd w:id="312"/>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As mentioned above, FAO collects data for seed and area sown through the FAO production questionnaire. However, while overall response rates to the questionnaire have been rising, not all countries provide estimates for all commodities.  Where no official seed use information is available, seed use can be imputed, including by national FBS compilers. In practice, the necessary steps are:</w:t>
      </w:r>
    </w:p>
    <w:p w:rsidR="004F65E4" w:rsidRPr="00F31509" w:rsidRDefault="004F65E4" w:rsidP="003C6AA5">
      <w:pPr>
        <w:pStyle w:val="ListParagraph"/>
        <w:numPr>
          <w:ilvl w:val="0"/>
          <w:numId w:val="26"/>
        </w:numPr>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Impute area sown, when missing.</w:t>
      </w:r>
    </w:p>
    <w:p w:rsidR="004F65E4" w:rsidRPr="00F31509" w:rsidRDefault="00F301CE" w:rsidP="76D9A761">
      <w:pPr>
        <w:pStyle w:val="ListParagraph"/>
        <w:numPr>
          <w:ilvl w:val="0"/>
          <w:numId w:val="26"/>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Estimate </w:t>
      </w:r>
      <w:r w:rsidR="004F65E4" w:rsidRPr="00F31509">
        <w:rPr>
          <w:rFonts w:asciiTheme="majorBidi" w:eastAsia="Times New Roman" w:hAnsiTheme="majorBidi" w:cstheme="majorBidi"/>
          <w:color w:val="000000" w:themeColor="text1"/>
        </w:rPr>
        <w:t xml:space="preserve">seed rates </w:t>
      </w:r>
      <w:r w:rsidRPr="00F31509">
        <w:rPr>
          <w:rFonts w:asciiTheme="majorBidi" w:eastAsia="Times New Roman" w:hAnsiTheme="majorBidi" w:cstheme="majorBidi"/>
          <w:color w:val="000000" w:themeColor="text1"/>
        </w:rPr>
        <w:t>using a hierarchical linear model</w:t>
      </w:r>
      <w:r w:rsidR="004F65E4" w:rsidRPr="00F31509">
        <w:rPr>
          <w:rFonts w:asciiTheme="majorBidi" w:eastAsia="Times New Roman" w:hAnsiTheme="majorBidi" w:cstheme="majorBidi"/>
          <w:color w:val="000000" w:themeColor="text1"/>
        </w:rPr>
        <w:t xml:space="preserve">, </w:t>
      </w:r>
      <w:r w:rsidRPr="00F31509">
        <w:rPr>
          <w:rFonts w:asciiTheme="majorBidi" w:eastAsia="Times New Roman" w:hAnsiTheme="majorBidi" w:cstheme="majorBidi"/>
          <w:color w:val="000000" w:themeColor="text1"/>
        </w:rPr>
        <w:t xml:space="preserve">but only if </w:t>
      </w:r>
      <w:r w:rsidR="004F65E4" w:rsidRPr="00F31509">
        <w:rPr>
          <w:rFonts w:asciiTheme="majorBidi" w:eastAsia="Times New Roman" w:hAnsiTheme="majorBidi" w:cstheme="majorBidi"/>
          <w:color w:val="000000" w:themeColor="text1"/>
        </w:rPr>
        <w:t>questionnaire results are unavailable.</w:t>
      </w:r>
      <w:r w:rsidRPr="00F31509">
        <w:rPr>
          <w:rFonts w:asciiTheme="majorBidi" w:eastAsia="Times New Roman" w:hAnsiTheme="majorBidi" w:cstheme="majorBidi"/>
          <w:color w:val="000000" w:themeColor="text1"/>
        </w:rPr>
        <w:t xml:space="preserve"> </w:t>
      </w:r>
      <w:r w:rsidR="00AA4884" w:rsidRPr="00F31509">
        <w:rPr>
          <w:rFonts w:asciiTheme="majorBidi" w:eastAsia="Times New Roman" w:hAnsiTheme="majorBidi" w:cstheme="majorBidi"/>
          <w:color w:val="000000" w:themeColor="text1"/>
        </w:rPr>
        <w:t>Impute seed as the product of the previously imputed area sown with the estimated seed rate.</w:t>
      </w:r>
    </w:p>
    <w:p w:rsidR="004F65E4" w:rsidRPr="00F31509" w:rsidRDefault="004F65E4" w:rsidP="006F3003">
      <w:pPr>
        <w:pStyle w:val="Heading4"/>
        <w:rPr>
          <w:rFonts w:asciiTheme="majorBidi" w:hAnsiTheme="majorBidi" w:cstheme="majorBidi"/>
          <w:lang w:val="en-GB"/>
        </w:rPr>
      </w:pPr>
      <w:bookmarkStart w:id="313" w:name="_Toc421025899"/>
      <w:r w:rsidRPr="00F31509">
        <w:rPr>
          <w:rFonts w:asciiTheme="majorBidi" w:hAnsiTheme="majorBidi" w:cstheme="majorBidi"/>
          <w:lang w:val="en-GB"/>
        </w:rPr>
        <w:t>Imputation of Area Sown</w:t>
      </w:r>
      <w:bookmarkEnd w:id="313"/>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To impute the actual area sown, the following approach is taken:</w:t>
      </w:r>
    </w:p>
    <w:p w:rsidR="004F65E4" w:rsidRPr="00F31509" w:rsidRDefault="004F65E4" w:rsidP="003C6AA5">
      <w:pPr>
        <w:pStyle w:val="ListParagraph"/>
        <w:numPr>
          <w:ilvl w:val="0"/>
          <w:numId w:val="25"/>
        </w:numPr>
        <w:ind w:left="0" w:firstLine="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If previous values of the area sown and the area harvested are available, then an average ratio of the area sown (in year t) to the area harvested (in year t+1) is computed.  Then, if the area sown is unavailable in one year, it is imputed by multiplying the area harvested in the following year by the average ratio.</w:t>
      </w:r>
    </w:p>
    <w:p w:rsidR="004F65E4" w:rsidRPr="00F31509" w:rsidRDefault="004F65E4" w:rsidP="003C6AA5">
      <w:pPr>
        <w:pStyle w:val="ListParagraph"/>
        <w:numPr>
          <w:ilvl w:val="0"/>
          <w:numId w:val="25"/>
        </w:numPr>
        <w:ind w:left="0" w:firstLine="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If no prior information on the area sown is available, than a ratio of 1 is used.</w:t>
      </w:r>
    </w:p>
    <w:p w:rsidR="004F65E4" w:rsidRPr="00F31509" w:rsidRDefault="00F301CE" w:rsidP="006F3003">
      <w:pPr>
        <w:pStyle w:val="Heading4"/>
        <w:rPr>
          <w:rFonts w:asciiTheme="majorBidi" w:hAnsiTheme="majorBidi" w:cstheme="majorBidi"/>
          <w:lang w:val="en-GB"/>
        </w:rPr>
      </w:pPr>
      <w:r w:rsidRPr="00F31509">
        <w:rPr>
          <w:rFonts w:asciiTheme="majorBidi" w:hAnsiTheme="majorBidi" w:cstheme="majorBidi"/>
          <w:lang w:val="en-GB"/>
        </w:rPr>
        <w:t>Estimate Seed Rates</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w:t>
      </w:r>
      <w:r w:rsidR="00F301CE" w:rsidRPr="00F31509">
        <w:rPr>
          <w:rFonts w:asciiTheme="majorBidi" w:eastAsia="Times New Roman" w:hAnsiTheme="majorBidi" w:cstheme="majorBidi"/>
          <w:color w:val="000000" w:themeColor="text1"/>
          <w:lang w:val="en-GB"/>
        </w:rPr>
        <w:t xml:space="preserve">estimation </w:t>
      </w:r>
      <w:r w:rsidRPr="00F31509">
        <w:rPr>
          <w:rFonts w:asciiTheme="majorBidi" w:eastAsia="Times New Roman" w:hAnsiTheme="majorBidi" w:cstheme="majorBidi"/>
          <w:color w:val="000000" w:themeColor="text1"/>
          <w:lang w:val="en-GB"/>
        </w:rPr>
        <w:t xml:space="preserve">of seed </w:t>
      </w:r>
      <w:r w:rsidR="00F301CE" w:rsidRPr="00F31509">
        <w:rPr>
          <w:rFonts w:asciiTheme="majorBidi" w:eastAsia="Times New Roman" w:hAnsiTheme="majorBidi" w:cstheme="majorBidi"/>
          <w:color w:val="000000" w:themeColor="text1"/>
          <w:lang w:val="en-GB"/>
        </w:rPr>
        <w:t xml:space="preserve">rates </w:t>
      </w:r>
      <w:r w:rsidRPr="00F31509">
        <w:rPr>
          <w:rFonts w:asciiTheme="majorBidi" w:eastAsia="Times New Roman" w:hAnsiTheme="majorBidi" w:cstheme="majorBidi"/>
          <w:color w:val="000000" w:themeColor="text1"/>
          <w:lang w:val="en-GB"/>
        </w:rPr>
        <w:t>is performed via a hierarchical linear model (mentioned previously in the loss imputation).  The rationale for this model is that it is capable of capturing and modelling complicated trends when data is available.  Moreover, the hierarchy of the model allows accurate imputation on countries with very sparse data by pooling together global data.  The mathematical model can be written as follows:</w:t>
      </w:r>
    </w:p>
    <w:p w:rsidR="004F65E4" w:rsidRPr="00F31509" w:rsidRDefault="001C3696" w:rsidP="004F65E4">
      <w:pPr>
        <w:jc w:val="both"/>
        <w:rPr>
          <w:rFonts w:asciiTheme="majorBidi" w:hAnsiTheme="majorBidi" w:cstheme="majorBidi"/>
          <w:color w:val="000000" w:themeColor="text1"/>
          <w:szCs w:val="24"/>
          <w:lang w:val="en-GB"/>
        </w:rPr>
      </w:pPr>
      <m:oMathPara>
        <m:oMath>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Se</m:t>
                      </m:r>
                    </m:e>
                    <m:sub>
                      <m:r>
                        <m:rPr>
                          <m:sty m:val="p"/>
                        </m:rPr>
                        <w:rPr>
                          <w:rFonts w:ascii="Cambria Math" w:hAnsi="Cambria Math" w:cstheme="majorBidi"/>
                          <w:color w:val="000000" w:themeColor="text1"/>
                          <w:szCs w:val="24"/>
                          <w:lang w:val="en-GB"/>
                        </w:rPr>
                        <m:t>i,j,k</m:t>
                      </m:r>
                    </m:sub>
                  </m:sSub>
                </m:e>
              </m:d>
            </m:e>
          </m:func>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1</m:t>
              </m:r>
            </m:sub>
          </m:sSub>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Temp</m:t>
              </m:r>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m:t>
              </m:r>
            </m:sub>
          </m:sSub>
          <m:r>
            <m:rPr>
              <m:sty m:val="p"/>
            </m:rPr>
            <w:rPr>
              <w:rFonts w:ascii="Cambria Math" w:hAnsi="Cambria Math" w:cstheme="majorBidi"/>
              <w:color w:val="000000" w:themeColor="text1"/>
              <w:szCs w:val="24"/>
              <w:lang w:val="en-GB"/>
            </w:rPr>
            <m:t>Time+</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3,j,k</m:t>
              </m:r>
            </m:sub>
          </m:sSub>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Area Sown</m:t>
                      </m:r>
                    </m:e>
                    <m:sub>
                      <m:r>
                        <m:rPr>
                          <m:sty m:val="p"/>
                        </m:rPr>
                        <w:rPr>
                          <w:rFonts w:ascii="Cambria Math" w:hAnsi="Cambria Math" w:cstheme="majorBidi"/>
                          <w:color w:val="000000" w:themeColor="text1"/>
                          <w:szCs w:val="24"/>
                          <w:lang w:val="en-GB"/>
                        </w:rPr>
                        <m:t>i,j,k</m:t>
                      </m:r>
                    </m:sub>
                  </m:sSub>
                </m:e>
              </m:d>
            </m:e>
          </m:func>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ε</m:t>
              </m:r>
            </m:e>
            <m:sub>
              <m:r>
                <m:rPr>
                  <m:sty m:val="p"/>
                </m:rPr>
                <w:rPr>
                  <w:rFonts w:ascii="Cambria Math" w:hAnsi="Cambria Math" w:cstheme="majorBidi"/>
                  <w:color w:val="000000" w:themeColor="text1"/>
                  <w:szCs w:val="24"/>
                  <w:lang w:val="en-GB"/>
                </w:rPr>
                <m:t>i,j,k</m:t>
              </m:r>
            </m:sub>
          </m:sSub>
        </m:oMath>
      </m:oMathPara>
    </w:p>
    <w:p w:rsidR="004F65E4" w:rsidRPr="00F31509" w:rsidRDefault="001C3696" w:rsidP="004F65E4">
      <w:pPr>
        <w:jc w:val="both"/>
        <w:rPr>
          <w:rFonts w:asciiTheme="majorBidi" w:hAnsiTheme="majorBidi" w:cstheme="majorBidi"/>
          <w:color w:val="000000" w:themeColor="text1"/>
          <w:szCs w:val="24"/>
          <w:lang w:val="en-GB"/>
        </w:rPr>
      </w:pPr>
      <m:oMathPara>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3,j,k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30</m:t>
              </m:r>
            </m:sub>
          </m:sSub>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31,j,k</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CPC Code:Country</m:t>
                  </m:r>
                </m:e>
              </m:d>
            </m:e>
            <m:sub>
              <m:r>
                <m:rPr>
                  <m:sty m:val="p"/>
                </m:rPr>
                <w:rPr>
                  <w:rFonts w:ascii="Cambria Math" w:hAnsi="Cambria Math" w:cstheme="majorBidi"/>
                  <w:color w:val="000000" w:themeColor="text1"/>
                  <w:szCs w:val="24"/>
                  <w:lang w:val="en-GB"/>
                </w:rPr>
                <m:t>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j,k</m:t>
              </m:r>
            </m:sub>
          </m:sSub>
        </m:oMath>
      </m:oMathPara>
    </w:p>
    <w:p w:rsidR="004F65E4" w:rsidRPr="00F31509" w:rsidRDefault="001C3696" w:rsidP="004F65E4">
      <w:pPr>
        <w:tabs>
          <w:tab w:val="left" w:pos="3816"/>
        </w:tabs>
        <w:jc w:val="center"/>
        <w:rPr>
          <w:rFonts w:asciiTheme="majorBidi" w:hAnsiTheme="majorBidi" w:cstheme="majorBidi"/>
          <w:color w:val="000000" w:themeColor="text1"/>
          <w:szCs w:val="24"/>
          <w:lang w:val="en-GB"/>
        </w:rPr>
      </w:pPr>
      <m:oMathPara>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31,j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κ</m:t>
              </m:r>
            </m:e>
            <m:sub>
              <m:r>
                <m:rPr>
                  <m:sty m:val="p"/>
                </m:rPr>
                <w:rPr>
                  <w:rFonts w:ascii="Cambria Math" w:hAnsi="Cambria Math" w:cstheme="majorBidi"/>
                  <w:color w:val="000000" w:themeColor="text1"/>
                  <w:szCs w:val="24"/>
                  <w:lang w:val="en-GB"/>
                </w:rPr>
                <m:t>310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κ</m:t>
              </m:r>
            </m:e>
            <m:sub>
              <m:r>
                <m:rPr>
                  <m:sty m:val="p"/>
                </m:rPr>
                <w:rPr>
                  <w:rFonts w:ascii="Cambria Math" w:hAnsi="Cambria Math" w:cstheme="majorBidi"/>
                  <w:color w:val="000000" w:themeColor="text1"/>
                  <w:szCs w:val="24"/>
                  <w:lang w:val="en-GB"/>
                </w:rPr>
                <m:t>311</m:t>
              </m:r>
            </m:sub>
          </m:sSub>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(CPC Group)</m:t>
              </m:r>
            </m:e>
            <m:sub>
              <m:r>
                <m:rPr>
                  <m:sty m:val="p"/>
                </m:rPr>
                <w:rPr>
                  <w:rFonts w:ascii="Cambria Math" w:hAnsi="Cambria Math" w:cstheme="majorBidi"/>
                  <w:color w:val="000000" w:themeColor="text1"/>
                  <w:szCs w:val="24"/>
                  <w:lang w:val="en-GB"/>
                </w:rPr>
                <m:t>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ζ</m:t>
              </m:r>
            </m:e>
            <m:sub>
              <m:r>
                <m:rPr>
                  <m:sty m:val="p"/>
                </m:rPr>
                <w:rPr>
                  <w:rFonts w:ascii="Cambria Math" w:hAnsi="Cambria Math" w:cstheme="majorBidi"/>
                  <w:color w:val="000000" w:themeColor="text1"/>
                  <w:szCs w:val="24"/>
                  <w:lang w:val="en-GB"/>
                </w:rPr>
                <m:t>j</m:t>
              </m:r>
            </m:sub>
          </m:sSub>
        </m:oMath>
      </m:oMathPara>
    </w:p>
    <w:p w:rsidR="004F65E4" w:rsidRPr="00F31509" w:rsidRDefault="004F65E4" w:rsidP="004F65E4">
      <w:pPr>
        <w:tabs>
          <w:tab w:val="left" w:pos="3816"/>
        </w:tabs>
        <w:jc w:val="cente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(Equation </w:t>
      </w:r>
      <w:r w:rsidR="001C3696" w:rsidRPr="00F31509">
        <w:rPr>
          <w:rFonts w:asciiTheme="majorBidi" w:hAnsiTheme="majorBidi" w:cstheme="majorBidi"/>
          <w:lang w:val="en-GB"/>
        </w:rPr>
        <w:fldChar w:fldCharType="begin"/>
      </w:r>
      <w:r w:rsidRPr="00F31509">
        <w:rPr>
          <w:rFonts w:asciiTheme="majorBidi" w:hAnsiTheme="majorBidi" w:cstheme="majorBidi"/>
          <w:color w:val="000000" w:themeColor="text1"/>
          <w:szCs w:val="28"/>
          <w:lang w:val="en-GB"/>
        </w:rPr>
        <w:instrText xml:space="preserve"> SEQ Equation \* ARABIC </w:instrText>
      </w:r>
      <w:r w:rsidR="001C3696" w:rsidRPr="001C3696">
        <w:rPr>
          <w:rFonts w:asciiTheme="majorBidi" w:hAnsiTheme="majorBidi" w:cstheme="majorBidi"/>
          <w:color w:val="000000" w:themeColor="text1"/>
          <w:szCs w:val="28"/>
          <w:lang w:val="en-GB"/>
        </w:rPr>
        <w:fldChar w:fldCharType="separate"/>
      </w:r>
      <w:r w:rsidR="000B360D" w:rsidRPr="00F31509">
        <w:rPr>
          <w:rFonts w:asciiTheme="majorBidi" w:eastAsia="Times New Roman" w:hAnsiTheme="majorBidi" w:cstheme="majorBidi"/>
          <w:noProof/>
          <w:color w:val="000000" w:themeColor="text1"/>
          <w:lang w:val="en-GB"/>
        </w:rPr>
        <w:t>29</w:t>
      </w:r>
      <w:r w:rsidR="001C3696"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a-c)</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where </w:t>
      </w:r>
      <m:oMath>
        <m:r>
          <w:rPr>
            <w:rFonts w:ascii="Cambria Math" w:hAnsi="Cambria Math" w:cstheme="majorBidi"/>
            <w:color w:val="000000" w:themeColor="text1"/>
            <w:szCs w:val="24"/>
            <w:lang w:val="en-GB"/>
          </w:rPr>
          <m:t>β,γ,κ</m:t>
        </m:r>
      </m:oMath>
      <w:r w:rsidRPr="00F31509">
        <w:rPr>
          <w:rFonts w:asciiTheme="majorBidi" w:hAnsiTheme="majorBidi" w:cstheme="majorBidi"/>
          <w:color w:val="000000" w:themeColor="text1"/>
          <w:szCs w:val="24"/>
          <w:lang w:val="en-GB"/>
        </w:rPr>
        <w:t xml:space="preserve"> are coefficients to estimate from the data, </w:t>
      </w:r>
      <m:oMath>
        <m:r>
          <w:rPr>
            <w:rFonts w:ascii="Cambria Math" w:hAnsi="Cambria Math" w:cstheme="majorBidi"/>
            <w:color w:val="000000" w:themeColor="text1"/>
            <w:szCs w:val="24"/>
            <w:lang w:val="en-GB"/>
          </w:rPr>
          <m:t>ε,δ,ζ</m:t>
        </m:r>
      </m:oMath>
      <w:r w:rsidRPr="00F31509">
        <w:rPr>
          <w:rFonts w:asciiTheme="majorBidi" w:hAnsiTheme="majorBidi" w:cstheme="majorBidi"/>
          <w:color w:val="000000" w:themeColor="text1"/>
          <w:szCs w:val="24"/>
          <w:lang w:val="en-GB"/>
        </w:rPr>
        <w:t xml:space="preserve"> are error estimates,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Temp</m:t>
            </m:r>
          </m:e>
          <m:sub>
            <m:r>
              <w:rPr>
                <w:rFonts w:ascii="Cambria Math" w:hAnsi="Cambria Math" w:cstheme="majorBidi"/>
                <w:color w:val="000000" w:themeColor="text1"/>
                <w:szCs w:val="24"/>
                <w:lang w:val="en-GB"/>
              </w:rPr>
              <m:t>i</m:t>
            </m:r>
          </m:sub>
        </m:sSub>
      </m:oMath>
      <w:r w:rsidRPr="00F31509">
        <w:rPr>
          <w:rFonts w:asciiTheme="majorBidi" w:hAnsiTheme="majorBidi" w:cstheme="majorBidi"/>
          <w:color w:val="000000" w:themeColor="text1"/>
          <w:szCs w:val="24"/>
          <w:lang w:val="en-GB"/>
        </w:rPr>
        <w:t xml:space="preserve"> is the average annual temperature of country i (provided by the World Bank), and </w:t>
      </w:r>
      <m:oMath>
        <m:r>
          <w:rPr>
            <w:rFonts w:ascii="Cambria Math" w:hAnsi="Cambria Math" w:cstheme="majorBidi"/>
            <w:color w:val="000000" w:themeColor="text1"/>
            <w:szCs w:val="24"/>
            <w:lang w:val="en-GB"/>
          </w:rPr>
          <m:t>Time</m:t>
        </m:r>
      </m:oMath>
      <w:r w:rsidRPr="00F31509">
        <w:rPr>
          <w:rFonts w:asciiTheme="majorBidi" w:hAnsiTheme="majorBidi" w:cstheme="majorBidi"/>
          <w:color w:val="000000" w:themeColor="text1"/>
          <w:szCs w:val="24"/>
          <w:lang w:val="en-GB"/>
        </w:rPr>
        <w:t xml:space="preserve"> is measured in years and is included to capture linear trends over time.  The i indices run over all countries, the j indices over all CPC groups, and the k indices over all unique country/CPC code combinations.</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Thus, the model estimates seed use proportional to the area sown.  The model also accounts for changes over time and differences across countries; the latter are captured by the annual temperature variable, assuming essentially that seed rates need to be higher where production conditions are difficult, with a potential of late and frequent frosts (Russia), and can be lower where production conditions are more favourable (UK).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If data for a particular country and commodity are sparse, then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310</m:t>
            </m:r>
          </m:sub>
        </m:sSub>
        <m:r>
          <w:rPr>
            <w:rFonts w:ascii="Cambria Math" w:hAnsi="Cambria Math" w:cstheme="majorBidi"/>
            <w:color w:val="000000" w:themeColor="text1"/>
            <w:szCs w:val="24"/>
            <w:lang w:val="en-GB"/>
          </w:rPr>
          <m:t xml:space="preserve"> </m:t>
        </m:r>
      </m:oMath>
      <w:r w:rsidRPr="00F31509">
        <w:rPr>
          <w:rFonts w:asciiTheme="majorBidi" w:hAnsiTheme="majorBidi" w:cstheme="majorBidi"/>
          <w:color w:val="000000" w:themeColor="text1"/>
          <w:szCs w:val="24"/>
          <w:lang w:val="en-GB"/>
        </w:rPr>
        <w:t xml:space="preserve">and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311</m:t>
            </m:r>
          </m:sub>
        </m:sSub>
      </m:oMath>
      <w:r w:rsidRPr="00F31509">
        <w:rPr>
          <w:rFonts w:asciiTheme="majorBidi" w:hAnsiTheme="majorBidi" w:cstheme="majorBidi"/>
          <w:color w:val="000000" w:themeColor="text1"/>
          <w:szCs w:val="24"/>
          <w:lang w:val="en-GB"/>
        </w:rPr>
        <w:t xml:space="preserve"> will likely be estimated to be close to 0.  Thus,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γ</m:t>
            </m:r>
          </m:e>
          <m:sub>
            <m:r>
              <w:rPr>
                <w:rFonts w:ascii="Cambria Math" w:hAnsi="Cambria Math" w:cstheme="majorBidi"/>
                <w:color w:val="000000" w:themeColor="text1"/>
                <w:szCs w:val="24"/>
                <w:lang w:val="en-GB"/>
              </w:rPr>
              <m:t>31,j,k</m:t>
            </m:r>
          </m:sub>
        </m:sSub>
      </m:oMath>
      <w:r w:rsidRPr="00F31509">
        <w:rPr>
          <w:rFonts w:asciiTheme="majorBidi" w:hAnsiTheme="majorBidi" w:cstheme="majorBidi"/>
          <w:color w:val="000000" w:themeColor="text1"/>
          <w:szCs w:val="24"/>
          <w:lang w:val="en-GB"/>
        </w:rPr>
        <w:t xml:space="preserve"> will be close to its mean value, and the model will only account for availability within commodity groups.  However, if data are available for a country or commodity, the </w:t>
      </w:r>
      <w:r w:rsidRPr="00F31509">
        <w:rPr>
          <w:rFonts w:asciiTheme="majorBidi" w:hAnsiTheme="majorBidi" w:cstheme="majorBidi"/>
          <w:color w:val="000000" w:themeColor="text1"/>
          <w:szCs w:val="24"/>
          <w:lang w:val="en-GB"/>
        </w:rPr>
        <w:lastRenderedPageBreak/>
        <w:t xml:space="preserve">estimates of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310</m:t>
            </m:r>
          </m:sub>
        </m:sSub>
      </m:oMath>
      <w:r w:rsidRPr="00F31509">
        <w:rPr>
          <w:rFonts w:asciiTheme="majorBidi" w:hAnsiTheme="majorBidi" w:cstheme="majorBidi"/>
          <w:color w:val="000000" w:themeColor="text1"/>
          <w:szCs w:val="24"/>
          <w:lang w:val="en-GB"/>
        </w:rPr>
        <w:t xml:space="preserve"> and/or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311</m:t>
            </m:r>
          </m:sub>
        </m:sSub>
      </m:oMath>
      <w:r w:rsidRPr="00F31509">
        <w:rPr>
          <w:rFonts w:asciiTheme="majorBidi" w:hAnsiTheme="majorBidi" w:cstheme="majorBidi"/>
          <w:color w:val="000000" w:themeColor="text1"/>
          <w:szCs w:val="24"/>
          <w:lang w:val="en-GB"/>
        </w:rPr>
        <w:t xml:space="preserve"> will be far from 0, and thus the model can adapt to the individual characteristics of a particular scenario.</w:t>
      </w:r>
    </w:p>
    <w:p w:rsidR="004F65E4" w:rsidRPr="00F31509" w:rsidRDefault="004F65E4" w:rsidP="000264F4">
      <w:pPr>
        <w:pStyle w:val="Heading2"/>
      </w:pPr>
      <w:bookmarkStart w:id="314" w:name="_Toc421025888"/>
      <w:bookmarkStart w:id="315" w:name="_Toc428383845"/>
      <w:bookmarkStart w:id="316" w:name="_Toc428436067"/>
      <w:bookmarkStart w:id="317" w:name="_Toc428436368"/>
      <w:bookmarkStart w:id="318" w:name="_Toc428436494"/>
      <w:r w:rsidRPr="00F31509">
        <w:t>Residual other uses (ROU)</w:t>
      </w:r>
      <w:bookmarkEnd w:id="314"/>
      <w:bookmarkEnd w:id="315"/>
      <w:bookmarkEnd w:id="316"/>
      <w:bookmarkEnd w:id="317"/>
      <w:bookmarkEnd w:id="318"/>
    </w:p>
    <w:p w:rsidR="004F65E4" w:rsidRPr="00F31509" w:rsidRDefault="004F65E4" w:rsidP="004F65E4">
      <w:pPr>
        <w:keepNext/>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lang w:val="en-GB"/>
        </w:rPr>
        <w:t xml:space="preserve">The overall strategy for FBS compilers at FAO and country level alike should be to identify, as far as possible, all individual uses separately and explicitly. This process, however, cannot guarantee that all uses for all commodities and in all countries are adequately captured by the use categories described so far. There will be specific forms of uses that cannot be subsumed under any of the traditional forms of use. In these cases, FBS compilers at country level need to identify and delineate such uses, and provide and include adequate estimates for these uses. </w:t>
      </w:r>
      <w:r w:rsidRPr="00F31509">
        <w:rPr>
          <w:rFonts w:asciiTheme="majorBidi" w:hAnsiTheme="majorBidi" w:cstheme="majorBidi"/>
          <w:b/>
          <w:color w:val="000000" w:themeColor="text1"/>
          <w:szCs w:val="24"/>
          <w:lang w:val="en-GB"/>
        </w:rPr>
        <w:t xml:space="preserve"> </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4F65E4" w:rsidRPr="00F31509" w:rsidRDefault="004F65E4" w:rsidP="00374C82">
      <w:pPr>
        <w:pStyle w:val="Heading1"/>
        <w:rPr>
          <w:rFonts w:asciiTheme="majorBidi" w:hAnsiTheme="majorBidi" w:cstheme="majorBidi"/>
        </w:rPr>
      </w:pPr>
      <w:bookmarkStart w:id="319" w:name="food-balance-sheets-compilation-at-the-n"/>
      <w:bookmarkStart w:id="320" w:name="_Toc428383846"/>
      <w:bookmarkStart w:id="321" w:name="_Toc428436068"/>
      <w:bookmarkStart w:id="322" w:name="_Toc428436369"/>
      <w:bookmarkStart w:id="323" w:name="_Toc428436495"/>
      <w:bookmarkEnd w:id="319"/>
      <w:r w:rsidRPr="00F31509">
        <w:rPr>
          <w:rFonts w:asciiTheme="majorBidi" w:hAnsiTheme="majorBidi" w:cstheme="majorBidi"/>
        </w:rPr>
        <w:lastRenderedPageBreak/>
        <w:t>The Food Balance Sheets Compilation: a step-by-step introduction</w:t>
      </w:r>
      <w:bookmarkEnd w:id="320"/>
      <w:bookmarkEnd w:id="321"/>
      <w:bookmarkEnd w:id="322"/>
      <w:bookmarkEnd w:id="323"/>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This chapter provides a step-by-step introduction to the practical compilation of FBSs, starting with the detailed Supply Utilization Accounts (SUA) of a given country in a given year. It exemplifies the calculation based on a selected number of commodities. It finally shows how the SUAs are aggregated into primary equivalents as presented in the FBS, the so-called standardization process. </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As laid out earlier, the basic challenge is to populate a simple identity that balances all forms of supply with all forms of utilization. This holds for the highly disaggregated SUAs as well as for the primary product equivalents as shown in the FBS. The supply side is defined by the sum of its constituent variables:</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Supply:  </w:t>
      </w:r>
      <w:r w:rsidRPr="00F31509">
        <w:rPr>
          <w:rFonts w:asciiTheme="majorBidi" w:hAnsiTheme="majorBidi" w:cstheme="majorBidi"/>
          <w:b/>
          <w:lang w:val="en-GB"/>
        </w:rPr>
        <w:t xml:space="preserve">Production + Imports - Stock changes </w:t>
      </w:r>
      <w:r w:rsidRPr="00F31509">
        <w:rPr>
          <w:rStyle w:val="FootnoteReference"/>
          <w:rFonts w:asciiTheme="majorBidi" w:hAnsiTheme="majorBidi" w:cstheme="majorBidi"/>
          <w:b/>
          <w:lang w:val="en-GB"/>
        </w:rPr>
        <w:footnoteReference w:id="50"/>
      </w:r>
      <w:r w:rsidRPr="00F31509">
        <w:rPr>
          <w:rFonts w:asciiTheme="majorBidi" w:hAnsiTheme="majorBidi" w:cstheme="majorBidi"/>
          <w:b/>
          <w:lang w:val="en-GB"/>
        </w:rPr>
        <w:t xml:space="preserve">= </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While the utilization side is defined by: </w:t>
      </w:r>
    </w:p>
    <w:p w:rsidR="004F65E4" w:rsidRPr="00F31509" w:rsidRDefault="004F65E4" w:rsidP="006F3003">
      <w:pPr>
        <w:rPr>
          <w:rFonts w:asciiTheme="majorBidi" w:hAnsiTheme="majorBidi" w:cstheme="majorBidi"/>
          <w:lang w:val="en-GB"/>
        </w:rPr>
      </w:pPr>
      <w:r w:rsidRPr="00F31509">
        <w:rPr>
          <w:rFonts w:asciiTheme="majorBidi" w:hAnsiTheme="majorBidi" w:cstheme="majorBidi"/>
          <w:lang w:val="en-GB"/>
        </w:rPr>
        <w:t xml:space="preserve">Utilization: </w:t>
      </w:r>
      <w:r w:rsidRPr="00F31509">
        <w:rPr>
          <w:rFonts w:asciiTheme="majorBidi" w:hAnsiTheme="majorBidi" w:cstheme="majorBidi"/>
          <w:b/>
          <w:lang w:val="en-GB"/>
        </w:rPr>
        <w:t>Exports + Food + Food Processing + Feed + Seed + Tourist consumption + Industrial use + Loss + Residuals/other utilizations</w:t>
      </w:r>
    </w:p>
    <w:p w:rsidR="004F65E4" w:rsidRPr="00F31509" w:rsidRDefault="004F65E4" w:rsidP="000264F4">
      <w:pPr>
        <w:pStyle w:val="Heading2"/>
      </w:pPr>
      <w:bookmarkStart w:id="324" w:name="wheat"/>
      <w:bookmarkStart w:id="325" w:name="_Toc428383847"/>
      <w:bookmarkStart w:id="326" w:name="_Toc428436069"/>
      <w:bookmarkStart w:id="327" w:name="_Toc428436370"/>
      <w:bookmarkStart w:id="328" w:name="_Toc428436496"/>
      <w:bookmarkEnd w:id="324"/>
      <w:r w:rsidRPr="00F31509">
        <w:t>Wheat</w:t>
      </w:r>
      <w:bookmarkEnd w:id="325"/>
      <w:bookmarkEnd w:id="326"/>
      <w:bookmarkEnd w:id="327"/>
      <w:bookmarkEnd w:id="328"/>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In a first example, we will first consider the full process for creating a food balance sheet for wheat. Note that if we do not otherwise mention the units, all quantities are in tonnes. We start with an empty SUA table (</w:t>
      </w:r>
      <w:fldSimple w:instr=" REF _Ref427943238 \h  \* MERGEFORMAT ">
        <w:r w:rsidR="000B360D" w:rsidRPr="00F31509">
          <w:rPr>
            <w:rFonts w:asciiTheme="majorBidi" w:eastAsia="Times New Roman" w:hAnsiTheme="majorBidi" w:cstheme="majorBidi"/>
            <w:lang w:val="en-GB"/>
          </w:rPr>
          <w:t>Table 5</w:t>
        </w:r>
      </w:fldSimple>
      <w:r w:rsidRPr="00F31509">
        <w:rPr>
          <w:rFonts w:asciiTheme="majorBidi" w:eastAsia="Times New Roman" w:hAnsiTheme="majorBidi" w:cstheme="majorBidi"/>
          <w:lang w:val="en-GB"/>
        </w:rPr>
        <w:t xml:space="preserve">) showing some commodities of the wheat "commodity tree" (wheat as the primary commodity </w:t>
      </w:r>
      <w:r w:rsidR="00927EEC" w:rsidRPr="00F31509">
        <w:rPr>
          <w:rFonts w:asciiTheme="majorBidi" w:eastAsia="Times New Roman" w:hAnsiTheme="majorBidi" w:cstheme="majorBidi"/>
          <w:lang w:val="en-GB"/>
        </w:rPr>
        <w:t xml:space="preserve">while </w:t>
      </w:r>
      <w:r w:rsidRPr="00F31509">
        <w:rPr>
          <w:rFonts w:asciiTheme="majorBidi" w:eastAsia="Times New Roman" w:hAnsiTheme="majorBidi" w:cstheme="majorBidi"/>
          <w:lang w:val="en-GB"/>
        </w:rPr>
        <w:t xml:space="preserve">flour, </w:t>
      </w:r>
      <w:r w:rsidR="00927EEC" w:rsidRPr="00F31509">
        <w:rPr>
          <w:rFonts w:asciiTheme="majorBidi" w:eastAsia="Times New Roman" w:hAnsiTheme="majorBidi" w:cstheme="majorBidi"/>
          <w:lang w:val="en-GB"/>
        </w:rPr>
        <w:t xml:space="preserve">starch, </w:t>
      </w:r>
      <w:r w:rsidRPr="00F31509">
        <w:rPr>
          <w:rFonts w:asciiTheme="majorBidi" w:eastAsia="Times New Roman" w:hAnsiTheme="majorBidi" w:cstheme="majorBidi"/>
          <w:lang w:val="en-GB"/>
        </w:rPr>
        <w:t xml:space="preserve">etc. </w:t>
      </w:r>
      <w:r w:rsidR="00927EEC" w:rsidRPr="00F31509">
        <w:rPr>
          <w:rFonts w:asciiTheme="majorBidi" w:eastAsia="Times New Roman" w:hAnsiTheme="majorBidi" w:cstheme="majorBidi"/>
          <w:lang w:val="en-GB"/>
        </w:rPr>
        <w:t>are</w:t>
      </w:r>
      <w:r w:rsidRPr="00F31509">
        <w:rPr>
          <w:rFonts w:asciiTheme="majorBidi" w:eastAsia="Times New Roman" w:hAnsiTheme="majorBidi" w:cstheme="majorBidi"/>
          <w:lang w:val="en-GB"/>
        </w:rPr>
        <w:t xml:space="preserve"> the processed commodities). In this table, a dash (i.e. "-") will indicate that a value is currently unknown.</w:t>
      </w:r>
    </w:p>
    <w:p w:rsidR="004F65E4" w:rsidRPr="00F31509" w:rsidRDefault="004F65E4" w:rsidP="004F65E4">
      <w:pPr>
        <w:pStyle w:val="Caption"/>
        <w:keepNext/>
        <w:jc w:val="both"/>
        <w:rPr>
          <w:rFonts w:asciiTheme="majorBidi" w:hAnsiTheme="majorBidi" w:cstheme="majorBidi"/>
          <w:lang w:val="en-GB"/>
        </w:rPr>
      </w:pPr>
      <w:bookmarkStart w:id="329" w:name="_Ref427943238"/>
      <w:bookmarkStart w:id="330" w:name="_Toc428423544"/>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5</w:t>
      </w:r>
      <w:r w:rsidR="001C3696" w:rsidRPr="00F31509">
        <w:rPr>
          <w:rFonts w:asciiTheme="majorBidi" w:hAnsiTheme="majorBidi" w:cstheme="majorBidi"/>
          <w:lang w:val="en-GB"/>
        </w:rPr>
        <w:fldChar w:fldCharType="end"/>
      </w:r>
      <w:bookmarkEnd w:id="329"/>
      <w:r w:rsidRPr="00F31509">
        <w:rPr>
          <w:rFonts w:asciiTheme="majorBidi" w:hAnsiTheme="majorBidi" w:cstheme="majorBidi"/>
          <w:lang w:val="en-GB"/>
        </w:rPr>
        <w:t>: Initial</w:t>
      </w:r>
      <w:r w:rsidR="00130B6A" w:rsidRPr="00F31509">
        <w:rPr>
          <w:rFonts w:asciiTheme="majorBidi" w:hAnsiTheme="majorBidi" w:cstheme="majorBidi"/>
          <w:lang w:val="en-GB"/>
        </w:rPr>
        <w:t>, empty</w:t>
      </w:r>
      <w:r w:rsidRPr="00F31509">
        <w:rPr>
          <w:rFonts w:asciiTheme="majorBidi" w:hAnsiTheme="majorBidi" w:cstheme="majorBidi"/>
          <w:lang w:val="en-GB"/>
        </w:rPr>
        <w:t xml:space="preserve"> SUA table for wheat</w:t>
      </w:r>
      <w:bookmarkEnd w:id="330"/>
    </w:p>
    <w:tbl>
      <w:tblPr>
        <w:tblStyle w:val="TableClassic1"/>
        <w:tblW w:w="5000" w:type="pct"/>
        <w:tblLook w:val="04A0"/>
      </w:tblPr>
      <w:tblGrid>
        <w:gridCol w:w="1392"/>
        <w:gridCol w:w="936"/>
        <w:gridCol w:w="714"/>
        <w:gridCol w:w="714"/>
        <w:gridCol w:w="814"/>
        <w:gridCol w:w="554"/>
        <w:gridCol w:w="1026"/>
        <w:gridCol w:w="536"/>
        <w:gridCol w:w="519"/>
        <w:gridCol w:w="679"/>
        <w:gridCol w:w="848"/>
        <w:gridCol w:w="510"/>
      </w:tblGrid>
      <w:tr w:rsidR="004F65E4" w:rsidRPr="00F31509" w:rsidTr="00B44757">
        <w:trPr>
          <w:cnfStyle w:val="100000000000"/>
        </w:trPr>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6F3003">
      <w:pPr>
        <w:pStyle w:val="Heading3"/>
        <w:rPr>
          <w:rFonts w:asciiTheme="majorBidi" w:hAnsiTheme="majorBidi" w:cstheme="majorBidi"/>
          <w:lang w:val="en-GB"/>
        </w:rPr>
      </w:pPr>
      <w:bookmarkStart w:id="331" w:name="production"/>
      <w:bookmarkEnd w:id="331"/>
      <w:r w:rsidRPr="00F31509">
        <w:rPr>
          <w:rFonts w:asciiTheme="majorBidi" w:hAnsiTheme="majorBidi" w:cstheme="majorBidi"/>
          <w:lang w:val="en-GB"/>
        </w:rPr>
        <w:t>Production</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For production data, we first fill in the table with any available official figures. To impute any missing production figures, we must also consider "yield" and "area harvested" data (in the absence of "area sown" data), since yield is defined as production divided by area harvested (and thus with any two variables the third is uniquely defined).</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Suppose we only have the official data below. Please note that for the sake of demonstration we have considered the flour production quantity as given, and the wheat as unknown and must therefore be </w:t>
      </w:r>
      <w:r w:rsidRPr="00F31509">
        <w:rPr>
          <w:rFonts w:asciiTheme="majorBidi" w:eastAsia="Times New Roman" w:hAnsiTheme="majorBidi" w:cstheme="majorBidi"/>
          <w:lang w:val="en-GB"/>
        </w:rPr>
        <w:lastRenderedPageBreak/>
        <w:t>imputed (</w:t>
      </w:r>
      <w:fldSimple w:instr=" REF _Ref427943391 \h  \* MERGEFORMAT ">
        <w:r w:rsidR="000B360D" w:rsidRPr="00F31509">
          <w:rPr>
            <w:rFonts w:asciiTheme="majorBidi" w:eastAsia="Times New Roman" w:hAnsiTheme="majorBidi" w:cstheme="majorBidi"/>
            <w:lang w:val="en-GB"/>
          </w:rPr>
          <w:t>Table 6</w:t>
        </w:r>
      </w:fldSimple>
      <w:r w:rsidRPr="00F31509">
        <w:rPr>
          <w:rFonts w:asciiTheme="majorBidi" w:eastAsia="Times New Roman" w:hAnsiTheme="majorBidi" w:cstheme="majorBidi"/>
          <w:lang w:val="en-GB"/>
        </w:rPr>
        <w:t>). In reality, of course, it is almost always the reverse (with wheat production officially available, and flour less so):</w:t>
      </w:r>
    </w:p>
    <w:p w:rsidR="004F65E4" w:rsidRPr="00F31509" w:rsidRDefault="004F65E4" w:rsidP="004F65E4">
      <w:pPr>
        <w:pStyle w:val="Caption"/>
        <w:keepNext/>
        <w:jc w:val="both"/>
        <w:rPr>
          <w:rFonts w:asciiTheme="majorBidi" w:hAnsiTheme="majorBidi" w:cstheme="majorBidi"/>
          <w:lang w:val="en-GB"/>
        </w:rPr>
      </w:pPr>
      <w:bookmarkStart w:id="332" w:name="_Ref427943391"/>
      <w:bookmarkStart w:id="333" w:name="_Toc428423545"/>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6</w:t>
      </w:r>
      <w:r w:rsidR="001C3696" w:rsidRPr="00F31509">
        <w:rPr>
          <w:rFonts w:asciiTheme="majorBidi" w:hAnsiTheme="majorBidi" w:cstheme="majorBidi"/>
          <w:lang w:val="en-GB"/>
        </w:rPr>
        <w:fldChar w:fldCharType="end"/>
      </w:r>
      <w:bookmarkEnd w:id="332"/>
      <w:r w:rsidRPr="00F31509">
        <w:rPr>
          <w:rFonts w:asciiTheme="majorBidi" w:hAnsiTheme="majorBidi" w:cstheme="majorBidi"/>
          <w:lang w:val="en-GB"/>
        </w:rPr>
        <w:t xml:space="preserve">: Introducing production into the </w:t>
      </w:r>
      <w:r w:rsidR="00130B6A" w:rsidRPr="00F31509">
        <w:rPr>
          <w:rFonts w:asciiTheme="majorBidi" w:hAnsiTheme="majorBidi" w:cstheme="majorBidi"/>
          <w:lang w:val="en-GB"/>
        </w:rPr>
        <w:t xml:space="preserve">SUA </w:t>
      </w:r>
      <w:r w:rsidRPr="00F31509">
        <w:rPr>
          <w:rFonts w:asciiTheme="majorBidi" w:hAnsiTheme="majorBidi" w:cstheme="majorBidi"/>
          <w:lang w:val="en-GB"/>
        </w:rPr>
        <w:t>table</w:t>
      </w:r>
      <w:r w:rsidR="00130B6A" w:rsidRPr="00F31509">
        <w:rPr>
          <w:rFonts w:asciiTheme="majorBidi" w:hAnsiTheme="majorBidi" w:cstheme="majorBidi"/>
          <w:lang w:val="en-GB"/>
        </w:rPr>
        <w:t xml:space="preserve"> for wheat</w:t>
      </w:r>
      <w:bookmarkEnd w:id="333"/>
    </w:p>
    <w:tbl>
      <w:tblPr>
        <w:tblStyle w:val="TableClassic1"/>
        <w:tblW w:w="0" w:type="auto"/>
        <w:tblLook w:val="04A0"/>
      </w:tblPr>
      <w:tblGrid>
        <w:gridCol w:w="1273"/>
        <w:gridCol w:w="2465"/>
        <w:gridCol w:w="2165"/>
        <w:gridCol w:w="1982"/>
      </w:tblGrid>
      <w:tr w:rsidR="004F65E4" w:rsidRPr="00F31509" w:rsidTr="008B0C44">
        <w:trPr>
          <w:cnfStyle w:val="100000000000"/>
        </w:trPr>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Name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Area Harvested (hectare)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Yield (tonnes/hectare)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Production (tonnes)</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18,500,000</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18,650,000</w:t>
            </w:r>
          </w:p>
        </w:tc>
      </w:tr>
    </w:tbl>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In this case, the production quantity is only known for wheat flour (it is missing for wheat), and for wheat we are also missing the yield value. The procedure for determining how to impute production data is:</w:t>
      </w:r>
    </w:p>
    <w:p w:rsidR="004F65E4" w:rsidRPr="00F31509" w:rsidRDefault="004F65E4" w:rsidP="003C6AA5">
      <w:pPr>
        <w:numPr>
          <w:ilvl w:val="0"/>
          <w:numId w:val="30"/>
        </w:numPr>
        <w:suppressAutoHyphens w:val="0"/>
        <w:spacing w:before="180" w:after="180" w:line="240" w:lineRule="auto"/>
        <w:jc w:val="both"/>
        <w:rPr>
          <w:rFonts w:asciiTheme="majorBidi" w:hAnsiTheme="majorBidi" w:cstheme="majorBidi"/>
          <w:lang w:val="en-GB"/>
        </w:rPr>
      </w:pPr>
      <w:r w:rsidRPr="00F31509">
        <w:rPr>
          <w:rFonts w:asciiTheme="majorBidi" w:hAnsiTheme="majorBidi" w:cstheme="majorBidi"/>
          <w:lang w:val="en-GB"/>
        </w:rPr>
        <w:t xml:space="preserve">If all three variables are available, we use any two variables in the </w:t>
      </w:r>
      <w:r w:rsidRPr="00F31509">
        <w:rPr>
          <w:rFonts w:asciiTheme="majorBidi" w:hAnsiTheme="majorBidi" w:cstheme="majorBidi"/>
          <w:b/>
          <w:lang w:val="en-GB"/>
        </w:rPr>
        <w:t>Yield = Production / Area harvested</w:t>
      </w:r>
      <w:r w:rsidRPr="00F31509">
        <w:rPr>
          <w:rFonts w:asciiTheme="majorBidi" w:hAnsiTheme="majorBidi" w:cstheme="majorBidi"/>
          <w:lang w:val="en-GB"/>
        </w:rPr>
        <w:t xml:space="preserve"> formula to cross-check the third variable. If the formula indicates an error for one of the given variables, a quick time-series check should identify the incorrect value.</w:t>
      </w:r>
    </w:p>
    <w:p w:rsidR="004F65E4" w:rsidRPr="00F31509" w:rsidRDefault="004F65E4" w:rsidP="003C6AA5">
      <w:pPr>
        <w:numPr>
          <w:ilvl w:val="0"/>
          <w:numId w:val="30"/>
        </w:numPr>
        <w:suppressAutoHyphens w:val="0"/>
        <w:spacing w:before="180" w:after="180" w:line="240" w:lineRule="auto"/>
        <w:jc w:val="both"/>
        <w:rPr>
          <w:rFonts w:asciiTheme="majorBidi" w:hAnsiTheme="majorBidi" w:cstheme="majorBidi"/>
          <w:lang w:val="en-GB"/>
        </w:rPr>
      </w:pPr>
      <w:r w:rsidRPr="00F31509">
        <w:rPr>
          <w:rFonts w:asciiTheme="majorBidi" w:hAnsiTheme="majorBidi" w:cstheme="majorBidi"/>
          <w:lang w:val="en-GB"/>
        </w:rPr>
        <w:t>If only two variables are available, the third is computed with the above formula.</w:t>
      </w:r>
    </w:p>
    <w:p w:rsidR="004F65E4" w:rsidRPr="00F31509" w:rsidRDefault="004F65E4" w:rsidP="60226960">
      <w:pPr>
        <w:numPr>
          <w:ilvl w:val="0"/>
          <w:numId w:val="30"/>
        </w:numPr>
        <w:suppressAutoHyphens w:val="0"/>
        <w:spacing w:before="180" w:after="180" w:line="240" w:lineRule="auto"/>
        <w:jc w:val="both"/>
        <w:rPr>
          <w:rFonts w:asciiTheme="majorBidi" w:eastAsia="Times New Roman" w:hAnsiTheme="majorBidi" w:cstheme="majorBidi"/>
          <w:lang w:val="en-GB"/>
        </w:rPr>
      </w:pPr>
      <w:r w:rsidRPr="00F31509">
        <w:rPr>
          <w:rFonts w:asciiTheme="majorBidi" w:eastAsia="Times New Roman" w:hAnsiTheme="majorBidi" w:cstheme="majorBidi"/>
          <w:lang w:val="en-GB"/>
        </w:rPr>
        <w:t xml:space="preserve">If only data for production or area harvested are available, we impute yields using its historical time series (using the </w:t>
      </w:r>
      <w:r w:rsidR="00927EEC"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ensemble</w:t>
      </w:r>
      <w:r w:rsidR="00927EEC"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approach described in detail in Chapter 2). The other missing element would then be calculated using the aforementioned formula.</w:t>
      </w:r>
    </w:p>
    <w:p w:rsidR="004F65E4" w:rsidRPr="00F31509" w:rsidRDefault="004F65E4" w:rsidP="60226960">
      <w:pPr>
        <w:numPr>
          <w:ilvl w:val="0"/>
          <w:numId w:val="30"/>
        </w:numPr>
        <w:suppressAutoHyphens w:val="0"/>
        <w:spacing w:before="180" w:after="180" w:line="240" w:lineRule="auto"/>
        <w:jc w:val="both"/>
        <w:rPr>
          <w:rFonts w:asciiTheme="majorBidi" w:eastAsia="Times New Roman" w:hAnsiTheme="majorBidi" w:cstheme="majorBidi"/>
          <w:lang w:val="en-GB"/>
        </w:rPr>
      </w:pPr>
      <w:r w:rsidRPr="00F31509">
        <w:rPr>
          <w:rFonts w:asciiTheme="majorBidi" w:eastAsia="Times New Roman" w:hAnsiTheme="majorBidi" w:cstheme="majorBidi"/>
          <w:lang w:val="en-GB"/>
        </w:rPr>
        <w:t xml:space="preserve">If only the yield variable is available, we impute production using the historical time series (using the </w:t>
      </w:r>
      <w:r w:rsidR="00927EEC"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ensemble</w:t>
      </w:r>
      <w:r w:rsidR="00927EEC"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approach); then using the formula as above, the area harvested would be calculated.</w:t>
      </w:r>
    </w:p>
    <w:p w:rsidR="004F65E4" w:rsidRPr="00F31509" w:rsidRDefault="004F65E4" w:rsidP="60226960">
      <w:pPr>
        <w:numPr>
          <w:ilvl w:val="0"/>
          <w:numId w:val="30"/>
        </w:numPr>
        <w:suppressAutoHyphens w:val="0"/>
        <w:spacing w:before="180" w:after="180" w:line="240" w:lineRule="auto"/>
        <w:jc w:val="both"/>
        <w:rPr>
          <w:rFonts w:asciiTheme="majorBidi" w:eastAsia="Times New Roman" w:hAnsiTheme="majorBidi" w:cstheme="majorBidi"/>
          <w:lang w:val="en-GB"/>
        </w:rPr>
      </w:pPr>
      <w:r w:rsidRPr="00F31509">
        <w:rPr>
          <w:rFonts w:asciiTheme="majorBidi" w:eastAsia="Times New Roman" w:hAnsiTheme="majorBidi" w:cstheme="majorBidi"/>
          <w:lang w:val="en-GB"/>
        </w:rPr>
        <w:t>If all three variables (area harvested, yield, and production) are missing, we impute yield and production data using the historical time series (using the “</w:t>
      </w:r>
      <w:r w:rsidR="00927EEC" w:rsidRPr="00F31509">
        <w:rPr>
          <w:rFonts w:asciiTheme="majorBidi" w:eastAsia="Times New Roman" w:hAnsiTheme="majorBidi" w:cstheme="majorBidi"/>
          <w:lang w:val="en-GB"/>
        </w:rPr>
        <w:t xml:space="preserve">ensemble" </w:t>
      </w:r>
      <w:r w:rsidRPr="00F31509">
        <w:rPr>
          <w:rFonts w:asciiTheme="majorBidi" w:eastAsia="Times New Roman" w:hAnsiTheme="majorBidi" w:cstheme="majorBidi"/>
          <w:lang w:val="en-GB"/>
        </w:rPr>
        <w:t>approach). The area harvested would then be calculated by the formula: Area harvested = Production/Yield.</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In this example, we need to impute the yield. In the graph below, several models are fit to the historical yield values (models are represented as lines and historical data as points). These models are combined in a weighted average (where the weights are chosen based on how well the model fits the data) to form a final ensemble of models. This ensemble is used to predict the yield value in the current year.</w:t>
      </w:r>
    </w:p>
    <w:p w:rsidR="004F65E4" w:rsidRPr="00F31509" w:rsidRDefault="004F65E4" w:rsidP="004F65E4">
      <w:pPr>
        <w:keepNext/>
        <w:jc w:val="both"/>
        <w:rPr>
          <w:rFonts w:asciiTheme="majorBidi" w:hAnsiTheme="majorBidi" w:cstheme="majorBidi"/>
          <w:lang w:val="en-GB"/>
        </w:rPr>
      </w:pPr>
      <w:r w:rsidRPr="00F31509">
        <w:rPr>
          <w:rFonts w:asciiTheme="majorBidi" w:hAnsiTheme="majorBidi" w:cstheme="majorBidi"/>
          <w:noProof/>
          <w:lang w:eastAsia="en-US"/>
        </w:rPr>
        <w:lastRenderedPageBreak/>
        <w:drawing>
          <wp:inline distT="0" distB="0" distL="0" distR="0">
            <wp:extent cx="5791200" cy="326136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6-1.png"/>
                    <pic:cNvPicPr>
                      <a:picLocks noChangeAspect="1" noChangeArrowheads="1"/>
                    </pic:cNvPicPr>
                  </pic:nvPicPr>
                  <pic:blipFill>
                    <a:blip r:embed="rId46" cstate="print"/>
                    <a:stretch>
                      <a:fillRect/>
                    </a:stretch>
                  </pic:blipFill>
                  <pic:spPr bwMode="auto">
                    <a:xfrm>
                      <a:off x="0" y="0"/>
                      <a:ext cx="5791809" cy="3261703"/>
                    </a:xfrm>
                    <a:prstGeom prst="rect">
                      <a:avLst/>
                    </a:prstGeom>
                    <a:noFill/>
                    <a:ln w="9525">
                      <a:noFill/>
                      <a:headEnd/>
                      <a:tailEnd/>
                    </a:ln>
                  </pic:spPr>
                </pic:pic>
              </a:graphicData>
            </a:graphic>
          </wp:inline>
        </w:drawing>
      </w:r>
    </w:p>
    <w:p w:rsidR="004F65E4" w:rsidRPr="00F31509" w:rsidRDefault="004F65E4" w:rsidP="004F65E4">
      <w:pPr>
        <w:pStyle w:val="Caption"/>
        <w:jc w:val="both"/>
        <w:rPr>
          <w:rFonts w:asciiTheme="majorBidi" w:hAnsiTheme="majorBidi" w:cstheme="majorBidi"/>
          <w:lang w:val="en-GB"/>
        </w:rPr>
      </w:pPr>
      <w:bookmarkStart w:id="334" w:name="_Ref427943479"/>
      <w:bookmarkStart w:id="335" w:name="_Toc428383869"/>
      <w:bookmarkStart w:id="336" w:name="_Toc430872522"/>
      <w:r w:rsidRPr="00F31509">
        <w:rPr>
          <w:rFonts w:asciiTheme="majorBidi" w:eastAsia="Times New Roman" w:hAnsiTheme="majorBidi" w:cstheme="majorBidi"/>
          <w:lang w:val="en-GB"/>
        </w:rPr>
        <w:t xml:space="preserve">Figure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1C3696"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22</w:t>
      </w:r>
      <w:r w:rsidR="001C3696" w:rsidRPr="00F31509">
        <w:rPr>
          <w:rFonts w:asciiTheme="majorBidi" w:hAnsiTheme="majorBidi" w:cstheme="majorBidi"/>
          <w:lang w:val="en-GB"/>
        </w:rPr>
        <w:fldChar w:fldCharType="end"/>
      </w:r>
      <w:bookmarkEnd w:id="334"/>
      <w:r w:rsidRPr="00F31509">
        <w:rPr>
          <w:rFonts w:asciiTheme="majorBidi" w:eastAsia="Times New Roman" w:hAnsiTheme="majorBidi" w:cstheme="majorBidi"/>
          <w:lang w:val="en-GB"/>
        </w:rPr>
        <w:t>: Ensemble modelling results for yield estimates</w:t>
      </w:r>
      <w:bookmarkEnd w:id="335"/>
      <w:bookmarkEnd w:id="336"/>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The final imputed value for yield in the most recent year (shown in the graph above as the last "x" representing the "ensemble" imputation result) is 2.94 tonnes/hectare. This is a reasonable estimate when compared to the historical time series. Some models (</w:t>
      </w:r>
      <w:fldSimple w:instr=" REF _Ref427943479 \h  \* MERGEFORMAT ">
        <w:r w:rsidR="000B360D" w:rsidRPr="00F31509">
          <w:rPr>
            <w:rFonts w:asciiTheme="majorBidi" w:eastAsia="Times New Roman" w:hAnsiTheme="majorBidi" w:cstheme="majorBidi"/>
            <w:lang w:val="en-GB"/>
          </w:rPr>
          <w:t xml:space="preserve">Figure </w:t>
        </w:r>
        <w:r w:rsidR="000B360D" w:rsidRPr="00F31509">
          <w:rPr>
            <w:rFonts w:asciiTheme="majorBidi" w:eastAsia="Times New Roman" w:hAnsiTheme="majorBidi" w:cstheme="majorBidi"/>
            <w:noProof/>
            <w:lang w:val="en-GB"/>
          </w:rPr>
          <w:t>22</w:t>
        </w:r>
      </w:fldSimple>
      <w:r w:rsidRPr="00F31509">
        <w:rPr>
          <w:rFonts w:asciiTheme="majorBidi" w:eastAsia="Times New Roman" w:hAnsiTheme="majorBidi" w:cstheme="majorBidi"/>
          <w:lang w:val="en-GB"/>
        </w:rPr>
        <w:t>) fit the data fairly well (such as the logistic regression, spline, and ARIMA). Some of these models do not produce good forecasts (in particular, the forecast for the loess model is quite low), but by averaging together well-performing models, we get a good final estimate for the yield. See Chapter 2 for further details on these models and the ensemble imputation approach.</w:t>
      </w:r>
    </w:p>
    <w:p w:rsidR="004F65E4" w:rsidRPr="00F31509" w:rsidRDefault="004F65E4" w:rsidP="004F65E4">
      <w:pPr>
        <w:pStyle w:val="Caption"/>
        <w:keepNext/>
        <w:jc w:val="both"/>
        <w:rPr>
          <w:rFonts w:asciiTheme="majorBidi" w:hAnsiTheme="majorBidi" w:cstheme="majorBidi"/>
          <w:lang w:val="en-GB"/>
        </w:rPr>
      </w:pPr>
      <w:bookmarkStart w:id="337" w:name="_Toc428423546"/>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w:t>
      </w:r>
      <w:r w:rsidR="001C3696" w:rsidRPr="00F31509">
        <w:rPr>
          <w:rFonts w:asciiTheme="majorBidi" w:hAnsiTheme="majorBidi" w:cstheme="majorBidi"/>
          <w:lang w:val="en-GB"/>
        </w:rPr>
        <w:fldChar w:fldCharType="end"/>
      </w:r>
      <w:r w:rsidR="00130B6A" w:rsidRPr="00F31509">
        <w:rPr>
          <w:rFonts w:asciiTheme="majorBidi" w:hAnsiTheme="majorBidi" w:cstheme="majorBidi"/>
          <w:lang w:val="en-GB"/>
        </w:rPr>
        <w:t>: A</w:t>
      </w:r>
      <w:r w:rsidRPr="00F31509">
        <w:rPr>
          <w:rFonts w:asciiTheme="majorBidi" w:hAnsiTheme="majorBidi" w:cstheme="majorBidi"/>
          <w:lang w:val="en-GB"/>
        </w:rPr>
        <w:t>dding yield estimates to the SUA table</w:t>
      </w:r>
      <w:r w:rsidR="00130B6A" w:rsidRPr="00F31509">
        <w:rPr>
          <w:rFonts w:asciiTheme="majorBidi" w:hAnsiTheme="majorBidi" w:cstheme="majorBidi"/>
          <w:lang w:val="en-GB"/>
        </w:rPr>
        <w:t xml:space="preserve"> for wheat</w:t>
      </w:r>
      <w:bookmarkEnd w:id="337"/>
      <w:r w:rsidRPr="00F31509">
        <w:rPr>
          <w:rFonts w:asciiTheme="majorBidi" w:hAnsiTheme="majorBidi" w:cstheme="majorBidi"/>
          <w:lang w:val="en-GB"/>
        </w:rPr>
        <w:t xml:space="preserve">  </w:t>
      </w:r>
    </w:p>
    <w:tbl>
      <w:tblPr>
        <w:tblStyle w:val="TableClassic1"/>
        <w:tblW w:w="0" w:type="auto"/>
        <w:tblLook w:val="04A0"/>
      </w:tblPr>
      <w:tblGrid>
        <w:gridCol w:w="1273"/>
        <w:gridCol w:w="2465"/>
        <w:gridCol w:w="2165"/>
        <w:gridCol w:w="1982"/>
      </w:tblGrid>
      <w:tr w:rsidR="004F65E4" w:rsidRPr="00F31509" w:rsidTr="008B0C44">
        <w:trPr>
          <w:cnfStyle w:val="100000000000"/>
        </w:trPr>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Name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Area Harvested (hectare)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Yield (tonnes/hectare)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Production (tonnes)</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18,500,000</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2.9422</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18,650,000</w:t>
            </w:r>
          </w:p>
        </w:tc>
      </w:tr>
    </w:tbl>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Now, we have enough information to compute the production data:</w:t>
      </w:r>
    </w:p>
    <w:p w:rsidR="004F65E4" w:rsidRPr="00F31509" w:rsidRDefault="004F65E4" w:rsidP="004F65E4">
      <w:pPr>
        <w:pStyle w:val="Caption"/>
        <w:keepNext/>
        <w:jc w:val="both"/>
        <w:rPr>
          <w:rFonts w:asciiTheme="majorBidi" w:hAnsiTheme="majorBidi" w:cstheme="majorBidi"/>
          <w:lang w:val="en-GB"/>
        </w:rPr>
      </w:pPr>
      <w:bookmarkStart w:id="338" w:name="_Toc428423547"/>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8</w:t>
      </w:r>
      <w:r w:rsidR="001C3696" w:rsidRPr="00F31509">
        <w:rPr>
          <w:rFonts w:asciiTheme="majorBidi" w:hAnsiTheme="majorBidi" w:cstheme="majorBidi"/>
          <w:lang w:val="en-GB"/>
        </w:rPr>
        <w:fldChar w:fldCharType="end"/>
      </w:r>
      <w:r w:rsidR="00130B6A" w:rsidRPr="00F31509">
        <w:rPr>
          <w:rFonts w:asciiTheme="majorBidi" w:hAnsiTheme="majorBidi" w:cstheme="majorBidi"/>
          <w:lang w:val="en-GB"/>
        </w:rPr>
        <w:t>: C</w:t>
      </w:r>
      <w:r w:rsidRPr="00F31509">
        <w:rPr>
          <w:rFonts w:asciiTheme="majorBidi" w:hAnsiTheme="majorBidi" w:cstheme="majorBidi"/>
          <w:lang w:val="en-GB"/>
        </w:rPr>
        <w:t>ompleting the SUA table for wheat production</w:t>
      </w:r>
      <w:bookmarkEnd w:id="338"/>
      <w:r w:rsidRPr="00F31509">
        <w:rPr>
          <w:rFonts w:asciiTheme="majorBidi" w:hAnsiTheme="majorBidi" w:cstheme="majorBidi"/>
          <w:lang w:val="en-GB"/>
        </w:rPr>
        <w:t xml:space="preserve"> </w:t>
      </w:r>
    </w:p>
    <w:tbl>
      <w:tblPr>
        <w:tblStyle w:val="TableClassic1"/>
        <w:tblW w:w="0" w:type="auto"/>
        <w:tblLook w:val="04A0"/>
      </w:tblPr>
      <w:tblGrid>
        <w:gridCol w:w="1273"/>
        <w:gridCol w:w="2465"/>
        <w:gridCol w:w="2165"/>
        <w:gridCol w:w="1982"/>
      </w:tblGrid>
      <w:tr w:rsidR="004F65E4" w:rsidRPr="00F31509" w:rsidTr="008B0C44">
        <w:trPr>
          <w:cnfStyle w:val="100000000000"/>
        </w:trPr>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Name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Area Harvested (hectare)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Yield (tonnes/hectare)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Production (tonnes)</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18,500,000</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2.9422</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54,420,000</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18,650,000</w:t>
            </w:r>
          </w:p>
        </w:tc>
      </w:tr>
    </w:tbl>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Next, we fill in the table with our imputed and official production quantities. Production is only imputed for primary products (and occasionally official figures are provided for processed products, as is the case here). So, in this case, no additional quantities are filled in outside of wheat and flour. FBS compilers at country level are however encouraged to add estimates for activity levels (area harvested for crops and herd sizes for livestock) as well as productivity estimates (yields and cropping intensity for crops and slaughter weights and take-off rates for livestock) to the FBS and SUA tables. This provides users of FBS tables </w:t>
      </w:r>
      <w:r w:rsidR="00927EEC" w:rsidRPr="00F31509">
        <w:rPr>
          <w:rFonts w:asciiTheme="majorBidi" w:eastAsia="Times New Roman" w:hAnsiTheme="majorBidi" w:cstheme="majorBidi"/>
          <w:lang w:val="en-GB"/>
        </w:rPr>
        <w:t xml:space="preserve">a </w:t>
      </w:r>
      <w:r w:rsidRPr="00F31509">
        <w:rPr>
          <w:rFonts w:asciiTheme="majorBidi" w:eastAsia="Times New Roman" w:hAnsiTheme="majorBidi" w:cstheme="majorBidi"/>
          <w:lang w:val="en-GB"/>
        </w:rPr>
        <w:t xml:space="preserve">more complete picture of the supply side and additional </w:t>
      </w:r>
      <w:r w:rsidRPr="00F31509">
        <w:rPr>
          <w:rFonts w:asciiTheme="majorBidi" w:eastAsia="Times New Roman" w:hAnsiTheme="majorBidi" w:cstheme="majorBidi"/>
          <w:lang w:val="en-GB"/>
        </w:rPr>
        <w:lastRenderedPageBreak/>
        <w:t>information for policy decisions (e.g. promoting activity and/or productivity measures in case of a lack of production).</w:t>
      </w:r>
    </w:p>
    <w:p w:rsidR="004F65E4" w:rsidRPr="00F31509" w:rsidRDefault="004F65E4" w:rsidP="004F65E4">
      <w:pPr>
        <w:pStyle w:val="Caption"/>
        <w:keepNext/>
        <w:jc w:val="both"/>
        <w:rPr>
          <w:rFonts w:asciiTheme="majorBidi" w:hAnsiTheme="majorBidi" w:cstheme="majorBidi"/>
          <w:lang w:val="en-GB"/>
        </w:rPr>
      </w:pPr>
      <w:bookmarkStart w:id="339" w:name="_Toc428423548"/>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9</w:t>
      </w:r>
      <w:r w:rsidR="001C3696" w:rsidRPr="00F31509">
        <w:rPr>
          <w:rFonts w:asciiTheme="majorBidi" w:hAnsiTheme="majorBidi" w:cstheme="majorBidi"/>
          <w:lang w:val="en-GB"/>
        </w:rPr>
        <w:fldChar w:fldCharType="end"/>
      </w:r>
      <w:r w:rsidRPr="00F31509">
        <w:rPr>
          <w:rFonts w:asciiTheme="majorBidi" w:hAnsiTheme="majorBidi" w:cstheme="majorBidi"/>
          <w:lang w:val="en-GB"/>
        </w:rPr>
        <w:t xml:space="preserve">: </w:t>
      </w:r>
      <w:r w:rsidR="00122211" w:rsidRPr="00F31509">
        <w:rPr>
          <w:rFonts w:asciiTheme="majorBidi" w:hAnsiTheme="majorBidi" w:cstheme="majorBidi"/>
          <w:lang w:val="en-GB"/>
        </w:rPr>
        <w:t>Introducing estimates for</w:t>
      </w:r>
      <w:r w:rsidRPr="00F31509">
        <w:rPr>
          <w:rFonts w:asciiTheme="majorBidi" w:hAnsiTheme="majorBidi" w:cstheme="majorBidi"/>
          <w:lang w:val="en-GB"/>
        </w:rPr>
        <w:t xml:space="preserve"> wheat and flour production</w:t>
      </w:r>
      <w:r w:rsidR="00122211" w:rsidRPr="00F31509">
        <w:rPr>
          <w:rFonts w:asciiTheme="majorBidi" w:hAnsiTheme="majorBidi" w:cstheme="majorBidi"/>
          <w:lang w:val="en-GB"/>
        </w:rPr>
        <w:t xml:space="preserve"> in the SUA table for wheat</w:t>
      </w:r>
      <w:bookmarkEnd w:id="339"/>
    </w:p>
    <w:tbl>
      <w:tblPr>
        <w:tblStyle w:val="TableClassic1"/>
        <w:tblW w:w="0" w:type="auto"/>
        <w:tblLook w:val="04A0"/>
      </w:tblPr>
      <w:tblGrid>
        <w:gridCol w:w="916"/>
        <w:gridCol w:w="1026"/>
        <w:gridCol w:w="777"/>
        <w:gridCol w:w="776"/>
        <w:gridCol w:w="784"/>
        <w:gridCol w:w="596"/>
        <w:gridCol w:w="1024"/>
        <w:gridCol w:w="576"/>
        <w:gridCol w:w="556"/>
        <w:gridCol w:w="737"/>
        <w:gridCol w:w="927"/>
        <w:gridCol w:w="547"/>
      </w:tblGrid>
      <w:tr w:rsidR="004F65E4" w:rsidRPr="00F31509" w:rsidTr="008B0C44">
        <w:trPr>
          <w:cnfStyle w:val="100000000000"/>
        </w:trPr>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Name</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Production</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Imports</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Exports</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Stock Change</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Food</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Food Processing</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Feed</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Seed</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Tourist</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Industrial</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Loss</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54,420,000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 flour</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18,650,000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Bulgur</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Breakfast cereals</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 starch</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 bran</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bl>
    <w:p w:rsidR="004F65E4" w:rsidRPr="00F31509" w:rsidRDefault="004F65E4" w:rsidP="006F3003">
      <w:pPr>
        <w:pStyle w:val="Heading3"/>
        <w:rPr>
          <w:rFonts w:asciiTheme="majorBidi" w:hAnsiTheme="majorBidi" w:cstheme="majorBidi"/>
          <w:lang w:val="en-GB"/>
        </w:rPr>
      </w:pPr>
      <w:bookmarkStart w:id="340" w:name="trade"/>
      <w:bookmarkEnd w:id="340"/>
      <w:r w:rsidRPr="00F31509">
        <w:rPr>
          <w:rFonts w:asciiTheme="majorBidi" w:hAnsiTheme="majorBidi" w:cstheme="majorBidi"/>
          <w:lang w:val="en-GB"/>
        </w:rPr>
        <w:t>Trade</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Trade data are usually recorded in much greater detail than presentable in the FBS tables, including a large number of processed products belonging to a given primary product of the FBS. The national trade dataset is usually provided by the customs office and should consist of detailed quantity and value flows for imports and exports, typically classified by commodity using the Harmonized System (HS) codification. Trade data are available by partner country at least at annual frequency, sometimes also for monthly flows. The level of commodity detail is country-specific, with some countries reporting at the basic standard 6-digit level of the HS, while others go up to 12-digit HS detail (please refer to the section on trade data on page </w:t>
      </w:r>
      <w:r w:rsidR="001C3696" w:rsidRPr="00F31509">
        <w:rPr>
          <w:rFonts w:asciiTheme="majorBidi" w:hAnsiTheme="majorBidi" w:cstheme="majorBidi"/>
          <w:lang w:val="en-GB"/>
        </w:rPr>
        <w:fldChar w:fldCharType="begin"/>
      </w:r>
      <w:r w:rsidR="00B51EC9" w:rsidRPr="00F31509">
        <w:rPr>
          <w:rFonts w:asciiTheme="majorBidi" w:hAnsiTheme="majorBidi" w:cstheme="majorBidi"/>
          <w:lang w:val="en-GB"/>
        </w:rPr>
        <w:instrText xml:space="preserve"> PAGEREF _Ref428541227 </w:instrText>
      </w:r>
      <w:r w:rsidR="001C3696"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28</w:t>
      </w:r>
      <w:r w:rsidR="001C3696"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xml:space="preserve"> for more detail). Ideally, the country codes used should follow the international standard codes of the M49 country classification. </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The total imports and exports for each commodity in this example, such as wheat, are obtained by aggregating the respective trade flows by partner. A typical trade dataset with wheat data would look like as displayed in </w:t>
      </w:r>
      <w:fldSimple w:instr=" REF _Ref428180910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10</w:t>
        </w:r>
      </w:fldSimple>
      <w:r w:rsidRPr="00F31509">
        <w:rPr>
          <w:rFonts w:asciiTheme="majorBidi" w:eastAsia="Times New Roman" w:hAnsiTheme="majorBidi" w:cstheme="majorBidi"/>
          <w:lang w:val="en-GB"/>
        </w:rPr>
        <w:t xml:space="preserve"> (the dataset has been simplified for this example):</w:t>
      </w:r>
    </w:p>
    <w:p w:rsidR="004F65E4" w:rsidRPr="00F31509" w:rsidRDefault="004F65E4" w:rsidP="004F65E4">
      <w:pPr>
        <w:pStyle w:val="Caption"/>
        <w:keepNext/>
        <w:jc w:val="both"/>
        <w:rPr>
          <w:rFonts w:asciiTheme="majorBidi" w:hAnsiTheme="majorBidi" w:cstheme="majorBidi"/>
          <w:lang w:val="en-GB"/>
        </w:rPr>
      </w:pPr>
      <w:bookmarkStart w:id="341" w:name="_Ref428180910"/>
      <w:bookmarkStart w:id="342" w:name="_Toc428423549"/>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10</w:t>
      </w:r>
      <w:r w:rsidR="001C3696" w:rsidRPr="00F31509">
        <w:rPr>
          <w:rFonts w:asciiTheme="majorBidi" w:hAnsiTheme="majorBidi" w:cstheme="majorBidi"/>
          <w:lang w:val="en-GB"/>
        </w:rPr>
        <w:fldChar w:fldCharType="end"/>
      </w:r>
      <w:bookmarkEnd w:id="341"/>
      <w:r w:rsidR="00122211" w:rsidRPr="00F31509">
        <w:rPr>
          <w:rFonts w:asciiTheme="majorBidi" w:hAnsiTheme="majorBidi" w:cstheme="majorBidi"/>
          <w:lang w:val="en-GB"/>
        </w:rPr>
        <w:t>: T</w:t>
      </w:r>
      <w:r w:rsidRPr="00F31509">
        <w:rPr>
          <w:rFonts w:asciiTheme="majorBidi" w:hAnsiTheme="majorBidi" w:cstheme="majorBidi"/>
          <w:lang w:val="en-GB"/>
        </w:rPr>
        <w:t xml:space="preserve">rade flow information for wheat and products </w:t>
      </w:r>
      <w:r w:rsidR="00122211" w:rsidRPr="00F31509">
        <w:rPr>
          <w:rFonts w:asciiTheme="majorBidi" w:hAnsiTheme="majorBidi" w:cstheme="majorBidi"/>
          <w:lang w:val="en-GB"/>
        </w:rPr>
        <w:t>at</w:t>
      </w:r>
      <w:r w:rsidRPr="00F31509">
        <w:rPr>
          <w:rFonts w:asciiTheme="majorBidi" w:hAnsiTheme="majorBidi" w:cstheme="majorBidi"/>
          <w:lang w:val="en-GB"/>
        </w:rPr>
        <w:t xml:space="preserve"> HS6</w:t>
      </w:r>
      <w:r w:rsidR="00122211" w:rsidRPr="00F31509">
        <w:rPr>
          <w:rFonts w:asciiTheme="majorBidi" w:hAnsiTheme="majorBidi" w:cstheme="majorBidi"/>
          <w:lang w:val="en-GB"/>
        </w:rPr>
        <w:t xml:space="preserve"> disaggregation</w:t>
      </w:r>
      <w:bookmarkEnd w:id="342"/>
    </w:p>
    <w:tbl>
      <w:tblPr>
        <w:tblStyle w:val="TableClassic1"/>
        <w:tblW w:w="5000" w:type="pct"/>
        <w:tblLook w:val="04A0"/>
      </w:tblPr>
      <w:tblGrid>
        <w:gridCol w:w="891"/>
        <w:gridCol w:w="1357"/>
        <w:gridCol w:w="1224"/>
        <w:gridCol w:w="1449"/>
        <w:gridCol w:w="909"/>
        <w:gridCol w:w="1623"/>
        <w:gridCol w:w="1789"/>
      </w:tblGrid>
      <w:tr w:rsidR="004F65E4" w:rsidRPr="00F31509" w:rsidTr="008B0C44">
        <w:trPr>
          <w:cnfStyle w:val="100000000000"/>
        </w:trPr>
        <w:tc>
          <w:tcPr>
            <w:cnfStyle w:val="001000000000"/>
            <w:tcW w:w="482" w:type="pct"/>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Year</w:t>
            </w:r>
          </w:p>
        </w:tc>
        <w:tc>
          <w:tcPr>
            <w:tcW w:w="734" w:type="pct"/>
          </w:tcPr>
          <w:p w:rsidR="004F65E4" w:rsidRPr="00F31509" w:rsidRDefault="00BA0107" w:rsidP="00BA0107">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R</w:t>
            </w:r>
            <w:r w:rsidR="004F65E4" w:rsidRPr="00F31509">
              <w:rPr>
                <w:rFonts w:asciiTheme="majorBidi" w:hAnsiTheme="majorBidi" w:cstheme="majorBidi"/>
                <w:sz w:val="22"/>
                <w:lang w:val="en-GB"/>
              </w:rPr>
              <w:t>eporter</w:t>
            </w:r>
          </w:p>
        </w:tc>
        <w:tc>
          <w:tcPr>
            <w:tcW w:w="662" w:type="pct"/>
          </w:tcPr>
          <w:p w:rsidR="004F65E4" w:rsidRPr="00F31509" w:rsidRDefault="00BA0107" w:rsidP="00BA0107">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P</w:t>
            </w:r>
            <w:r w:rsidR="004F65E4" w:rsidRPr="00F31509">
              <w:rPr>
                <w:rFonts w:asciiTheme="majorBidi" w:hAnsiTheme="majorBidi" w:cstheme="majorBidi"/>
                <w:sz w:val="22"/>
                <w:lang w:val="en-GB"/>
              </w:rPr>
              <w:t>artner</w:t>
            </w:r>
          </w:p>
        </w:tc>
        <w:tc>
          <w:tcPr>
            <w:tcW w:w="784" w:type="pct"/>
          </w:tcPr>
          <w:p w:rsidR="004F65E4" w:rsidRPr="00F31509" w:rsidRDefault="004F65E4" w:rsidP="00BA0107">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HS6 code</w:t>
            </w:r>
          </w:p>
        </w:tc>
        <w:tc>
          <w:tcPr>
            <w:tcW w:w="492" w:type="pct"/>
          </w:tcPr>
          <w:p w:rsidR="004F65E4" w:rsidRPr="00F31509" w:rsidRDefault="00BA0107" w:rsidP="00BA0107">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F</w:t>
            </w:r>
            <w:r w:rsidR="004F65E4" w:rsidRPr="00F31509">
              <w:rPr>
                <w:rFonts w:asciiTheme="majorBidi" w:hAnsiTheme="majorBidi" w:cstheme="majorBidi"/>
                <w:sz w:val="22"/>
                <w:lang w:val="en-GB"/>
              </w:rPr>
              <w:t>low</w:t>
            </w:r>
          </w:p>
        </w:tc>
        <w:tc>
          <w:tcPr>
            <w:tcW w:w="878" w:type="pct"/>
          </w:tcPr>
          <w:p w:rsidR="004F65E4" w:rsidRPr="00F31509" w:rsidRDefault="004F65E4" w:rsidP="00BA0107">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Weight(kg)</w:t>
            </w:r>
          </w:p>
        </w:tc>
        <w:tc>
          <w:tcPr>
            <w:tcW w:w="968" w:type="pct"/>
          </w:tcPr>
          <w:p w:rsidR="004F65E4" w:rsidRPr="00F31509" w:rsidRDefault="004F65E4" w:rsidP="00BA0107">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Value (US$)</w:t>
            </w:r>
          </w:p>
        </w:tc>
      </w:tr>
      <w:tr w:rsidR="004F65E4" w:rsidRPr="00F31509" w:rsidTr="008B0C44">
        <w:tc>
          <w:tcPr>
            <w:cnfStyle w:val="001000000000"/>
            <w:tcW w:w="482" w:type="pct"/>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2014</w:t>
            </w:r>
          </w:p>
        </w:tc>
        <w:tc>
          <w:tcPr>
            <w:tcW w:w="73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950</w:t>
            </w:r>
          </w:p>
        </w:tc>
        <w:tc>
          <w:tcPr>
            <w:tcW w:w="66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932</w:t>
            </w:r>
          </w:p>
        </w:tc>
        <w:tc>
          <w:tcPr>
            <w:tcW w:w="78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100110</w:t>
            </w:r>
          </w:p>
        </w:tc>
        <w:tc>
          <w:tcPr>
            <w:tcW w:w="49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w:t>
            </w:r>
          </w:p>
        </w:tc>
        <w:tc>
          <w:tcPr>
            <w:tcW w:w="87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3,350,000</w:t>
            </w:r>
          </w:p>
        </w:tc>
        <w:tc>
          <w:tcPr>
            <w:tcW w:w="96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502,500,000</w:t>
            </w:r>
          </w:p>
        </w:tc>
      </w:tr>
      <w:tr w:rsidR="004F65E4" w:rsidRPr="00F31509" w:rsidTr="008B0C44">
        <w:tc>
          <w:tcPr>
            <w:cnfStyle w:val="001000000000"/>
            <w:tcW w:w="482" w:type="pct"/>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2014</w:t>
            </w:r>
          </w:p>
        </w:tc>
        <w:tc>
          <w:tcPr>
            <w:tcW w:w="73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950</w:t>
            </w:r>
          </w:p>
        </w:tc>
        <w:tc>
          <w:tcPr>
            <w:tcW w:w="66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899</w:t>
            </w:r>
          </w:p>
        </w:tc>
        <w:tc>
          <w:tcPr>
            <w:tcW w:w="78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100110</w:t>
            </w:r>
          </w:p>
        </w:tc>
        <w:tc>
          <w:tcPr>
            <w:tcW w:w="49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w:t>
            </w:r>
          </w:p>
        </w:tc>
        <w:tc>
          <w:tcPr>
            <w:tcW w:w="87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1,200,000</w:t>
            </w:r>
          </w:p>
        </w:tc>
        <w:tc>
          <w:tcPr>
            <w:tcW w:w="96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264,000,000</w:t>
            </w:r>
          </w:p>
        </w:tc>
      </w:tr>
      <w:tr w:rsidR="004F65E4" w:rsidRPr="00F31509" w:rsidTr="008B0C44">
        <w:tc>
          <w:tcPr>
            <w:cnfStyle w:val="001000000000"/>
            <w:tcW w:w="482" w:type="pct"/>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2014</w:t>
            </w:r>
          </w:p>
        </w:tc>
        <w:tc>
          <w:tcPr>
            <w:tcW w:w="73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950</w:t>
            </w:r>
          </w:p>
        </w:tc>
        <w:tc>
          <w:tcPr>
            <w:tcW w:w="66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961</w:t>
            </w:r>
          </w:p>
        </w:tc>
        <w:tc>
          <w:tcPr>
            <w:tcW w:w="78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100190</w:t>
            </w:r>
          </w:p>
        </w:tc>
        <w:tc>
          <w:tcPr>
            <w:tcW w:w="49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p>
        </w:tc>
        <w:tc>
          <w:tcPr>
            <w:tcW w:w="87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870,000</w:t>
            </w:r>
          </w:p>
        </w:tc>
        <w:tc>
          <w:tcPr>
            <w:tcW w:w="96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113,100,000</w:t>
            </w:r>
          </w:p>
        </w:tc>
      </w:tr>
    </w:tbl>
    <w:p w:rsidR="00334116" w:rsidRPr="00F31509" w:rsidRDefault="00334116"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In </w:t>
      </w:r>
      <w:fldSimple w:instr=" REF _Ref428180910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10</w:t>
        </w:r>
      </w:fldSimple>
      <w:r w:rsidRPr="00F31509">
        <w:rPr>
          <w:rFonts w:asciiTheme="majorBidi" w:eastAsia="Times New Roman" w:hAnsiTheme="majorBidi" w:cstheme="majorBidi"/>
          <w:lang w:val="en-GB"/>
        </w:rPr>
        <w:t xml:space="preserve"> the country codes refer to a specific reporter and three different partners. The HS codes are a standard 6-digit, in this case indicating wheat (for more information on the HS classification please see the footnote/link in the trade section). The flows (1) and (2) indicate imports and exports, respectively. The quantity weights are in kilograms and the values are, in this case, in US Dollars. The totals for wheat imports would be obtained by summing up all the import flows, and likewise for the total exports (a typical trade dataset would have many more flows than the simple example above). For the compilation of the FBSs we are only interested in the quantities and not in the monetary </w:t>
      </w:r>
      <w:r w:rsidRPr="00F31509">
        <w:rPr>
          <w:rFonts w:asciiTheme="majorBidi" w:eastAsia="Times New Roman" w:hAnsiTheme="majorBidi" w:cstheme="majorBidi"/>
          <w:lang w:val="en-GB"/>
        </w:rPr>
        <w:lastRenderedPageBreak/>
        <w:t>values</w:t>
      </w:r>
      <w:r w:rsidRPr="00F31509">
        <w:rPr>
          <w:rStyle w:val="FootnoteReference"/>
          <w:rFonts w:asciiTheme="majorBidi" w:eastAsia="Times New Roman" w:hAnsiTheme="majorBidi" w:cstheme="majorBidi"/>
          <w:lang w:val="en-GB"/>
        </w:rPr>
        <w:footnoteReference w:id="51"/>
      </w:r>
      <w:r w:rsidRPr="00F31509">
        <w:rPr>
          <w:rFonts w:asciiTheme="majorBidi" w:eastAsia="Times New Roman" w:hAnsiTheme="majorBidi" w:cstheme="majorBidi"/>
          <w:lang w:val="en-GB"/>
        </w:rPr>
        <w:t>. We can now insert the total import and export quantities for wheat, as well as the other commodities, into the SUA table.</w:t>
      </w:r>
    </w:p>
    <w:p w:rsidR="004F65E4" w:rsidRPr="00F31509" w:rsidRDefault="004F65E4" w:rsidP="004F65E4">
      <w:pPr>
        <w:pStyle w:val="Caption"/>
        <w:keepNext/>
        <w:jc w:val="both"/>
        <w:rPr>
          <w:rFonts w:asciiTheme="majorBidi" w:hAnsiTheme="majorBidi" w:cstheme="majorBidi"/>
          <w:lang w:val="en-GB"/>
        </w:rPr>
      </w:pPr>
      <w:bookmarkStart w:id="343" w:name="_Toc428423550"/>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11</w:t>
      </w:r>
      <w:r w:rsidR="001C3696" w:rsidRPr="00F31509">
        <w:rPr>
          <w:rFonts w:asciiTheme="majorBidi" w:hAnsiTheme="majorBidi" w:cstheme="majorBidi"/>
          <w:lang w:val="en-GB"/>
        </w:rPr>
        <w:fldChar w:fldCharType="end"/>
      </w:r>
      <w:r w:rsidR="00122211" w:rsidRPr="00F31509">
        <w:rPr>
          <w:rFonts w:asciiTheme="majorBidi" w:hAnsiTheme="majorBidi" w:cstheme="majorBidi"/>
          <w:lang w:val="en-GB"/>
        </w:rPr>
        <w:t>: A</w:t>
      </w:r>
      <w:r w:rsidRPr="00F31509">
        <w:rPr>
          <w:rFonts w:asciiTheme="majorBidi" w:hAnsiTheme="majorBidi" w:cstheme="majorBidi"/>
          <w:lang w:val="en-GB"/>
        </w:rPr>
        <w:t>dding trade information to the initial SUA table</w:t>
      </w:r>
      <w:r w:rsidR="00122211" w:rsidRPr="00F31509">
        <w:rPr>
          <w:rFonts w:asciiTheme="majorBidi" w:hAnsiTheme="majorBidi" w:cstheme="majorBidi"/>
          <w:lang w:val="en-GB"/>
        </w:rPr>
        <w:t xml:space="preserve"> for wheat</w:t>
      </w:r>
      <w:bookmarkEnd w:id="343"/>
    </w:p>
    <w:tbl>
      <w:tblPr>
        <w:tblStyle w:val="TableClassic1"/>
        <w:tblW w:w="5000" w:type="pct"/>
        <w:tblLook w:val="04A0"/>
      </w:tblPr>
      <w:tblGrid>
        <w:gridCol w:w="1085"/>
        <w:gridCol w:w="936"/>
        <w:gridCol w:w="856"/>
        <w:gridCol w:w="936"/>
        <w:gridCol w:w="785"/>
        <w:gridCol w:w="554"/>
        <w:gridCol w:w="998"/>
        <w:gridCol w:w="536"/>
        <w:gridCol w:w="519"/>
        <w:gridCol w:w="679"/>
        <w:gridCol w:w="848"/>
        <w:gridCol w:w="510"/>
      </w:tblGrid>
      <w:tr w:rsidR="004F65E4" w:rsidRPr="00F31509" w:rsidTr="00334116">
        <w:trPr>
          <w:cnfStyle w:val="100000000000"/>
        </w:trPr>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8B0C4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8B0C4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8B0C4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8B0C4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8B0C4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8B0C4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8B0C4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8B0C4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8B0C4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8B0C4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8B0C4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54,420,000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1,999,100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32,790,000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18,650,000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341,500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572,800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312,500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217,300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624,900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224,500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2,589,000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2,343,700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We note that quantities for bulgur are missing. A historical time-series and “mirrored” trade data checks indicate that a quantity should be imputed here. The historical time-series check shows that there has been trade in this commodity in each of the last, say</w:t>
      </w:r>
      <w:r w:rsidR="00B51EC9" w:rsidRPr="00F31509">
        <w:rPr>
          <w:rFonts w:asciiTheme="majorBidi" w:hAnsiTheme="majorBidi" w:cstheme="majorBidi"/>
          <w:lang w:val="en-GB"/>
        </w:rPr>
        <w:t>,</w:t>
      </w:r>
      <w:r w:rsidRPr="00F31509">
        <w:rPr>
          <w:rFonts w:asciiTheme="majorBidi" w:hAnsiTheme="majorBidi" w:cstheme="majorBidi"/>
          <w:lang w:val="en-GB"/>
        </w:rPr>
        <w:t xml:space="preserve"> twenty years.  The “mirrored” trade data check indicates that there is trade for this country in bulgur in the year in question. Please refer to the trade section in Chapter 2 for more details on “mirrored” trade data. If no estimates for mirrored flows are available for national FBS compilers, the missing trade data (here for bulgar) can be obtained from trading partner data available on the FAOSTAT website</w:t>
      </w:r>
      <w:r w:rsidRPr="00F31509">
        <w:rPr>
          <w:rStyle w:val="FootnoteReference"/>
          <w:rFonts w:asciiTheme="majorBidi" w:hAnsiTheme="majorBidi" w:cstheme="majorBidi"/>
          <w:lang w:val="en-GB"/>
        </w:rPr>
        <w:footnoteReference w:id="52"/>
      </w:r>
      <w:r w:rsidRPr="00F31509">
        <w:rPr>
          <w:rFonts w:asciiTheme="majorBidi" w:hAnsiTheme="majorBidi" w:cstheme="majorBidi"/>
          <w:lang w:val="en-GB"/>
        </w:rPr>
        <w:t xml:space="preserve">. We can now insert the "mirrored" imports and exports for bulgur, as shown in </w:t>
      </w:r>
      <w:fldSimple w:instr=" REF _Ref428181407 \h  \* MERGEFORMAT ">
        <w:r w:rsidR="000B360D" w:rsidRPr="00F31509">
          <w:rPr>
            <w:rFonts w:asciiTheme="majorBidi" w:hAnsiTheme="majorBidi" w:cstheme="majorBidi"/>
            <w:lang w:val="en-GB"/>
          </w:rPr>
          <w:t xml:space="preserve">Table </w:t>
        </w:r>
        <w:r w:rsidR="000B360D" w:rsidRPr="00F31509">
          <w:rPr>
            <w:rFonts w:asciiTheme="majorBidi" w:hAnsiTheme="majorBidi" w:cstheme="majorBidi"/>
            <w:noProof/>
            <w:lang w:val="en-GB"/>
          </w:rPr>
          <w:t>12</w:t>
        </w:r>
      </w:fldSimple>
      <w:r w:rsidRPr="00F31509">
        <w:rPr>
          <w:rFonts w:asciiTheme="majorBidi"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44" w:name="_Ref428181407"/>
      <w:bookmarkStart w:id="345" w:name="_Toc428423551"/>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12</w:t>
      </w:r>
      <w:r w:rsidR="001C3696" w:rsidRPr="00F31509">
        <w:rPr>
          <w:rFonts w:asciiTheme="majorBidi" w:hAnsiTheme="majorBidi" w:cstheme="majorBidi"/>
          <w:lang w:val="en-GB"/>
        </w:rPr>
        <w:fldChar w:fldCharType="end"/>
      </w:r>
      <w:bookmarkEnd w:id="344"/>
      <w:r w:rsidR="00BA0107" w:rsidRPr="00F31509">
        <w:rPr>
          <w:rFonts w:asciiTheme="majorBidi" w:hAnsiTheme="majorBidi" w:cstheme="majorBidi"/>
          <w:lang w:val="en-GB"/>
        </w:rPr>
        <w:t>: C</w:t>
      </w:r>
      <w:r w:rsidRPr="00F31509">
        <w:rPr>
          <w:rFonts w:asciiTheme="majorBidi" w:hAnsiTheme="majorBidi" w:cstheme="majorBidi"/>
          <w:lang w:val="en-GB"/>
        </w:rPr>
        <w:t>ompleting trade data through imputing missing flows</w:t>
      </w:r>
      <w:r w:rsidR="00122211" w:rsidRPr="00F31509">
        <w:rPr>
          <w:rFonts w:asciiTheme="majorBidi" w:hAnsiTheme="majorBidi" w:cstheme="majorBidi"/>
          <w:lang w:val="en-GB"/>
        </w:rPr>
        <w:t xml:space="preserve"> in the SUA table for wheat</w:t>
      </w:r>
      <w:bookmarkEnd w:id="345"/>
    </w:p>
    <w:tbl>
      <w:tblPr>
        <w:tblStyle w:val="TableClassic1"/>
        <w:tblW w:w="5000" w:type="pct"/>
        <w:tblLook w:val="04A0"/>
      </w:tblPr>
      <w:tblGrid>
        <w:gridCol w:w="1185"/>
        <w:gridCol w:w="936"/>
        <w:gridCol w:w="856"/>
        <w:gridCol w:w="936"/>
        <w:gridCol w:w="735"/>
        <w:gridCol w:w="554"/>
        <w:gridCol w:w="948"/>
        <w:gridCol w:w="536"/>
        <w:gridCol w:w="519"/>
        <w:gridCol w:w="679"/>
        <w:gridCol w:w="848"/>
        <w:gridCol w:w="510"/>
      </w:tblGrid>
      <w:tr w:rsidR="004F65E4" w:rsidRPr="00F31509" w:rsidTr="00334116">
        <w:trPr>
          <w:cnfStyle w:val="100000000000"/>
        </w:trPr>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54,420,000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1,999,100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32,790,000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18,650,000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341,500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572,800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182,900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580,000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312,500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217,300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624,900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224,500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2,589,000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2,343,700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BA0107" w:rsidRPr="00F31509" w:rsidRDefault="00BA0107"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Lastly, data quality validation indicates that there is a quantity error for wheat bran imports, based on median unit-value analysis in the original trade dataset. The unit-value is the monetary value/quantity (weight, numbers, etc.). Please refer to the trade section for more detail. In this case, the quantity error is simply an extra digit error; the actual quantity should therefore have one less zero (to reflect the correct import unit-value). We do this quantity correction and obtain the corrected trade data as shown in </w:t>
      </w:r>
      <w:fldSimple w:instr=" REF _Ref428181607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13</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46" w:name="_Ref428181607"/>
      <w:bookmarkStart w:id="347" w:name="_Toc428423552"/>
      <w:r w:rsidRPr="00F31509">
        <w:rPr>
          <w:rFonts w:asciiTheme="majorBidi" w:hAnsiTheme="majorBidi" w:cstheme="majorBidi"/>
          <w:lang w:val="en-GB"/>
        </w:rPr>
        <w:lastRenderedPageBreak/>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13</w:t>
      </w:r>
      <w:r w:rsidR="001C3696" w:rsidRPr="00F31509">
        <w:rPr>
          <w:rFonts w:asciiTheme="majorBidi" w:hAnsiTheme="majorBidi" w:cstheme="majorBidi"/>
          <w:lang w:val="en-GB"/>
        </w:rPr>
        <w:fldChar w:fldCharType="end"/>
      </w:r>
      <w:bookmarkEnd w:id="346"/>
      <w:r w:rsidRPr="00F31509">
        <w:rPr>
          <w:rFonts w:asciiTheme="majorBidi" w:hAnsiTheme="majorBidi" w:cstheme="majorBidi"/>
          <w:lang w:val="en-GB"/>
        </w:rPr>
        <w:t xml:space="preserve">: Improving trade data by fixing obvious reporting errors </w:t>
      </w:r>
      <w:r w:rsidR="00122211" w:rsidRPr="00F31509">
        <w:rPr>
          <w:rFonts w:asciiTheme="majorBidi" w:hAnsiTheme="majorBidi" w:cstheme="majorBidi"/>
          <w:lang w:val="en-GB"/>
        </w:rPr>
        <w:t>in the SUA table for wheat</w:t>
      </w:r>
      <w:bookmarkEnd w:id="347"/>
    </w:p>
    <w:tbl>
      <w:tblPr>
        <w:tblStyle w:val="TableClassic1"/>
        <w:tblW w:w="5000" w:type="pct"/>
        <w:tblLook w:val="04A0"/>
      </w:tblPr>
      <w:tblGrid>
        <w:gridCol w:w="1185"/>
        <w:gridCol w:w="936"/>
        <w:gridCol w:w="856"/>
        <w:gridCol w:w="936"/>
        <w:gridCol w:w="735"/>
        <w:gridCol w:w="554"/>
        <w:gridCol w:w="948"/>
        <w:gridCol w:w="536"/>
        <w:gridCol w:w="519"/>
        <w:gridCol w:w="679"/>
        <w:gridCol w:w="848"/>
        <w:gridCol w:w="510"/>
      </w:tblGrid>
      <w:tr w:rsidR="004F65E4" w:rsidRPr="00F31509" w:rsidTr="00334116">
        <w:trPr>
          <w:cnfStyle w:val="100000000000"/>
        </w:trPr>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54,420,000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1,999,100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32,790,000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18,650,000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341,500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572,800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182,900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312,500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217,300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624,900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258,900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2,343,700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824962" w:rsidRPr="00F31509" w:rsidRDefault="00824962"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So far, we have demonstrated how to complete the supply side of the SUA table for wheat. To demonstrate how a SUA table can be produced through imputation, we assumed that information available to FBS compilers is very limited. To demonstrate other imputation approaches on for demand variables, the same basic assumption of very scant information will apply again in filling up the SUA tables for the utilization side. It must be noted however, that the sole purpose of this assumption is to demonstrate the application of imputation methods. It is by no means intended to discourage FBS compilers to collect reliable and measured data. As mentioned throughout this book, quite the contrary holds. Solid FBS tables require solid data and therefore data collection through censuses, surveys or at least administrative data. </w:t>
      </w:r>
    </w:p>
    <w:p w:rsidR="004F65E4" w:rsidRPr="00F31509" w:rsidRDefault="004F65E4" w:rsidP="006F3003">
      <w:pPr>
        <w:pStyle w:val="Heading3"/>
        <w:rPr>
          <w:rFonts w:asciiTheme="majorBidi" w:hAnsiTheme="majorBidi" w:cstheme="majorBidi"/>
          <w:lang w:val="en-GB"/>
        </w:rPr>
      </w:pPr>
      <w:bookmarkStart w:id="348" w:name="stock-changes"/>
      <w:bookmarkEnd w:id="348"/>
      <w:r w:rsidRPr="00F31509">
        <w:rPr>
          <w:rFonts w:asciiTheme="majorBidi" w:hAnsiTheme="majorBidi" w:cstheme="majorBidi"/>
          <w:lang w:val="en-GB"/>
        </w:rPr>
        <w:t>Stock Changes</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We now estimate the stock changes. Generally, stocks will be held for a select number of primary level products (such as wheat or rice). The numbers below represent the estimated stock changes for the example country we are considering. The stock imputation methodology, as described more thoroughly in Chapter 2, estimates stock change in the current year as a linear regression on the cumulative stock changes in the previous years. In this case, our estimate represents a withdrawal (hence the negative sign) in the stocks held. The basic idea behind this assumption is that a drawdown in stocks will be all the more likely</w:t>
      </w:r>
      <w:r w:rsidR="00B51EC9" w:rsidRPr="00F31509">
        <w:rPr>
          <w:rFonts w:asciiTheme="majorBidi" w:eastAsia="Times New Roman" w:hAnsiTheme="majorBidi" w:cstheme="majorBidi"/>
          <w:lang w:val="en-GB"/>
        </w:rPr>
        <w:t xml:space="preserve"> given a </w:t>
      </w:r>
      <w:r w:rsidRPr="00F31509">
        <w:rPr>
          <w:rFonts w:asciiTheme="majorBidi" w:eastAsia="Times New Roman" w:hAnsiTheme="majorBidi" w:cstheme="majorBidi"/>
          <w:lang w:val="en-GB"/>
        </w:rPr>
        <w:t xml:space="preserve">high accumulation of stocks in the past and vice versa. The results of the imputation are shown in  </w:t>
      </w:r>
      <w:fldSimple w:instr=" REF _Ref428183152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14</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49" w:name="_Ref428183152"/>
      <w:bookmarkStart w:id="350" w:name="_Toc428423553"/>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14</w:t>
      </w:r>
      <w:r w:rsidR="001C3696" w:rsidRPr="00F31509">
        <w:rPr>
          <w:rFonts w:asciiTheme="majorBidi" w:hAnsiTheme="majorBidi" w:cstheme="majorBidi"/>
          <w:lang w:val="en-GB"/>
        </w:rPr>
        <w:fldChar w:fldCharType="end"/>
      </w:r>
      <w:bookmarkEnd w:id="349"/>
      <w:r w:rsidRPr="00F31509">
        <w:rPr>
          <w:rFonts w:asciiTheme="majorBidi" w:hAnsiTheme="majorBidi" w:cstheme="majorBidi"/>
          <w:lang w:val="en-GB"/>
        </w:rPr>
        <w:t>: Adding stock changes to the SUA table for wheat</w:t>
      </w:r>
      <w:bookmarkEnd w:id="350"/>
    </w:p>
    <w:tbl>
      <w:tblPr>
        <w:tblStyle w:val="TableClassic1"/>
        <w:tblW w:w="5000" w:type="pct"/>
        <w:tblLook w:val="04A0"/>
      </w:tblPr>
      <w:tblGrid>
        <w:gridCol w:w="1092"/>
        <w:gridCol w:w="936"/>
        <w:gridCol w:w="856"/>
        <w:gridCol w:w="936"/>
        <w:gridCol w:w="791"/>
        <w:gridCol w:w="554"/>
        <w:gridCol w:w="985"/>
        <w:gridCol w:w="536"/>
        <w:gridCol w:w="519"/>
        <w:gridCol w:w="679"/>
        <w:gridCol w:w="848"/>
        <w:gridCol w:w="510"/>
      </w:tblGrid>
      <w:tr w:rsidR="004F65E4" w:rsidRPr="00F31509" w:rsidTr="00334116">
        <w:trPr>
          <w:cnfStyle w:val="100000000000"/>
        </w:trPr>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54,420,000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1,999,100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32,790,000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-230,600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18,650,000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341,500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572,800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182,900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312,500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217,300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624,900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258,900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2,343,700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6F3003">
      <w:pPr>
        <w:pStyle w:val="Heading3"/>
        <w:rPr>
          <w:rFonts w:asciiTheme="majorBidi" w:hAnsiTheme="majorBidi" w:cstheme="majorBidi"/>
          <w:lang w:val="en-GB"/>
        </w:rPr>
      </w:pPr>
      <w:bookmarkStart w:id="351" w:name="food"/>
      <w:bookmarkEnd w:id="351"/>
      <w:r w:rsidRPr="00F31509">
        <w:rPr>
          <w:rFonts w:asciiTheme="majorBidi" w:hAnsiTheme="majorBidi" w:cstheme="majorBidi"/>
          <w:lang w:val="en-GB"/>
        </w:rPr>
        <w:t>Food</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As explained in Chapter 2, there are several options to obtain estimates for food. In </w:t>
      </w:r>
      <w:r w:rsidR="00542BD2" w:rsidRPr="00F31509">
        <w:rPr>
          <w:rFonts w:asciiTheme="majorBidi" w:eastAsia="Times New Roman" w:hAnsiTheme="majorBidi" w:cstheme="majorBidi"/>
          <w:lang w:val="en-GB"/>
        </w:rPr>
        <w:t xml:space="preserve">any </w:t>
      </w:r>
      <w:r w:rsidRPr="00F31509">
        <w:rPr>
          <w:rFonts w:asciiTheme="majorBidi" w:eastAsia="Times New Roman" w:hAnsiTheme="majorBidi" w:cstheme="majorBidi"/>
          <w:lang w:val="en-GB"/>
        </w:rPr>
        <w:t>case, food can essentially be obtained as the balancing item between supply and utilization. This can render good estimates where food is the sole of at least the main form of utilization, as is the case for the various meats, eggs, butter, or albeit to a lesser extent, milk and milk products.  Food estimates can also be obtained by gathering data from first level processors such as flour mills, oilseed crushers, abattoirs, dairies, etc.</w:t>
      </w:r>
      <w:r w:rsidR="00542BD2"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542BD2" w:rsidRPr="00F31509">
        <w:rPr>
          <w:rFonts w:asciiTheme="majorBidi" w:eastAsia="Times New Roman" w:hAnsiTheme="majorBidi" w:cstheme="majorBidi"/>
          <w:lang w:val="en-GB"/>
        </w:rPr>
        <w:t>p</w:t>
      </w:r>
      <w:r w:rsidRPr="00F31509">
        <w:rPr>
          <w:rFonts w:asciiTheme="majorBidi" w:eastAsia="Times New Roman" w:hAnsiTheme="majorBidi" w:cstheme="majorBidi"/>
          <w:lang w:val="en-GB"/>
        </w:rPr>
        <w:t xml:space="preserve">articularly where these industries reflect a bottleneck in the processing chain, i.e. cover </w:t>
      </w:r>
      <w:r w:rsidRPr="00F31509">
        <w:rPr>
          <w:rFonts w:asciiTheme="majorBidi" w:eastAsia="Times New Roman" w:hAnsiTheme="majorBidi" w:cstheme="majorBidi"/>
          <w:lang w:val="en-GB"/>
        </w:rPr>
        <w:lastRenderedPageBreak/>
        <w:t xml:space="preserve">a large share of the primary processing. For the sake of demonstrating imputation methods, we assume here that no such information is available and that assuming food as a balancing item is not a reasonable assumption. Instead, we show how to estimate food use based on previous estimates and changes in consumer income, etc. </w:t>
      </w:r>
      <w:r w:rsidR="00542BD2" w:rsidRPr="00F31509">
        <w:rPr>
          <w:rFonts w:asciiTheme="majorBidi" w:eastAsia="Times New Roman" w:hAnsiTheme="majorBidi" w:cstheme="majorBidi"/>
          <w:lang w:val="en-GB"/>
        </w:rPr>
        <w:t>Also, note that when such information on food is available, the balancing mechanism as described here will automatically use food as the residual (as there would be no other element to absorb the imbalance).  Thus, only one approach is required.</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To this end, we estimate food consumption from the previous year and extrapolate these estimates forward using changes in GDP and product-related income elasticities. The allocation to food can potentially be considered for any edible item at the SUA level; however, the food module estimates variables at the primary level only. This is done by estimating the food variable at the primary level if the commodity is eaten directly (this will not apply in the case of wheat) and by standardizing/aggregating all the processed consumption quantities to the primary level in the "Food Processing" variable. We now impute food consumption for the example country and update the SUA table (</w:t>
      </w:r>
      <w:fldSimple w:instr=" REF _Ref428183082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15</w:t>
        </w:r>
      </w:fldSimple>
      <w:r w:rsidRPr="00F31509">
        <w:rPr>
          <w:rFonts w:asciiTheme="majorBidi" w:eastAsia="Times New Roman" w:hAnsiTheme="majorBidi" w:cstheme="majorBidi"/>
          <w:lang w:val="en-GB"/>
        </w:rPr>
        <w:t>) below.</w:t>
      </w:r>
    </w:p>
    <w:p w:rsidR="004F65E4" w:rsidRPr="00F31509" w:rsidRDefault="004F65E4" w:rsidP="004F65E4">
      <w:pPr>
        <w:pStyle w:val="Caption"/>
        <w:keepNext/>
        <w:jc w:val="both"/>
        <w:rPr>
          <w:rFonts w:asciiTheme="majorBidi" w:hAnsiTheme="majorBidi" w:cstheme="majorBidi"/>
          <w:lang w:val="en-GB"/>
        </w:rPr>
      </w:pPr>
      <w:bookmarkStart w:id="352" w:name="_Ref428183082"/>
      <w:bookmarkStart w:id="353" w:name="_Toc428423554"/>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15</w:t>
      </w:r>
      <w:r w:rsidR="001C3696" w:rsidRPr="00F31509">
        <w:rPr>
          <w:rFonts w:asciiTheme="majorBidi" w:hAnsiTheme="majorBidi" w:cstheme="majorBidi"/>
          <w:lang w:val="en-GB"/>
        </w:rPr>
        <w:fldChar w:fldCharType="end"/>
      </w:r>
      <w:bookmarkEnd w:id="352"/>
      <w:r w:rsidR="00122211" w:rsidRPr="00F31509">
        <w:rPr>
          <w:rFonts w:asciiTheme="majorBidi" w:hAnsiTheme="majorBidi" w:cstheme="majorBidi"/>
          <w:lang w:val="en-GB"/>
        </w:rPr>
        <w:t>: I</w:t>
      </w:r>
      <w:r w:rsidRPr="00F31509">
        <w:rPr>
          <w:rFonts w:asciiTheme="majorBidi" w:hAnsiTheme="majorBidi" w:cstheme="majorBidi"/>
          <w:lang w:val="en-GB"/>
        </w:rPr>
        <w:t xml:space="preserve">mputing and adding food estimates to the </w:t>
      </w:r>
      <w:r w:rsidR="00122211" w:rsidRPr="00F31509">
        <w:rPr>
          <w:rFonts w:asciiTheme="majorBidi" w:hAnsiTheme="majorBidi" w:cstheme="majorBidi"/>
          <w:lang w:val="en-GB"/>
        </w:rPr>
        <w:t xml:space="preserve">SUA table for </w:t>
      </w:r>
      <w:r w:rsidRPr="00F31509">
        <w:rPr>
          <w:rFonts w:asciiTheme="majorBidi" w:hAnsiTheme="majorBidi" w:cstheme="majorBidi"/>
          <w:lang w:val="en-GB"/>
        </w:rPr>
        <w:t>wheat</w:t>
      </w:r>
      <w:bookmarkEnd w:id="353"/>
    </w:p>
    <w:tbl>
      <w:tblPr>
        <w:tblStyle w:val="TableClassic1"/>
        <w:tblW w:w="5000" w:type="pct"/>
        <w:tblLook w:val="04A0"/>
      </w:tblPr>
      <w:tblGrid>
        <w:gridCol w:w="1042"/>
        <w:gridCol w:w="936"/>
        <w:gridCol w:w="856"/>
        <w:gridCol w:w="936"/>
        <w:gridCol w:w="813"/>
        <w:gridCol w:w="554"/>
        <w:gridCol w:w="1013"/>
        <w:gridCol w:w="536"/>
        <w:gridCol w:w="519"/>
        <w:gridCol w:w="679"/>
        <w:gridCol w:w="848"/>
        <w:gridCol w:w="510"/>
      </w:tblGrid>
      <w:tr w:rsidR="004F65E4" w:rsidRPr="00F31509" w:rsidTr="00334116">
        <w:trPr>
          <w:cnfStyle w:val="100000000000"/>
        </w:trPr>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54,420,000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1,999,100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32,790,000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-230,600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26,720,000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18,650,000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341,500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572,800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182,900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312,500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217,300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624,900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258,900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2,343,700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6F3003">
      <w:pPr>
        <w:pStyle w:val="Heading3"/>
        <w:rPr>
          <w:rFonts w:asciiTheme="majorBidi" w:hAnsiTheme="majorBidi" w:cstheme="majorBidi"/>
          <w:lang w:val="en-GB"/>
        </w:rPr>
      </w:pPr>
      <w:bookmarkStart w:id="354" w:name="feed"/>
      <w:bookmarkEnd w:id="354"/>
      <w:r w:rsidRPr="00F31509">
        <w:rPr>
          <w:rFonts w:asciiTheme="majorBidi" w:hAnsiTheme="majorBidi" w:cstheme="majorBidi"/>
          <w:lang w:val="en-GB"/>
        </w:rPr>
        <w:t>Feed</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The Feed variable is then imputed. The assumption here is that some of the primary level quantities are used as feed, as well as almost all of the bran (which is a by-product of the flour production process). The feed requirements apply at a country level.  </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The calculation of the feed requirements is laid out in Chapter 2. It shall suffice here to repeat the basic steps. The first step entails the calculation of feed requirement based on the number of animals, their needs and feeding efficiency. In a second step, the actual amount of compound and concentrate feed is calculated applying country-specific intensification rates. In a third step, individual feedstuffs are allocated by availability. Before so doing, all commodities </w:t>
      </w:r>
      <w:r w:rsidR="00542BD2" w:rsidRPr="00F31509">
        <w:rPr>
          <w:rFonts w:asciiTheme="majorBidi" w:eastAsia="Times New Roman" w:hAnsiTheme="majorBidi" w:cstheme="majorBidi"/>
          <w:lang w:val="en-GB"/>
        </w:rPr>
        <w:t xml:space="preserve">whose </w:t>
      </w:r>
      <w:r w:rsidRPr="00F31509">
        <w:rPr>
          <w:rFonts w:asciiTheme="majorBidi" w:eastAsia="Times New Roman" w:hAnsiTheme="majorBidi" w:cstheme="majorBidi"/>
          <w:lang w:val="en-GB"/>
        </w:rPr>
        <w:t xml:space="preserve">sole purpose </w:t>
      </w:r>
      <w:r w:rsidR="00542BD2" w:rsidRPr="00F31509">
        <w:rPr>
          <w:rFonts w:asciiTheme="majorBidi" w:eastAsia="Times New Roman" w:hAnsiTheme="majorBidi" w:cstheme="majorBidi"/>
          <w:lang w:val="en-GB"/>
        </w:rPr>
        <w:t xml:space="preserve">is that of </w:t>
      </w:r>
      <w:r w:rsidRPr="00F31509">
        <w:rPr>
          <w:rFonts w:asciiTheme="majorBidi" w:eastAsia="Times New Roman" w:hAnsiTheme="majorBidi" w:cstheme="majorBidi"/>
          <w:lang w:val="en-GB"/>
        </w:rPr>
        <w:t>being fed to animals (oil cakes and meals, DDGS, dregs, brans, etc.) are deducted from the requirements. The remainder of the feed requirements will be satisfied by allocating to the FBS commodities at primary level (such as cereals, oil crops, etc.) according to their availability. Negligible amounts of bran may go into such products as breakfast cereals, but for the sake of simplicity, such quantities will be ignored in this example.</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The feed amount allocated to bran is computed using the food amount allocated to flour (as they are produced in the same process). Thus, we take the flour production, convert it into wheat by dividing by the flour extraction rate, and then compute bran production by multiplying by the bran extraction rate. Here flour production is given as official; if it must be calculated then we first must deduct from the wheat food quantity the amount which will be processed into other commodities (i.e. bulgur, breakfast cereals, etc.) to satisfy trade imbalances. Then, the remainder of the food variable is </w:t>
      </w:r>
      <w:r w:rsidRPr="00F31509">
        <w:rPr>
          <w:rFonts w:asciiTheme="majorBidi" w:eastAsia="Times New Roman" w:hAnsiTheme="majorBidi" w:cstheme="majorBidi"/>
          <w:lang w:val="en-GB"/>
        </w:rPr>
        <w:lastRenderedPageBreak/>
        <w:t xml:space="preserve">processed into flour, and we create the bran commodity in this process as well. The resulting estimates for feed use are filled into </w:t>
      </w:r>
      <w:fldSimple w:instr=" REF _Ref428183319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16</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55" w:name="_Ref428183319"/>
      <w:bookmarkStart w:id="356" w:name="_Toc428423555"/>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16</w:t>
      </w:r>
      <w:r w:rsidR="001C3696" w:rsidRPr="00F31509">
        <w:rPr>
          <w:rFonts w:asciiTheme="majorBidi" w:hAnsiTheme="majorBidi" w:cstheme="majorBidi"/>
          <w:lang w:val="en-GB"/>
        </w:rPr>
        <w:fldChar w:fldCharType="end"/>
      </w:r>
      <w:bookmarkEnd w:id="355"/>
      <w:r w:rsidRPr="00F31509">
        <w:rPr>
          <w:rFonts w:asciiTheme="majorBidi" w:hAnsiTheme="majorBidi" w:cstheme="majorBidi"/>
          <w:lang w:val="en-GB"/>
        </w:rPr>
        <w:t>: Adding feed estimates to the SUA table for wheat</w:t>
      </w:r>
      <w:bookmarkEnd w:id="356"/>
    </w:p>
    <w:tbl>
      <w:tblPr>
        <w:tblStyle w:val="TableClassic1"/>
        <w:tblW w:w="9706" w:type="dxa"/>
        <w:tblLayout w:type="fixed"/>
        <w:tblLook w:val="04A0"/>
      </w:tblPr>
      <w:tblGrid>
        <w:gridCol w:w="862"/>
        <w:gridCol w:w="981"/>
        <w:gridCol w:w="894"/>
        <w:gridCol w:w="981"/>
        <w:gridCol w:w="774"/>
        <w:gridCol w:w="557"/>
        <w:gridCol w:w="981"/>
        <w:gridCol w:w="1024"/>
        <w:gridCol w:w="537"/>
        <w:gridCol w:w="712"/>
        <w:gridCol w:w="882"/>
        <w:gridCol w:w="521"/>
      </w:tblGrid>
      <w:tr w:rsidR="004F65E4" w:rsidRPr="00F31509" w:rsidTr="00334116">
        <w:trPr>
          <w:cnfStyle w:val="100000000000"/>
        </w:trPr>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Name</w:t>
            </w:r>
          </w:p>
        </w:tc>
        <w:tc>
          <w:tcPr>
            <w:tcW w:w="981"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Production</w:t>
            </w:r>
          </w:p>
        </w:tc>
        <w:tc>
          <w:tcPr>
            <w:tcW w:w="894"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Imports</w:t>
            </w:r>
          </w:p>
        </w:tc>
        <w:tc>
          <w:tcPr>
            <w:tcW w:w="981"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Exports</w:t>
            </w:r>
          </w:p>
        </w:tc>
        <w:tc>
          <w:tcPr>
            <w:tcW w:w="774"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Stock Change</w:t>
            </w:r>
          </w:p>
        </w:tc>
        <w:tc>
          <w:tcPr>
            <w:tcW w:w="557"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Food</w:t>
            </w:r>
          </w:p>
        </w:tc>
        <w:tc>
          <w:tcPr>
            <w:tcW w:w="981"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1024"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Feed</w:t>
            </w:r>
          </w:p>
        </w:tc>
        <w:tc>
          <w:tcPr>
            <w:tcW w:w="537"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Seed</w:t>
            </w:r>
          </w:p>
        </w:tc>
        <w:tc>
          <w:tcPr>
            <w:tcW w:w="712"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Tourist</w:t>
            </w:r>
          </w:p>
        </w:tc>
        <w:tc>
          <w:tcPr>
            <w:tcW w:w="882"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Industrial</w:t>
            </w:r>
          </w:p>
        </w:tc>
        <w:tc>
          <w:tcPr>
            <w:tcW w:w="521"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54,420,000</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1,999,100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32,790,000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-230,600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26,720,000</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4,898,000</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 flour</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18,650,000</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341,500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572,800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Bulgur</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182,900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580,000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312,500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217,300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 starch</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624,900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224,500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 bran</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5,699,300</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258,900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2,343,700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3,614,500</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bl>
    <w:p w:rsidR="004F65E4" w:rsidRPr="00F31509" w:rsidRDefault="004F65E4" w:rsidP="006F3003">
      <w:pPr>
        <w:pStyle w:val="Heading3"/>
        <w:rPr>
          <w:rFonts w:asciiTheme="majorBidi" w:hAnsiTheme="majorBidi" w:cstheme="majorBidi"/>
          <w:lang w:val="en-GB"/>
        </w:rPr>
      </w:pPr>
      <w:bookmarkStart w:id="357" w:name="losses"/>
      <w:bookmarkEnd w:id="357"/>
      <w:r w:rsidRPr="00F31509">
        <w:rPr>
          <w:rFonts w:asciiTheme="majorBidi" w:hAnsiTheme="majorBidi" w:cstheme="majorBidi"/>
          <w:lang w:val="en-GB"/>
        </w:rPr>
        <w:t xml:space="preserve">Food losses and waste (FLW) </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These refer to losses from the post-harvest stage up to, but not including, the retail level. Neither retail nor household losses/wastes are included in the FBS/SUA system. The methodology for calculating agricultural and food losses is continuously being revised and improved. Currently, the imputation methodology, as described in Chapter 2, uses information about the perishable category of a commodity and the country/region to estimate a hierarchical linear regression model. Also, it should be noted here that losses are assumed to occur only at the primary level, processing losses are taken into account in the standardization process.</w:t>
      </w:r>
    </w:p>
    <w:p w:rsidR="004F65E4" w:rsidRPr="00F31509" w:rsidRDefault="004F65E4" w:rsidP="004F65E4">
      <w:pPr>
        <w:pStyle w:val="Caption"/>
        <w:keepNext/>
        <w:jc w:val="both"/>
        <w:rPr>
          <w:rFonts w:asciiTheme="majorBidi" w:hAnsiTheme="majorBidi" w:cstheme="majorBidi"/>
          <w:lang w:val="en-GB"/>
        </w:rPr>
      </w:pPr>
      <w:bookmarkStart w:id="358" w:name="_Toc428423556"/>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17</w:t>
      </w:r>
      <w:r w:rsidR="001C3696" w:rsidRPr="00F31509">
        <w:rPr>
          <w:rFonts w:asciiTheme="majorBidi" w:hAnsiTheme="majorBidi" w:cstheme="majorBidi"/>
          <w:lang w:val="en-GB"/>
        </w:rPr>
        <w:fldChar w:fldCharType="end"/>
      </w:r>
      <w:r w:rsidRPr="00F31509">
        <w:rPr>
          <w:rFonts w:asciiTheme="majorBidi" w:hAnsiTheme="majorBidi" w:cstheme="majorBidi"/>
          <w:lang w:val="en-GB"/>
        </w:rPr>
        <w:t xml:space="preserve">: Adding FLW to the </w:t>
      </w:r>
      <w:r w:rsidR="00122211" w:rsidRPr="00F31509">
        <w:rPr>
          <w:rFonts w:asciiTheme="majorBidi" w:hAnsiTheme="majorBidi" w:cstheme="majorBidi"/>
          <w:lang w:val="en-GB"/>
        </w:rPr>
        <w:t xml:space="preserve">SUA Table for </w:t>
      </w:r>
      <w:r w:rsidRPr="00F31509">
        <w:rPr>
          <w:rFonts w:asciiTheme="majorBidi" w:hAnsiTheme="majorBidi" w:cstheme="majorBidi"/>
          <w:lang w:val="en-GB"/>
        </w:rPr>
        <w:t>wheat</w:t>
      </w:r>
      <w:bookmarkEnd w:id="358"/>
    </w:p>
    <w:tbl>
      <w:tblPr>
        <w:tblStyle w:val="TableClassic1"/>
        <w:tblW w:w="5000" w:type="pct"/>
        <w:tblLook w:val="04A0"/>
      </w:tblPr>
      <w:tblGrid>
        <w:gridCol w:w="806"/>
        <w:gridCol w:w="846"/>
        <w:gridCol w:w="776"/>
        <w:gridCol w:w="846"/>
        <w:gridCol w:w="980"/>
        <w:gridCol w:w="512"/>
        <w:gridCol w:w="1158"/>
        <w:gridCol w:w="776"/>
        <w:gridCol w:w="481"/>
        <w:gridCol w:w="621"/>
        <w:gridCol w:w="769"/>
        <w:gridCol w:w="671"/>
      </w:tblGrid>
      <w:tr w:rsidR="004F65E4" w:rsidRPr="00F31509" w:rsidTr="00334116">
        <w:trPr>
          <w:cnfStyle w:val="100000000000"/>
        </w:trPr>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Name</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Production</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Imports</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Exports</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Stock Change</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Food</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Feed</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Seed</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Tourist</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Industrial</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54,420,000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1,999,100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32,790,000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26,720,000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4,898,000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560,300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18,650,000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5,699,300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2,343,700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3,614,500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bl>
    <w:p w:rsidR="004F65E4" w:rsidRPr="00F31509" w:rsidRDefault="004F65E4" w:rsidP="006F3003">
      <w:pPr>
        <w:pStyle w:val="Heading3"/>
        <w:rPr>
          <w:rFonts w:asciiTheme="majorBidi" w:hAnsiTheme="majorBidi" w:cstheme="majorBidi"/>
          <w:lang w:val="en-GB"/>
        </w:rPr>
      </w:pPr>
      <w:bookmarkStart w:id="359" w:name="seed"/>
      <w:bookmarkEnd w:id="359"/>
      <w:r w:rsidRPr="00F31509">
        <w:rPr>
          <w:rFonts w:asciiTheme="majorBidi" w:hAnsiTheme="majorBidi" w:cstheme="majorBidi"/>
          <w:lang w:val="en-GB"/>
        </w:rPr>
        <w:t>Seed</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Typically, FBS compilers will try to collect estimates for seed use from surveys or administrative data or simply impute seed use by multiplying standard seed rates with estimates for area harvested/area sown. If neither of these sources is available, seed quantities can be imputed, e.g. based on the methodology described in Chapter 2. The seed module fits a hierarchical linear model to seed data in previous years and uses global data. Seed, of course, is only allotted to the primary commodity.</w:t>
      </w:r>
    </w:p>
    <w:p w:rsidR="004F65E4" w:rsidRPr="00F31509" w:rsidRDefault="004F65E4" w:rsidP="004F65E4">
      <w:pPr>
        <w:pStyle w:val="Caption"/>
        <w:keepNext/>
        <w:jc w:val="both"/>
        <w:rPr>
          <w:rFonts w:asciiTheme="majorBidi" w:hAnsiTheme="majorBidi" w:cstheme="majorBidi"/>
          <w:lang w:val="en-GB"/>
        </w:rPr>
      </w:pPr>
      <w:bookmarkStart w:id="360" w:name="_Toc428423557"/>
      <w:r w:rsidRPr="00F31509">
        <w:rPr>
          <w:rFonts w:asciiTheme="majorBidi" w:hAnsiTheme="majorBidi" w:cstheme="majorBidi"/>
          <w:lang w:val="en-GB"/>
        </w:rPr>
        <w:lastRenderedPageBreak/>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18</w:t>
      </w:r>
      <w:r w:rsidR="001C3696" w:rsidRPr="00F31509">
        <w:rPr>
          <w:rFonts w:asciiTheme="majorBidi" w:hAnsiTheme="majorBidi" w:cstheme="majorBidi"/>
          <w:lang w:val="en-GB"/>
        </w:rPr>
        <w:fldChar w:fldCharType="end"/>
      </w:r>
      <w:r w:rsidRPr="00F31509">
        <w:rPr>
          <w:rFonts w:asciiTheme="majorBidi" w:hAnsiTheme="majorBidi" w:cstheme="majorBidi"/>
          <w:lang w:val="en-GB"/>
        </w:rPr>
        <w:t>: Adding seed use to the SUA table for wheat</w:t>
      </w:r>
      <w:bookmarkEnd w:id="360"/>
    </w:p>
    <w:tbl>
      <w:tblPr>
        <w:tblStyle w:val="TableClassic1"/>
        <w:tblW w:w="5000" w:type="pct"/>
        <w:tblLook w:val="04A0"/>
      </w:tblPr>
      <w:tblGrid>
        <w:gridCol w:w="778"/>
        <w:gridCol w:w="846"/>
        <w:gridCol w:w="776"/>
        <w:gridCol w:w="846"/>
        <w:gridCol w:w="847"/>
        <w:gridCol w:w="512"/>
        <w:gridCol w:w="1024"/>
        <w:gridCol w:w="776"/>
        <w:gridCol w:w="776"/>
        <w:gridCol w:w="621"/>
        <w:gridCol w:w="769"/>
        <w:gridCol w:w="671"/>
      </w:tblGrid>
      <w:tr w:rsidR="004F65E4" w:rsidRPr="00F31509" w:rsidTr="00334116">
        <w:trPr>
          <w:cnfStyle w:val="100000000000"/>
        </w:trPr>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Name</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Production</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Imports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Exports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Stock Change</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Food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Feed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Seed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Tourist</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Industrial</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54,420,000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1,999,100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32,790,000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26,720,000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4,898,000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1,904,200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560,300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18,650,000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5,699,300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2,343,700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3,614,500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bl>
    <w:p w:rsidR="004F65E4" w:rsidRPr="00F31509" w:rsidRDefault="004F65E4" w:rsidP="004F65E4">
      <w:pPr>
        <w:pStyle w:val="Heading3"/>
        <w:jc w:val="both"/>
        <w:rPr>
          <w:rFonts w:asciiTheme="majorBidi" w:hAnsiTheme="majorBidi" w:cstheme="majorBidi"/>
          <w:lang w:val="en-GB"/>
        </w:rPr>
      </w:pPr>
      <w:bookmarkStart w:id="361" w:name="industrial-utilization"/>
      <w:bookmarkEnd w:id="361"/>
      <w:r w:rsidRPr="00F31509">
        <w:rPr>
          <w:rFonts w:asciiTheme="majorBidi" w:hAnsiTheme="majorBidi" w:cstheme="majorBidi"/>
          <w:lang w:val="en-GB"/>
        </w:rPr>
        <w:t>Industrial Utilization</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For most commodities, there is no industrial utilization and therefore its quantity will be zero. The estimates for this variable are often taken from external sources; see the methodology discussion in Chapter 2. This variable can be important when considering commodities related to biofuels (such as maize) and vegetable oils (such as palm oil). For the wheat "commodity tree," the main commodity that has industrial use is "wheat starch." </w:t>
      </w:r>
      <w:r w:rsidR="00542BD2" w:rsidRPr="00F31509">
        <w:rPr>
          <w:rFonts w:asciiTheme="majorBidi" w:eastAsia="Times New Roman" w:hAnsiTheme="majorBidi" w:cstheme="majorBidi"/>
          <w:lang w:val="en-GB"/>
        </w:rPr>
        <w:t xml:space="preserve">For industrial utilization, </w:t>
      </w:r>
      <w:r w:rsidRPr="00F31509">
        <w:rPr>
          <w:rFonts w:asciiTheme="majorBidi" w:eastAsia="Times New Roman" w:hAnsiTheme="majorBidi" w:cstheme="majorBidi"/>
          <w:lang w:val="en-GB"/>
        </w:rPr>
        <w:t xml:space="preserve">considerable efforts have been made to </w:t>
      </w:r>
      <w:r w:rsidR="00542BD2" w:rsidRPr="00F31509">
        <w:rPr>
          <w:rFonts w:asciiTheme="majorBidi" w:eastAsia="Times New Roman" w:hAnsiTheme="majorBidi" w:cstheme="majorBidi"/>
          <w:lang w:val="en-GB"/>
        </w:rPr>
        <w:t xml:space="preserve">devise </w:t>
      </w:r>
      <w:r w:rsidRPr="00F31509">
        <w:rPr>
          <w:rFonts w:asciiTheme="majorBidi" w:eastAsia="Times New Roman" w:hAnsiTheme="majorBidi" w:cstheme="majorBidi"/>
          <w:lang w:val="en-GB"/>
        </w:rPr>
        <w:t xml:space="preserve">a useful imputation method, </w:t>
      </w:r>
      <w:r w:rsidR="00542BD2" w:rsidRPr="00F31509">
        <w:rPr>
          <w:rFonts w:asciiTheme="majorBidi" w:eastAsia="Times New Roman" w:hAnsiTheme="majorBidi" w:cstheme="majorBidi"/>
          <w:lang w:val="en-GB"/>
        </w:rPr>
        <w:t xml:space="preserve">yet </w:t>
      </w:r>
      <w:r w:rsidRPr="00F31509">
        <w:rPr>
          <w:rFonts w:asciiTheme="majorBidi" w:eastAsia="Times New Roman" w:hAnsiTheme="majorBidi" w:cstheme="majorBidi"/>
          <w:lang w:val="en-GB"/>
        </w:rPr>
        <w:t xml:space="preserve">none was deemed fit for </w:t>
      </w:r>
      <w:r w:rsidR="00542BD2" w:rsidRPr="00F31509">
        <w:rPr>
          <w:rFonts w:asciiTheme="majorBidi" w:eastAsia="Times New Roman" w:hAnsiTheme="majorBidi" w:cstheme="majorBidi"/>
          <w:lang w:val="en-GB"/>
        </w:rPr>
        <w:t xml:space="preserve">this </w:t>
      </w:r>
      <w:r w:rsidRPr="00F31509">
        <w:rPr>
          <w:rFonts w:asciiTheme="majorBidi" w:eastAsia="Times New Roman" w:hAnsiTheme="majorBidi" w:cstheme="majorBidi"/>
          <w:lang w:val="en-GB"/>
        </w:rPr>
        <w:t>purpose. FBS compilers at country level are encouraged to collect the relevant data from their industry associations, as available.</w:t>
      </w:r>
    </w:p>
    <w:p w:rsidR="004F65E4" w:rsidRPr="00F31509" w:rsidRDefault="004F65E4" w:rsidP="004F65E4">
      <w:pPr>
        <w:pStyle w:val="Caption"/>
        <w:keepNext/>
        <w:jc w:val="both"/>
        <w:rPr>
          <w:rFonts w:asciiTheme="majorBidi" w:hAnsiTheme="majorBidi" w:cstheme="majorBidi"/>
          <w:lang w:val="en-GB"/>
        </w:rPr>
      </w:pPr>
      <w:bookmarkStart w:id="362" w:name="_Toc428423558"/>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19</w:t>
      </w:r>
      <w:r w:rsidR="001C3696" w:rsidRPr="00F31509">
        <w:rPr>
          <w:rFonts w:asciiTheme="majorBidi" w:hAnsiTheme="majorBidi" w:cstheme="majorBidi"/>
          <w:lang w:val="en-GB"/>
        </w:rPr>
        <w:fldChar w:fldCharType="end"/>
      </w:r>
      <w:r w:rsidRPr="00F31509">
        <w:rPr>
          <w:rFonts w:asciiTheme="majorBidi" w:hAnsiTheme="majorBidi" w:cstheme="majorBidi"/>
          <w:lang w:val="en-GB"/>
        </w:rPr>
        <w:t>: Addition industrial use to the SUA table for wheat</w:t>
      </w:r>
      <w:bookmarkEnd w:id="362"/>
      <w:r w:rsidRPr="00F31509">
        <w:rPr>
          <w:rFonts w:asciiTheme="majorBidi" w:hAnsiTheme="majorBidi" w:cstheme="majorBidi"/>
          <w:lang w:val="en-GB"/>
        </w:rPr>
        <w:t xml:space="preserve"> </w:t>
      </w:r>
    </w:p>
    <w:tbl>
      <w:tblPr>
        <w:tblStyle w:val="TableClassic1"/>
        <w:tblW w:w="5000" w:type="pct"/>
        <w:tblLook w:val="04A0"/>
      </w:tblPr>
      <w:tblGrid>
        <w:gridCol w:w="782"/>
        <w:gridCol w:w="846"/>
        <w:gridCol w:w="776"/>
        <w:gridCol w:w="846"/>
        <w:gridCol w:w="845"/>
        <w:gridCol w:w="512"/>
        <w:gridCol w:w="1022"/>
        <w:gridCol w:w="776"/>
        <w:gridCol w:w="776"/>
        <w:gridCol w:w="621"/>
        <w:gridCol w:w="769"/>
        <w:gridCol w:w="671"/>
      </w:tblGrid>
      <w:tr w:rsidR="004F65E4" w:rsidRPr="00F31509" w:rsidTr="006E32A4">
        <w:trPr>
          <w:cnfStyle w:val="100000000000"/>
        </w:trPr>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Name</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Production</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Imports</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Exports</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Stock Change</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Food</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Feed</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Seed</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Tourist</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Industrial</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54,420,000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1,999,100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32,790,000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-230,600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26,720,000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4,898,000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1,904,200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560,300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18,650,000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341,500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572,800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182,900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312,500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217,300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624,900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224,500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5,699,300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258,900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2,343,700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3,614,500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bl>
    <w:p w:rsidR="004F65E4" w:rsidRPr="00F31509" w:rsidRDefault="004F65E4" w:rsidP="004F65E4">
      <w:pPr>
        <w:pStyle w:val="Heading3"/>
        <w:jc w:val="both"/>
        <w:rPr>
          <w:rFonts w:asciiTheme="majorBidi" w:hAnsiTheme="majorBidi" w:cstheme="majorBidi"/>
          <w:lang w:val="en-GB"/>
        </w:rPr>
      </w:pPr>
      <w:bookmarkStart w:id="363" w:name="tourist-consumption"/>
      <w:bookmarkEnd w:id="363"/>
      <w:r w:rsidRPr="00F31509">
        <w:rPr>
          <w:rFonts w:asciiTheme="majorBidi" w:hAnsiTheme="majorBidi" w:cstheme="majorBidi"/>
          <w:lang w:val="en-GB"/>
        </w:rPr>
        <w:t>Tourist Consumption</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As for all form</w:t>
      </w:r>
      <w:r w:rsidR="00542BD2"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of utilization, national FBS compilers may have access to accurate data for food consumption by tourists. They are encouraged to use these estimates for the compilation of FBSs. In the absence of such data, they may want to resort to the imputation process applied here and laid out in Chapter 2. The approach used here uses tourist data from the World Trade Organization (UNWTO) to compute tourist flows as well as previous year consumption patterns of the country of origin to estimate tourist consumption amounts while abroad. Note that tourist consumption can be negative; as an extreme example consider a case where many nationals travel abroad but no tourists enter. In this case, the country will have a negative ``tourist consumption'' because more calories will be consumed abroad than locally. Applying the imputation method laid out in chapter 2 allows us to add estimates to the SUA/FBS table for wheat (</w:t>
      </w:r>
      <w:fldSimple w:instr=" REF _Ref428184113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20</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64" w:name="_Ref428184113"/>
      <w:bookmarkStart w:id="365" w:name="_Toc428423559"/>
      <w:r w:rsidRPr="00F31509">
        <w:rPr>
          <w:rFonts w:asciiTheme="majorBidi" w:hAnsiTheme="majorBidi" w:cstheme="majorBidi"/>
          <w:lang w:val="en-GB"/>
        </w:rPr>
        <w:lastRenderedPageBreak/>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20</w:t>
      </w:r>
      <w:r w:rsidR="001C3696" w:rsidRPr="00F31509">
        <w:rPr>
          <w:rFonts w:asciiTheme="majorBidi" w:hAnsiTheme="majorBidi" w:cstheme="majorBidi"/>
          <w:lang w:val="en-GB"/>
        </w:rPr>
        <w:fldChar w:fldCharType="end"/>
      </w:r>
      <w:bookmarkEnd w:id="364"/>
      <w:r w:rsidRPr="00F31509">
        <w:rPr>
          <w:rFonts w:asciiTheme="majorBidi" w:hAnsiTheme="majorBidi" w:cstheme="majorBidi"/>
          <w:lang w:val="en-GB"/>
        </w:rPr>
        <w:t>: Adding estimates for tourist consumption to the SUA table for wheat</w:t>
      </w:r>
      <w:bookmarkEnd w:id="365"/>
    </w:p>
    <w:tbl>
      <w:tblPr>
        <w:tblStyle w:val="TableClassic1"/>
        <w:tblW w:w="5000" w:type="pct"/>
        <w:tblLook w:val="04A0"/>
      </w:tblPr>
      <w:tblGrid>
        <w:gridCol w:w="782"/>
        <w:gridCol w:w="846"/>
        <w:gridCol w:w="776"/>
        <w:gridCol w:w="846"/>
        <w:gridCol w:w="838"/>
        <w:gridCol w:w="512"/>
        <w:gridCol w:w="1015"/>
        <w:gridCol w:w="776"/>
        <w:gridCol w:w="776"/>
        <w:gridCol w:w="635"/>
        <w:gridCol w:w="769"/>
        <w:gridCol w:w="671"/>
      </w:tblGrid>
      <w:tr w:rsidR="004F65E4" w:rsidRPr="00F31509" w:rsidTr="006E32A4">
        <w:trPr>
          <w:cnfStyle w:val="100000000000"/>
        </w:trPr>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Name</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Production</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Imports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Exports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Stock Change</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Food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Food Processing</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Feed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Seed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Tourist</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Industrial</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Loss</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54,420,000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1,999,100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32,790,000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-230,600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26,720,000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4,898,000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1,904,200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-39,800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560,300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18,650,000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341,500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572,800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182,900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312,500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217,300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624,900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224,500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5,699,300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258,900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2,343,700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3,614,500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bl>
    <w:p w:rsidR="004F65E4" w:rsidRPr="00F31509" w:rsidRDefault="004F65E4" w:rsidP="00824962">
      <w:pPr>
        <w:pStyle w:val="Heading3"/>
        <w:rPr>
          <w:rFonts w:asciiTheme="majorBidi" w:hAnsiTheme="majorBidi" w:cstheme="majorBidi"/>
          <w:lang w:val="en-GB"/>
        </w:rPr>
      </w:pPr>
      <w:bookmarkStart w:id="366" w:name="standardization-and-balancing"/>
      <w:bookmarkEnd w:id="366"/>
      <w:r w:rsidRPr="00F31509">
        <w:rPr>
          <w:rFonts w:asciiTheme="majorBidi" w:hAnsiTheme="majorBidi" w:cstheme="majorBidi"/>
          <w:lang w:val="en-GB"/>
        </w:rPr>
        <w:t>Standardization and Balancing</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Now, suppose we have the following wheat commodity tree:</w:t>
      </w:r>
    </w:p>
    <w:p w:rsidR="004F65E4" w:rsidRPr="00F31509" w:rsidRDefault="004F65E4" w:rsidP="004F65E4">
      <w:pPr>
        <w:keepNext/>
        <w:jc w:val="both"/>
        <w:rPr>
          <w:rFonts w:asciiTheme="majorBidi" w:hAnsiTheme="majorBidi" w:cstheme="majorBidi"/>
          <w:lang w:val="en-GB"/>
        </w:rPr>
      </w:pPr>
      <w:r w:rsidRPr="00F31509">
        <w:rPr>
          <w:rFonts w:asciiTheme="majorBidi" w:hAnsiTheme="majorBidi" w:cstheme="majorBidi"/>
          <w:noProof/>
          <w:lang w:eastAsia="en-US"/>
        </w:rPr>
        <w:drawing>
          <wp:inline distT="0" distB="0" distL="0" distR="0">
            <wp:extent cx="5440680" cy="362850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22-1.png"/>
                    <pic:cNvPicPr>
                      <a:picLocks noChangeAspect="1" noChangeArrowheads="1"/>
                    </pic:cNvPicPr>
                  </pic:nvPicPr>
                  <pic:blipFill>
                    <a:blip r:embed="rId47" cstate="print"/>
                    <a:stretch>
                      <a:fillRect/>
                    </a:stretch>
                  </pic:blipFill>
                  <pic:spPr bwMode="auto">
                    <a:xfrm>
                      <a:off x="0" y="0"/>
                      <a:ext cx="5440680" cy="3628505"/>
                    </a:xfrm>
                    <a:prstGeom prst="rect">
                      <a:avLst/>
                    </a:prstGeom>
                    <a:noFill/>
                    <a:ln w="9525">
                      <a:noFill/>
                      <a:headEnd/>
                      <a:tailEnd/>
                    </a:ln>
                  </pic:spPr>
                </pic:pic>
              </a:graphicData>
            </a:graphic>
          </wp:inline>
        </w:drawing>
      </w:r>
    </w:p>
    <w:p w:rsidR="004F65E4" w:rsidRPr="00F31509" w:rsidRDefault="004F65E4" w:rsidP="004F65E4">
      <w:pPr>
        <w:pStyle w:val="Caption"/>
        <w:jc w:val="both"/>
        <w:rPr>
          <w:rFonts w:asciiTheme="majorBidi" w:hAnsiTheme="majorBidi" w:cstheme="majorBidi"/>
          <w:lang w:val="en-GB"/>
        </w:rPr>
      </w:pPr>
      <w:bookmarkStart w:id="367" w:name="_Toc428383870"/>
      <w:bookmarkStart w:id="368" w:name="_Toc430872523"/>
      <w:r w:rsidRPr="00F31509">
        <w:rPr>
          <w:rFonts w:asciiTheme="majorBidi" w:eastAsia="Times New Roman" w:hAnsiTheme="majorBidi" w:cstheme="majorBidi"/>
          <w:lang w:val="en-GB"/>
        </w:rPr>
        <w:t xml:space="preserve">Figure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1C3696"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23</w:t>
      </w:r>
      <w:r w:rsidR="001C3696"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the processing/standardization tree for wheat and wheat products</w:t>
      </w:r>
      <w:bookmarkEnd w:id="367"/>
      <w:bookmarkEnd w:id="368"/>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We first start with the pre-standardized table that we have so far compiled (</w:t>
      </w:r>
      <w:fldSimple w:instr=" REF _Ref428184363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21</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69" w:name="_Ref428184363"/>
      <w:bookmarkStart w:id="370" w:name="_Toc428423560"/>
      <w:r w:rsidRPr="00F31509">
        <w:rPr>
          <w:rFonts w:asciiTheme="majorBidi" w:hAnsiTheme="majorBidi" w:cstheme="majorBidi"/>
          <w:lang w:val="en-GB"/>
        </w:rPr>
        <w:lastRenderedPageBreak/>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21</w:t>
      </w:r>
      <w:r w:rsidR="001C3696" w:rsidRPr="00F31509">
        <w:rPr>
          <w:rFonts w:asciiTheme="majorBidi" w:hAnsiTheme="majorBidi" w:cstheme="majorBidi"/>
          <w:lang w:val="en-GB"/>
        </w:rPr>
        <w:fldChar w:fldCharType="end"/>
      </w:r>
      <w:bookmarkEnd w:id="369"/>
      <w:r w:rsidR="00122211" w:rsidRPr="00F31509">
        <w:rPr>
          <w:rFonts w:asciiTheme="majorBidi" w:hAnsiTheme="majorBidi" w:cstheme="majorBidi"/>
          <w:lang w:val="en-GB"/>
        </w:rPr>
        <w:t>: I</w:t>
      </w:r>
      <w:r w:rsidRPr="00F31509">
        <w:rPr>
          <w:rFonts w:asciiTheme="majorBidi" w:hAnsiTheme="majorBidi" w:cstheme="majorBidi"/>
          <w:lang w:val="en-GB"/>
        </w:rPr>
        <w:t>nitial, but complete pre-standardization table for wheat</w:t>
      </w:r>
      <w:bookmarkEnd w:id="370"/>
    </w:p>
    <w:tbl>
      <w:tblPr>
        <w:tblStyle w:val="TableClassic1"/>
        <w:tblW w:w="5000" w:type="pct"/>
        <w:tblLook w:val="04A0"/>
      </w:tblPr>
      <w:tblGrid>
        <w:gridCol w:w="782"/>
        <w:gridCol w:w="846"/>
        <w:gridCol w:w="776"/>
        <w:gridCol w:w="846"/>
        <w:gridCol w:w="838"/>
        <w:gridCol w:w="512"/>
        <w:gridCol w:w="1015"/>
        <w:gridCol w:w="776"/>
        <w:gridCol w:w="776"/>
        <w:gridCol w:w="635"/>
        <w:gridCol w:w="769"/>
        <w:gridCol w:w="671"/>
      </w:tblGrid>
      <w:tr w:rsidR="004F65E4" w:rsidRPr="00F31509" w:rsidTr="006E32A4">
        <w:trPr>
          <w:cnfStyle w:val="100000000000"/>
        </w:trPr>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Name</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Production</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Imports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Exports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Stock Change</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Food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Feed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Seed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Tourist</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Industrial</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54,420,000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1,999,100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32,790,000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26,720,000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4,898,000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1,904,200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-39,800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560,300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18,650,000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5,699,300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2,343,700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3,614,500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bl>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The initial "Food Processing" estimate was based on our module; however, we may have other information that need</w:t>
      </w:r>
      <w:r w:rsidR="00542BD2"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to be considered. For example, we know that we may have trade imbalances (e.g. exports higher than production + imports) or official production quantities of processed commodities, and these should inform the food-processing estimate. Thus, we will now calculate the production quantities of each processed/derived commodity where we do not yet have an estimate (</w:t>
      </w:r>
      <w:fldSimple w:instr=" REF _Ref428185864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22</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71" w:name="_Ref428185864"/>
      <w:bookmarkStart w:id="372" w:name="_Toc428423561"/>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22</w:t>
      </w:r>
      <w:r w:rsidR="001C3696" w:rsidRPr="00F31509">
        <w:rPr>
          <w:rFonts w:asciiTheme="majorBidi" w:hAnsiTheme="majorBidi" w:cstheme="majorBidi"/>
          <w:lang w:val="en-GB"/>
        </w:rPr>
        <w:fldChar w:fldCharType="end"/>
      </w:r>
      <w:bookmarkEnd w:id="371"/>
      <w:r w:rsidRPr="00F31509">
        <w:rPr>
          <w:rFonts w:asciiTheme="majorBidi" w:hAnsiTheme="majorBidi" w:cstheme="majorBidi"/>
          <w:lang w:val="en-GB"/>
        </w:rPr>
        <w:t>: Wheat SUA table after the first standardization steps</w:t>
      </w:r>
      <w:bookmarkEnd w:id="372"/>
    </w:p>
    <w:tbl>
      <w:tblPr>
        <w:tblStyle w:val="TableClassic1"/>
        <w:tblW w:w="5000" w:type="pct"/>
        <w:tblLook w:val="04A0"/>
      </w:tblPr>
      <w:tblGrid>
        <w:gridCol w:w="782"/>
        <w:gridCol w:w="846"/>
        <w:gridCol w:w="776"/>
        <w:gridCol w:w="846"/>
        <w:gridCol w:w="838"/>
        <w:gridCol w:w="512"/>
        <w:gridCol w:w="1015"/>
        <w:gridCol w:w="776"/>
        <w:gridCol w:w="776"/>
        <w:gridCol w:w="635"/>
        <w:gridCol w:w="769"/>
        <w:gridCol w:w="671"/>
      </w:tblGrid>
      <w:tr w:rsidR="004F65E4" w:rsidRPr="00F31509" w:rsidTr="006E32A4">
        <w:trPr>
          <w:cnfStyle w:val="100000000000"/>
        </w:trPr>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Name</w:t>
            </w:r>
          </w:p>
        </w:tc>
        <w:tc>
          <w:tcPr>
            <w:tcW w:w="0" w:type="auto"/>
          </w:tcPr>
          <w:p w:rsidR="004F65E4" w:rsidRPr="00F31509" w:rsidRDefault="004F65E4" w:rsidP="00BA0107">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Production</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Imports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Exports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Stock Change</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Food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Food Processing</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Feed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Seed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Tourist</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Industrial</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Loss</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54,420,000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1,999,100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32,790,000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-230,600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26,720,000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4,898,000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1,904,200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-39,800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560,300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flour</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18,650,000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341,500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572,800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Bulgur</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397,100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182,900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580,000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Breakfast cereals</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312,500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217,300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starch</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624,900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224,500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bran</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5,699,300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258,900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2,343,700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3,614,500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bl>
    <w:p w:rsidR="004F65E4" w:rsidRPr="00F31509" w:rsidRDefault="004F65E4"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Since wheat starch is a derived by-product of wheat flour (as is wheat bran), we would first need to ensure the wheat flour "Food Processing" can cover any deficits of wheat starch. However, since wheat starch imports, in this example, exceed exports, we do not have to worry here about this requirement. Therefore, we can now standardize all the processed product quantities back to the "Food Processing" variable of wheat. The standardized quantities will, of course, be in the primary commodity (in this case wheat) equivalents. For example, suppose that 100 tonnes of a primary commodity produces 50 tonnes of the processed product (a 50% extraction rate). Then, these 50 tonnes of the processed product would be standardized back as 100 tonnes of wheat equivalent (</w:t>
      </w:r>
      <w:fldSimple w:instr=" REF _Ref428186030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23</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73" w:name="_Ref428186030"/>
      <w:bookmarkStart w:id="374" w:name="_Toc428423562"/>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23</w:t>
      </w:r>
      <w:r w:rsidR="001C3696" w:rsidRPr="00F31509">
        <w:rPr>
          <w:rFonts w:asciiTheme="majorBidi" w:hAnsiTheme="majorBidi" w:cstheme="majorBidi"/>
          <w:lang w:val="en-GB"/>
        </w:rPr>
        <w:fldChar w:fldCharType="end"/>
      </w:r>
      <w:bookmarkEnd w:id="373"/>
      <w:r w:rsidRPr="00F31509">
        <w:rPr>
          <w:rFonts w:asciiTheme="majorBidi" w:hAnsiTheme="majorBidi" w:cstheme="majorBidi"/>
          <w:lang w:val="en-GB"/>
        </w:rPr>
        <w:t>: Accounting for d</w:t>
      </w:r>
      <w:r w:rsidR="00122211" w:rsidRPr="00F31509">
        <w:rPr>
          <w:rFonts w:asciiTheme="majorBidi" w:hAnsiTheme="majorBidi" w:cstheme="majorBidi"/>
          <w:lang w:val="en-GB"/>
        </w:rPr>
        <w:t>erived products in the wheat SUA</w:t>
      </w:r>
      <w:r w:rsidRPr="00F31509">
        <w:rPr>
          <w:rFonts w:asciiTheme="majorBidi" w:hAnsiTheme="majorBidi" w:cstheme="majorBidi"/>
          <w:lang w:val="en-GB"/>
        </w:rPr>
        <w:t xml:space="preserve"> tables</w:t>
      </w:r>
      <w:bookmarkEnd w:id="374"/>
    </w:p>
    <w:tbl>
      <w:tblPr>
        <w:tblStyle w:val="TableClassic1"/>
        <w:tblW w:w="0" w:type="auto"/>
        <w:tblLook w:val="04A0"/>
      </w:tblPr>
      <w:tblGrid>
        <w:gridCol w:w="1725"/>
        <w:gridCol w:w="2288"/>
        <w:gridCol w:w="1787"/>
      </w:tblGrid>
      <w:tr w:rsidR="004F65E4" w:rsidRPr="00F31509" w:rsidTr="006E32A4">
        <w:trPr>
          <w:cnfStyle w:val="100000000000"/>
        </w:trPr>
        <w:tc>
          <w:tcPr>
            <w:cnfStyle w:val="001000000000"/>
            <w:tcW w:w="0" w:type="auto"/>
          </w:tcPr>
          <w:p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Name</w:t>
            </w:r>
          </w:p>
        </w:tc>
        <w:tc>
          <w:tcPr>
            <w:tcW w:w="0" w:type="auto"/>
          </w:tcPr>
          <w:p w:rsidR="004F65E4" w:rsidRPr="00F31509" w:rsidRDefault="004F65E4" w:rsidP="004F65E4">
            <w:pPr>
              <w:pStyle w:val="Compact"/>
              <w:keepNext/>
              <w:jc w:val="both"/>
              <w:cnfStyle w:val="100000000000"/>
              <w:rPr>
                <w:rFonts w:asciiTheme="majorBidi" w:hAnsiTheme="majorBidi" w:cstheme="majorBidi"/>
                <w:sz w:val="22"/>
                <w:lang w:val="en-GB"/>
              </w:rPr>
            </w:pPr>
            <w:r w:rsidRPr="00F31509">
              <w:rPr>
                <w:rFonts w:asciiTheme="majorBidi" w:hAnsiTheme="majorBidi" w:cstheme="majorBidi"/>
                <w:sz w:val="22"/>
                <w:lang w:val="en-GB"/>
              </w:rPr>
              <w:t>Production (processed)</w:t>
            </w:r>
          </w:p>
        </w:tc>
        <w:tc>
          <w:tcPr>
            <w:tcW w:w="0" w:type="auto"/>
          </w:tcPr>
          <w:p w:rsidR="004F65E4" w:rsidRPr="00F31509" w:rsidRDefault="004F65E4" w:rsidP="004F65E4">
            <w:pPr>
              <w:pStyle w:val="Compact"/>
              <w:keepNext/>
              <w:jc w:val="both"/>
              <w:cnfStyle w:val="100000000000"/>
              <w:rPr>
                <w:rFonts w:asciiTheme="majorBidi" w:hAnsiTheme="majorBidi" w:cstheme="majorBidi"/>
                <w:sz w:val="22"/>
                <w:lang w:val="en-GB"/>
              </w:rPr>
            </w:pPr>
            <w:r w:rsidRPr="00F31509">
              <w:rPr>
                <w:rFonts w:asciiTheme="majorBidi" w:hAnsiTheme="majorBidi" w:cstheme="majorBidi"/>
                <w:sz w:val="22"/>
                <w:lang w:val="en-GB"/>
              </w:rPr>
              <w:t>Wheat Equivalent</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18,650,000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25,910,000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Bulgur</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397,100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418,000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Breakfast cereals</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Wheat bran</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5,699,300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25,910,000</w:t>
            </w:r>
          </w:p>
        </w:tc>
      </w:tr>
    </w:tbl>
    <w:p w:rsidR="00BA0107" w:rsidRPr="00F31509" w:rsidRDefault="00BA0107"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lastRenderedPageBreak/>
        <w:t>The main requirement is in the wheat flour and bran, and these "two" requirements are really just one (as we already ensured that the bran production is consistent with the wheat production). In this case, since flour production is an official estimate (and accounts for the vast majority of wheat utilization), we should “fix” the "Food Processing" variable for wheat. Thus, the "Food Processing" variable of wheat is set to 26.3 million tonnes with a standard deviation of zero.</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We now must ensure that we have generated all of the appropriate by-products in the processing of various commodities (</w:t>
      </w:r>
      <w:fldSimple w:instr=" REF _Ref428186086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24</w:t>
        </w:r>
      </w:fldSimple>
      <w:r w:rsidRPr="00F31509">
        <w:rPr>
          <w:rFonts w:asciiTheme="majorBidi" w:eastAsia="Times New Roman" w:hAnsiTheme="majorBidi" w:cstheme="majorBidi"/>
          <w:lang w:val="en-GB"/>
        </w:rPr>
        <w:t>). For example, when processing wheat into flour, we must also account for the by-products bran and germ. We must ensure that the production numbers for these processed products are in agreement.</w:t>
      </w:r>
    </w:p>
    <w:p w:rsidR="004F65E4" w:rsidRPr="00F31509" w:rsidRDefault="004F65E4" w:rsidP="004F65E4">
      <w:pPr>
        <w:pStyle w:val="Caption"/>
        <w:keepNext/>
        <w:jc w:val="both"/>
        <w:rPr>
          <w:rFonts w:asciiTheme="majorBidi" w:hAnsiTheme="majorBidi" w:cstheme="majorBidi"/>
          <w:lang w:val="en-GB"/>
        </w:rPr>
      </w:pPr>
      <w:bookmarkStart w:id="375" w:name="_Ref428186086"/>
      <w:bookmarkStart w:id="376" w:name="_Toc428423563"/>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24</w:t>
      </w:r>
      <w:r w:rsidR="001C3696" w:rsidRPr="00F31509">
        <w:rPr>
          <w:rFonts w:asciiTheme="majorBidi" w:hAnsiTheme="majorBidi" w:cstheme="majorBidi"/>
          <w:lang w:val="en-GB"/>
        </w:rPr>
        <w:fldChar w:fldCharType="end"/>
      </w:r>
      <w:bookmarkEnd w:id="375"/>
      <w:r w:rsidRPr="00F31509">
        <w:rPr>
          <w:rFonts w:asciiTheme="majorBidi" w:hAnsiTheme="majorBidi" w:cstheme="majorBidi"/>
          <w:lang w:val="en-GB"/>
        </w:rPr>
        <w:t>: Complete, but still imbalanced SUA table for wheat</w:t>
      </w:r>
      <w:bookmarkEnd w:id="376"/>
      <w:r w:rsidRPr="00F31509">
        <w:rPr>
          <w:rFonts w:asciiTheme="majorBidi" w:hAnsiTheme="majorBidi" w:cstheme="majorBidi"/>
          <w:lang w:val="en-GB"/>
        </w:rPr>
        <w:t xml:space="preserve"> </w:t>
      </w:r>
    </w:p>
    <w:tbl>
      <w:tblPr>
        <w:tblStyle w:val="TableClassic1"/>
        <w:tblW w:w="0" w:type="auto"/>
        <w:tblLook w:val="04A0"/>
      </w:tblPr>
      <w:tblGrid>
        <w:gridCol w:w="900"/>
        <w:gridCol w:w="846"/>
        <w:gridCol w:w="776"/>
        <w:gridCol w:w="846"/>
        <w:gridCol w:w="782"/>
        <w:gridCol w:w="512"/>
        <w:gridCol w:w="958"/>
        <w:gridCol w:w="776"/>
        <w:gridCol w:w="776"/>
        <w:gridCol w:w="630"/>
        <w:gridCol w:w="769"/>
        <w:gridCol w:w="671"/>
      </w:tblGrid>
      <w:tr w:rsidR="004F65E4" w:rsidRPr="00F31509" w:rsidTr="006E32A4">
        <w:trPr>
          <w:cnfStyle w:val="100000000000"/>
        </w:trPr>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Name</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Production</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Imports</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Exports</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Stock Change</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Food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Feed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Seed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Tourist</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Industrial</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54,420,000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1,999,100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32,790,000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-230,600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26,330,000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4,898,000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1,904,200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-39,800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560,300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18,650,000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germ</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1,554,300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397,100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5,699,300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2,343,700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3,355,500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bl>
    <w:p w:rsidR="00BA0107" w:rsidRPr="00F31509" w:rsidRDefault="00BA0107"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share at which a commodity is utilized).</w:t>
      </w:r>
    </w:p>
    <w:p w:rsidR="004F65E4" w:rsidRPr="00F31509" w:rsidRDefault="004F65E4" w:rsidP="004F65E4">
      <w:pPr>
        <w:pStyle w:val="Caption"/>
        <w:keepNext/>
        <w:jc w:val="both"/>
        <w:rPr>
          <w:rFonts w:asciiTheme="majorBidi" w:hAnsiTheme="majorBidi" w:cstheme="majorBidi"/>
          <w:lang w:val="en-GB"/>
        </w:rPr>
      </w:pPr>
      <w:bookmarkStart w:id="377" w:name="_Toc428423564"/>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25</w:t>
      </w:r>
      <w:r w:rsidR="001C3696" w:rsidRPr="00F31509">
        <w:rPr>
          <w:rFonts w:asciiTheme="majorBidi" w:hAnsiTheme="majorBidi" w:cstheme="majorBidi"/>
          <w:lang w:val="en-GB"/>
        </w:rPr>
        <w:fldChar w:fldCharType="end"/>
      </w:r>
      <w:r w:rsidRPr="00F31509">
        <w:rPr>
          <w:rFonts w:asciiTheme="majorBidi" w:hAnsiTheme="majorBidi" w:cstheme="majorBidi"/>
          <w:lang w:val="en-GB"/>
        </w:rPr>
        <w:t xml:space="preserve">: </w:t>
      </w:r>
      <w:r w:rsidR="00122211" w:rsidRPr="00F31509">
        <w:rPr>
          <w:rFonts w:asciiTheme="majorBidi" w:hAnsiTheme="majorBidi" w:cstheme="majorBidi"/>
          <w:lang w:val="en-GB"/>
        </w:rPr>
        <w:t>A</w:t>
      </w:r>
      <w:r w:rsidRPr="00F31509">
        <w:rPr>
          <w:rFonts w:asciiTheme="majorBidi" w:hAnsiTheme="majorBidi" w:cstheme="majorBidi"/>
          <w:lang w:val="en-GB"/>
        </w:rPr>
        <w:t>ll</w:t>
      </w:r>
      <w:r w:rsidR="00122211" w:rsidRPr="00F31509">
        <w:rPr>
          <w:rFonts w:asciiTheme="majorBidi" w:hAnsiTheme="majorBidi" w:cstheme="majorBidi"/>
          <w:lang w:val="en-GB"/>
        </w:rPr>
        <w:t xml:space="preserve">ocating excess trade for the SUA </w:t>
      </w:r>
      <w:r w:rsidRPr="00F31509">
        <w:rPr>
          <w:rFonts w:asciiTheme="majorBidi" w:hAnsiTheme="majorBidi" w:cstheme="majorBidi"/>
          <w:lang w:val="en-GB"/>
        </w:rPr>
        <w:t>table of wheat</w:t>
      </w:r>
      <w:bookmarkEnd w:id="377"/>
    </w:p>
    <w:tbl>
      <w:tblPr>
        <w:tblStyle w:val="TableClassic1"/>
        <w:tblW w:w="0" w:type="auto"/>
        <w:tblLook w:val="04A0"/>
      </w:tblPr>
      <w:tblGrid>
        <w:gridCol w:w="771"/>
        <w:gridCol w:w="846"/>
        <w:gridCol w:w="776"/>
        <w:gridCol w:w="846"/>
        <w:gridCol w:w="684"/>
        <w:gridCol w:w="846"/>
        <w:gridCol w:w="859"/>
        <w:gridCol w:w="776"/>
        <w:gridCol w:w="776"/>
        <w:gridCol w:w="622"/>
        <w:gridCol w:w="769"/>
        <w:gridCol w:w="671"/>
      </w:tblGrid>
      <w:tr w:rsidR="004F65E4" w:rsidRPr="00F31509" w:rsidTr="006E32A4">
        <w:trPr>
          <w:cnfStyle w:val="100000000000"/>
        </w:trPr>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Name</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Production</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Imports</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Exports</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Stock Change</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Food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Food Processing</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Feed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Seed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Tourist</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Industrial</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Loss</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54,420,000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1,999,100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32,790,000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-230,600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26,330,000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4,898,000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1,904,200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-39,800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560,300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flour</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18,650,000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341,500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572,800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18,420,000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germ</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1,554,300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1,554,300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Bulgur</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397,100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182,900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580,000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Breakfast cereals</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312,500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217,300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95,200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starch</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624,900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224,500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400,400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bran</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5,699,300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258,900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2,343,700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3,614,500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bl>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The next step is to aggregate this full table back into the primary commodity equivalent (in this case wheat). The final quantity for wheat equivalent production is simply the current quantity for wheat production. This is because "production" of bulgur (or any other processed product) is really a conversion of wheat into bulgur and not actually a production of bulgur. Thus, the reported quantity for production will always just be the production at the primary product level.</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To standardize imports and exports, we can aggregate the imports and exports of the derived/processed commodities up into their primary equivalent by dividing by the extraction rate. </w:t>
      </w:r>
      <w:r w:rsidRPr="00F31509">
        <w:rPr>
          <w:rFonts w:asciiTheme="majorBidi" w:hAnsiTheme="majorBidi" w:cstheme="majorBidi"/>
          <w:lang w:val="en-GB"/>
        </w:rPr>
        <w:lastRenderedPageBreak/>
        <w:t>We add these primary equivalents to the current quantity of imports and exports of wheat, and we have our final, primary equivalent import and export quantities of wheat.</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Food processing is not </w:t>
      </w:r>
      <w:r w:rsidR="00542BD2" w:rsidRPr="00F31509">
        <w:rPr>
          <w:rFonts w:asciiTheme="majorBidi" w:eastAsia="Times New Roman" w:hAnsiTheme="majorBidi" w:cstheme="majorBidi"/>
          <w:lang w:val="en-GB"/>
        </w:rPr>
        <w:t xml:space="preserve">usually </w:t>
      </w:r>
      <w:r w:rsidRPr="00F31509">
        <w:rPr>
          <w:rFonts w:asciiTheme="majorBidi" w:eastAsia="Times New Roman" w:hAnsiTheme="majorBidi" w:cstheme="majorBidi"/>
          <w:lang w:val="en-GB"/>
        </w:rPr>
        <w:t xml:space="preserve">standardized. In fact, this variable is </w:t>
      </w:r>
      <w:r w:rsidR="00542BD2" w:rsidRPr="00F31509">
        <w:rPr>
          <w:rFonts w:asciiTheme="majorBidi" w:eastAsia="Times New Roman" w:hAnsiTheme="majorBidi" w:cstheme="majorBidi"/>
          <w:lang w:val="en-GB"/>
        </w:rPr>
        <w:t xml:space="preserve">usually </w:t>
      </w:r>
      <w:r w:rsidRPr="00F31509">
        <w:rPr>
          <w:rFonts w:asciiTheme="majorBidi" w:eastAsia="Times New Roman" w:hAnsiTheme="majorBidi" w:cstheme="majorBidi"/>
          <w:lang w:val="en-GB"/>
        </w:rPr>
        <w:t>in the SUA simply to allocate quantities when one commodity is converted into another. Thus, we remove it entirely from the balance at this point.</w:t>
      </w:r>
      <w:r w:rsidR="00542BD2" w:rsidRPr="00F31509">
        <w:rPr>
          <w:rFonts w:asciiTheme="majorBidi" w:eastAsia="Times New Roman" w:hAnsiTheme="majorBidi" w:cstheme="majorBidi"/>
          <w:lang w:val="en-GB"/>
        </w:rPr>
        <w:t xml:space="preserve">  However, in the case where a processed product is standardized into a different line of the food balance sheet (for example, barley can be processed into beer which becomes a separate commodity in the final FBS), we must standardize the production of this processed commodity into food processing.  In the current FBS, this is reported as "Food Manufacturing."</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Feed commodity quantities (such as bran quantities) are not standardized back into their primary (wheat) equivalent as they are feed products. Thus, they are not reported at all in the food balance sheet but are instead reported in the commodity balances under a category such as "brans." For the remaining variables, standardization follows the same process as for trade. We now have the following standardized table (</w:t>
      </w:r>
      <w:fldSimple w:instr=" REF _Ref428186326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26</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78" w:name="_Ref428186326"/>
      <w:bookmarkStart w:id="379" w:name="_Toc428423565"/>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26</w:t>
      </w:r>
      <w:r w:rsidR="001C3696" w:rsidRPr="00F31509">
        <w:rPr>
          <w:rFonts w:asciiTheme="majorBidi" w:hAnsiTheme="majorBidi" w:cstheme="majorBidi"/>
          <w:lang w:val="en-GB"/>
        </w:rPr>
        <w:fldChar w:fldCharType="end"/>
      </w:r>
      <w:bookmarkEnd w:id="378"/>
      <w:r w:rsidRPr="00F31509">
        <w:rPr>
          <w:rFonts w:asciiTheme="majorBidi" w:hAnsiTheme="majorBidi" w:cstheme="majorBidi"/>
          <w:lang w:val="en-GB"/>
        </w:rPr>
        <w:t>: Fully standar</w:t>
      </w:r>
      <w:r w:rsidR="00122211" w:rsidRPr="00F31509">
        <w:rPr>
          <w:rFonts w:asciiTheme="majorBidi" w:hAnsiTheme="majorBidi" w:cstheme="majorBidi"/>
          <w:lang w:val="en-GB"/>
        </w:rPr>
        <w:t xml:space="preserve">dized, but still imbalanced </w:t>
      </w:r>
      <w:r w:rsidRPr="00F31509">
        <w:rPr>
          <w:rFonts w:asciiTheme="majorBidi" w:hAnsiTheme="majorBidi" w:cstheme="majorBidi"/>
          <w:lang w:val="en-GB"/>
        </w:rPr>
        <w:t>FBS table for wheat</w:t>
      </w:r>
      <w:bookmarkEnd w:id="379"/>
    </w:p>
    <w:tbl>
      <w:tblPr>
        <w:tblStyle w:val="TableClassic1"/>
        <w:tblW w:w="5000" w:type="pct"/>
        <w:tblLook w:val="04A0"/>
      </w:tblPr>
      <w:tblGrid>
        <w:gridCol w:w="635"/>
        <w:gridCol w:w="935"/>
        <w:gridCol w:w="856"/>
        <w:gridCol w:w="935"/>
        <w:gridCol w:w="969"/>
        <w:gridCol w:w="935"/>
        <w:gridCol w:w="856"/>
        <w:gridCol w:w="856"/>
        <w:gridCol w:w="699"/>
        <w:gridCol w:w="830"/>
        <w:gridCol w:w="736"/>
      </w:tblGrid>
      <w:tr w:rsidR="004F65E4" w:rsidRPr="00F31509" w:rsidTr="006E32A4">
        <w:trPr>
          <w:cnfStyle w:val="100000000000"/>
        </w:trPr>
        <w:tc>
          <w:tcPr>
            <w:cnfStyle w:val="001000000000"/>
            <w:tcW w:w="343" w:type="pct"/>
          </w:tcPr>
          <w:p w:rsidR="004F65E4" w:rsidRPr="00F31509" w:rsidRDefault="004F65E4" w:rsidP="004F65E4">
            <w:pPr>
              <w:pStyle w:val="Compact"/>
              <w:jc w:val="both"/>
              <w:rPr>
                <w:rFonts w:asciiTheme="majorBidi" w:hAnsiTheme="majorBidi" w:cstheme="majorBidi"/>
                <w:sz w:val="15"/>
                <w:szCs w:val="15"/>
                <w:lang w:val="en-GB"/>
              </w:rPr>
            </w:pPr>
            <w:r w:rsidRPr="00F31509">
              <w:rPr>
                <w:rFonts w:asciiTheme="majorBidi" w:hAnsiTheme="majorBidi" w:cstheme="majorBidi"/>
                <w:sz w:val="15"/>
                <w:szCs w:val="15"/>
                <w:lang w:val="en-GB"/>
              </w:rPr>
              <w:t>Name</w:t>
            </w:r>
          </w:p>
        </w:tc>
        <w:tc>
          <w:tcPr>
            <w:tcW w:w="506"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Production</w:t>
            </w:r>
          </w:p>
        </w:tc>
        <w:tc>
          <w:tcPr>
            <w:tcW w:w="463"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Imports</w:t>
            </w:r>
          </w:p>
        </w:tc>
        <w:tc>
          <w:tcPr>
            <w:tcW w:w="506"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Exports</w:t>
            </w:r>
          </w:p>
        </w:tc>
        <w:tc>
          <w:tcPr>
            <w:tcW w:w="524"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Stock Change</w:t>
            </w:r>
          </w:p>
        </w:tc>
        <w:tc>
          <w:tcPr>
            <w:tcW w:w="506"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Food</w:t>
            </w:r>
          </w:p>
        </w:tc>
        <w:tc>
          <w:tcPr>
            <w:tcW w:w="463"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Feed</w:t>
            </w:r>
          </w:p>
        </w:tc>
        <w:tc>
          <w:tcPr>
            <w:tcW w:w="463"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Seed</w:t>
            </w:r>
          </w:p>
        </w:tc>
        <w:tc>
          <w:tcPr>
            <w:tcW w:w="378"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Tourist</w:t>
            </w:r>
          </w:p>
        </w:tc>
        <w:tc>
          <w:tcPr>
            <w:tcW w:w="449"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Industrial</w:t>
            </w:r>
          </w:p>
        </w:tc>
        <w:tc>
          <w:tcPr>
            <w:tcW w:w="398"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Loss</w:t>
            </w:r>
          </w:p>
        </w:tc>
      </w:tr>
      <w:tr w:rsidR="004F65E4" w:rsidRPr="00F31509" w:rsidTr="006E32A4">
        <w:tc>
          <w:tcPr>
            <w:cnfStyle w:val="001000000000"/>
            <w:tcW w:w="343" w:type="pct"/>
          </w:tcPr>
          <w:p w:rsidR="004F65E4" w:rsidRPr="00F31509" w:rsidRDefault="004F65E4" w:rsidP="004F65E4">
            <w:pPr>
              <w:pStyle w:val="Compact"/>
              <w:jc w:val="both"/>
              <w:rPr>
                <w:rFonts w:asciiTheme="majorBidi" w:hAnsiTheme="majorBidi" w:cstheme="majorBidi"/>
                <w:sz w:val="15"/>
                <w:szCs w:val="15"/>
                <w:lang w:val="en-GB"/>
              </w:rPr>
            </w:pPr>
            <w:r w:rsidRPr="00F31509">
              <w:rPr>
                <w:rFonts w:asciiTheme="majorBidi" w:hAnsiTheme="majorBidi" w:cstheme="majorBidi"/>
                <w:sz w:val="15"/>
                <w:szCs w:val="15"/>
                <w:lang w:val="en-GB"/>
              </w:rPr>
              <w:t>Wheat</w:t>
            </w:r>
          </w:p>
        </w:tc>
        <w:tc>
          <w:tcPr>
            <w:tcW w:w="506"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54,420,000</w:t>
            </w:r>
          </w:p>
        </w:tc>
        <w:tc>
          <w:tcPr>
            <w:tcW w:w="463"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3,999,600</w:t>
            </w:r>
          </w:p>
        </w:tc>
        <w:tc>
          <w:tcPr>
            <w:tcW w:w="506"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34,780,000</w:t>
            </w:r>
          </w:p>
        </w:tc>
        <w:tc>
          <w:tcPr>
            <w:tcW w:w="524"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-230,600</w:t>
            </w:r>
          </w:p>
        </w:tc>
        <w:tc>
          <w:tcPr>
            <w:tcW w:w="506"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25,680,000</w:t>
            </w:r>
          </w:p>
        </w:tc>
        <w:tc>
          <w:tcPr>
            <w:tcW w:w="463"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4,898,000</w:t>
            </w:r>
          </w:p>
        </w:tc>
        <w:tc>
          <w:tcPr>
            <w:tcW w:w="463"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1,904,200</w:t>
            </w:r>
          </w:p>
        </w:tc>
        <w:tc>
          <w:tcPr>
            <w:tcW w:w="378"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-39,800</w:t>
            </w:r>
          </w:p>
        </w:tc>
        <w:tc>
          <w:tcPr>
            <w:tcW w:w="449"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654,300</w:t>
            </w:r>
          </w:p>
        </w:tc>
        <w:tc>
          <w:tcPr>
            <w:tcW w:w="398"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560,300</w:t>
            </w:r>
          </w:p>
        </w:tc>
      </w:tr>
    </w:tbl>
    <w:p w:rsidR="008B0C44" w:rsidRPr="00F31509" w:rsidRDefault="008B0C44"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Now, we must balance to satisfy the FBS equation of supply equals utilization. To do this, we need to extract the computed standard deviations of each variable. The table below shows the expected value and estimated standard deviation for each of the variables for wheat. The equation is initially not balanced, and will be balanced by adjusting figures according to their standard deviations. For example, a variable with a large standard deviation (low data confidence) can be adjusted substantially, while a variable with zero standard deviation will not be adjusted at all, such as official trade data (see more on this algorithm in chapter 2). Below is the unbalanced table.</w:t>
      </w:r>
    </w:p>
    <w:p w:rsidR="004F65E4" w:rsidRPr="00F31509" w:rsidRDefault="004F65E4" w:rsidP="004F65E4">
      <w:pPr>
        <w:pStyle w:val="Caption"/>
        <w:keepNext/>
        <w:jc w:val="both"/>
        <w:rPr>
          <w:rFonts w:asciiTheme="majorBidi" w:hAnsiTheme="majorBidi" w:cstheme="majorBidi"/>
          <w:lang w:val="en-GB"/>
        </w:rPr>
      </w:pPr>
      <w:bookmarkStart w:id="380" w:name="_Toc428423566"/>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27</w:t>
      </w:r>
      <w:r w:rsidR="001C3696" w:rsidRPr="00F31509">
        <w:rPr>
          <w:rFonts w:asciiTheme="majorBidi" w:hAnsiTheme="majorBidi" w:cstheme="majorBidi"/>
          <w:lang w:val="en-GB"/>
        </w:rPr>
        <w:fldChar w:fldCharType="end"/>
      </w:r>
      <w:r w:rsidRPr="00F31509">
        <w:rPr>
          <w:rFonts w:asciiTheme="majorBidi" w:hAnsiTheme="majorBidi" w:cstheme="majorBidi"/>
          <w:lang w:val="en-GB"/>
        </w:rPr>
        <w:t>: Unbalanced table for wheat including measurement errors</w:t>
      </w:r>
      <w:bookmarkEnd w:id="380"/>
    </w:p>
    <w:tbl>
      <w:tblPr>
        <w:tblStyle w:val="TableClassic1"/>
        <w:tblW w:w="5000" w:type="pct"/>
        <w:tblLook w:val="04A0"/>
      </w:tblPr>
      <w:tblGrid>
        <w:gridCol w:w="1044"/>
        <w:gridCol w:w="872"/>
        <w:gridCol w:w="801"/>
        <w:gridCol w:w="872"/>
        <w:gridCol w:w="1018"/>
        <w:gridCol w:w="872"/>
        <w:gridCol w:w="801"/>
        <w:gridCol w:w="801"/>
        <w:gridCol w:w="672"/>
        <w:gridCol w:w="793"/>
        <w:gridCol w:w="696"/>
      </w:tblGrid>
      <w:tr w:rsidR="004F65E4" w:rsidRPr="00F31509" w:rsidTr="006E32A4">
        <w:trPr>
          <w:cnfStyle w:val="100000000000"/>
        </w:trPr>
        <w:tc>
          <w:tcPr>
            <w:cnfStyle w:val="001000000000"/>
            <w:tcW w:w="0" w:type="auto"/>
          </w:tcPr>
          <w:p w:rsidR="004F65E4" w:rsidRPr="00F31509" w:rsidRDefault="004F65E4" w:rsidP="004F65E4">
            <w:pPr>
              <w:pStyle w:val="Compact"/>
              <w:jc w:val="both"/>
              <w:rPr>
                <w:rFonts w:asciiTheme="majorBidi" w:hAnsiTheme="majorBidi" w:cstheme="majorBidi"/>
                <w:sz w:val="13"/>
                <w:szCs w:val="15"/>
                <w:lang w:val="en-GB"/>
              </w:rPr>
            </w:pPr>
            <w:r w:rsidRPr="00F31509">
              <w:rPr>
                <w:rFonts w:asciiTheme="majorBidi" w:hAnsiTheme="majorBidi" w:cstheme="majorBidi"/>
                <w:sz w:val="13"/>
                <w:szCs w:val="15"/>
                <w:lang w:val="en-GB"/>
              </w:rPr>
              <w:t>Variable</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Production</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Imports</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Exports</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Stock Change</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Food</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Feed</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Seed</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Tourist</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Industrial</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Loss</w:t>
            </w:r>
          </w:p>
        </w:tc>
      </w:tr>
      <w:tr w:rsidR="004F65E4" w:rsidRPr="00F31509" w:rsidTr="006E32A4">
        <w:tc>
          <w:tcPr>
            <w:cnfStyle w:val="001000000000"/>
            <w:tcW w:w="0" w:type="auto"/>
          </w:tcPr>
          <w:p w:rsidR="004F65E4" w:rsidRPr="00F31509" w:rsidRDefault="004F65E4" w:rsidP="004F65E4">
            <w:pPr>
              <w:pStyle w:val="Compact"/>
              <w:jc w:val="both"/>
              <w:rPr>
                <w:rFonts w:asciiTheme="majorBidi" w:hAnsiTheme="majorBidi" w:cstheme="majorBidi"/>
                <w:sz w:val="13"/>
                <w:szCs w:val="15"/>
                <w:lang w:val="en-GB"/>
              </w:rPr>
            </w:pPr>
            <w:r w:rsidRPr="00F31509">
              <w:rPr>
                <w:rFonts w:asciiTheme="majorBidi" w:hAnsiTheme="majorBidi" w:cstheme="majorBidi"/>
                <w:sz w:val="13"/>
                <w:szCs w:val="15"/>
                <w:lang w:val="en-GB"/>
              </w:rPr>
              <w:t>Mean</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54,420,000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3,999,600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34,780,000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-230,600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25,680,000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4,898,000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1,904,200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-39,800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654,300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560,300</w:t>
            </w:r>
          </w:p>
        </w:tc>
      </w:tr>
      <w:tr w:rsidR="004F65E4" w:rsidRPr="00F31509" w:rsidTr="006E32A4">
        <w:tc>
          <w:tcPr>
            <w:cnfStyle w:val="001000000000"/>
            <w:tcW w:w="0" w:type="auto"/>
          </w:tcPr>
          <w:p w:rsidR="004F65E4" w:rsidRPr="00F31509" w:rsidRDefault="004F65E4" w:rsidP="004F65E4">
            <w:pPr>
              <w:pStyle w:val="Compact"/>
              <w:jc w:val="both"/>
              <w:rPr>
                <w:rFonts w:asciiTheme="majorBidi" w:hAnsiTheme="majorBidi" w:cstheme="majorBidi"/>
                <w:sz w:val="13"/>
                <w:szCs w:val="15"/>
                <w:lang w:val="en-GB"/>
              </w:rPr>
            </w:pPr>
            <w:r w:rsidRPr="00F31509">
              <w:rPr>
                <w:rFonts w:asciiTheme="majorBidi" w:hAnsiTheme="majorBidi" w:cstheme="majorBidi"/>
                <w:sz w:val="13"/>
                <w:szCs w:val="15"/>
                <w:lang w:val="en-GB"/>
              </w:rPr>
              <w:t>Standard Dev.</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489,800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89,900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244,900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228,500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-39,800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56,000</w:t>
            </w:r>
          </w:p>
        </w:tc>
      </w:tr>
    </w:tbl>
    <w:p w:rsidR="008B0C44" w:rsidRPr="00F31509" w:rsidRDefault="008B0C44"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After balancing, some quantities are updated (and some remain unchanged, if they have a standard deviation of zero). Therefore, we get the final table as below (</w:t>
      </w:r>
      <w:fldSimple w:instr=" REF _Ref428186397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28</w:t>
        </w:r>
      </w:fldSimple>
      <w:r w:rsidRPr="00F31509">
        <w:rPr>
          <w:rFonts w:asciiTheme="majorBidi" w:eastAsia="Times New Roman" w:hAnsiTheme="majorBidi" w:cstheme="majorBidi"/>
          <w:lang w:val="en-GB"/>
        </w:rPr>
        <w:t>), now reported as "Wheat and Products" as it includes wheat and all of the processed products.</w:t>
      </w:r>
    </w:p>
    <w:p w:rsidR="004F65E4" w:rsidRPr="00F31509" w:rsidRDefault="004F65E4" w:rsidP="004F65E4">
      <w:pPr>
        <w:pStyle w:val="Caption"/>
        <w:keepNext/>
        <w:jc w:val="both"/>
        <w:rPr>
          <w:rFonts w:asciiTheme="majorBidi" w:hAnsiTheme="majorBidi" w:cstheme="majorBidi"/>
          <w:lang w:val="en-GB"/>
        </w:rPr>
      </w:pPr>
      <w:bookmarkStart w:id="381" w:name="_Ref428186397"/>
      <w:bookmarkStart w:id="382" w:name="_Toc428423567"/>
      <w:r w:rsidRPr="00F31509">
        <w:rPr>
          <w:rFonts w:asciiTheme="majorBidi" w:hAnsiTheme="majorBidi" w:cstheme="majorBidi"/>
          <w:lang w:val="en-GB"/>
        </w:rPr>
        <w:lastRenderedPageBreak/>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28</w:t>
      </w:r>
      <w:r w:rsidR="001C3696" w:rsidRPr="00F31509">
        <w:rPr>
          <w:rFonts w:asciiTheme="majorBidi" w:hAnsiTheme="majorBidi" w:cstheme="majorBidi"/>
          <w:lang w:val="en-GB"/>
        </w:rPr>
        <w:fldChar w:fldCharType="end"/>
      </w:r>
      <w:bookmarkEnd w:id="381"/>
      <w:r w:rsidRPr="00F31509">
        <w:rPr>
          <w:rFonts w:asciiTheme="majorBidi" w:hAnsiTheme="majorBidi" w:cstheme="majorBidi"/>
          <w:lang w:val="en-GB"/>
        </w:rPr>
        <w:t xml:space="preserve">: Accounting for inaccuracies in the </w:t>
      </w:r>
      <w:r w:rsidR="00122211" w:rsidRPr="00F31509">
        <w:rPr>
          <w:rFonts w:asciiTheme="majorBidi" w:hAnsiTheme="majorBidi" w:cstheme="majorBidi"/>
          <w:lang w:val="en-GB"/>
        </w:rPr>
        <w:t>estimates of the various FBS/SUA</w:t>
      </w:r>
      <w:r w:rsidRPr="00F31509">
        <w:rPr>
          <w:rFonts w:asciiTheme="majorBidi" w:hAnsiTheme="majorBidi" w:cstheme="majorBidi"/>
          <w:lang w:val="en-GB"/>
        </w:rPr>
        <w:t xml:space="preserve"> variables</w:t>
      </w:r>
      <w:bookmarkEnd w:id="382"/>
    </w:p>
    <w:tbl>
      <w:tblPr>
        <w:tblStyle w:val="TableClassic1"/>
        <w:tblW w:w="5000" w:type="pct"/>
        <w:tblLook w:val="04A0"/>
      </w:tblPr>
      <w:tblGrid>
        <w:gridCol w:w="1113"/>
        <w:gridCol w:w="936"/>
        <w:gridCol w:w="776"/>
        <w:gridCol w:w="846"/>
        <w:gridCol w:w="1080"/>
        <w:gridCol w:w="846"/>
        <w:gridCol w:w="776"/>
        <w:gridCol w:w="671"/>
        <w:gridCol w:w="679"/>
        <w:gridCol w:w="848"/>
        <w:gridCol w:w="671"/>
      </w:tblGrid>
      <w:tr w:rsidR="004F65E4" w:rsidRPr="00F31509" w:rsidTr="006E32A4">
        <w:trPr>
          <w:cnfStyle w:val="100000000000"/>
        </w:trPr>
        <w:tc>
          <w:tcPr>
            <w:cnfStyle w:val="001000000000"/>
            <w:tcW w:w="0" w:type="auto"/>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Variable</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Mean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60,850,000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3,999,600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34,780,000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-447,200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25,680,000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3,289,100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503,500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-82,200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654,300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476,100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Standard Dev.</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489,800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89,900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244,900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228,500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-39,800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56,000</w:t>
            </w:r>
          </w:p>
        </w:tc>
      </w:tr>
    </w:tbl>
    <w:p w:rsidR="004F65E4" w:rsidRPr="00F31509" w:rsidRDefault="004F65E4" w:rsidP="006F3003">
      <w:pPr>
        <w:pStyle w:val="Heading3"/>
        <w:rPr>
          <w:rFonts w:asciiTheme="majorBidi" w:hAnsiTheme="majorBidi" w:cstheme="majorBidi"/>
          <w:lang w:val="en-GB"/>
        </w:rPr>
      </w:pPr>
      <w:r w:rsidRPr="00F31509">
        <w:rPr>
          <w:rFonts w:asciiTheme="majorBidi" w:hAnsiTheme="majorBidi" w:cstheme="majorBidi"/>
          <w:lang w:val="en-GB"/>
        </w:rPr>
        <w:t>Calculating nutrient supplies</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The standardization process converted quantities of processed products back to the equivalent quantities of wheat.  In fact, standardization is all about aggregating quantities. All nutrients are calculated at the disaggregated SUA level, before standardization takes place. </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We go back to the SUA table and apply the calorie/fat/protein content nutritive factors to all SUA items for a food quantity. These nutritive factors are obtained from national sources or from international standard tables. Note that a GJ is a measure of energy equal to a billion joules, or roughly 239,000 Calories; also, a Mg is one million grams. This process renders the nutrient supply levels as shown in </w:t>
      </w:r>
      <w:fldSimple w:instr=" REF _Ref428205749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30</w:t>
        </w:r>
      </w:fldSimple>
    </w:p>
    <w:p w:rsidR="004F65E4" w:rsidRPr="00F31509" w:rsidRDefault="004F65E4" w:rsidP="004F65E4">
      <w:pPr>
        <w:pStyle w:val="Caption"/>
        <w:keepNext/>
        <w:jc w:val="both"/>
        <w:rPr>
          <w:rFonts w:asciiTheme="majorBidi" w:hAnsiTheme="majorBidi" w:cstheme="majorBidi"/>
          <w:lang w:val="en-GB"/>
        </w:rPr>
      </w:pPr>
      <w:bookmarkStart w:id="383" w:name="_Toc428423568"/>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29</w:t>
      </w:r>
      <w:r w:rsidR="001C3696" w:rsidRPr="00F31509">
        <w:rPr>
          <w:rFonts w:asciiTheme="majorBidi" w:hAnsiTheme="majorBidi" w:cstheme="majorBidi"/>
          <w:lang w:val="en-GB"/>
        </w:rPr>
        <w:fldChar w:fldCharType="end"/>
      </w:r>
      <w:r w:rsidRPr="00F31509">
        <w:rPr>
          <w:rFonts w:asciiTheme="majorBidi" w:hAnsiTheme="majorBidi" w:cstheme="majorBidi"/>
          <w:lang w:val="en-GB"/>
        </w:rPr>
        <w:t>: Calculating nutrient supplies (calories, protein, fat)</w:t>
      </w:r>
      <w:bookmarkEnd w:id="383"/>
    </w:p>
    <w:tbl>
      <w:tblPr>
        <w:tblStyle w:val="TableClassic1"/>
        <w:tblW w:w="5000" w:type="pct"/>
        <w:tblLook w:val="04A0"/>
      </w:tblPr>
      <w:tblGrid>
        <w:gridCol w:w="1188"/>
        <w:gridCol w:w="956"/>
        <w:gridCol w:w="1347"/>
        <w:gridCol w:w="1335"/>
        <w:gridCol w:w="1055"/>
        <w:gridCol w:w="1135"/>
        <w:gridCol w:w="1211"/>
        <w:gridCol w:w="1015"/>
      </w:tblGrid>
      <w:tr w:rsidR="004F65E4" w:rsidRPr="00F31509" w:rsidTr="006E32A4">
        <w:trPr>
          <w:cnfStyle w:val="100000000000"/>
        </w:trPr>
        <w:tc>
          <w:tcPr>
            <w:cnfStyle w:val="001000000000"/>
            <w:tcW w:w="643"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517" w:type="pct"/>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Quantity</w:t>
            </w:r>
          </w:p>
        </w:tc>
        <w:tc>
          <w:tcPr>
            <w:tcW w:w="729" w:type="pct"/>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kJ Energy/kg Wheat</w:t>
            </w:r>
          </w:p>
        </w:tc>
        <w:tc>
          <w:tcPr>
            <w:tcW w:w="722" w:type="pct"/>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g Protein/kg Wheat</w:t>
            </w:r>
          </w:p>
        </w:tc>
        <w:tc>
          <w:tcPr>
            <w:tcW w:w="571" w:type="pct"/>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g Fat/kg Wheat</w:t>
            </w:r>
          </w:p>
        </w:tc>
        <w:tc>
          <w:tcPr>
            <w:tcW w:w="614" w:type="pct"/>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Energy (GJ/day)</w:t>
            </w:r>
          </w:p>
        </w:tc>
        <w:tc>
          <w:tcPr>
            <w:tcW w:w="655" w:type="pct"/>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Protein (Mg/day)</w:t>
            </w:r>
          </w:p>
        </w:tc>
        <w:tc>
          <w:tcPr>
            <w:tcW w:w="549" w:type="pct"/>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Fat (Mg/day)</w:t>
            </w:r>
          </w:p>
        </w:tc>
      </w:tr>
      <w:tr w:rsidR="004F65E4" w:rsidRPr="00F31509" w:rsidTr="006E32A4">
        <w:tc>
          <w:tcPr>
            <w:cnfStyle w:val="001000000000"/>
            <w:tcW w:w="643"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517"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72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14,200</w:t>
            </w:r>
          </w:p>
        </w:tc>
        <w:tc>
          <w:tcPr>
            <w:tcW w:w="722"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123.40</w:t>
            </w:r>
          </w:p>
        </w:tc>
        <w:tc>
          <w:tcPr>
            <w:tcW w:w="571"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18.65</w:t>
            </w:r>
          </w:p>
        </w:tc>
        <w:tc>
          <w:tcPr>
            <w:tcW w:w="614"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655"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54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43"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517"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18,420,000</w:t>
            </w:r>
          </w:p>
        </w:tc>
        <w:tc>
          <w:tcPr>
            <w:tcW w:w="72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14,700</w:t>
            </w:r>
          </w:p>
        </w:tc>
        <w:tc>
          <w:tcPr>
            <w:tcW w:w="722"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110.47</w:t>
            </w:r>
          </w:p>
        </w:tc>
        <w:tc>
          <w:tcPr>
            <w:tcW w:w="571"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13.39</w:t>
            </w:r>
          </w:p>
        </w:tc>
        <w:tc>
          <w:tcPr>
            <w:tcW w:w="614"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743,000</w:t>
            </w:r>
          </w:p>
        </w:tc>
        <w:tc>
          <w:tcPr>
            <w:tcW w:w="655"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5,600</w:t>
            </w:r>
          </w:p>
        </w:tc>
        <w:tc>
          <w:tcPr>
            <w:tcW w:w="54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680</w:t>
            </w:r>
          </w:p>
        </w:tc>
      </w:tr>
      <w:tr w:rsidR="004F65E4" w:rsidRPr="00F31509" w:rsidTr="006E32A4">
        <w:tc>
          <w:tcPr>
            <w:cnfStyle w:val="001000000000"/>
            <w:tcW w:w="643"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517"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95,200</w:t>
            </w:r>
          </w:p>
        </w:tc>
        <w:tc>
          <w:tcPr>
            <w:tcW w:w="72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722"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571"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614"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655"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54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r>
    </w:tbl>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Standardization of nutrients is now a simple last step: all the variables here (i.e. calories, fats, and proteins) are purely additive, so the standardized calories/fats/proteins are simply the sum of the total calories/fats/proteins for each commodity:</w:t>
      </w:r>
    </w:p>
    <w:p w:rsidR="004F65E4" w:rsidRPr="00F31509" w:rsidRDefault="004F65E4" w:rsidP="004F65E4">
      <w:pPr>
        <w:pStyle w:val="Caption"/>
        <w:keepNext/>
        <w:jc w:val="both"/>
        <w:rPr>
          <w:rFonts w:asciiTheme="majorBidi" w:hAnsiTheme="majorBidi" w:cstheme="majorBidi"/>
          <w:lang w:val="en-GB"/>
        </w:rPr>
      </w:pPr>
      <w:bookmarkStart w:id="384" w:name="_Ref428205749"/>
      <w:bookmarkStart w:id="385" w:name="_Toc428423569"/>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30</w:t>
      </w:r>
      <w:r w:rsidR="001C3696" w:rsidRPr="00F31509">
        <w:rPr>
          <w:rFonts w:asciiTheme="majorBidi" w:hAnsiTheme="majorBidi" w:cstheme="majorBidi"/>
          <w:lang w:val="en-GB"/>
        </w:rPr>
        <w:fldChar w:fldCharType="end"/>
      </w:r>
      <w:bookmarkEnd w:id="384"/>
      <w:r w:rsidRPr="00F31509">
        <w:rPr>
          <w:rFonts w:asciiTheme="majorBidi" w:hAnsiTheme="majorBidi" w:cstheme="majorBidi"/>
          <w:lang w:val="en-GB"/>
        </w:rPr>
        <w:t>: Final total nutrient content from wheat and wheat products</w:t>
      </w:r>
      <w:bookmarkEnd w:id="385"/>
    </w:p>
    <w:tbl>
      <w:tblPr>
        <w:tblStyle w:val="TableClassic1"/>
        <w:tblW w:w="0" w:type="auto"/>
        <w:tblLook w:val="04A0"/>
      </w:tblPr>
      <w:tblGrid>
        <w:gridCol w:w="1988"/>
        <w:gridCol w:w="1689"/>
        <w:gridCol w:w="1750"/>
        <w:gridCol w:w="1396"/>
      </w:tblGrid>
      <w:tr w:rsidR="004F65E4" w:rsidRPr="00F31509" w:rsidTr="008B0C44">
        <w:trPr>
          <w:cnfStyle w:val="100000000000"/>
        </w:trPr>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Energy (GJ/day)</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Protein (Mg/day)</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Fat (Mg/day)</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and Products</w:t>
            </w:r>
          </w:p>
        </w:tc>
        <w:tc>
          <w:tcPr>
            <w:tcW w:w="0" w:type="auto"/>
          </w:tcPr>
          <w:p w:rsidR="004F65E4" w:rsidRPr="00F31509" w:rsidRDefault="004F65E4" w:rsidP="004F65E4">
            <w:pPr>
              <w:pStyle w:val="Compact"/>
              <w:jc w:val="both"/>
              <w:cnfStyle w:val="000000000000"/>
              <w:rPr>
                <w:rFonts w:asciiTheme="majorBidi" w:hAnsiTheme="majorBidi" w:cstheme="majorBidi"/>
                <w:sz w:val="22"/>
                <w:lang w:val="en-GB"/>
              </w:rPr>
            </w:pPr>
            <w:r w:rsidRPr="00F31509">
              <w:rPr>
                <w:rFonts w:asciiTheme="majorBidi" w:hAnsiTheme="majorBidi" w:cstheme="majorBidi"/>
                <w:sz w:val="22"/>
                <w:lang w:val="en-GB"/>
              </w:rPr>
              <w:t>743,000</w:t>
            </w:r>
          </w:p>
        </w:tc>
        <w:tc>
          <w:tcPr>
            <w:tcW w:w="0" w:type="auto"/>
          </w:tcPr>
          <w:p w:rsidR="004F65E4" w:rsidRPr="00F31509" w:rsidRDefault="004F65E4" w:rsidP="004F65E4">
            <w:pPr>
              <w:pStyle w:val="Compact"/>
              <w:jc w:val="both"/>
              <w:cnfStyle w:val="000000000000"/>
              <w:rPr>
                <w:rFonts w:asciiTheme="majorBidi" w:hAnsiTheme="majorBidi" w:cstheme="majorBidi"/>
                <w:sz w:val="22"/>
                <w:lang w:val="en-GB"/>
              </w:rPr>
            </w:pPr>
            <w:r w:rsidRPr="00F31509">
              <w:rPr>
                <w:rFonts w:asciiTheme="majorBidi" w:hAnsiTheme="majorBidi" w:cstheme="majorBidi"/>
                <w:sz w:val="22"/>
                <w:lang w:val="en-GB"/>
              </w:rPr>
              <w:t>5,600</w:t>
            </w:r>
          </w:p>
        </w:tc>
        <w:tc>
          <w:tcPr>
            <w:tcW w:w="0" w:type="auto"/>
          </w:tcPr>
          <w:p w:rsidR="004F65E4" w:rsidRPr="00F31509" w:rsidRDefault="004F65E4" w:rsidP="004F65E4">
            <w:pPr>
              <w:pStyle w:val="Compact"/>
              <w:jc w:val="both"/>
              <w:cnfStyle w:val="000000000000"/>
              <w:rPr>
                <w:rFonts w:asciiTheme="majorBidi" w:hAnsiTheme="majorBidi" w:cstheme="majorBidi"/>
                <w:sz w:val="22"/>
                <w:lang w:val="en-GB"/>
              </w:rPr>
            </w:pPr>
            <w:r w:rsidRPr="00F31509">
              <w:rPr>
                <w:rFonts w:asciiTheme="majorBidi" w:hAnsiTheme="majorBidi" w:cstheme="majorBidi"/>
                <w:sz w:val="22"/>
                <w:lang w:val="en-GB"/>
              </w:rPr>
              <w:t>680</w:t>
            </w:r>
          </w:p>
        </w:tc>
      </w:tr>
    </w:tbl>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To convert these figures into useful indicators, we may divide by the population of the country to obtain per capita data (</w:t>
      </w:r>
      <w:fldSimple w:instr=" REF _Ref428205777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31</w:t>
        </w:r>
      </w:fldSimple>
      <w:r w:rsidRPr="00F31509">
        <w:rPr>
          <w:rFonts w:asciiTheme="majorBidi" w:eastAsia="Times New Roman" w:hAnsiTheme="majorBidi" w:cstheme="majorBidi"/>
          <w:lang w:val="en-GB"/>
        </w:rPr>
        <w:t>). If we assume this country has 600 million inhabitants, we have:</w:t>
      </w:r>
    </w:p>
    <w:p w:rsidR="004F65E4" w:rsidRPr="00F31509" w:rsidRDefault="004F65E4" w:rsidP="004F65E4">
      <w:pPr>
        <w:pStyle w:val="Caption"/>
        <w:keepNext/>
        <w:jc w:val="both"/>
        <w:rPr>
          <w:rFonts w:asciiTheme="majorBidi" w:hAnsiTheme="majorBidi" w:cstheme="majorBidi"/>
          <w:lang w:val="en-GB"/>
        </w:rPr>
      </w:pPr>
      <w:bookmarkStart w:id="386" w:name="_Ref428205777"/>
      <w:bookmarkStart w:id="387" w:name="_Ref428205670"/>
      <w:bookmarkStart w:id="388" w:name="_Toc428423570"/>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31</w:t>
      </w:r>
      <w:r w:rsidR="001C3696" w:rsidRPr="00F31509">
        <w:rPr>
          <w:rFonts w:asciiTheme="majorBidi" w:hAnsiTheme="majorBidi" w:cstheme="majorBidi"/>
          <w:lang w:val="en-GB"/>
        </w:rPr>
        <w:fldChar w:fldCharType="end"/>
      </w:r>
      <w:bookmarkEnd w:id="386"/>
      <w:r w:rsidRPr="00F31509">
        <w:rPr>
          <w:rFonts w:asciiTheme="majorBidi" w:hAnsiTheme="majorBidi" w:cstheme="majorBidi"/>
          <w:lang w:val="en-GB"/>
        </w:rPr>
        <w:t>: Final per capita nutrient content from wheat and wheat products</w:t>
      </w:r>
      <w:bookmarkEnd w:id="387"/>
      <w:bookmarkEnd w:id="388"/>
    </w:p>
    <w:tbl>
      <w:tblPr>
        <w:tblStyle w:val="TableClassic1"/>
        <w:tblW w:w="0" w:type="auto"/>
        <w:tblLook w:val="04A0"/>
      </w:tblPr>
      <w:tblGrid>
        <w:gridCol w:w="1988"/>
        <w:gridCol w:w="2013"/>
        <w:gridCol w:w="2080"/>
        <w:gridCol w:w="1726"/>
      </w:tblGrid>
      <w:tr w:rsidR="004F65E4" w:rsidRPr="00F31509" w:rsidTr="008B0C44">
        <w:trPr>
          <w:cnfStyle w:val="100000000000"/>
        </w:trPr>
        <w:tc>
          <w:tcPr>
            <w:cnfStyle w:val="001000000000"/>
            <w:tcW w:w="0" w:type="auto"/>
          </w:tcPr>
          <w:p w:rsidR="004F65E4" w:rsidRPr="00F31509" w:rsidRDefault="004F65E4" w:rsidP="008B0C44">
            <w:pPr>
              <w:pStyle w:val="Compact"/>
              <w:jc w:val="center"/>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rsidR="004F65E4" w:rsidRPr="00F31509" w:rsidRDefault="004F65E4" w:rsidP="008B0C44">
            <w:pPr>
              <w:pStyle w:val="Compact"/>
              <w:jc w:val="center"/>
              <w:cnfStyle w:val="100000000000"/>
              <w:rPr>
                <w:rFonts w:asciiTheme="majorBidi" w:hAnsiTheme="majorBidi" w:cstheme="majorBidi"/>
                <w:sz w:val="22"/>
                <w:lang w:val="en-GB"/>
              </w:rPr>
            </w:pPr>
            <w:r w:rsidRPr="00F31509">
              <w:rPr>
                <w:rFonts w:asciiTheme="majorBidi" w:hAnsiTheme="majorBidi" w:cstheme="majorBidi"/>
                <w:sz w:val="22"/>
                <w:lang w:val="en-GB"/>
              </w:rPr>
              <w:t>Calories/person/day</w:t>
            </w:r>
          </w:p>
        </w:tc>
        <w:tc>
          <w:tcPr>
            <w:tcW w:w="0" w:type="auto"/>
          </w:tcPr>
          <w:p w:rsidR="004F65E4" w:rsidRPr="00F31509" w:rsidRDefault="004F65E4" w:rsidP="008B0C44">
            <w:pPr>
              <w:pStyle w:val="Compact"/>
              <w:jc w:val="center"/>
              <w:cnfStyle w:val="100000000000"/>
              <w:rPr>
                <w:rFonts w:asciiTheme="majorBidi" w:hAnsiTheme="majorBidi" w:cstheme="majorBidi"/>
                <w:sz w:val="22"/>
                <w:lang w:val="en-GB"/>
              </w:rPr>
            </w:pPr>
            <w:r w:rsidRPr="00F31509">
              <w:rPr>
                <w:rFonts w:asciiTheme="majorBidi" w:hAnsiTheme="majorBidi" w:cstheme="majorBidi"/>
                <w:sz w:val="22"/>
                <w:lang w:val="en-GB"/>
              </w:rPr>
              <w:t>g Protein/person/day</w:t>
            </w:r>
          </w:p>
        </w:tc>
        <w:tc>
          <w:tcPr>
            <w:tcW w:w="0" w:type="auto"/>
          </w:tcPr>
          <w:p w:rsidR="004F65E4" w:rsidRPr="00F31509" w:rsidRDefault="004F65E4" w:rsidP="008B0C44">
            <w:pPr>
              <w:pStyle w:val="Compact"/>
              <w:jc w:val="center"/>
              <w:cnfStyle w:val="100000000000"/>
              <w:rPr>
                <w:rFonts w:asciiTheme="majorBidi" w:hAnsiTheme="majorBidi" w:cstheme="majorBidi"/>
                <w:sz w:val="22"/>
                <w:lang w:val="en-GB"/>
              </w:rPr>
            </w:pPr>
            <w:r w:rsidRPr="00F31509">
              <w:rPr>
                <w:rFonts w:asciiTheme="majorBidi" w:hAnsiTheme="majorBidi" w:cstheme="majorBidi"/>
                <w:sz w:val="22"/>
                <w:lang w:val="en-GB"/>
              </w:rPr>
              <w:t>g Fat/person/day</w:t>
            </w:r>
          </w:p>
        </w:tc>
      </w:tr>
      <w:tr w:rsidR="004F65E4" w:rsidRPr="00F31509" w:rsidTr="008B0C44">
        <w:tc>
          <w:tcPr>
            <w:cnfStyle w:val="001000000000"/>
            <w:tcW w:w="0" w:type="auto"/>
          </w:tcPr>
          <w:p w:rsidR="004F65E4" w:rsidRPr="00F31509" w:rsidRDefault="004F65E4" w:rsidP="008B0C44">
            <w:pPr>
              <w:pStyle w:val="Compact"/>
              <w:jc w:val="center"/>
              <w:rPr>
                <w:rFonts w:asciiTheme="majorBidi" w:hAnsiTheme="majorBidi" w:cstheme="majorBidi"/>
                <w:sz w:val="22"/>
                <w:lang w:val="en-GB"/>
              </w:rPr>
            </w:pPr>
            <w:r w:rsidRPr="00F31509">
              <w:rPr>
                <w:rFonts w:asciiTheme="majorBidi" w:hAnsiTheme="majorBidi" w:cstheme="majorBidi"/>
                <w:sz w:val="22"/>
                <w:lang w:val="en-GB"/>
              </w:rPr>
              <w:t>Wheat and Products</w:t>
            </w:r>
          </w:p>
        </w:tc>
        <w:tc>
          <w:tcPr>
            <w:tcW w:w="0" w:type="auto"/>
          </w:tcPr>
          <w:p w:rsidR="004F65E4" w:rsidRPr="00F31509" w:rsidRDefault="004F65E4" w:rsidP="008B0C44">
            <w:pPr>
              <w:pStyle w:val="Compact"/>
              <w:jc w:val="center"/>
              <w:cnfStyle w:val="000000000000"/>
              <w:rPr>
                <w:rFonts w:asciiTheme="majorBidi" w:hAnsiTheme="majorBidi" w:cstheme="majorBidi"/>
                <w:sz w:val="22"/>
                <w:lang w:val="en-GB"/>
              </w:rPr>
            </w:pPr>
            <w:r w:rsidRPr="00F31509">
              <w:rPr>
                <w:rFonts w:asciiTheme="majorBidi" w:hAnsiTheme="majorBidi" w:cstheme="majorBidi"/>
                <w:sz w:val="22"/>
                <w:lang w:val="en-GB"/>
              </w:rPr>
              <w:t>296</w:t>
            </w:r>
          </w:p>
        </w:tc>
        <w:tc>
          <w:tcPr>
            <w:tcW w:w="0" w:type="auto"/>
          </w:tcPr>
          <w:p w:rsidR="004F65E4" w:rsidRPr="00F31509" w:rsidRDefault="004F65E4" w:rsidP="008B0C44">
            <w:pPr>
              <w:pStyle w:val="Compact"/>
              <w:jc w:val="center"/>
              <w:cnfStyle w:val="000000000000"/>
              <w:rPr>
                <w:rFonts w:asciiTheme="majorBidi" w:hAnsiTheme="majorBidi" w:cstheme="majorBidi"/>
                <w:sz w:val="22"/>
                <w:lang w:val="en-GB"/>
              </w:rPr>
            </w:pPr>
            <w:r w:rsidRPr="00F31509">
              <w:rPr>
                <w:rFonts w:asciiTheme="majorBidi" w:hAnsiTheme="majorBidi" w:cstheme="majorBidi"/>
                <w:sz w:val="22"/>
                <w:lang w:val="en-GB"/>
              </w:rPr>
              <w:t>9</w:t>
            </w:r>
          </w:p>
        </w:tc>
        <w:tc>
          <w:tcPr>
            <w:tcW w:w="0" w:type="auto"/>
          </w:tcPr>
          <w:p w:rsidR="004F65E4" w:rsidRPr="00F31509" w:rsidRDefault="004F65E4" w:rsidP="008B0C44">
            <w:pPr>
              <w:pStyle w:val="Compact"/>
              <w:jc w:val="center"/>
              <w:cnfStyle w:val="000000000000"/>
              <w:rPr>
                <w:rFonts w:asciiTheme="majorBidi" w:hAnsiTheme="majorBidi" w:cstheme="majorBidi"/>
                <w:sz w:val="22"/>
                <w:lang w:val="en-GB"/>
              </w:rPr>
            </w:pPr>
            <w:r w:rsidRPr="00F31509">
              <w:rPr>
                <w:rFonts w:asciiTheme="majorBidi" w:hAnsiTheme="majorBidi" w:cstheme="majorBidi"/>
                <w:sz w:val="22"/>
                <w:lang w:val="en-GB"/>
              </w:rPr>
              <w:t>1</w:t>
            </w:r>
          </w:p>
        </w:tc>
      </w:tr>
    </w:tbl>
    <w:p w:rsidR="004F65E4" w:rsidRPr="00F31509" w:rsidRDefault="004F65E4" w:rsidP="004F65E4">
      <w:pPr>
        <w:jc w:val="both"/>
        <w:rPr>
          <w:rFonts w:asciiTheme="majorBidi" w:hAnsiTheme="majorBidi" w:cstheme="majorBidi"/>
          <w:lang w:val="en-GB"/>
        </w:rPr>
      </w:pPr>
    </w:p>
    <w:p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4F65E4" w:rsidRPr="00F31509" w:rsidRDefault="004F65E4" w:rsidP="000264F4">
      <w:pPr>
        <w:pStyle w:val="Heading2"/>
      </w:pPr>
      <w:bookmarkStart w:id="389" w:name="sugar"/>
      <w:bookmarkStart w:id="390" w:name="_Toc428383848"/>
      <w:bookmarkStart w:id="391" w:name="_Toc428436070"/>
      <w:bookmarkStart w:id="392" w:name="_Toc428436371"/>
      <w:bookmarkStart w:id="393" w:name="_Toc428436497"/>
      <w:bookmarkEnd w:id="389"/>
      <w:r w:rsidRPr="00F31509">
        <w:lastRenderedPageBreak/>
        <w:t>Sugar</w:t>
      </w:r>
      <w:bookmarkEnd w:id="390"/>
      <w:bookmarkEnd w:id="391"/>
      <w:bookmarkEnd w:id="392"/>
      <w:bookmarkEnd w:id="393"/>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Establishing sugar balances for FBSs/SUAs poses several challenges different from the wheat balance and therefore merits a separate and detailed presentation. Sugar can be produced from two principal crops, cane and beet</w:t>
      </w:r>
      <w:r w:rsidR="0057568A"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at different levels of final processing (raw, refined). The different processing levels are also associated with different by-products. In addition to the traditional sources of sugar, such as cane and beet, there is also a growing number of alternative sources for sweeteners such as High Fructose Corn Syrup (HFCS), which add to the availability of sugar and sweeteners but also to the complexity of building a consistent and standardized FBS for sugar. </w:t>
      </w:r>
    </w:p>
    <w:p w:rsidR="004F65E4" w:rsidRPr="00F31509" w:rsidRDefault="004F65E4" w:rsidP="004F65E4">
      <w:pPr>
        <w:rPr>
          <w:rFonts w:asciiTheme="majorBidi" w:hAnsiTheme="majorBidi" w:cstheme="majorBidi"/>
          <w:lang w:val="en-GB"/>
        </w:rPr>
      </w:pPr>
      <w:r w:rsidRPr="00F31509">
        <w:rPr>
          <w:rFonts w:asciiTheme="majorBidi" w:eastAsia="Times New Roman" w:hAnsiTheme="majorBidi" w:cstheme="majorBidi"/>
          <w:lang w:val="en-GB"/>
        </w:rPr>
        <w:t>As for wheat, the creation of the SUA/FBS balances starts with an empty table (</w:t>
      </w:r>
      <w:fldSimple w:instr=" REF _Ref427906889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32</w:t>
        </w:r>
      </w:fldSimple>
      <w:r w:rsidRPr="00F31509">
        <w:rPr>
          <w:rFonts w:asciiTheme="majorBidi" w:eastAsia="Times New Roman" w:hAnsiTheme="majorBidi" w:cstheme="majorBidi"/>
          <w:lang w:val="en-GB"/>
        </w:rPr>
        <w:t>), comprising all variables/elements across all sugar crops and sugar products:</w:t>
      </w:r>
    </w:p>
    <w:p w:rsidR="004F65E4" w:rsidRPr="00F31509" w:rsidRDefault="004F65E4" w:rsidP="004F65E4">
      <w:pPr>
        <w:pStyle w:val="Caption"/>
        <w:keepNext/>
        <w:rPr>
          <w:rFonts w:asciiTheme="majorBidi" w:hAnsiTheme="majorBidi" w:cstheme="majorBidi"/>
          <w:b/>
          <w:lang w:val="en-GB"/>
        </w:rPr>
      </w:pPr>
      <w:bookmarkStart w:id="394" w:name="_Ref427906889"/>
      <w:bookmarkStart w:id="395" w:name="_Toc428423571"/>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32</w:t>
      </w:r>
      <w:r w:rsidR="001C3696" w:rsidRPr="00F31509">
        <w:rPr>
          <w:rFonts w:asciiTheme="majorBidi" w:hAnsiTheme="majorBidi" w:cstheme="majorBidi"/>
          <w:lang w:val="en-GB"/>
        </w:rPr>
        <w:fldChar w:fldCharType="end"/>
      </w:r>
      <w:bookmarkEnd w:id="394"/>
      <w:r w:rsidRPr="00F31509">
        <w:rPr>
          <w:rFonts w:asciiTheme="majorBidi" w:hAnsiTheme="majorBidi" w:cstheme="majorBidi"/>
          <w:lang w:val="en-GB"/>
        </w:rPr>
        <w:t>: Initial table for the sugar FBS/SUA</w:t>
      </w:r>
      <w:bookmarkEnd w:id="395"/>
    </w:p>
    <w:tbl>
      <w:tblPr>
        <w:tblStyle w:val="TableClassic1"/>
        <w:tblW w:w="5261" w:type="pct"/>
        <w:tblLook w:val="04A0"/>
      </w:tblPr>
      <w:tblGrid>
        <w:gridCol w:w="1328"/>
        <w:gridCol w:w="936"/>
        <w:gridCol w:w="714"/>
        <w:gridCol w:w="714"/>
        <w:gridCol w:w="1091"/>
        <w:gridCol w:w="554"/>
        <w:gridCol w:w="1295"/>
        <w:gridCol w:w="536"/>
        <w:gridCol w:w="519"/>
        <w:gridCol w:w="679"/>
        <w:gridCol w:w="848"/>
        <w:gridCol w:w="510"/>
      </w:tblGrid>
      <w:tr w:rsidR="004F65E4" w:rsidRPr="00F31509" w:rsidTr="006E32A4">
        <w:trPr>
          <w:cnfStyle w:val="100000000000"/>
        </w:trPr>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Production</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For production data, we first fill in the table with available official figures (</w:t>
      </w:r>
      <w:fldSimple w:instr=" REF _Ref428258185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33</w:t>
        </w:r>
      </w:fldSimple>
      <w:r w:rsidRPr="00F31509">
        <w:rPr>
          <w:rFonts w:asciiTheme="majorBidi" w:eastAsia="Times New Roman" w:hAnsiTheme="majorBidi" w:cstheme="majorBidi"/>
          <w:lang w:val="en-GB"/>
        </w:rPr>
        <w:t>). In this case, we assume that the production quantity is known for all primary products (crops and cane) and thus no imputation is needed. If we were to have missing quantities, we would impute data as described in Chapter 2 and as shown in the wheat example. Applying appropriate extraction rates for the sugar crops will allow us to estimate sugar production in raw sugar equivalents.</w:t>
      </w:r>
    </w:p>
    <w:p w:rsidR="004F65E4" w:rsidRPr="00F31509" w:rsidRDefault="004F65E4" w:rsidP="004F65E4">
      <w:pPr>
        <w:pStyle w:val="Caption"/>
        <w:keepNext/>
        <w:rPr>
          <w:rFonts w:asciiTheme="majorBidi" w:hAnsiTheme="majorBidi" w:cstheme="majorBidi"/>
          <w:b/>
          <w:lang w:val="en-GB"/>
        </w:rPr>
      </w:pPr>
      <w:bookmarkStart w:id="396" w:name="_Ref428258185"/>
      <w:bookmarkStart w:id="397" w:name="_Toc428423572"/>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33</w:t>
      </w:r>
      <w:r w:rsidR="001C3696" w:rsidRPr="00F31509">
        <w:rPr>
          <w:rFonts w:asciiTheme="majorBidi" w:hAnsiTheme="majorBidi" w:cstheme="majorBidi"/>
          <w:lang w:val="en-GB"/>
        </w:rPr>
        <w:fldChar w:fldCharType="end"/>
      </w:r>
      <w:bookmarkEnd w:id="396"/>
      <w:r w:rsidRPr="00F31509">
        <w:rPr>
          <w:rFonts w:asciiTheme="majorBidi" w:hAnsiTheme="majorBidi" w:cstheme="majorBidi"/>
          <w:lang w:val="en-GB"/>
        </w:rPr>
        <w:t xml:space="preserv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with production estimates for primary sugar crops</w:t>
      </w:r>
      <w:bookmarkEnd w:id="397"/>
      <w:r w:rsidRPr="00F31509">
        <w:rPr>
          <w:rFonts w:asciiTheme="majorBidi" w:hAnsiTheme="majorBidi" w:cstheme="majorBidi"/>
          <w:lang w:val="en-GB"/>
        </w:rPr>
        <w:t xml:space="preserve"> </w:t>
      </w:r>
    </w:p>
    <w:tbl>
      <w:tblPr>
        <w:tblStyle w:val="TableClassic1"/>
        <w:tblW w:w="5261" w:type="pct"/>
        <w:tblLook w:val="04A0"/>
      </w:tblPr>
      <w:tblGrid>
        <w:gridCol w:w="1321"/>
        <w:gridCol w:w="936"/>
        <w:gridCol w:w="714"/>
        <w:gridCol w:w="714"/>
        <w:gridCol w:w="1094"/>
        <w:gridCol w:w="554"/>
        <w:gridCol w:w="1299"/>
        <w:gridCol w:w="536"/>
        <w:gridCol w:w="519"/>
        <w:gridCol w:w="679"/>
        <w:gridCol w:w="848"/>
        <w:gridCol w:w="510"/>
      </w:tblGrid>
      <w:tr w:rsidR="004F65E4" w:rsidRPr="00F31509" w:rsidTr="006E32A4">
        <w:trPr>
          <w:cnfStyle w:val="100000000000"/>
        </w:trPr>
        <w:tc>
          <w:tcPr>
            <w:cnfStyle w:val="001000000000"/>
            <w:tcW w:w="679" w:type="pct"/>
          </w:tcPr>
          <w:p w:rsidR="004F65E4" w:rsidRPr="00F31509" w:rsidRDefault="004F65E4" w:rsidP="004F65E4">
            <w:pPr>
              <w:pStyle w:val="Compact"/>
              <w:jc w:val="righ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26,210,000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26,510,000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Trade</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The detailed process to arrive at the trade data for all products, including sugar</w:t>
      </w:r>
      <w:r w:rsidR="0057568A"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is laid out in Chapter 2. The practical steps have also been presented earlier in this chapter for wheat. It should therefore suffice to mention here that the application of the trade compilation steps renders the import and export estimates as shown in </w:t>
      </w:r>
      <w:fldSimple w:instr=" REF _Ref427907175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34</w:t>
        </w:r>
      </w:fldSimple>
      <w:r w:rsidRPr="00F31509">
        <w:rPr>
          <w:rFonts w:asciiTheme="majorBidi" w:eastAsia="Times New Roman" w:hAnsiTheme="majorBidi" w:cstheme="majorBidi"/>
          <w:lang w:val="en-GB"/>
        </w:rPr>
        <w:t xml:space="preserve">, which now features both production and trade and hence almost the entire supply side of the sugar balance. </w:t>
      </w:r>
    </w:p>
    <w:p w:rsidR="004F65E4" w:rsidRPr="00F31509" w:rsidRDefault="004F65E4" w:rsidP="004F65E4">
      <w:pPr>
        <w:pStyle w:val="Caption"/>
        <w:keepNext/>
        <w:rPr>
          <w:rFonts w:asciiTheme="majorBidi" w:hAnsiTheme="majorBidi" w:cstheme="majorBidi"/>
          <w:b/>
          <w:lang w:val="en-GB"/>
        </w:rPr>
      </w:pPr>
      <w:bookmarkStart w:id="398" w:name="_Ref427907175"/>
      <w:bookmarkStart w:id="399" w:name="_Toc428423573"/>
      <w:r w:rsidRPr="00F31509">
        <w:rPr>
          <w:rFonts w:asciiTheme="majorBidi" w:hAnsiTheme="majorBidi" w:cstheme="majorBidi"/>
          <w:lang w:val="en-GB"/>
        </w:rPr>
        <w:lastRenderedPageBreak/>
        <w:t xml:space="preserve">Table </w:t>
      </w:r>
      <w:r w:rsidR="001C3696"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34</w:t>
      </w:r>
      <w:r w:rsidR="001C3696" w:rsidRPr="00F31509">
        <w:rPr>
          <w:rFonts w:asciiTheme="majorBidi" w:hAnsiTheme="majorBidi" w:cstheme="majorBidi"/>
          <w:lang w:val="en-GB"/>
        </w:rPr>
        <w:fldChar w:fldCharType="end"/>
      </w:r>
      <w:bookmarkEnd w:id="398"/>
      <w:r w:rsidRPr="00F31509">
        <w:rPr>
          <w:rFonts w:asciiTheme="majorBidi" w:hAnsiTheme="majorBidi" w:cstheme="majorBidi"/>
          <w:lang w:val="en-GB"/>
        </w:rPr>
        <w:t xml:space="preserv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 including trade estimates</w:t>
      </w:r>
      <w:bookmarkEnd w:id="399"/>
    </w:p>
    <w:tbl>
      <w:tblPr>
        <w:tblStyle w:val="TableClassic1"/>
        <w:tblW w:w="5261" w:type="pct"/>
        <w:tblLook w:val="04A0"/>
      </w:tblPr>
      <w:tblGrid>
        <w:gridCol w:w="1303"/>
        <w:gridCol w:w="936"/>
        <w:gridCol w:w="856"/>
        <w:gridCol w:w="736"/>
        <w:gridCol w:w="1020"/>
        <w:gridCol w:w="554"/>
        <w:gridCol w:w="1227"/>
        <w:gridCol w:w="536"/>
        <w:gridCol w:w="519"/>
        <w:gridCol w:w="679"/>
        <w:gridCol w:w="848"/>
        <w:gridCol w:w="510"/>
      </w:tblGrid>
      <w:tr w:rsidR="004F65E4" w:rsidRPr="00F31509" w:rsidTr="006E32A4">
        <w:trPr>
          <w:cnfStyle w:val="100000000000"/>
        </w:trPr>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194,500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860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265,400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96,200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194,800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1,275,200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111,200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464,200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236,500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Stock Changes</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Generally, stocks will be held for a select number of primary level products (such as wheat or rice). That’s neither the case for cane nor for beet</w:t>
      </w:r>
      <w:r w:rsidR="0057568A"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both are indeed highly perishable products. Sugar is therefore stored as raw or refined sugar. The stock change in the </w:t>
      </w:r>
      <w:r w:rsidR="005630C6" w:rsidRPr="00F31509">
        <w:rPr>
          <w:rFonts w:asciiTheme="majorBidi" w:eastAsia="Times New Roman" w:hAnsiTheme="majorBidi" w:cstheme="majorBidi"/>
          <w:lang w:val="en-GB"/>
        </w:rPr>
        <w:t>SUA table</w:t>
      </w:r>
      <w:r w:rsidRPr="00F31509">
        <w:rPr>
          <w:rFonts w:asciiTheme="majorBidi" w:eastAsia="Times New Roman" w:hAnsiTheme="majorBidi" w:cstheme="majorBidi"/>
          <w:lang w:val="en-GB"/>
        </w:rPr>
        <w:t xml:space="preserve"> for sugar will ideally be a quantity measured within the country, but such estimates are seldom available. If that’s the case, at least an initial estimate for stock changes must be imputed, and we do this imputation via the linear regression model on historical stock change data described in Chapter 2. Including stock changes into the working table</w:t>
      </w:r>
      <w:r w:rsidR="0057568A"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w:t>
      </w:r>
      <w:fldSimple w:instr=" REF _Ref427907474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35</w:t>
        </w:r>
      </w:fldSimple>
      <w:r w:rsidRPr="00F31509">
        <w:rPr>
          <w:rFonts w:asciiTheme="majorBidi" w:eastAsia="Times New Roman" w:hAnsiTheme="majorBidi" w:cstheme="majorBidi"/>
          <w:lang w:val="en-GB"/>
        </w:rPr>
        <w:t xml:space="preserve">) now completes the domestic supply side as shown in </w:t>
      </w:r>
      <w:fldSimple w:instr=" REF _Ref427907474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35</w:t>
        </w:r>
      </w:fldSimple>
      <w:r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00" w:name="_Ref427907474"/>
      <w:bookmarkStart w:id="401" w:name="_Toc428423574"/>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35</w:t>
      </w:r>
      <w:r w:rsidR="001C3696" w:rsidRPr="00F31509">
        <w:rPr>
          <w:rFonts w:asciiTheme="majorBidi" w:hAnsiTheme="majorBidi" w:cstheme="majorBidi"/>
          <w:lang w:val="en-GB"/>
        </w:rPr>
        <w:fldChar w:fldCharType="end"/>
      </w:r>
      <w:bookmarkEnd w:id="400"/>
      <w:r w:rsidRPr="00F31509">
        <w:rPr>
          <w:rFonts w:asciiTheme="majorBidi" w:hAnsiTheme="majorBidi" w:cstheme="majorBidi"/>
          <w:lang w:val="en-GB"/>
        </w:rPr>
        <w:t xml:space="preserv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 including stock estimates</w:t>
      </w:r>
      <w:bookmarkEnd w:id="401"/>
    </w:p>
    <w:tbl>
      <w:tblPr>
        <w:tblStyle w:val="TableClassic1"/>
        <w:tblW w:w="5261" w:type="pct"/>
        <w:tblLook w:val="04A0"/>
      </w:tblPr>
      <w:tblGrid>
        <w:gridCol w:w="1313"/>
        <w:gridCol w:w="936"/>
        <w:gridCol w:w="856"/>
        <w:gridCol w:w="736"/>
        <w:gridCol w:w="1015"/>
        <w:gridCol w:w="554"/>
        <w:gridCol w:w="1222"/>
        <w:gridCol w:w="536"/>
        <w:gridCol w:w="519"/>
        <w:gridCol w:w="679"/>
        <w:gridCol w:w="848"/>
        <w:gridCol w:w="510"/>
      </w:tblGrid>
      <w:tr w:rsidR="004F65E4" w:rsidRPr="00F31509" w:rsidTr="006E32A4">
        <w:trPr>
          <w:cnfStyle w:val="100000000000"/>
        </w:trPr>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79,500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Food</w:t>
      </w: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The module estimating food allocation uses food consumption estimates from the previous year and extrapolates these estimates forward using changes in GDP and product-related income elasticities. It should be noted that these are also only initial estimates of food consumption and that it is only one of many imputation methods. The final levels of food consumption will be determined in the balancing mechanism and a better estimate for sugar production and eventually availability could come from production statistics of raw and refined sugar from the sugar mills. </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Also, sugar is a special case in that the food balance is not only done at the level of the sugar crops (i.e. sugar cane and sugar beet) but also at the level of raw sugar. Thus, when we later refer to the "primary level" for sugar, we will really mean the raw sugar commodity. Now, the "Food" and "Food Processing" variables are filled in for raw sugar (</w:t>
      </w:r>
      <w:fldSimple w:instr=" REF _Ref428259140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36</w:t>
        </w:r>
      </w:fldSimple>
      <w:r w:rsidRPr="00F31509">
        <w:rPr>
          <w:rFonts w:asciiTheme="majorBidi" w:eastAsia="Times New Roman" w:hAnsiTheme="majorBidi" w:cstheme="majorBidi"/>
          <w:lang w:val="en-GB"/>
        </w:rPr>
        <w:t>).</w:t>
      </w:r>
    </w:p>
    <w:p w:rsidR="004F65E4" w:rsidRPr="00F31509" w:rsidRDefault="004F65E4" w:rsidP="007E09C4">
      <w:pPr>
        <w:pStyle w:val="Caption"/>
        <w:keepNext/>
        <w:rPr>
          <w:rFonts w:asciiTheme="majorBidi" w:hAnsiTheme="majorBidi" w:cstheme="majorBidi"/>
          <w:b/>
          <w:lang w:val="en-GB"/>
        </w:rPr>
      </w:pPr>
      <w:bookmarkStart w:id="402" w:name="_Ref428259140"/>
      <w:bookmarkStart w:id="403" w:name="_Toc428423575"/>
      <w:r w:rsidRPr="00F31509">
        <w:rPr>
          <w:rFonts w:asciiTheme="majorBidi" w:hAnsiTheme="majorBidi" w:cstheme="majorBidi"/>
          <w:lang w:val="en-GB"/>
        </w:rPr>
        <w:lastRenderedPageBreak/>
        <w:t xml:space="preserve">Table </w:t>
      </w:r>
      <w:r w:rsidR="001C3696"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36</w:t>
      </w:r>
      <w:r w:rsidR="001C3696" w:rsidRPr="00F31509">
        <w:rPr>
          <w:rFonts w:asciiTheme="majorBidi" w:hAnsiTheme="majorBidi" w:cstheme="majorBidi"/>
          <w:lang w:val="en-GB"/>
        </w:rPr>
        <w:fldChar w:fldCharType="end"/>
      </w:r>
      <w:bookmarkEnd w:id="402"/>
      <w:r w:rsidRPr="00F31509">
        <w:rPr>
          <w:rFonts w:asciiTheme="majorBidi" w:hAnsiTheme="majorBidi" w:cstheme="majorBidi"/>
          <w:lang w:val="en-GB"/>
        </w:rPr>
        <w:t xml:space="preserve">: Adding food and food processing to the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w:t>
      </w:r>
      <w:bookmarkEnd w:id="403"/>
    </w:p>
    <w:tbl>
      <w:tblPr>
        <w:tblStyle w:val="TableClassic1"/>
        <w:tblW w:w="5261" w:type="pct"/>
        <w:tblLook w:val="04A0"/>
      </w:tblPr>
      <w:tblGrid>
        <w:gridCol w:w="1278"/>
        <w:gridCol w:w="936"/>
        <w:gridCol w:w="856"/>
        <w:gridCol w:w="736"/>
        <w:gridCol w:w="880"/>
        <w:gridCol w:w="856"/>
        <w:gridCol w:w="1090"/>
        <w:gridCol w:w="536"/>
        <w:gridCol w:w="519"/>
        <w:gridCol w:w="679"/>
        <w:gridCol w:w="848"/>
        <w:gridCol w:w="510"/>
      </w:tblGrid>
      <w:tr w:rsidR="004F65E4" w:rsidRPr="00F31509" w:rsidTr="006E32A4">
        <w:trPr>
          <w:cnfStyle w:val="100000000000"/>
        </w:trPr>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1,513,800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9,795,900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Food Losses and Waste (FLW)</w:t>
      </w: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FLW are estimated using the methodology described in Chapter 2, unless losses quantities are measured by the country. We estimate losses only for sugar beet and sugar cane.</w:t>
      </w:r>
    </w:p>
    <w:p w:rsidR="004F65E4" w:rsidRPr="00F31509" w:rsidRDefault="004F65E4" w:rsidP="004F65E4">
      <w:pPr>
        <w:pStyle w:val="Caption"/>
        <w:keepNext/>
        <w:rPr>
          <w:rFonts w:asciiTheme="majorBidi" w:hAnsiTheme="majorBidi" w:cstheme="majorBidi"/>
          <w:b/>
          <w:lang w:val="en-GB"/>
        </w:rPr>
      </w:pPr>
      <w:bookmarkStart w:id="404" w:name="_Toc428423576"/>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37</w:t>
      </w:r>
      <w:r w:rsidR="001C3696" w:rsidRPr="00F31509">
        <w:rPr>
          <w:rFonts w:asciiTheme="majorBidi" w:hAnsiTheme="majorBidi" w:cstheme="majorBidi"/>
          <w:lang w:val="en-GB"/>
        </w:rPr>
        <w:fldChar w:fldCharType="end"/>
      </w:r>
      <w:r w:rsidR="005630C6" w:rsidRPr="00F31509">
        <w:rPr>
          <w:rFonts w:asciiTheme="majorBidi" w:hAnsiTheme="majorBidi" w:cstheme="majorBidi"/>
          <w:lang w:val="en-GB"/>
        </w:rPr>
        <w:t xml:space="preserve">: Adding FLW to the </w:t>
      </w:r>
      <w:r w:rsidRPr="00F31509">
        <w:rPr>
          <w:rFonts w:asciiTheme="majorBidi" w:hAnsiTheme="majorBidi" w:cstheme="majorBidi"/>
          <w:lang w:val="en-GB"/>
        </w:rPr>
        <w:t>SUA table for sugar</w:t>
      </w:r>
      <w:bookmarkEnd w:id="404"/>
    </w:p>
    <w:tbl>
      <w:tblPr>
        <w:tblStyle w:val="TableClassic1"/>
        <w:tblW w:w="5261" w:type="pct"/>
        <w:tblLook w:val="04A0"/>
      </w:tblPr>
      <w:tblGrid>
        <w:gridCol w:w="1258"/>
        <w:gridCol w:w="936"/>
        <w:gridCol w:w="856"/>
        <w:gridCol w:w="736"/>
        <w:gridCol w:w="776"/>
        <w:gridCol w:w="856"/>
        <w:gridCol w:w="988"/>
        <w:gridCol w:w="536"/>
        <w:gridCol w:w="519"/>
        <w:gridCol w:w="679"/>
        <w:gridCol w:w="848"/>
        <w:gridCol w:w="736"/>
      </w:tblGrid>
      <w:tr w:rsidR="004F65E4" w:rsidRPr="00F31509" w:rsidTr="006E32A4">
        <w:trPr>
          <w:cnfStyle w:val="100000000000"/>
        </w:trPr>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205,500</w:t>
            </w:r>
          </w:p>
        </w:tc>
      </w:tr>
      <w:tr w:rsidR="004F65E4" w:rsidRPr="00F31509" w:rsidTr="006E32A4">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213,300</w:t>
            </w:r>
          </w:p>
        </w:tc>
      </w:tr>
      <w:tr w:rsidR="004F65E4" w:rsidRPr="00F31509" w:rsidTr="006E32A4">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rsidTr="006E32A4">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rsidTr="006E32A4">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rsidTr="006E32A4">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Seed</w:t>
      </w: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Seed use for sugar beet is assumed to be zero. However, an allocation for seed from sugar cane should be done (replanting cane every 5-6 years). In this case, it is usually not actual seed usage but rather that some of the sugar cane plants are cut and replanted, thus resulting in a slightly smaller availability than would have occurred if all plants had been harvested. While this is not technically seed usage, it simplifies the food balance sheet to allocate this "utilization" under seed usage.</w:t>
      </w:r>
    </w:p>
    <w:p w:rsidR="004F65E4" w:rsidRPr="00F31509" w:rsidRDefault="004F65E4" w:rsidP="004F65E4">
      <w:pPr>
        <w:pStyle w:val="Caption"/>
        <w:keepNext/>
        <w:rPr>
          <w:rFonts w:asciiTheme="majorBidi" w:hAnsiTheme="majorBidi" w:cstheme="majorBidi"/>
          <w:lang w:val="en-GB"/>
        </w:rPr>
      </w:pPr>
      <w:bookmarkStart w:id="405" w:name="_Toc428423577"/>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38</w:t>
      </w:r>
      <w:r w:rsidR="001C3696" w:rsidRPr="00F31509">
        <w:rPr>
          <w:rFonts w:asciiTheme="majorBidi" w:hAnsiTheme="majorBidi" w:cstheme="majorBidi"/>
          <w:lang w:val="en-GB"/>
        </w:rPr>
        <w:fldChar w:fldCharType="end"/>
      </w:r>
      <w:r w:rsidRPr="00F31509">
        <w:rPr>
          <w:rFonts w:asciiTheme="majorBidi" w:hAnsiTheme="majorBidi" w:cstheme="majorBidi"/>
          <w:lang w:val="en-GB"/>
        </w:rPr>
        <w:t xml:space="preserve">:  Adding seed use to the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w:t>
      </w:r>
      <w:bookmarkEnd w:id="405"/>
    </w:p>
    <w:tbl>
      <w:tblPr>
        <w:tblStyle w:val="TableClassic1"/>
        <w:tblW w:w="5261" w:type="pct"/>
        <w:tblLook w:val="04A0"/>
      </w:tblPr>
      <w:tblGrid>
        <w:gridCol w:w="900"/>
        <w:gridCol w:w="936"/>
        <w:gridCol w:w="856"/>
        <w:gridCol w:w="736"/>
        <w:gridCol w:w="786"/>
        <w:gridCol w:w="856"/>
        <w:gridCol w:w="999"/>
        <w:gridCol w:w="536"/>
        <w:gridCol w:w="856"/>
        <w:gridCol w:w="679"/>
        <w:gridCol w:w="848"/>
        <w:gridCol w:w="736"/>
      </w:tblGrid>
      <w:tr w:rsidR="004F65E4" w:rsidRPr="00F31509" w:rsidTr="006E32A4">
        <w:trPr>
          <w:cnfStyle w:val="100000000000"/>
        </w:trPr>
        <w:tc>
          <w:tcPr>
            <w:cnfStyle w:val="001000000000"/>
            <w:tcW w:w="463"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463"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205,500</w:t>
            </w:r>
          </w:p>
        </w:tc>
      </w:tr>
      <w:tr w:rsidR="004F65E4" w:rsidRPr="00F31509" w:rsidTr="006E32A4">
        <w:tc>
          <w:tcPr>
            <w:cnfStyle w:val="001000000000"/>
            <w:tcW w:w="463"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1,572,200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213,300</w:t>
            </w:r>
          </w:p>
        </w:tc>
      </w:tr>
      <w:tr w:rsidR="004F65E4" w:rsidRPr="00F31509" w:rsidTr="006E32A4">
        <w:tc>
          <w:tcPr>
            <w:cnfStyle w:val="001000000000"/>
            <w:tcW w:w="463"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63"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63"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63"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Industrial Utilization</w:t>
      </w: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As with the wheat example, there is industrial use of sugar and by-products, indeed increasingly so and largely driven by the use of these products for biofuel production. It holds first and foremost for cane (and bagasse), but also beets and molasses are used for bioethanol production, notably in Europe. </w:t>
      </w:r>
      <w:r w:rsidRPr="00F31509">
        <w:rPr>
          <w:rFonts w:asciiTheme="majorBidi" w:hAnsiTheme="majorBidi" w:cstheme="majorBidi"/>
          <w:lang w:val="en-GB"/>
        </w:rPr>
        <w:lastRenderedPageBreak/>
        <w:t>This allocation will be made later when we convert the sugar cane quantities into its processed products.</w:t>
      </w:r>
    </w:p>
    <w:p w:rsidR="004F65E4" w:rsidRPr="00F31509" w:rsidRDefault="004F65E4" w:rsidP="004F65E4">
      <w:pPr>
        <w:pStyle w:val="Caption"/>
        <w:keepNext/>
        <w:rPr>
          <w:rFonts w:asciiTheme="majorBidi" w:hAnsiTheme="majorBidi" w:cstheme="majorBidi"/>
          <w:lang w:val="en-GB"/>
        </w:rPr>
      </w:pPr>
      <w:bookmarkStart w:id="406" w:name="_Toc428423578"/>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39</w:t>
      </w:r>
      <w:r w:rsidR="001C3696" w:rsidRPr="00F31509">
        <w:rPr>
          <w:rFonts w:asciiTheme="majorBidi" w:hAnsiTheme="majorBidi" w:cstheme="majorBidi"/>
          <w:lang w:val="en-GB"/>
        </w:rPr>
        <w:fldChar w:fldCharType="end"/>
      </w:r>
      <w:r w:rsidR="005630C6" w:rsidRPr="00F31509">
        <w:rPr>
          <w:rFonts w:asciiTheme="majorBidi" w:hAnsiTheme="majorBidi" w:cstheme="majorBidi"/>
          <w:lang w:val="en-GB"/>
        </w:rPr>
        <w:t xml:space="preserve">:  Industrial use in the </w:t>
      </w:r>
      <w:r w:rsidRPr="00F31509">
        <w:rPr>
          <w:rFonts w:asciiTheme="majorBidi" w:hAnsiTheme="majorBidi" w:cstheme="majorBidi"/>
          <w:lang w:val="en-GB"/>
        </w:rPr>
        <w:t>SUA table for sugar</w:t>
      </w:r>
      <w:bookmarkEnd w:id="406"/>
    </w:p>
    <w:tbl>
      <w:tblPr>
        <w:tblStyle w:val="TableClassic1"/>
        <w:tblW w:w="5261" w:type="pct"/>
        <w:tblLook w:val="04A0"/>
      </w:tblPr>
      <w:tblGrid>
        <w:gridCol w:w="951"/>
        <w:gridCol w:w="936"/>
        <w:gridCol w:w="856"/>
        <w:gridCol w:w="736"/>
        <w:gridCol w:w="761"/>
        <w:gridCol w:w="856"/>
        <w:gridCol w:w="973"/>
        <w:gridCol w:w="536"/>
        <w:gridCol w:w="856"/>
        <w:gridCol w:w="679"/>
        <w:gridCol w:w="848"/>
        <w:gridCol w:w="736"/>
      </w:tblGrid>
      <w:tr w:rsidR="004F65E4" w:rsidRPr="00F31509" w:rsidTr="006E32A4">
        <w:trPr>
          <w:cnfStyle w:val="100000000000"/>
        </w:trPr>
        <w:tc>
          <w:tcPr>
            <w:cnfStyle w:val="001000000000"/>
            <w:tcW w:w="48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48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205,500</w:t>
            </w:r>
          </w:p>
        </w:tc>
      </w:tr>
      <w:tr w:rsidR="004F65E4" w:rsidRPr="00F31509" w:rsidTr="006E32A4">
        <w:tc>
          <w:tcPr>
            <w:cnfStyle w:val="001000000000"/>
            <w:tcW w:w="48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1,572,200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213,300</w:t>
            </w:r>
          </w:p>
        </w:tc>
      </w:tr>
      <w:tr w:rsidR="004F65E4" w:rsidRPr="00F31509" w:rsidTr="006E32A4">
        <w:tc>
          <w:tcPr>
            <w:cnfStyle w:val="001000000000"/>
            <w:tcW w:w="48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8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8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8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Tourist Consumption</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As with the wheat example, we impute tourist consumption with the methodology outline in chapter 2. The results are plugged into our SUA/FBS table (</w:t>
      </w:r>
      <w:fldSimple w:instr=" REF _Ref428260022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40</w:t>
        </w:r>
      </w:fldSimple>
      <w:r w:rsidRPr="00F31509">
        <w:rPr>
          <w:rFonts w:asciiTheme="majorBidi" w:eastAsia="Times New Roman" w:hAnsiTheme="majorBidi" w:cstheme="majorBidi"/>
          <w:lang w:val="en-GB"/>
        </w:rPr>
        <w:t>). The imputed amount is negative, which indicates that more calories are available in the country (a decrease in utilization is mathematically equivalent to an increase in supply) because inhabitants consumed calories abroad.</w:t>
      </w:r>
    </w:p>
    <w:p w:rsidR="004F65E4" w:rsidRPr="00F31509" w:rsidRDefault="004F65E4" w:rsidP="004F65E4">
      <w:pPr>
        <w:pStyle w:val="Caption"/>
        <w:keepNext/>
        <w:rPr>
          <w:rFonts w:asciiTheme="majorBidi" w:hAnsiTheme="majorBidi" w:cstheme="majorBidi"/>
          <w:b/>
          <w:lang w:val="en-GB"/>
        </w:rPr>
      </w:pPr>
      <w:bookmarkStart w:id="407" w:name="_Ref428260022"/>
      <w:bookmarkStart w:id="408" w:name="_Toc428423579"/>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40</w:t>
      </w:r>
      <w:r w:rsidR="001C3696" w:rsidRPr="00F31509">
        <w:rPr>
          <w:rFonts w:asciiTheme="majorBidi" w:hAnsiTheme="majorBidi" w:cstheme="majorBidi"/>
          <w:lang w:val="en-GB"/>
        </w:rPr>
        <w:fldChar w:fldCharType="end"/>
      </w:r>
      <w:bookmarkEnd w:id="407"/>
      <w:r w:rsidRPr="00F31509">
        <w:rPr>
          <w:rFonts w:asciiTheme="majorBidi" w:hAnsiTheme="majorBidi" w:cstheme="majorBidi"/>
          <w:lang w:val="en-GB"/>
        </w:rPr>
        <w:t>: Adding</w:t>
      </w:r>
      <w:r w:rsidR="005630C6" w:rsidRPr="00F31509">
        <w:rPr>
          <w:rFonts w:asciiTheme="majorBidi" w:hAnsiTheme="majorBidi" w:cstheme="majorBidi"/>
          <w:lang w:val="en-GB"/>
        </w:rPr>
        <w:t xml:space="preserve"> tourist consumption to the </w:t>
      </w:r>
      <w:r w:rsidRPr="00F31509">
        <w:rPr>
          <w:rFonts w:asciiTheme="majorBidi" w:hAnsiTheme="majorBidi" w:cstheme="majorBidi"/>
          <w:lang w:val="en-GB"/>
        </w:rPr>
        <w:t>SUA table for sugar</w:t>
      </w:r>
      <w:bookmarkEnd w:id="408"/>
    </w:p>
    <w:tbl>
      <w:tblPr>
        <w:tblStyle w:val="TableClassic1"/>
        <w:tblW w:w="5261" w:type="pct"/>
        <w:tblLook w:val="04A0"/>
      </w:tblPr>
      <w:tblGrid>
        <w:gridCol w:w="951"/>
        <w:gridCol w:w="936"/>
        <w:gridCol w:w="856"/>
        <w:gridCol w:w="736"/>
        <w:gridCol w:w="761"/>
        <w:gridCol w:w="856"/>
        <w:gridCol w:w="973"/>
        <w:gridCol w:w="536"/>
        <w:gridCol w:w="856"/>
        <w:gridCol w:w="679"/>
        <w:gridCol w:w="848"/>
        <w:gridCol w:w="736"/>
      </w:tblGrid>
      <w:tr w:rsidR="004F65E4" w:rsidRPr="00F31509" w:rsidTr="006E32A4">
        <w:trPr>
          <w:cnfStyle w:val="100000000000"/>
        </w:trPr>
        <w:tc>
          <w:tcPr>
            <w:cnfStyle w:val="001000000000"/>
            <w:tcW w:w="489"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489"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205,500</w:t>
            </w:r>
          </w:p>
        </w:tc>
      </w:tr>
      <w:tr w:rsidR="004F65E4" w:rsidRPr="00F31509" w:rsidTr="006E32A4">
        <w:tc>
          <w:tcPr>
            <w:cnfStyle w:val="001000000000"/>
            <w:tcW w:w="489"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1,572,200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213,300</w:t>
            </w:r>
          </w:p>
        </w:tc>
      </w:tr>
      <w:tr w:rsidR="004F65E4" w:rsidRPr="00F31509" w:rsidTr="006E32A4">
        <w:tc>
          <w:tcPr>
            <w:cnfStyle w:val="001000000000"/>
            <w:tcW w:w="489"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89"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89"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89"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Feed</w:t>
      </w: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We note that, in order to determine feed estimates for raw sugar, we must first deduct from our total feed requirements all the commodities which are allocated entirely (or assumed to be allocated entirely) to feed. Thus, we must deduct the bran produced in the processing of wheat as well as the molasses produced in the processing of sugar beet and sugar cane. This is an important note: when compiling the food balance sheets, the quantities allocated to feed for all feed commodities must be computed before generating feed estimates for the wheat/raw sugar/etc. commodities. Thus, food balance sheets cannot be compiled one commodity tree at a time.</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In order to compute the total amount of molasses, we must</w:t>
      </w:r>
      <w:r w:rsidR="0057568A" w:rsidRPr="00F31509">
        <w:rPr>
          <w:rFonts w:asciiTheme="majorBidi" w:eastAsia="Times New Roman" w:hAnsiTheme="majorBidi" w:cstheme="majorBidi"/>
          <w:lang w:val="en-GB"/>
        </w:rPr>
        <w:t xml:space="preserve"> first</w:t>
      </w:r>
      <w:r w:rsidRPr="00F31509">
        <w:rPr>
          <w:rFonts w:asciiTheme="majorBidi" w:eastAsia="Times New Roman" w:hAnsiTheme="majorBidi" w:cstheme="majorBidi"/>
          <w:lang w:val="en-GB"/>
        </w:rPr>
        <w:t xml:space="preserve"> compute the amount of sugar beet and sugar cane allocated to processing. This is rather straightforward: we simply deduct from the supply the small amount allocated to seed and losses to compute the amount of sugar beet and sugar cane allocated to food processing.</w:t>
      </w:r>
    </w:p>
    <w:p w:rsidR="004F65E4" w:rsidRPr="00F31509" w:rsidRDefault="004F65E4" w:rsidP="003B02AA">
      <w:pPr>
        <w:pStyle w:val="Caption"/>
        <w:keepNext/>
        <w:rPr>
          <w:rFonts w:asciiTheme="majorBidi" w:hAnsiTheme="majorBidi" w:cstheme="majorBidi"/>
          <w:b/>
          <w:lang w:val="en-GB"/>
        </w:rPr>
      </w:pPr>
      <w:bookmarkStart w:id="409" w:name="_Toc428423580"/>
      <w:r w:rsidRPr="00F31509">
        <w:rPr>
          <w:rFonts w:asciiTheme="majorBidi" w:hAnsiTheme="majorBidi" w:cstheme="majorBidi"/>
          <w:lang w:val="en-GB"/>
        </w:rPr>
        <w:lastRenderedPageBreak/>
        <w:t xml:space="preserve">Table </w:t>
      </w:r>
      <w:r w:rsidR="001C3696"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41</w:t>
      </w:r>
      <w:r w:rsidR="001C3696" w:rsidRPr="00F31509">
        <w:rPr>
          <w:rFonts w:asciiTheme="majorBidi" w:hAnsiTheme="majorBidi" w:cstheme="majorBidi"/>
          <w:lang w:val="en-GB"/>
        </w:rPr>
        <w:fldChar w:fldCharType="end"/>
      </w:r>
      <w:r w:rsidRPr="00F31509">
        <w:rPr>
          <w:rFonts w:asciiTheme="majorBidi" w:hAnsiTheme="majorBidi" w:cstheme="majorBidi"/>
          <w:lang w:val="en-GB"/>
        </w:rPr>
        <w:t>: Adding food</w:t>
      </w:r>
      <w:r w:rsidR="005630C6" w:rsidRPr="00F31509">
        <w:rPr>
          <w:rFonts w:asciiTheme="majorBidi" w:hAnsiTheme="majorBidi" w:cstheme="majorBidi"/>
          <w:lang w:val="en-GB"/>
        </w:rPr>
        <w:t xml:space="preserve"> and food processing to the </w:t>
      </w:r>
      <w:r w:rsidRPr="00F31509">
        <w:rPr>
          <w:rFonts w:asciiTheme="majorBidi" w:hAnsiTheme="majorBidi" w:cstheme="majorBidi"/>
          <w:lang w:val="en-GB"/>
        </w:rPr>
        <w:t>SUA table for sugar</w:t>
      </w:r>
      <w:bookmarkEnd w:id="409"/>
    </w:p>
    <w:tbl>
      <w:tblPr>
        <w:tblStyle w:val="TableClassic1"/>
        <w:tblW w:w="5427" w:type="pct"/>
        <w:tblLook w:val="04A0"/>
      </w:tblPr>
      <w:tblGrid>
        <w:gridCol w:w="812"/>
        <w:gridCol w:w="936"/>
        <w:gridCol w:w="856"/>
        <w:gridCol w:w="736"/>
        <w:gridCol w:w="985"/>
        <w:gridCol w:w="856"/>
        <w:gridCol w:w="1195"/>
        <w:gridCol w:w="536"/>
        <w:gridCol w:w="856"/>
        <w:gridCol w:w="679"/>
        <w:gridCol w:w="848"/>
        <w:gridCol w:w="736"/>
      </w:tblGrid>
      <w:tr w:rsidR="004F65E4" w:rsidRPr="00F31509" w:rsidTr="006E32A4">
        <w:trPr>
          <w:cnfStyle w:val="100000000000"/>
        </w:trPr>
        <w:tc>
          <w:tcPr>
            <w:cnfStyle w:val="001000000000"/>
            <w:tcW w:w="403"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403"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26,200,000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205,500</w:t>
            </w:r>
          </w:p>
        </w:tc>
      </w:tr>
      <w:tr w:rsidR="004F65E4" w:rsidRPr="00F31509" w:rsidTr="006E32A4">
        <w:tc>
          <w:tcPr>
            <w:cnfStyle w:val="001000000000"/>
            <w:tcW w:w="403"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24,730,000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1,572,200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213,300</w:t>
            </w:r>
          </w:p>
        </w:tc>
      </w:tr>
      <w:tr w:rsidR="004F65E4" w:rsidRPr="00F31509" w:rsidTr="006E32A4">
        <w:tc>
          <w:tcPr>
            <w:cnfStyle w:val="001000000000"/>
            <w:tcW w:w="403"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03"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03"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03"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We now process forward all of the sugar beet and sugar cane quantities into raw sugar and the associated by-products. The production quantities of the sugar crops were officially reported, and after a minor allocation to seed and waste, these quantities are essentially allocated to production of the processed commodities. This production is therefore also considered official.</w:t>
      </w:r>
    </w:p>
    <w:p w:rsidR="004F65E4" w:rsidRPr="00F31509" w:rsidRDefault="004F65E4" w:rsidP="004F65E4">
      <w:pPr>
        <w:pStyle w:val="Caption"/>
        <w:keepNext/>
        <w:rPr>
          <w:rFonts w:asciiTheme="majorBidi" w:hAnsiTheme="majorBidi" w:cstheme="majorBidi"/>
          <w:b/>
          <w:lang w:val="en-GB"/>
        </w:rPr>
      </w:pPr>
      <w:bookmarkStart w:id="410" w:name="_Toc428423581"/>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42</w:t>
      </w:r>
      <w:r w:rsidR="001C3696" w:rsidRPr="00F31509">
        <w:rPr>
          <w:rFonts w:asciiTheme="majorBidi" w:hAnsiTheme="majorBidi" w:cstheme="majorBidi"/>
          <w:lang w:val="en-GB"/>
        </w:rPr>
        <w:fldChar w:fldCharType="end"/>
      </w:r>
      <w:r w:rsidRPr="00F31509">
        <w:rPr>
          <w:rFonts w:asciiTheme="majorBidi" w:hAnsiTheme="majorBidi" w:cstheme="majorBidi"/>
          <w:lang w:val="en-GB"/>
        </w:rPr>
        <w:t>: Completing the sugar table for by-products of sugar production/processing</w:t>
      </w:r>
      <w:bookmarkEnd w:id="410"/>
    </w:p>
    <w:tbl>
      <w:tblPr>
        <w:tblStyle w:val="TableClassic1"/>
        <w:tblW w:w="5261" w:type="pct"/>
        <w:tblLook w:val="04A0"/>
      </w:tblPr>
      <w:tblGrid>
        <w:gridCol w:w="1198"/>
        <w:gridCol w:w="936"/>
        <w:gridCol w:w="856"/>
        <w:gridCol w:w="736"/>
        <w:gridCol w:w="921"/>
        <w:gridCol w:w="856"/>
        <w:gridCol w:w="1129"/>
        <w:gridCol w:w="536"/>
        <w:gridCol w:w="519"/>
        <w:gridCol w:w="679"/>
        <w:gridCol w:w="848"/>
        <w:gridCol w:w="510"/>
      </w:tblGrid>
      <w:tr w:rsidR="004F65E4" w:rsidRPr="00F31509" w:rsidTr="006E32A4">
        <w:trPr>
          <w:cnfStyle w:val="100000000000"/>
        </w:trPr>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6,389,200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2,284,900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Beet Pulp</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1,834,200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6,183,700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Thus, we can now determine the quantity of molasses and beet pulp (by-products of the sugar processing) feed that we have produced (</w:t>
      </w:r>
      <w:fldSimple w:instr=" REF _Ref428260199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43</w:t>
        </w:r>
      </w:fldSimple>
      <w:r w:rsidRPr="00F31509">
        <w:rPr>
          <w:rFonts w:asciiTheme="majorBidi" w:eastAsia="Times New Roman" w:hAnsiTheme="majorBidi" w:cstheme="majorBidi"/>
          <w:lang w:val="en-GB"/>
        </w:rPr>
        <w:t>). This would then inform the amount of feed that we could allocate to the commodity that we are balancing (i.e. raw sugar). However, raw sugar is rarely used as a feed product, and thus in this case we will only allocate feed usage for the two processed commodities beet pulp and molasses.</w:t>
      </w:r>
    </w:p>
    <w:p w:rsidR="004F65E4" w:rsidRPr="00F31509" w:rsidRDefault="004F65E4" w:rsidP="004F65E4">
      <w:pPr>
        <w:pStyle w:val="Caption"/>
        <w:keepNext/>
        <w:rPr>
          <w:rFonts w:asciiTheme="majorBidi" w:hAnsiTheme="majorBidi" w:cstheme="majorBidi"/>
          <w:b/>
          <w:lang w:val="en-GB"/>
        </w:rPr>
      </w:pPr>
      <w:bookmarkStart w:id="411" w:name="_Ref428260199"/>
      <w:bookmarkStart w:id="412" w:name="_Toc428423582"/>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43</w:t>
      </w:r>
      <w:r w:rsidR="001C3696" w:rsidRPr="00F31509">
        <w:rPr>
          <w:rFonts w:asciiTheme="majorBidi" w:hAnsiTheme="majorBidi" w:cstheme="majorBidi"/>
          <w:lang w:val="en-GB"/>
        </w:rPr>
        <w:fldChar w:fldCharType="end"/>
      </w:r>
      <w:bookmarkEnd w:id="411"/>
      <w:r w:rsidR="005630C6" w:rsidRPr="00F31509">
        <w:rPr>
          <w:rFonts w:asciiTheme="majorBidi" w:hAnsiTheme="majorBidi" w:cstheme="majorBidi"/>
          <w:lang w:val="en-GB"/>
        </w:rPr>
        <w:t xml:space="preserve">: Adding feed use to the </w:t>
      </w:r>
      <w:r w:rsidRPr="00F31509">
        <w:rPr>
          <w:rFonts w:asciiTheme="majorBidi" w:hAnsiTheme="majorBidi" w:cstheme="majorBidi"/>
          <w:lang w:val="en-GB"/>
        </w:rPr>
        <w:t>SUA table for sugar</w:t>
      </w:r>
      <w:bookmarkEnd w:id="412"/>
    </w:p>
    <w:tbl>
      <w:tblPr>
        <w:tblStyle w:val="TableClassic1"/>
        <w:tblW w:w="5261" w:type="pct"/>
        <w:tblLook w:val="04A0"/>
      </w:tblPr>
      <w:tblGrid>
        <w:gridCol w:w="1165"/>
        <w:gridCol w:w="936"/>
        <w:gridCol w:w="856"/>
        <w:gridCol w:w="736"/>
        <w:gridCol w:w="775"/>
        <w:gridCol w:w="856"/>
        <w:gridCol w:w="988"/>
        <w:gridCol w:w="856"/>
        <w:gridCol w:w="519"/>
        <w:gridCol w:w="679"/>
        <w:gridCol w:w="848"/>
        <w:gridCol w:w="510"/>
      </w:tblGrid>
      <w:tr w:rsidR="004F65E4" w:rsidRPr="00F31509" w:rsidTr="006E32A4">
        <w:trPr>
          <w:cnfStyle w:val="100000000000"/>
        </w:trPr>
        <w:tc>
          <w:tcPr>
            <w:cnfStyle w:val="001000000000"/>
            <w:tcW w:w="59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59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6,389,200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2,284,900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2,512,500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Beet Pulp</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1,834,200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6,183,700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Standardization and Balancing</w:t>
      </w:r>
    </w:p>
    <w:p w:rsidR="004F65E4" w:rsidRPr="00F31509" w:rsidRDefault="004F65E4" w:rsidP="004F65E4">
      <w:pPr>
        <w:rPr>
          <w:rFonts w:asciiTheme="majorBidi" w:hAnsiTheme="majorBidi" w:cstheme="majorBidi"/>
          <w:lang w:val="en-GB"/>
        </w:rPr>
      </w:pPr>
      <w:r w:rsidRPr="00F31509">
        <w:rPr>
          <w:rFonts w:asciiTheme="majorBidi" w:hAnsiTheme="majorBidi" w:cstheme="majorBidi"/>
          <w:lang w:val="en-GB"/>
        </w:rPr>
        <w:t>Now, suppose we have the following commodity tree:</w:t>
      </w:r>
    </w:p>
    <w:p w:rsidR="004F65E4" w:rsidRPr="00F31509" w:rsidRDefault="004F65E4" w:rsidP="004F65E4">
      <w:pPr>
        <w:keepNext/>
        <w:rPr>
          <w:rFonts w:asciiTheme="majorBidi" w:hAnsiTheme="majorBidi" w:cstheme="majorBidi"/>
          <w:lang w:val="en-GB"/>
        </w:rPr>
      </w:pPr>
      <w:r w:rsidRPr="00F31509">
        <w:rPr>
          <w:rFonts w:asciiTheme="majorBidi" w:hAnsiTheme="majorBidi" w:cstheme="majorBidi"/>
          <w:noProof/>
          <w:lang w:eastAsia="en-US"/>
        </w:rPr>
        <w:lastRenderedPageBreak/>
        <w:drawing>
          <wp:inline distT="0" distB="0" distL="0" distR="0">
            <wp:extent cx="5440680" cy="362850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sugarExample_files/figure-docx/unnamed-chunk-14-1.png"/>
                    <pic:cNvPicPr>
                      <a:picLocks noChangeAspect="1" noChangeArrowheads="1"/>
                    </pic:cNvPicPr>
                  </pic:nvPicPr>
                  <pic:blipFill>
                    <a:blip r:embed="rId48" cstate="print"/>
                    <a:stretch>
                      <a:fillRect/>
                    </a:stretch>
                  </pic:blipFill>
                  <pic:spPr bwMode="auto">
                    <a:xfrm>
                      <a:off x="0" y="0"/>
                      <a:ext cx="5440680" cy="3628505"/>
                    </a:xfrm>
                    <a:prstGeom prst="rect">
                      <a:avLst/>
                    </a:prstGeom>
                    <a:noFill/>
                    <a:ln w="9525">
                      <a:noFill/>
                      <a:headEnd/>
                      <a:tailEnd/>
                    </a:ln>
                  </pic:spPr>
                </pic:pic>
              </a:graphicData>
            </a:graphic>
          </wp:inline>
        </w:drawing>
      </w:r>
    </w:p>
    <w:p w:rsidR="004F65E4" w:rsidRPr="00F31509" w:rsidRDefault="004F65E4" w:rsidP="004F65E4">
      <w:pPr>
        <w:pStyle w:val="Caption"/>
        <w:rPr>
          <w:rFonts w:asciiTheme="majorBidi" w:hAnsiTheme="majorBidi" w:cstheme="majorBidi"/>
          <w:b/>
          <w:lang w:val="en-GB"/>
        </w:rPr>
      </w:pPr>
      <w:bookmarkStart w:id="413" w:name="_Toc428383871"/>
      <w:bookmarkStart w:id="414" w:name="_Toc430872524"/>
      <w:r w:rsidRPr="00F31509">
        <w:rPr>
          <w:rFonts w:asciiTheme="majorBidi" w:eastAsia="Times New Roman" w:hAnsiTheme="majorBidi" w:cstheme="majorBidi"/>
          <w:lang w:val="en-GB"/>
        </w:rPr>
        <w:t xml:space="preserve">Figure </w:t>
      </w:r>
      <w:r w:rsidR="001C3696"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Figure \* ARABIC </w:instrText>
      </w:r>
      <w:r w:rsidR="001C3696"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24</w:t>
      </w:r>
      <w:r w:rsidR="001C3696"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Processing tree for sugar crops and products</w:t>
      </w:r>
      <w:bookmarkEnd w:id="413"/>
      <w:bookmarkEnd w:id="414"/>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We have already eliminated the sugar cane and sugar beet commodities, and thus we are mainly interested in the task of rolling up processed sugar commodities into raw sugar. Again, here is our initial table:</w:t>
      </w:r>
    </w:p>
    <w:p w:rsidR="004F65E4" w:rsidRPr="00F31509" w:rsidRDefault="004F65E4" w:rsidP="004F65E4">
      <w:pPr>
        <w:pStyle w:val="Caption"/>
        <w:keepNext/>
        <w:rPr>
          <w:rFonts w:asciiTheme="majorBidi" w:hAnsiTheme="majorBidi" w:cstheme="majorBidi"/>
          <w:b/>
          <w:lang w:val="en-GB"/>
        </w:rPr>
      </w:pPr>
      <w:bookmarkStart w:id="415" w:name="_Toc428423583"/>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44</w:t>
      </w:r>
      <w:r w:rsidR="001C3696" w:rsidRPr="00F31509">
        <w:rPr>
          <w:rFonts w:asciiTheme="majorBidi" w:hAnsiTheme="majorBidi" w:cstheme="majorBidi"/>
          <w:lang w:val="en-GB"/>
        </w:rPr>
        <w:fldChar w:fldCharType="end"/>
      </w:r>
      <w:r w:rsidRPr="00F31509">
        <w:rPr>
          <w:rFonts w:asciiTheme="majorBidi" w:hAnsiTheme="majorBidi" w:cstheme="majorBidi"/>
          <w:lang w:val="en-GB"/>
        </w:rPr>
        <w:t>: Initial table for the standardization process of sugar</w:t>
      </w:r>
      <w:bookmarkEnd w:id="415"/>
      <w:r w:rsidRPr="00F31509">
        <w:rPr>
          <w:rFonts w:asciiTheme="majorBidi" w:hAnsiTheme="majorBidi" w:cstheme="majorBidi"/>
          <w:lang w:val="en-GB"/>
        </w:rPr>
        <w:t xml:space="preserve"> </w:t>
      </w:r>
    </w:p>
    <w:tbl>
      <w:tblPr>
        <w:tblStyle w:val="TableClassic1"/>
        <w:tblW w:w="5261" w:type="pct"/>
        <w:tblLook w:val="04A0"/>
      </w:tblPr>
      <w:tblGrid>
        <w:gridCol w:w="1215"/>
        <w:gridCol w:w="936"/>
        <w:gridCol w:w="856"/>
        <w:gridCol w:w="736"/>
        <w:gridCol w:w="750"/>
        <w:gridCol w:w="856"/>
        <w:gridCol w:w="963"/>
        <w:gridCol w:w="856"/>
        <w:gridCol w:w="519"/>
        <w:gridCol w:w="679"/>
        <w:gridCol w:w="848"/>
        <w:gridCol w:w="510"/>
      </w:tblGrid>
      <w:tr w:rsidR="004F65E4" w:rsidRPr="00F31509" w:rsidTr="006E32A4">
        <w:trPr>
          <w:cnfStyle w:val="100000000000"/>
        </w:trPr>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6,389,200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2,284,900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2,512,500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Beet Pulp</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6,183,700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The next step in this process is to balance the processed commodities by creating production quantities. The standardization of the required production quantities would then be compared to our estimate for the quantity of food processing for the raw sugar commodity to ensure we have enough to cover supply/utilization deficits. However, we do not have any trade deficits, nor do we have official production of the main use of raw sugar (recall, however, in the wheat case we had official production of wheat flour). In order to maintain consistency between our "Food Processing" variable and the production of our processed commodities, we allocate the "Food Processing" of raw sugar into Production of refined sugar.</w:t>
      </w:r>
    </w:p>
    <w:p w:rsidR="004F65E4" w:rsidRPr="00F31509" w:rsidRDefault="004F65E4" w:rsidP="006E32A4">
      <w:pPr>
        <w:pStyle w:val="Caption"/>
        <w:keepNext/>
        <w:rPr>
          <w:rFonts w:asciiTheme="majorBidi" w:hAnsiTheme="majorBidi" w:cstheme="majorBidi"/>
          <w:b/>
          <w:lang w:val="en-GB"/>
        </w:rPr>
      </w:pPr>
      <w:bookmarkStart w:id="416" w:name="_Toc428423584"/>
      <w:r w:rsidRPr="00F31509">
        <w:rPr>
          <w:rFonts w:asciiTheme="majorBidi" w:hAnsiTheme="majorBidi" w:cstheme="majorBidi"/>
          <w:lang w:val="en-GB"/>
        </w:rPr>
        <w:lastRenderedPageBreak/>
        <w:t xml:space="preserve">Table </w:t>
      </w:r>
      <w:r w:rsidR="001C3696"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45</w:t>
      </w:r>
      <w:r w:rsidR="001C3696" w:rsidRPr="00F31509">
        <w:rPr>
          <w:rFonts w:asciiTheme="majorBidi" w:hAnsiTheme="majorBidi" w:cstheme="majorBidi"/>
          <w:lang w:val="en-GB"/>
        </w:rPr>
        <w:fldChar w:fldCharType="end"/>
      </w:r>
      <w:r w:rsidRPr="00F31509">
        <w:rPr>
          <w:rFonts w:asciiTheme="majorBidi" w:hAnsiTheme="majorBidi" w:cstheme="majorBidi"/>
          <w:lang w:val="en-GB"/>
        </w:rPr>
        <w:t>: Complete, but still unbalanced output table for refined sugar</w:t>
      </w:r>
      <w:bookmarkEnd w:id="416"/>
      <w:r w:rsidRPr="00F31509">
        <w:rPr>
          <w:rFonts w:asciiTheme="majorBidi" w:hAnsiTheme="majorBidi" w:cstheme="majorBidi"/>
          <w:lang w:val="en-GB"/>
        </w:rPr>
        <w:t xml:space="preserve"> </w:t>
      </w:r>
    </w:p>
    <w:tbl>
      <w:tblPr>
        <w:tblStyle w:val="TableClassic1"/>
        <w:tblW w:w="5261" w:type="pct"/>
        <w:tblLook w:val="04A0"/>
      </w:tblPr>
      <w:tblGrid>
        <w:gridCol w:w="1215"/>
        <w:gridCol w:w="936"/>
        <w:gridCol w:w="856"/>
        <w:gridCol w:w="736"/>
        <w:gridCol w:w="750"/>
        <w:gridCol w:w="856"/>
        <w:gridCol w:w="963"/>
        <w:gridCol w:w="856"/>
        <w:gridCol w:w="519"/>
        <w:gridCol w:w="679"/>
        <w:gridCol w:w="848"/>
        <w:gridCol w:w="510"/>
      </w:tblGrid>
      <w:tr w:rsidR="004F65E4" w:rsidRPr="00F31509" w:rsidTr="006E32A4">
        <w:trPr>
          <w:cnfStyle w:val="100000000000"/>
        </w:trPr>
        <w:tc>
          <w:tcPr>
            <w:cnfStyle w:val="001000000000"/>
            <w:tcW w:w="625" w:type="pct"/>
          </w:tcPr>
          <w:p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25" w:type="pct"/>
          </w:tcPr>
          <w:p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6,389,200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9,012,200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2,284,900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2,512,500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Beet Pulp</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6,183,700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w:t>
      </w:r>
    </w:p>
    <w:p w:rsidR="004F65E4" w:rsidRPr="00F31509" w:rsidRDefault="004F65E4" w:rsidP="004F65E4">
      <w:pPr>
        <w:pStyle w:val="Caption"/>
        <w:keepNext/>
        <w:rPr>
          <w:rFonts w:asciiTheme="majorBidi" w:hAnsiTheme="majorBidi" w:cstheme="majorBidi"/>
          <w:b/>
          <w:lang w:val="en-GB"/>
        </w:rPr>
      </w:pPr>
      <w:bookmarkStart w:id="417" w:name="_Toc428423585"/>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46</w:t>
      </w:r>
      <w:r w:rsidR="001C3696" w:rsidRPr="00F31509">
        <w:rPr>
          <w:rFonts w:asciiTheme="majorBidi" w:hAnsiTheme="majorBidi" w:cstheme="majorBidi"/>
          <w:lang w:val="en-GB"/>
        </w:rPr>
        <w:fldChar w:fldCharType="end"/>
      </w:r>
      <w:r w:rsidRPr="00F31509">
        <w:rPr>
          <w:rFonts w:asciiTheme="majorBidi" w:hAnsiTheme="majorBidi" w:cstheme="majorBidi"/>
          <w:lang w:val="en-GB"/>
        </w:rPr>
        <w:t>: Output table for refined sugar, balanced at processing levels</w:t>
      </w:r>
      <w:bookmarkEnd w:id="417"/>
    </w:p>
    <w:tbl>
      <w:tblPr>
        <w:tblStyle w:val="TableClassic1"/>
        <w:tblW w:w="5261" w:type="pct"/>
        <w:tblLook w:val="04A0"/>
      </w:tblPr>
      <w:tblGrid>
        <w:gridCol w:w="1013"/>
        <w:gridCol w:w="936"/>
        <w:gridCol w:w="856"/>
        <w:gridCol w:w="736"/>
        <w:gridCol w:w="808"/>
        <w:gridCol w:w="936"/>
        <w:gridCol w:w="1019"/>
        <w:gridCol w:w="856"/>
        <w:gridCol w:w="519"/>
        <w:gridCol w:w="679"/>
        <w:gridCol w:w="856"/>
        <w:gridCol w:w="510"/>
      </w:tblGrid>
      <w:tr w:rsidR="004F65E4" w:rsidRPr="00F31509" w:rsidTr="006E32A4">
        <w:trPr>
          <w:cnfStyle w:val="100000000000"/>
        </w:trPr>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169,200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6,389,200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9,012,200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10,100,000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2,284,900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2,512,500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Beet Pulp</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6,183,700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6,183,700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The next step is to aggregate this full table back into the primary commodity equivalent (in this case raw sugar). We follow the same aggregation/standardization process as outlined in the wheat example. We should note here that molasses, beet pulp, and bagasse are standardized to a different primary equivalent in the commodity balances and thus are not considered here. The results are presented in </w:t>
      </w:r>
      <w:fldSimple w:instr=" REF _Ref428274147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47</w:t>
        </w:r>
      </w:fldSimple>
      <w:r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18" w:name="_Ref428274147"/>
      <w:bookmarkStart w:id="419" w:name="_Toc428423586"/>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47</w:t>
      </w:r>
      <w:r w:rsidR="001C3696" w:rsidRPr="00F31509">
        <w:rPr>
          <w:rFonts w:asciiTheme="majorBidi" w:hAnsiTheme="majorBidi" w:cstheme="majorBidi"/>
          <w:lang w:val="en-GB"/>
        </w:rPr>
        <w:fldChar w:fldCharType="end"/>
      </w:r>
      <w:bookmarkEnd w:id="418"/>
      <w:r w:rsidRPr="00F31509">
        <w:rPr>
          <w:rFonts w:asciiTheme="majorBidi" w:hAnsiTheme="majorBidi" w:cstheme="majorBidi"/>
          <w:lang w:val="en-GB"/>
        </w:rPr>
        <w:t>: Initial (unbalanced) table for Raw sugar, containing all standardized products</w:t>
      </w:r>
      <w:bookmarkEnd w:id="419"/>
    </w:p>
    <w:tbl>
      <w:tblPr>
        <w:tblStyle w:val="TableClassic1"/>
        <w:tblW w:w="5000" w:type="pct"/>
        <w:tblLook w:val="04A0"/>
      </w:tblPr>
      <w:tblGrid>
        <w:gridCol w:w="970"/>
        <w:gridCol w:w="1011"/>
        <w:gridCol w:w="924"/>
        <w:gridCol w:w="795"/>
        <w:gridCol w:w="1190"/>
        <w:gridCol w:w="1011"/>
        <w:gridCol w:w="579"/>
        <w:gridCol w:w="560"/>
        <w:gridCol w:w="734"/>
        <w:gridCol w:w="917"/>
        <w:gridCol w:w="551"/>
      </w:tblGrid>
      <w:tr w:rsidR="004F65E4" w:rsidRPr="00F31509" w:rsidTr="006E32A4">
        <w:trPr>
          <w:cnfStyle w:val="100000000000"/>
        </w:trPr>
        <w:tc>
          <w:tcPr>
            <w:cnfStyle w:val="001000000000"/>
            <w:tcW w:w="524"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547"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500"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430"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644"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547"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313"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303"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397"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496"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298"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524"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547"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6,389,200</w:t>
            </w:r>
          </w:p>
        </w:tc>
        <w:tc>
          <w:tcPr>
            <w:tcW w:w="500"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1,674,600</w:t>
            </w:r>
          </w:p>
        </w:tc>
        <w:tc>
          <w:tcPr>
            <w:tcW w:w="430"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420,200</w:t>
            </w:r>
          </w:p>
        </w:tc>
        <w:tc>
          <w:tcPr>
            <w:tcW w:w="644"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86,400</w:t>
            </w:r>
          </w:p>
        </w:tc>
        <w:tc>
          <w:tcPr>
            <w:tcW w:w="547"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12,670,000</w:t>
            </w:r>
          </w:p>
        </w:tc>
        <w:tc>
          <w:tcPr>
            <w:tcW w:w="313"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03"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97"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496"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298"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Now, we must balance to satisfy the FBS equation of supply equals utilization. To do this, we need to extract the computed standard deviations of each variable.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 These assumptions lead us to </w:t>
      </w:r>
      <w:fldSimple w:instr=" REF _Ref428274218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48</w:t>
        </w:r>
      </w:fldSimple>
      <w:r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20" w:name="_Ref428274218"/>
      <w:bookmarkStart w:id="421" w:name="_Toc428423587"/>
      <w:r w:rsidRPr="00F31509">
        <w:rPr>
          <w:rFonts w:asciiTheme="majorBidi" w:hAnsiTheme="majorBidi" w:cstheme="majorBidi"/>
          <w:lang w:val="en-GB"/>
        </w:rPr>
        <w:lastRenderedPageBreak/>
        <w:t xml:space="preserve">Table </w:t>
      </w:r>
      <w:r w:rsidR="001C3696"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48</w:t>
      </w:r>
      <w:r w:rsidR="001C3696" w:rsidRPr="00F31509">
        <w:rPr>
          <w:rFonts w:asciiTheme="majorBidi" w:hAnsiTheme="majorBidi" w:cstheme="majorBidi"/>
          <w:lang w:val="en-GB"/>
        </w:rPr>
        <w:fldChar w:fldCharType="end"/>
      </w:r>
      <w:bookmarkEnd w:id="420"/>
      <w:r w:rsidRPr="00F31509">
        <w:rPr>
          <w:rFonts w:asciiTheme="majorBidi" w:hAnsiTheme="majorBidi" w:cstheme="majorBidi"/>
          <w:lang w:val="en-GB"/>
        </w:rPr>
        <w:t>: Unbalanced table for raw sugar, including standard deviations</w:t>
      </w:r>
      <w:bookmarkEnd w:id="421"/>
    </w:p>
    <w:tbl>
      <w:tblPr>
        <w:tblStyle w:val="TableClassic1"/>
        <w:tblW w:w="4771" w:type="pct"/>
        <w:tblLook w:val="04A0"/>
      </w:tblPr>
      <w:tblGrid>
        <w:gridCol w:w="1135"/>
        <w:gridCol w:w="939"/>
        <w:gridCol w:w="859"/>
        <w:gridCol w:w="739"/>
        <w:gridCol w:w="1105"/>
        <w:gridCol w:w="939"/>
        <w:gridCol w:w="538"/>
        <w:gridCol w:w="521"/>
        <w:gridCol w:w="681"/>
        <w:gridCol w:w="851"/>
        <w:gridCol w:w="512"/>
      </w:tblGrid>
      <w:tr w:rsidR="004F65E4" w:rsidRPr="00F31509" w:rsidTr="006E32A4">
        <w:trPr>
          <w:cnfStyle w:val="100000000000"/>
        </w:trPr>
        <w:tc>
          <w:tcPr>
            <w:cnfStyle w:val="001000000000"/>
            <w:tcW w:w="0" w:type="auto"/>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Variable</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0" w:type="auto"/>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Mean</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6,389,200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1,674,600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420,200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86,400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12,670,000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0" w:type="auto"/>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Standard Dev.</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24,200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1,203,600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After balancing the above tables, we have a new table (</w:t>
      </w:r>
      <w:fldSimple w:instr=" REF _Ref428274318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49</w:t>
        </w:r>
      </w:fldSimple>
      <w:r w:rsidRPr="00F31509">
        <w:rPr>
          <w:rFonts w:asciiTheme="majorBidi" w:eastAsia="Times New Roman" w:hAnsiTheme="majorBidi" w:cstheme="majorBidi"/>
          <w:lang w:val="en-GB"/>
        </w:rPr>
        <w:t>) with the following quantities. Note that the "Food" variable is the variable that receives most of the adjustment because it has a substantially higher variability</w:t>
      </w:r>
      <w:r w:rsidR="0057568A" w:rsidRPr="00F31509">
        <w:rPr>
          <w:rFonts w:asciiTheme="majorBidi" w:eastAsia="Times New Roman" w:hAnsiTheme="majorBidi" w:cstheme="majorBidi"/>
          <w:lang w:val="en-GB"/>
        </w:rPr>
        <w:t xml:space="preserve"> than other variables</w:t>
      </w:r>
      <w:r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22" w:name="_Ref428274318"/>
      <w:bookmarkStart w:id="423" w:name="_Toc428423588"/>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49</w:t>
      </w:r>
      <w:r w:rsidR="001C3696" w:rsidRPr="00F31509">
        <w:rPr>
          <w:rFonts w:asciiTheme="majorBidi" w:hAnsiTheme="majorBidi" w:cstheme="majorBidi"/>
          <w:lang w:val="en-GB"/>
        </w:rPr>
        <w:fldChar w:fldCharType="end"/>
      </w:r>
      <w:bookmarkEnd w:id="422"/>
      <w:r w:rsidRPr="00F31509">
        <w:rPr>
          <w:rFonts w:asciiTheme="majorBidi" w:hAnsiTheme="majorBidi" w:cstheme="majorBidi"/>
          <w:lang w:val="en-GB"/>
        </w:rPr>
        <w:t>: Final balanced table for raw sugar, including all processed commodities</w:t>
      </w:r>
      <w:bookmarkEnd w:id="423"/>
    </w:p>
    <w:tbl>
      <w:tblPr>
        <w:tblStyle w:val="TableClassic1"/>
        <w:tblW w:w="0" w:type="auto"/>
        <w:tblLook w:val="04A0"/>
      </w:tblPr>
      <w:tblGrid>
        <w:gridCol w:w="1125"/>
        <w:gridCol w:w="1026"/>
        <w:gridCol w:w="936"/>
        <w:gridCol w:w="801"/>
        <w:gridCol w:w="1075"/>
        <w:gridCol w:w="936"/>
        <w:gridCol w:w="576"/>
        <w:gridCol w:w="556"/>
        <w:gridCol w:w="737"/>
        <w:gridCol w:w="927"/>
        <w:gridCol w:w="547"/>
      </w:tblGrid>
      <w:tr w:rsidR="004F65E4" w:rsidRPr="00F31509" w:rsidTr="006C05AE">
        <w:trPr>
          <w:cnfStyle w:val="100000000000"/>
        </w:trPr>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Variable</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Loss</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Mean</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6,389,200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1,674,600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420,200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84,300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7,562,500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-3,300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Standard Dev.</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24,200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1,203,600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-3,200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After balancing, some quantities are updated (and some remain unchanged, if they have a standard deviation of zero). In the example of wheat, the aggregated table was placed directly into the food balance sheet. In this case, sugar is not the only commodity at the primary/FBS level; instead, it is reported under "Sugar &amp; Sweeteners". Thus, balances must also be performed for the other commodities (i.e. honey and artificial sweeteners) and added to this balance to create the final FBS row.</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The next step in our example is to calculate the calories, fats, and proteins.  As with the wheat, this can be done as soon as we have food values available for the SUA level commodities (</w:t>
      </w:r>
      <w:fldSimple w:instr=" REF _Ref428274442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50</w:t>
        </w:r>
      </w:fldSimple>
      <w:r w:rsidRPr="00F31509">
        <w:rPr>
          <w:rFonts w:asciiTheme="majorBidi" w:eastAsia="Times New Roman" w:hAnsiTheme="majorBidi" w:cstheme="majorBidi"/>
          <w:lang w:val="en-GB"/>
        </w:rPr>
        <w:t xml:space="preserve">).  We do this calculation by applying the calorie/fat/protein content nutritive factors to all SUA items with a non-zero food quantity. However, note that our food quantity for the standardized commodity </w:t>
      </w:r>
      <w:r w:rsidR="0057568A" w:rsidRPr="00F31509">
        <w:rPr>
          <w:rFonts w:asciiTheme="majorBidi" w:eastAsia="Times New Roman" w:hAnsiTheme="majorBidi" w:cstheme="majorBidi"/>
          <w:lang w:val="en-GB"/>
        </w:rPr>
        <w:t xml:space="preserve">(i.e. raw sugar) </w:t>
      </w:r>
      <w:r w:rsidRPr="00F31509">
        <w:rPr>
          <w:rFonts w:asciiTheme="majorBidi" w:eastAsia="Times New Roman" w:hAnsiTheme="majorBidi" w:cstheme="majorBidi"/>
          <w:lang w:val="en-GB"/>
        </w:rPr>
        <w:t>was adjusted down. In order to ensure consistency, we must adjust all our SUA food quantities by the same percentage. Thus, the values reported in the table below are all roughly 40% less than their original value; this is because the "pre-balanced" food value was roughly 12.7 million and the balanced food value roughly 7.6 million, a decrease of about 40%. As with the wheat example, note that a GJ is a measure of energy equal to a billion joules, or roughly 239,000 Calories; also, a Mg is one million grams.</w:t>
      </w:r>
    </w:p>
    <w:p w:rsidR="004F65E4" w:rsidRPr="00F31509" w:rsidRDefault="004F65E4" w:rsidP="004F65E4">
      <w:pPr>
        <w:pStyle w:val="Caption"/>
        <w:keepNext/>
        <w:rPr>
          <w:rFonts w:asciiTheme="majorBidi" w:hAnsiTheme="majorBidi" w:cstheme="majorBidi"/>
          <w:b/>
          <w:lang w:val="en-GB"/>
        </w:rPr>
      </w:pPr>
      <w:bookmarkStart w:id="424" w:name="_Ref428274442"/>
      <w:bookmarkStart w:id="425" w:name="_Toc428423589"/>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50</w:t>
      </w:r>
      <w:r w:rsidR="001C3696" w:rsidRPr="00F31509">
        <w:rPr>
          <w:rFonts w:asciiTheme="majorBidi" w:hAnsiTheme="majorBidi" w:cstheme="majorBidi"/>
          <w:lang w:val="en-GB"/>
        </w:rPr>
        <w:fldChar w:fldCharType="end"/>
      </w:r>
      <w:bookmarkEnd w:id="424"/>
      <w:r w:rsidRPr="00F31509">
        <w:rPr>
          <w:rFonts w:asciiTheme="majorBidi" w:hAnsiTheme="majorBidi" w:cstheme="majorBidi"/>
          <w:lang w:val="en-GB"/>
        </w:rPr>
        <w:t>: Calorie, protein, and fat quantities for consumed sugar products</w:t>
      </w:r>
      <w:bookmarkEnd w:id="425"/>
    </w:p>
    <w:tbl>
      <w:tblPr>
        <w:tblStyle w:val="TableClassic1"/>
        <w:tblW w:w="0" w:type="auto"/>
        <w:tblLook w:val="04A0"/>
      </w:tblPr>
      <w:tblGrid>
        <w:gridCol w:w="1425"/>
        <w:gridCol w:w="936"/>
        <w:gridCol w:w="1131"/>
        <w:gridCol w:w="1091"/>
        <w:gridCol w:w="801"/>
        <w:gridCol w:w="1337"/>
        <w:gridCol w:w="1384"/>
        <w:gridCol w:w="1137"/>
      </w:tblGrid>
      <w:tr w:rsidR="004F65E4" w:rsidRPr="00F31509" w:rsidTr="006C05AE">
        <w:trPr>
          <w:cnfStyle w:val="100000000000"/>
        </w:trPr>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Quantity</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kJ Energy/kg</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g Protein/kg</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g Fat/kg</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Energy (GJ/day)</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Protein (Mg/day)</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Fat (Mg/day)</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101,000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903,600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6,026,600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17,000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280,600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Caloric beverages</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142,200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r>
    </w:tbl>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Standardization of nutrients is now a simple last step: all the variables here (i.e. calories, fats, and proteins) are purely additive, so the standardized calories/fats/proteins are simply the sum of the total calories/fats/proteins for each commodity (</w:t>
      </w:r>
      <w:fldSimple w:instr=" REF _Ref428274506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51</w:t>
        </w:r>
      </w:fldSimple>
      <w:r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26" w:name="_Ref428274506"/>
      <w:bookmarkStart w:id="427" w:name="_Toc428423590"/>
      <w:r w:rsidRPr="00F31509">
        <w:rPr>
          <w:rFonts w:asciiTheme="majorBidi" w:hAnsiTheme="majorBidi" w:cstheme="majorBidi"/>
          <w:lang w:val="en-GB"/>
        </w:rPr>
        <w:lastRenderedPageBreak/>
        <w:t xml:space="preserve">Table </w:t>
      </w:r>
      <w:r w:rsidR="001C3696"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51</w:t>
      </w:r>
      <w:r w:rsidR="001C3696" w:rsidRPr="00F31509">
        <w:rPr>
          <w:rFonts w:asciiTheme="majorBidi" w:hAnsiTheme="majorBidi" w:cstheme="majorBidi"/>
          <w:lang w:val="en-GB"/>
        </w:rPr>
        <w:fldChar w:fldCharType="end"/>
      </w:r>
      <w:bookmarkEnd w:id="426"/>
      <w:r w:rsidRPr="00F31509">
        <w:rPr>
          <w:rFonts w:asciiTheme="majorBidi" w:hAnsiTheme="majorBidi" w:cstheme="majorBidi"/>
          <w:lang w:val="en-GB"/>
        </w:rPr>
        <w:t>: Total calories/proteins/fats from sugar (per year)</w:t>
      </w:r>
      <w:bookmarkEnd w:id="427"/>
    </w:p>
    <w:tbl>
      <w:tblPr>
        <w:tblStyle w:val="TableClassic1"/>
        <w:tblW w:w="0" w:type="auto"/>
        <w:tblLook w:val="04A0"/>
      </w:tblPr>
      <w:tblGrid>
        <w:gridCol w:w="1231"/>
        <w:gridCol w:w="1689"/>
        <w:gridCol w:w="1750"/>
        <w:gridCol w:w="1396"/>
      </w:tblGrid>
      <w:tr w:rsidR="004F65E4" w:rsidRPr="00F31509" w:rsidTr="006C05AE">
        <w:trPr>
          <w:cnfStyle w:val="100000000000"/>
        </w:trPr>
        <w:tc>
          <w:tcPr>
            <w:cnfStyle w:val="001000000000"/>
            <w:tcW w:w="0" w:type="auto"/>
          </w:tcPr>
          <w:p w:rsidR="004F65E4" w:rsidRPr="00F31509" w:rsidRDefault="004F65E4" w:rsidP="004F65E4">
            <w:pPr>
              <w:pStyle w:val="Compact"/>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rsidR="004F65E4" w:rsidRPr="00F31509" w:rsidRDefault="004F65E4" w:rsidP="004F65E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Energy (GJ/day)</w:t>
            </w:r>
          </w:p>
        </w:tc>
        <w:tc>
          <w:tcPr>
            <w:tcW w:w="0" w:type="auto"/>
          </w:tcPr>
          <w:p w:rsidR="004F65E4" w:rsidRPr="00F31509" w:rsidRDefault="004F65E4" w:rsidP="004F65E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Protein (Mg/day)</w:t>
            </w:r>
          </w:p>
        </w:tc>
        <w:tc>
          <w:tcPr>
            <w:tcW w:w="0" w:type="auto"/>
          </w:tcPr>
          <w:p w:rsidR="004F65E4" w:rsidRPr="00F31509" w:rsidRDefault="004F65E4" w:rsidP="004F65E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Fat (Mg/day)</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22"/>
                <w:lang w:val="en-GB"/>
              </w:rPr>
            </w:pPr>
            <w:r w:rsidRPr="00F31509">
              <w:rPr>
                <w:rFonts w:asciiTheme="majorBidi" w:hAnsiTheme="majorBidi" w:cstheme="majorBidi"/>
                <w:sz w:val="22"/>
                <w:lang w:val="en-GB"/>
              </w:rPr>
              <w:t>Sugar</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280,600</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r>
    </w:tbl>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To convert these figures into something more meaningful, we may divide by the population of the country. If we assume this country has 600 million inhabitants, we obtain the per capita estimates are per </w:t>
      </w:r>
      <w:fldSimple w:instr=" REF _Ref428274557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52</w:t>
        </w:r>
      </w:fldSimple>
      <w:r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28" w:name="_Ref428274557"/>
      <w:bookmarkStart w:id="429" w:name="_Toc428423591"/>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52</w:t>
      </w:r>
      <w:r w:rsidR="001C3696" w:rsidRPr="00F31509">
        <w:rPr>
          <w:rFonts w:asciiTheme="majorBidi" w:hAnsiTheme="majorBidi" w:cstheme="majorBidi"/>
          <w:lang w:val="en-GB"/>
        </w:rPr>
        <w:fldChar w:fldCharType="end"/>
      </w:r>
      <w:bookmarkEnd w:id="428"/>
      <w:r w:rsidRPr="00F31509">
        <w:rPr>
          <w:rFonts w:asciiTheme="majorBidi" w:hAnsiTheme="majorBidi" w:cstheme="majorBidi"/>
          <w:lang w:val="en-GB"/>
        </w:rPr>
        <w:t>: Daily per capita calories/proteins/fats for sugar</w:t>
      </w:r>
      <w:bookmarkEnd w:id="429"/>
    </w:p>
    <w:tbl>
      <w:tblPr>
        <w:tblStyle w:val="TableClassic1"/>
        <w:tblW w:w="0" w:type="auto"/>
        <w:tblLook w:val="04A0"/>
      </w:tblPr>
      <w:tblGrid>
        <w:gridCol w:w="1231"/>
        <w:gridCol w:w="2013"/>
        <w:gridCol w:w="2080"/>
        <w:gridCol w:w="1726"/>
      </w:tblGrid>
      <w:tr w:rsidR="004F65E4" w:rsidRPr="00F31509" w:rsidTr="008B0C44">
        <w:trPr>
          <w:cnfStyle w:val="100000000000"/>
        </w:trPr>
        <w:tc>
          <w:tcPr>
            <w:cnfStyle w:val="001000000000"/>
            <w:tcW w:w="0" w:type="auto"/>
          </w:tcPr>
          <w:p w:rsidR="004F65E4" w:rsidRPr="00F31509" w:rsidRDefault="004F65E4" w:rsidP="004F65E4">
            <w:pPr>
              <w:pStyle w:val="Compact"/>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rsidR="004F65E4" w:rsidRPr="00F31509" w:rsidRDefault="004F65E4" w:rsidP="004F65E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Calories/person/day</w:t>
            </w:r>
          </w:p>
        </w:tc>
        <w:tc>
          <w:tcPr>
            <w:tcW w:w="0" w:type="auto"/>
          </w:tcPr>
          <w:p w:rsidR="004F65E4" w:rsidRPr="00F31509" w:rsidRDefault="004F65E4" w:rsidP="004F65E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g Protein/person/day</w:t>
            </w:r>
          </w:p>
        </w:tc>
        <w:tc>
          <w:tcPr>
            <w:tcW w:w="0" w:type="auto"/>
          </w:tcPr>
          <w:p w:rsidR="004F65E4" w:rsidRPr="00F31509" w:rsidRDefault="004F65E4" w:rsidP="004F65E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g Fat/person/day</w:t>
            </w:r>
          </w:p>
        </w:tc>
      </w:tr>
      <w:tr w:rsidR="004F65E4" w:rsidRPr="00F31509" w:rsidTr="008B0C44">
        <w:tc>
          <w:tcPr>
            <w:cnfStyle w:val="001000000000"/>
            <w:tcW w:w="0" w:type="auto"/>
          </w:tcPr>
          <w:p w:rsidR="004F65E4" w:rsidRPr="00F31509" w:rsidRDefault="004F65E4" w:rsidP="004F65E4">
            <w:pPr>
              <w:pStyle w:val="Compact"/>
              <w:rPr>
                <w:rFonts w:asciiTheme="majorBidi" w:hAnsiTheme="majorBidi" w:cstheme="majorBidi"/>
                <w:sz w:val="22"/>
                <w:lang w:val="en-GB"/>
              </w:rPr>
            </w:pPr>
            <w:r w:rsidRPr="00F31509">
              <w:rPr>
                <w:rFonts w:asciiTheme="majorBidi" w:hAnsiTheme="majorBidi" w:cstheme="majorBidi"/>
                <w:sz w:val="22"/>
                <w:lang w:val="en-GB"/>
              </w:rPr>
              <w:t>Sugar</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112</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r>
    </w:tbl>
    <w:p w:rsidR="004F65E4" w:rsidRPr="00F31509" w:rsidRDefault="004F65E4" w:rsidP="004F65E4">
      <w:pPr>
        <w:rPr>
          <w:rFonts w:asciiTheme="majorBidi" w:hAnsiTheme="majorBidi" w:cstheme="majorBidi"/>
          <w:lang w:val="en-GB"/>
        </w:rPr>
      </w:pPr>
    </w:p>
    <w:p w:rsidR="006E32A4" w:rsidRPr="00F31509" w:rsidRDefault="006E32A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6E32A4" w:rsidRPr="00F31509" w:rsidRDefault="006E32A4" w:rsidP="000264F4">
      <w:pPr>
        <w:pStyle w:val="Heading2"/>
      </w:pPr>
      <w:bookmarkStart w:id="430" w:name="palm-oil"/>
      <w:bookmarkStart w:id="431" w:name="_Toc428383849"/>
      <w:bookmarkStart w:id="432" w:name="_Toc428436071"/>
      <w:bookmarkStart w:id="433" w:name="_Toc428436372"/>
      <w:bookmarkStart w:id="434" w:name="_Toc428436498"/>
      <w:bookmarkEnd w:id="430"/>
      <w:r w:rsidRPr="00F31509">
        <w:lastRenderedPageBreak/>
        <w:t>Palm Oil</w:t>
      </w:r>
      <w:bookmarkEnd w:id="431"/>
      <w:bookmarkEnd w:id="432"/>
      <w:bookmarkEnd w:id="433"/>
      <w:bookmarkEnd w:id="434"/>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The step-by-step introductions of the wheat and sugar example provided ample opportunities to demonstrate various specificities and intricacies in compiling SUA and FBS tables. While it would be impossible to anticipate all possible challenges for FBS compilers at country level, it was deemed useful to expose and address a number of additional challenges by presenting the compilation of another product. Palm oil offers the possibility to broaden and deepen the experience gained so far and add new challenges. The basic strategy in building up the SUA and FBS tables follows the same principals steps as for wheat and sugar. We therefore start off again with an empty table (</w:t>
      </w:r>
      <w:fldSimple w:instr=" REF _Ref428299225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53</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35" w:name="_Ref428299225"/>
      <w:bookmarkStart w:id="436" w:name="_Toc428423592"/>
      <w:r w:rsidRPr="00F31509">
        <w:rPr>
          <w:rFonts w:asciiTheme="majorBidi" w:hAnsiTheme="majorBidi" w:cstheme="majorBidi"/>
          <w:lang w:val="en-GB"/>
        </w:rPr>
        <w:t xml:space="preserve">Table </w:t>
      </w:r>
      <w:r w:rsidR="001C3696"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53</w:t>
      </w:r>
      <w:r w:rsidR="001C3696" w:rsidRPr="00F31509">
        <w:rPr>
          <w:rFonts w:asciiTheme="majorBidi" w:hAnsiTheme="majorBidi" w:cstheme="majorBidi"/>
          <w:b/>
          <w:lang w:val="en-GB"/>
        </w:rPr>
        <w:fldChar w:fldCharType="end"/>
      </w:r>
      <w:bookmarkEnd w:id="435"/>
      <w:r w:rsidRPr="00F31509">
        <w:rPr>
          <w:rFonts w:asciiTheme="majorBidi" w:hAnsiTheme="majorBidi" w:cstheme="majorBidi"/>
          <w:lang w:val="en-GB"/>
        </w:rPr>
        <w:t>: Initial SUA table for palm oil</w:t>
      </w:r>
      <w:bookmarkEnd w:id="436"/>
    </w:p>
    <w:tbl>
      <w:tblPr>
        <w:tblStyle w:val="TableClassic1"/>
        <w:tblW w:w="5261" w:type="pct"/>
        <w:tblLook w:val="04A0"/>
      </w:tblPr>
      <w:tblGrid>
        <w:gridCol w:w="1643"/>
        <w:gridCol w:w="936"/>
        <w:gridCol w:w="714"/>
        <w:gridCol w:w="714"/>
        <w:gridCol w:w="931"/>
        <w:gridCol w:w="554"/>
        <w:gridCol w:w="1140"/>
        <w:gridCol w:w="536"/>
        <w:gridCol w:w="519"/>
        <w:gridCol w:w="679"/>
        <w:gridCol w:w="848"/>
        <w:gridCol w:w="510"/>
      </w:tblGrid>
      <w:tr w:rsidR="006E32A4" w:rsidRPr="00F31509" w:rsidTr="006E32A4">
        <w:trPr>
          <w:cnfStyle w:val="100000000000"/>
        </w:trPr>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Production</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For production data, we first fill in the table with any available official figures. In this case, we assume that the production quantity is known for all the primary products and thus no imputation is done. We also have production data available for two of the processed commodities: margarine and fat preparations (</w:t>
      </w:r>
      <w:fldSimple w:instr=" REF _Ref428299196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54</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37" w:name="_Ref428299196"/>
      <w:bookmarkStart w:id="438" w:name="_Toc428423593"/>
      <w:r w:rsidRPr="00F31509">
        <w:rPr>
          <w:rFonts w:asciiTheme="majorBidi" w:hAnsiTheme="majorBidi" w:cstheme="majorBidi"/>
          <w:lang w:val="en-GB"/>
        </w:rPr>
        <w:t xml:space="preserve">Table </w:t>
      </w:r>
      <w:r w:rsidR="001C3696"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54</w:t>
      </w:r>
      <w:r w:rsidR="001C3696" w:rsidRPr="00F31509">
        <w:rPr>
          <w:rFonts w:asciiTheme="majorBidi" w:hAnsiTheme="majorBidi" w:cstheme="majorBidi"/>
          <w:b/>
          <w:lang w:val="en-GB"/>
        </w:rPr>
        <w:fldChar w:fldCharType="end"/>
      </w:r>
      <w:bookmarkEnd w:id="437"/>
      <w:r w:rsidRPr="00F31509">
        <w:rPr>
          <w:rFonts w:asciiTheme="majorBidi" w:hAnsiTheme="majorBidi" w:cstheme="majorBidi"/>
          <w:lang w:val="en-GB"/>
        </w:rPr>
        <w:t>: Adding production data to the SUA table for palm oil and products</w:t>
      </w:r>
      <w:bookmarkEnd w:id="438"/>
    </w:p>
    <w:tbl>
      <w:tblPr>
        <w:tblStyle w:val="TableClassic1"/>
        <w:tblW w:w="5261" w:type="pct"/>
        <w:tblLook w:val="04A0"/>
      </w:tblPr>
      <w:tblGrid>
        <w:gridCol w:w="1643"/>
        <w:gridCol w:w="936"/>
        <w:gridCol w:w="714"/>
        <w:gridCol w:w="714"/>
        <w:gridCol w:w="931"/>
        <w:gridCol w:w="554"/>
        <w:gridCol w:w="1140"/>
        <w:gridCol w:w="536"/>
        <w:gridCol w:w="519"/>
        <w:gridCol w:w="679"/>
        <w:gridCol w:w="848"/>
        <w:gridCol w:w="510"/>
      </w:tblGrid>
      <w:tr w:rsidR="006E32A4" w:rsidRPr="00F31509" w:rsidTr="006E32A4">
        <w:trPr>
          <w:cnfStyle w:val="100000000000"/>
        </w:trPr>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3,714,000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194,100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Trade</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The relevant steps for collecting and compiling trade data are presented in Chapter 2 and have been laid out in detail for the wheat example. For this example, we simply insert the available trade figures (</w:t>
      </w:r>
      <w:fldSimple w:instr=" REF _Ref428299158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55</w:t>
        </w:r>
      </w:fldSimple>
      <w:r w:rsidRPr="00F31509">
        <w:rPr>
          <w:rFonts w:asciiTheme="majorBidi" w:eastAsia="Times New Roman" w:hAnsiTheme="majorBidi" w:cstheme="majorBidi"/>
          <w:lang w:val="en-GB"/>
        </w:rPr>
        <w:t>).</w:t>
      </w:r>
    </w:p>
    <w:p w:rsidR="006E32A4" w:rsidRPr="00F31509" w:rsidRDefault="006E32A4" w:rsidP="007E09C4">
      <w:pPr>
        <w:pStyle w:val="Caption"/>
        <w:keepNext/>
        <w:rPr>
          <w:rFonts w:asciiTheme="majorBidi" w:hAnsiTheme="majorBidi" w:cstheme="majorBidi"/>
          <w:b/>
          <w:lang w:val="en-GB"/>
        </w:rPr>
      </w:pPr>
      <w:bookmarkStart w:id="439" w:name="_Ref428299158"/>
      <w:bookmarkStart w:id="440" w:name="_Toc428423594"/>
      <w:r w:rsidRPr="00F31509">
        <w:rPr>
          <w:rFonts w:asciiTheme="majorBidi" w:hAnsiTheme="majorBidi" w:cstheme="majorBidi"/>
          <w:lang w:val="en-GB"/>
        </w:rPr>
        <w:lastRenderedPageBreak/>
        <w:t xml:space="preserve">Table </w:t>
      </w:r>
      <w:r w:rsidR="001C3696"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55</w:t>
      </w:r>
      <w:r w:rsidR="001C3696" w:rsidRPr="00F31509">
        <w:rPr>
          <w:rFonts w:asciiTheme="majorBidi" w:hAnsiTheme="majorBidi" w:cstheme="majorBidi"/>
          <w:b/>
          <w:lang w:val="en-GB"/>
        </w:rPr>
        <w:fldChar w:fldCharType="end"/>
      </w:r>
      <w:bookmarkEnd w:id="439"/>
      <w:r w:rsidRPr="00F31509">
        <w:rPr>
          <w:rFonts w:asciiTheme="majorBidi" w:hAnsiTheme="majorBidi" w:cstheme="majorBidi"/>
          <w:lang w:val="en-GB"/>
        </w:rPr>
        <w:t>: Adding trade estimates to the SUA table for palm oil</w:t>
      </w:r>
      <w:bookmarkEnd w:id="440"/>
    </w:p>
    <w:tbl>
      <w:tblPr>
        <w:tblStyle w:val="TableClassic1"/>
        <w:tblW w:w="5261" w:type="pct"/>
        <w:tblLook w:val="04A0"/>
      </w:tblPr>
      <w:tblGrid>
        <w:gridCol w:w="1616"/>
        <w:gridCol w:w="936"/>
        <w:gridCol w:w="856"/>
        <w:gridCol w:w="714"/>
        <w:gridCol w:w="873"/>
        <w:gridCol w:w="554"/>
        <w:gridCol w:w="1083"/>
        <w:gridCol w:w="536"/>
        <w:gridCol w:w="519"/>
        <w:gridCol w:w="679"/>
        <w:gridCol w:w="848"/>
        <w:gridCol w:w="510"/>
      </w:tblGrid>
      <w:tr w:rsidR="006E32A4" w:rsidRPr="00F31509" w:rsidTr="006E32A4">
        <w:trPr>
          <w:cnfStyle w:val="100000000000"/>
        </w:trPr>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1,087,600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94,900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3,714,000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Stock Changes</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Generally, stocks will be held for a select number of primary level products (such as wheat or rice). Similar to </w:t>
      </w:r>
      <w:r w:rsidR="0057568A" w:rsidRPr="00F31509">
        <w:rPr>
          <w:rFonts w:asciiTheme="majorBidi" w:eastAsia="Times New Roman" w:hAnsiTheme="majorBidi" w:cstheme="majorBidi"/>
          <w:lang w:val="en-GB"/>
        </w:rPr>
        <w:t xml:space="preserve">refined </w:t>
      </w:r>
      <w:r w:rsidRPr="00F31509">
        <w:rPr>
          <w:rFonts w:asciiTheme="majorBidi" w:eastAsia="Times New Roman" w:hAnsiTheme="majorBidi" w:cstheme="majorBidi"/>
          <w:lang w:val="en-GB"/>
        </w:rPr>
        <w:t>sugar, margarine is another exception to the rule: a processed product for which stocks are occasionally held (</w:t>
      </w:r>
      <w:fldSimple w:instr=" REF _Ref428299362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56</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41" w:name="_Ref428299362"/>
      <w:bookmarkStart w:id="442" w:name="_Toc428423595"/>
      <w:r w:rsidRPr="00F31509">
        <w:rPr>
          <w:rFonts w:asciiTheme="majorBidi" w:hAnsiTheme="majorBidi" w:cstheme="majorBidi"/>
          <w:lang w:val="en-GB"/>
        </w:rPr>
        <w:t xml:space="preserve">Table </w:t>
      </w:r>
      <w:r w:rsidR="001C3696"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56</w:t>
      </w:r>
      <w:r w:rsidR="001C3696" w:rsidRPr="00F31509">
        <w:rPr>
          <w:rFonts w:asciiTheme="majorBidi" w:hAnsiTheme="majorBidi" w:cstheme="majorBidi"/>
          <w:b/>
          <w:lang w:val="en-GB"/>
        </w:rPr>
        <w:fldChar w:fldCharType="end"/>
      </w:r>
      <w:bookmarkEnd w:id="441"/>
      <w:r w:rsidRPr="00F31509">
        <w:rPr>
          <w:rFonts w:asciiTheme="majorBidi" w:hAnsiTheme="majorBidi" w:cstheme="majorBidi"/>
          <w:lang w:val="en-GB"/>
        </w:rPr>
        <w:t>: Adding stock changes to the SUA table for stock changes</w:t>
      </w:r>
      <w:bookmarkEnd w:id="442"/>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F31509" w:rsidTr="006E32A4">
        <w:trPr>
          <w:cnfStyle w:val="100000000000"/>
        </w:trPr>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3,714,000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Food</w:t>
      </w:r>
    </w:p>
    <w:p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The module estimating food allocation uses food consumption estimates from the previous year and extrapolates these estimates forward using changes in GDP and product-related income elasticities. Recall that the "Food" variable is generally only reported at the primary level as the "Food Processing" variable is estimated by standardizing the "Food" quantities for all the processed commodities. However, in some cases (such as this example), there may be no availability of the primary product and a large import value in a processed product. In this case, it makes sense to instead standardize food and food processing to this level, as this is likely where the processed product is being created.</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For our example, suppose that our food module estimated a consumption of 3.7 million tons of margarine. We would then standardize this estimate back to the food processing element for oil of palm fruit for our balancing. However, margarine is a product that can be created from many different commodities, and thus we must standardize this food amount back into all the possible commodities that can be processed to create margarine. For example, suppose we have the following commodities (</w:t>
      </w:r>
      <w:fldSimple w:instr=" REF _Ref428299606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57</w:t>
        </w:r>
      </w:fldSimple>
      <w:r w:rsidRPr="00F31509">
        <w:rPr>
          <w:rFonts w:asciiTheme="majorBidi" w:eastAsia="Times New Roman" w:hAnsiTheme="majorBidi" w:cstheme="majorBidi"/>
          <w:lang w:val="en-GB"/>
        </w:rPr>
        <w:t>) that can be used to create margarine (and no other commodities in this country that could be processed into margarine):</w:t>
      </w:r>
    </w:p>
    <w:p w:rsidR="006E32A4" w:rsidRPr="00F31509" w:rsidRDefault="006E32A4" w:rsidP="007E09C4">
      <w:pPr>
        <w:pStyle w:val="Caption"/>
        <w:keepNext/>
        <w:rPr>
          <w:rFonts w:asciiTheme="majorBidi" w:hAnsiTheme="majorBidi" w:cstheme="majorBidi"/>
          <w:b/>
          <w:lang w:val="en-GB"/>
        </w:rPr>
      </w:pPr>
      <w:bookmarkStart w:id="443" w:name="_Ref428299606"/>
      <w:bookmarkStart w:id="444" w:name="_Toc428423596"/>
      <w:r w:rsidRPr="00F31509">
        <w:rPr>
          <w:rFonts w:asciiTheme="majorBidi" w:hAnsiTheme="majorBidi" w:cstheme="majorBidi"/>
          <w:lang w:val="en-GB"/>
        </w:rPr>
        <w:lastRenderedPageBreak/>
        <w:t xml:space="preserve">Table </w:t>
      </w:r>
      <w:r w:rsidR="001C3696"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57</w:t>
      </w:r>
      <w:r w:rsidR="001C3696" w:rsidRPr="00F31509">
        <w:rPr>
          <w:rFonts w:asciiTheme="majorBidi" w:hAnsiTheme="majorBidi" w:cstheme="majorBidi"/>
          <w:b/>
          <w:lang w:val="en-GB"/>
        </w:rPr>
        <w:fldChar w:fldCharType="end"/>
      </w:r>
      <w:bookmarkEnd w:id="443"/>
      <w:r w:rsidRPr="00F31509">
        <w:rPr>
          <w:rFonts w:asciiTheme="majorBidi" w:hAnsiTheme="majorBidi" w:cstheme="majorBidi"/>
          <w:lang w:val="en-GB"/>
        </w:rPr>
        <w:t>: Primary products (oilseeds and crops) used to produce margarine</w:t>
      </w:r>
      <w:bookmarkEnd w:id="444"/>
      <w:r w:rsidRPr="00F31509">
        <w:rPr>
          <w:rFonts w:asciiTheme="majorBidi" w:hAnsiTheme="majorBidi" w:cstheme="majorBidi"/>
          <w:lang w:val="en-GB"/>
        </w:rPr>
        <w:t xml:space="preserve">  </w:t>
      </w:r>
    </w:p>
    <w:tbl>
      <w:tblPr>
        <w:tblStyle w:val="TableClassic1"/>
        <w:tblW w:w="0" w:type="auto"/>
        <w:tblLook w:val="04A0"/>
      </w:tblPr>
      <w:tblGrid>
        <w:gridCol w:w="1616"/>
        <w:gridCol w:w="1150"/>
        <w:gridCol w:w="2066"/>
        <w:gridCol w:w="785"/>
      </w:tblGrid>
      <w:tr w:rsidR="006E32A4" w:rsidRPr="00F31509" w:rsidTr="006E32A4">
        <w:trPr>
          <w:cnfStyle w:val="100000000000"/>
        </w:trPr>
        <w:tc>
          <w:tcPr>
            <w:cnfStyle w:val="001000000000"/>
            <w:tcW w:w="0" w:type="auto"/>
          </w:tcPr>
          <w:p w:rsidR="006E32A4" w:rsidRPr="00F31509" w:rsidRDefault="006E32A4" w:rsidP="007E09C4">
            <w:pPr>
              <w:pStyle w:val="Compact"/>
              <w:keepNext/>
              <w:rPr>
                <w:rFonts w:asciiTheme="majorBidi" w:hAnsiTheme="majorBidi" w:cstheme="majorBidi"/>
                <w:sz w:val="20"/>
                <w:lang w:val="en-GB"/>
              </w:rPr>
            </w:pPr>
            <w:r w:rsidRPr="00F31509">
              <w:rPr>
                <w:rFonts w:asciiTheme="majorBidi" w:hAnsiTheme="majorBidi" w:cstheme="majorBidi"/>
                <w:sz w:val="20"/>
                <w:lang w:val="en-GB"/>
              </w:rPr>
              <w:t>Commodity</w:t>
            </w:r>
          </w:p>
        </w:tc>
        <w:tc>
          <w:tcPr>
            <w:tcW w:w="0" w:type="auto"/>
          </w:tcPr>
          <w:p w:rsidR="006E32A4" w:rsidRPr="00F31509" w:rsidRDefault="006E32A4" w:rsidP="007E09C4">
            <w:pPr>
              <w:pStyle w:val="Compact"/>
              <w:keepNext/>
              <w:jc w:val="right"/>
              <w:cnfStyle w:val="100000000000"/>
              <w:rPr>
                <w:rFonts w:asciiTheme="majorBidi" w:hAnsiTheme="majorBidi" w:cstheme="majorBidi"/>
                <w:sz w:val="20"/>
                <w:lang w:val="en-GB"/>
              </w:rPr>
            </w:pPr>
            <w:r w:rsidRPr="00F31509">
              <w:rPr>
                <w:rFonts w:asciiTheme="majorBidi" w:hAnsiTheme="majorBidi" w:cstheme="majorBidi"/>
                <w:sz w:val="20"/>
                <w:lang w:val="en-GB"/>
              </w:rPr>
              <w:t>Availability</w:t>
            </w:r>
          </w:p>
        </w:tc>
        <w:tc>
          <w:tcPr>
            <w:tcW w:w="0" w:type="auto"/>
          </w:tcPr>
          <w:p w:rsidR="008B0C44" w:rsidRPr="00F31509" w:rsidRDefault="006E32A4" w:rsidP="007E09C4">
            <w:pPr>
              <w:pStyle w:val="Compact"/>
              <w:keepNext/>
              <w:jc w:val="right"/>
              <w:cnfStyle w:val="100000000000"/>
              <w:rPr>
                <w:rFonts w:asciiTheme="majorBidi" w:hAnsiTheme="majorBidi" w:cstheme="majorBidi"/>
                <w:sz w:val="20"/>
                <w:lang w:val="en-GB"/>
              </w:rPr>
            </w:pPr>
            <w:r w:rsidRPr="00F31509">
              <w:rPr>
                <w:rFonts w:asciiTheme="majorBidi" w:hAnsiTheme="majorBidi" w:cstheme="majorBidi"/>
                <w:sz w:val="20"/>
                <w:lang w:val="en-GB"/>
              </w:rPr>
              <w:t>Equivalent Availability</w:t>
            </w:r>
          </w:p>
          <w:p w:rsidR="006E32A4" w:rsidRPr="00F31509" w:rsidRDefault="006E32A4" w:rsidP="007E09C4">
            <w:pPr>
              <w:pStyle w:val="Compact"/>
              <w:keepNext/>
              <w:jc w:val="right"/>
              <w:cnfStyle w:val="100000000000"/>
              <w:rPr>
                <w:rFonts w:asciiTheme="majorBidi" w:hAnsiTheme="majorBidi" w:cstheme="majorBidi"/>
                <w:sz w:val="20"/>
                <w:lang w:val="en-GB"/>
              </w:rPr>
            </w:pPr>
            <w:r w:rsidRPr="00F31509">
              <w:rPr>
                <w:rFonts w:asciiTheme="majorBidi" w:hAnsiTheme="majorBidi" w:cstheme="majorBidi"/>
                <w:sz w:val="20"/>
                <w:lang w:val="en-GB"/>
              </w:rPr>
              <w:t xml:space="preserve"> for Margarine</w:t>
            </w:r>
          </w:p>
        </w:tc>
        <w:tc>
          <w:tcPr>
            <w:tcW w:w="0" w:type="auto"/>
          </w:tcPr>
          <w:p w:rsidR="006E32A4" w:rsidRPr="00F31509" w:rsidRDefault="006E32A4" w:rsidP="007E09C4">
            <w:pPr>
              <w:pStyle w:val="Compact"/>
              <w:keepNext/>
              <w:jc w:val="right"/>
              <w:cnfStyle w:val="100000000000"/>
              <w:rPr>
                <w:rFonts w:asciiTheme="majorBidi" w:hAnsiTheme="majorBidi" w:cstheme="majorBidi"/>
                <w:sz w:val="20"/>
                <w:lang w:val="en-GB"/>
              </w:rPr>
            </w:pPr>
            <w:r w:rsidRPr="00F31509">
              <w:rPr>
                <w:rFonts w:asciiTheme="majorBidi" w:hAnsiTheme="majorBidi" w:cstheme="majorBidi"/>
                <w:sz w:val="20"/>
                <w:lang w:val="en-GB"/>
              </w:rPr>
              <w:t>Share</w:t>
            </w:r>
          </w:p>
        </w:tc>
      </w:tr>
      <w:tr w:rsidR="006E32A4" w:rsidRPr="00F31509" w:rsidTr="006E32A4">
        <w:tc>
          <w:tcPr>
            <w:cnfStyle w:val="001000000000"/>
            <w:tcW w:w="0" w:type="auto"/>
          </w:tcPr>
          <w:p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Oil Palm Fruit</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r>
      <w:tr w:rsidR="006E32A4" w:rsidRPr="00F31509" w:rsidTr="006E32A4">
        <w:tc>
          <w:tcPr>
            <w:cnfStyle w:val="001000000000"/>
            <w:tcW w:w="0" w:type="auto"/>
          </w:tcPr>
          <w:p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Palm oil</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993,000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1,122,100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30.1%</w:t>
            </w:r>
          </w:p>
        </w:tc>
      </w:tr>
      <w:tr w:rsidR="006E32A4" w:rsidRPr="00F31509" w:rsidTr="006E32A4">
        <w:tc>
          <w:tcPr>
            <w:cnfStyle w:val="001000000000"/>
            <w:tcW w:w="0" w:type="auto"/>
          </w:tcPr>
          <w:p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Soyabeans</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3,874,100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788,000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21.1%</w:t>
            </w:r>
          </w:p>
        </w:tc>
      </w:tr>
      <w:tr w:rsidR="006E32A4" w:rsidRPr="00F31509" w:rsidTr="006E32A4">
        <w:tc>
          <w:tcPr>
            <w:cnfStyle w:val="001000000000"/>
            <w:tcW w:w="0" w:type="auto"/>
          </w:tcPr>
          <w:p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Sunflower Seed</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3,930,500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1,821,000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48.8%</w:t>
            </w:r>
          </w:p>
        </w:tc>
      </w:tr>
    </w:tbl>
    <w:p w:rsidR="006E32A4" w:rsidRPr="00F31509" w:rsidRDefault="006E32A4" w:rsidP="007E09C4">
      <w:pPr>
        <w:keepNext/>
        <w:jc w:val="center"/>
        <w:rPr>
          <w:rFonts w:asciiTheme="majorBidi" w:hAnsiTheme="majorBidi" w:cstheme="majorBidi"/>
          <w:sz w:val="24"/>
          <w:lang w:val="en-GB"/>
        </w:rPr>
      </w:pP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The equivalent availability for margarine is derived from the availability of the primary commodity by multiplying by the extraction rate(s) to convert the primary commodity into margarine. Then, the share is computed by comparing availability: 30.1% of the total availability of margarine comes from palm oil, so we assume that 30.1% of the margarine is produced from palm oil. This is, of course, just an approximation, and in the absence of country specific information it is a reasonable assumption. Thus, the 3.7 million tonne requirement of margarine production must have 30.1% satisfied by palm oil, or 1.1 million tonnes. This translates into 980,000 tonnes of palm oil (dividing by extraction rates). Suppose there is also some small consumption reported for fat preparations, and so the final food processing estimate for oil palm fruit is about 1.2 million tonnes (</w:t>
      </w:r>
      <w:fldSimple w:instr=" REF _Ref428341079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58</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45" w:name="_Ref428341079"/>
      <w:bookmarkStart w:id="446" w:name="_Toc428423597"/>
      <w:r w:rsidRPr="00F31509">
        <w:rPr>
          <w:rFonts w:asciiTheme="majorBidi" w:hAnsiTheme="majorBidi" w:cstheme="majorBidi"/>
          <w:lang w:val="en-GB"/>
        </w:rPr>
        <w:t xml:space="preserve">Table </w:t>
      </w:r>
      <w:r w:rsidR="001C3696"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58</w:t>
      </w:r>
      <w:r w:rsidR="001C3696" w:rsidRPr="00F31509">
        <w:rPr>
          <w:rFonts w:asciiTheme="majorBidi" w:hAnsiTheme="majorBidi" w:cstheme="majorBidi"/>
          <w:b/>
          <w:lang w:val="en-GB"/>
        </w:rPr>
        <w:fldChar w:fldCharType="end"/>
      </w:r>
      <w:bookmarkEnd w:id="445"/>
      <w:r w:rsidRPr="00F31509">
        <w:rPr>
          <w:rFonts w:asciiTheme="majorBidi" w:hAnsiTheme="majorBidi" w:cstheme="majorBidi"/>
          <w:lang w:val="en-GB"/>
        </w:rPr>
        <w:t>: Adding food processing to the SUA table of palm oil</w:t>
      </w:r>
      <w:bookmarkEnd w:id="446"/>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F31509" w:rsidTr="006E32A4">
        <w:trPr>
          <w:cnfStyle w:val="100000000000"/>
        </w:trPr>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1,159,700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3,714,000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To avoid later confusion, we also adjust the production value of margarine and shortening (as only 37.5% of this production will be covered by oil palm fruit). </w:t>
      </w:r>
      <w:fldSimple w:instr=" REF _Ref428341294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59</w:t>
        </w:r>
      </w:fldSimple>
      <w:r w:rsidRPr="00F31509">
        <w:rPr>
          <w:rFonts w:asciiTheme="majorBidi" w:eastAsia="Times New Roman" w:hAnsiTheme="majorBidi" w:cstheme="majorBidi"/>
          <w:lang w:val="en-GB"/>
        </w:rPr>
        <w:t xml:space="preserve"> provides the updated information, inclusive of production estimates for margarine and shortening.</w:t>
      </w:r>
    </w:p>
    <w:p w:rsidR="006E32A4" w:rsidRPr="00F31509" w:rsidRDefault="006E32A4" w:rsidP="006E32A4">
      <w:pPr>
        <w:pStyle w:val="Caption"/>
        <w:keepNext/>
        <w:rPr>
          <w:rFonts w:asciiTheme="majorBidi" w:hAnsiTheme="majorBidi" w:cstheme="majorBidi"/>
          <w:b/>
          <w:lang w:val="en-GB"/>
        </w:rPr>
      </w:pPr>
      <w:bookmarkStart w:id="447" w:name="_Ref428341294"/>
      <w:bookmarkStart w:id="448" w:name="_Toc428423598"/>
      <w:r w:rsidRPr="00F31509">
        <w:rPr>
          <w:rFonts w:asciiTheme="majorBidi" w:hAnsiTheme="majorBidi" w:cstheme="majorBidi"/>
          <w:lang w:val="en-GB"/>
        </w:rPr>
        <w:lastRenderedPageBreak/>
        <w:t xml:space="preserve">Table </w:t>
      </w:r>
      <w:r w:rsidR="001C3696"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59</w:t>
      </w:r>
      <w:r w:rsidR="001C3696" w:rsidRPr="00F31509">
        <w:rPr>
          <w:rFonts w:asciiTheme="majorBidi" w:hAnsiTheme="majorBidi" w:cstheme="majorBidi"/>
          <w:b/>
          <w:lang w:val="en-GB"/>
        </w:rPr>
        <w:fldChar w:fldCharType="end"/>
      </w:r>
      <w:bookmarkEnd w:id="447"/>
      <w:r w:rsidRPr="00F31509">
        <w:rPr>
          <w:rFonts w:asciiTheme="majorBidi" w:hAnsiTheme="majorBidi" w:cstheme="majorBidi"/>
          <w:lang w:val="en-GB"/>
        </w:rPr>
        <w:t>: Adding production of processed products to the SUA table for palm oil</w:t>
      </w:r>
      <w:bookmarkEnd w:id="448"/>
    </w:p>
    <w:tbl>
      <w:tblPr>
        <w:tblStyle w:val="TableClassic1"/>
        <w:tblW w:w="5261" w:type="pct"/>
        <w:tblLook w:val="04A0"/>
      </w:tblPr>
      <w:tblGrid>
        <w:gridCol w:w="1558"/>
        <w:gridCol w:w="936"/>
        <w:gridCol w:w="856"/>
        <w:gridCol w:w="714"/>
        <w:gridCol w:w="902"/>
        <w:gridCol w:w="554"/>
        <w:gridCol w:w="1112"/>
        <w:gridCol w:w="536"/>
        <w:gridCol w:w="519"/>
        <w:gridCol w:w="679"/>
        <w:gridCol w:w="848"/>
        <w:gridCol w:w="510"/>
      </w:tblGrid>
      <w:tr w:rsidR="006E32A4" w:rsidRPr="00F31509" w:rsidTr="006E32A4">
        <w:trPr>
          <w:cnfStyle w:val="100000000000"/>
        </w:trPr>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1,117,000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Food Losses and Waste (FLW)</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FLW is estimated using the methodology described in Chapter 2, unless losses quantities are measured by the country. For palm oil, FLW that occur during processing of palm oil are taken into account in the standardization procedure. Those for oil palm fruit are likely to be greater than zero, but only if a country produces palm fruit. That is not the case for the country under consideration and therefore FLW estimates can, and in fact should be, assumed to be zero (</w:t>
      </w:r>
      <w:fldSimple w:instr=" REF _Ref428341776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60</w:t>
        </w:r>
      </w:fldSimple>
      <w:r w:rsidRPr="00F31509">
        <w:rPr>
          <w:rFonts w:asciiTheme="majorBidi" w:eastAsia="Times New Roman" w:hAnsiTheme="majorBidi" w:cstheme="majorBidi"/>
          <w:lang w:val="en-GB"/>
        </w:rPr>
        <w:t xml:space="preserve">). If a country produces palm fruit, FLW would need to be imputed or, preferably,  measured with appropriate methods and reported in representative surveys. </w:t>
      </w:r>
    </w:p>
    <w:p w:rsidR="006E32A4" w:rsidRPr="00F31509" w:rsidRDefault="006E32A4" w:rsidP="006E32A4">
      <w:pPr>
        <w:pStyle w:val="Caption"/>
        <w:keepNext/>
        <w:rPr>
          <w:rFonts w:asciiTheme="majorBidi" w:hAnsiTheme="majorBidi" w:cstheme="majorBidi"/>
          <w:b/>
          <w:lang w:val="en-GB"/>
        </w:rPr>
      </w:pPr>
      <w:bookmarkStart w:id="449" w:name="_Ref428341776"/>
      <w:bookmarkStart w:id="450" w:name="_Toc428423599"/>
      <w:r w:rsidRPr="00F31509">
        <w:rPr>
          <w:rFonts w:asciiTheme="majorBidi" w:hAnsiTheme="majorBidi" w:cstheme="majorBidi"/>
          <w:lang w:val="en-GB"/>
        </w:rPr>
        <w:t xml:space="preserve">Table </w:t>
      </w:r>
      <w:r w:rsidR="001C3696"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60</w:t>
      </w:r>
      <w:r w:rsidR="001C3696" w:rsidRPr="00F31509">
        <w:rPr>
          <w:rFonts w:asciiTheme="majorBidi" w:hAnsiTheme="majorBidi" w:cstheme="majorBidi"/>
          <w:b/>
          <w:lang w:val="en-GB"/>
        </w:rPr>
        <w:fldChar w:fldCharType="end"/>
      </w:r>
      <w:bookmarkEnd w:id="449"/>
      <w:r w:rsidR="005630C6" w:rsidRPr="00F31509">
        <w:rPr>
          <w:rFonts w:asciiTheme="majorBidi" w:hAnsiTheme="majorBidi" w:cstheme="majorBidi"/>
          <w:lang w:val="en-GB"/>
        </w:rPr>
        <w:t>: Adding Food L</w:t>
      </w:r>
      <w:r w:rsidRPr="00F31509">
        <w:rPr>
          <w:rFonts w:asciiTheme="majorBidi" w:hAnsiTheme="majorBidi" w:cstheme="majorBidi"/>
          <w:lang w:val="en-GB"/>
        </w:rPr>
        <w:t>osses and Waste to the SUA table for palm oil</w:t>
      </w:r>
      <w:bookmarkEnd w:id="450"/>
    </w:p>
    <w:tbl>
      <w:tblPr>
        <w:tblStyle w:val="TableClassic1"/>
        <w:tblW w:w="5261" w:type="pct"/>
        <w:tblLook w:val="04A0"/>
      </w:tblPr>
      <w:tblGrid>
        <w:gridCol w:w="1558"/>
        <w:gridCol w:w="936"/>
        <w:gridCol w:w="856"/>
        <w:gridCol w:w="714"/>
        <w:gridCol w:w="902"/>
        <w:gridCol w:w="554"/>
        <w:gridCol w:w="1112"/>
        <w:gridCol w:w="536"/>
        <w:gridCol w:w="519"/>
        <w:gridCol w:w="679"/>
        <w:gridCol w:w="848"/>
        <w:gridCol w:w="510"/>
      </w:tblGrid>
      <w:tr w:rsidR="006E32A4" w:rsidRPr="00F31509" w:rsidTr="006E32A4">
        <w:trPr>
          <w:cnfStyle w:val="100000000000"/>
        </w:trPr>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Seed</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As the country of interest has no production of palm oil fruit, no amount will be allocated to seed. But even if the country produced palm fruit, that amount would be zero as propagation takes places through planting of new trees. Thus, we can fill the table in with zeros (</w:t>
      </w:r>
      <w:fldSimple w:instr=" REF _Ref428342155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61</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51" w:name="_Ref428342155"/>
      <w:bookmarkStart w:id="452" w:name="_Toc428423600"/>
      <w:r w:rsidRPr="00F31509">
        <w:rPr>
          <w:rFonts w:asciiTheme="majorBidi" w:hAnsiTheme="majorBidi" w:cstheme="majorBidi"/>
          <w:lang w:val="en-GB"/>
        </w:rPr>
        <w:lastRenderedPageBreak/>
        <w:t xml:space="preserve">Table </w:t>
      </w:r>
      <w:r w:rsidR="001C3696"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61</w:t>
      </w:r>
      <w:r w:rsidR="001C3696" w:rsidRPr="00F31509">
        <w:rPr>
          <w:rFonts w:asciiTheme="majorBidi" w:hAnsiTheme="majorBidi" w:cstheme="majorBidi"/>
          <w:b/>
          <w:lang w:val="en-GB"/>
        </w:rPr>
        <w:fldChar w:fldCharType="end"/>
      </w:r>
      <w:bookmarkEnd w:id="451"/>
      <w:r w:rsidRPr="00F31509">
        <w:rPr>
          <w:rFonts w:asciiTheme="majorBidi" w:hAnsiTheme="majorBidi" w:cstheme="majorBidi"/>
          <w:lang w:val="en-GB"/>
        </w:rPr>
        <w:t>: Adding seed use to the SUA table for palm oil</w:t>
      </w:r>
      <w:bookmarkEnd w:id="452"/>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F31509" w:rsidTr="006E32A4">
        <w:trPr>
          <w:cnfStyle w:val="100000000000"/>
        </w:trPr>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Industrial Utilization</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Industrial utilization can account for a major share of palm oil use and in fact palm oil has become an increasingly important feedstock for many non-food industries. Apart from the use for biodiesel and a replacement or additive to heating fuel (e.g. in district heating systems), palm oil is an increasingly popular raw material for the production of soaps, detergents, paints and even cosmetics. As already outline</w:t>
      </w:r>
      <w:r w:rsidR="00006704" w:rsidRPr="00F31509">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in the wheat and sugar examples, the amounts of raw materials used for industrial purposes are difficult to gauge and thus to impute; what is more, the amounts are likely to change rapidly with policy incentives and energy prices, </w:t>
      </w:r>
      <w:r w:rsidR="00006704" w:rsidRPr="00F31509">
        <w:rPr>
          <w:rFonts w:asciiTheme="majorBidi" w:eastAsia="Times New Roman" w:hAnsiTheme="majorBidi" w:cstheme="majorBidi"/>
          <w:lang w:val="en-GB"/>
        </w:rPr>
        <w:t xml:space="preserve">of which </w:t>
      </w:r>
      <w:r w:rsidRPr="00F31509">
        <w:rPr>
          <w:rFonts w:asciiTheme="majorBidi" w:eastAsia="Times New Roman" w:hAnsiTheme="majorBidi" w:cstheme="majorBidi"/>
          <w:lang w:val="en-GB"/>
        </w:rPr>
        <w:t>both factors are difficult to predict. In short, to estimate the amounts of palm oil used, there is no real alternative to data collection.  For the sake of simplicity, it was therefore assumed to be zero (</w:t>
      </w:r>
      <w:fldSimple w:instr=" REF _Ref428342875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62</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53" w:name="_Ref428342875"/>
      <w:bookmarkStart w:id="454" w:name="_Toc428423601"/>
      <w:r w:rsidRPr="00F31509">
        <w:rPr>
          <w:rFonts w:asciiTheme="majorBidi" w:hAnsiTheme="majorBidi" w:cstheme="majorBidi"/>
          <w:lang w:val="en-GB"/>
        </w:rPr>
        <w:t xml:space="preserve">Table </w:t>
      </w:r>
      <w:r w:rsidR="001C3696"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62</w:t>
      </w:r>
      <w:r w:rsidR="001C3696" w:rsidRPr="00F31509">
        <w:rPr>
          <w:rFonts w:asciiTheme="majorBidi" w:hAnsiTheme="majorBidi" w:cstheme="majorBidi"/>
          <w:b/>
          <w:lang w:val="en-GB"/>
        </w:rPr>
        <w:fldChar w:fldCharType="end"/>
      </w:r>
      <w:bookmarkEnd w:id="453"/>
      <w:r w:rsidRPr="00F31509">
        <w:rPr>
          <w:rFonts w:asciiTheme="majorBidi" w:hAnsiTheme="majorBidi" w:cstheme="majorBidi"/>
          <w:lang w:val="en-GB"/>
        </w:rPr>
        <w:t>: Adding industrial use to the SUA table for palm oil</w:t>
      </w:r>
      <w:bookmarkEnd w:id="454"/>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F31509" w:rsidTr="006E32A4">
        <w:trPr>
          <w:cnfStyle w:val="100000000000"/>
        </w:trPr>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Tourist Consumption</w:t>
      </w:r>
    </w:p>
    <w:p w:rsidR="006E32A4" w:rsidRPr="00F31509" w:rsidRDefault="006E32A4" w:rsidP="006E32A4">
      <w:pPr>
        <w:rPr>
          <w:rFonts w:asciiTheme="majorBidi" w:hAnsiTheme="majorBidi" w:cstheme="majorBidi"/>
          <w:lang w:val="en-GB"/>
        </w:rPr>
      </w:pPr>
      <w:r w:rsidRPr="00F31509">
        <w:rPr>
          <w:rFonts w:asciiTheme="majorBidi" w:eastAsia="Times New Roman" w:hAnsiTheme="majorBidi" w:cstheme="majorBidi"/>
          <w:lang w:val="en-GB"/>
        </w:rPr>
        <w:t>For this particular example, suppose we have a small number of tourists leaving or coming to this country, and so the allocation of the commodity to the tourist element is roughly zero (</w:t>
      </w:r>
      <w:fldSimple w:instr=" REF _Ref428343057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63</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55" w:name="_Ref428343057"/>
      <w:bookmarkStart w:id="456" w:name="_Toc428423602"/>
      <w:r w:rsidRPr="00F31509">
        <w:rPr>
          <w:rFonts w:asciiTheme="majorBidi" w:hAnsiTheme="majorBidi" w:cstheme="majorBidi"/>
          <w:lang w:val="en-GB"/>
        </w:rPr>
        <w:lastRenderedPageBreak/>
        <w:t xml:space="preserve">Table </w:t>
      </w:r>
      <w:r w:rsidR="001C3696"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63</w:t>
      </w:r>
      <w:r w:rsidR="001C3696" w:rsidRPr="00F31509">
        <w:rPr>
          <w:rFonts w:asciiTheme="majorBidi" w:hAnsiTheme="majorBidi" w:cstheme="majorBidi"/>
          <w:b/>
          <w:lang w:val="en-GB"/>
        </w:rPr>
        <w:fldChar w:fldCharType="end"/>
      </w:r>
      <w:bookmarkEnd w:id="455"/>
      <w:r w:rsidRPr="00F31509">
        <w:rPr>
          <w:rFonts w:asciiTheme="majorBidi" w:hAnsiTheme="majorBidi" w:cstheme="majorBidi"/>
          <w:lang w:val="en-GB"/>
        </w:rPr>
        <w:t>: Adding tourist consumption to the SUA table for palm oil</w:t>
      </w:r>
      <w:bookmarkEnd w:id="456"/>
      <w:r w:rsidRPr="00F31509">
        <w:rPr>
          <w:rFonts w:asciiTheme="majorBidi" w:hAnsiTheme="majorBidi" w:cstheme="majorBidi"/>
          <w:lang w:val="en-GB"/>
        </w:rPr>
        <w:t xml:space="preserve"> </w:t>
      </w:r>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F31509" w:rsidTr="006E32A4">
        <w:trPr>
          <w:cnfStyle w:val="100000000000"/>
        </w:trPr>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Feed</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For the palm oil commodity tree, only one element is allocated to feed (cakes of palm kernels). This commodity is a by-product in the processing of palm kernels into oil of palm kernels. However, for the example we are considering, no palm kernels are available. Thus, neither "oil of palm kernels" nor "cake</w:t>
      </w:r>
      <w:r w:rsidR="00376274"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of palm kernels" are produced. Also, palm oil itself is never fed directly to animals, and thus we have no commodity to allocate any feed to. Thus, all feed is assumed to be 0 (</w:t>
      </w:r>
      <w:fldSimple w:instr=" REF _Ref428343147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64</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57" w:name="_Ref428343147"/>
      <w:bookmarkStart w:id="458" w:name="_Toc428423603"/>
      <w:r w:rsidRPr="00F31509">
        <w:rPr>
          <w:rFonts w:asciiTheme="majorBidi" w:hAnsiTheme="majorBidi" w:cstheme="majorBidi"/>
          <w:lang w:val="en-GB"/>
        </w:rPr>
        <w:t xml:space="preserve">Table </w:t>
      </w:r>
      <w:r w:rsidR="001C3696"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64</w:t>
      </w:r>
      <w:r w:rsidR="001C3696" w:rsidRPr="00F31509">
        <w:rPr>
          <w:rFonts w:asciiTheme="majorBidi" w:hAnsiTheme="majorBidi" w:cstheme="majorBidi"/>
          <w:b/>
          <w:lang w:val="en-GB"/>
        </w:rPr>
        <w:fldChar w:fldCharType="end"/>
      </w:r>
      <w:bookmarkEnd w:id="457"/>
      <w:r w:rsidRPr="00F31509">
        <w:rPr>
          <w:rFonts w:asciiTheme="majorBidi" w:hAnsiTheme="majorBidi" w:cstheme="majorBidi"/>
          <w:lang w:val="en-GB"/>
        </w:rPr>
        <w:t>: Adding feed use to the SUA table for palm oil</w:t>
      </w:r>
      <w:bookmarkEnd w:id="458"/>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F31509" w:rsidTr="006E32A4">
        <w:trPr>
          <w:cnfStyle w:val="100000000000"/>
        </w:trPr>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lastRenderedPageBreak/>
        <w:t>Standardization and Balancing</w:t>
      </w:r>
    </w:p>
    <w:p w:rsidR="006E32A4" w:rsidRPr="00F31509" w:rsidRDefault="006E32A4" w:rsidP="00E52F68">
      <w:pPr>
        <w:keepNext/>
        <w:jc w:val="both"/>
        <w:rPr>
          <w:rFonts w:asciiTheme="majorBidi" w:hAnsiTheme="majorBidi" w:cstheme="majorBidi"/>
          <w:lang w:val="en-GB"/>
        </w:rPr>
      </w:pPr>
      <w:r w:rsidRPr="00F31509">
        <w:rPr>
          <w:rFonts w:asciiTheme="majorBidi" w:eastAsia="Times New Roman" w:hAnsiTheme="majorBidi" w:cstheme="majorBidi"/>
          <w:lang w:val="en-GB"/>
        </w:rPr>
        <w:t>As for all commodities, producing the detailed entries into the SUA table is just the first important steps towards a balanced, aggregated and standardized FBS template. The next important steps are to first aggregate/standardize the SUA tables and then to completely balance supply and utilization. These steps are laid out in the following section. To understand the standardization process, it is important to recall the processing structure. To this end, we assume the following commodity tree structure (</w:t>
      </w:r>
      <w:fldSimple w:instr=" REF _Ref428343532 \h  \* MERGEFORMAT ">
        <w:r w:rsidR="000B360D" w:rsidRPr="00F31509">
          <w:rPr>
            <w:rFonts w:asciiTheme="majorBidi" w:eastAsia="Times New Roman" w:hAnsiTheme="majorBidi" w:cstheme="majorBidi"/>
            <w:lang w:val="en-GB"/>
          </w:rPr>
          <w:t xml:space="preserve">Figure </w:t>
        </w:r>
        <w:r w:rsidR="000B360D" w:rsidRPr="00F31509">
          <w:rPr>
            <w:rFonts w:asciiTheme="majorBidi" w:eastAsia="Times New Roman" w:hAnsiTheme="majorBidi" w:cstheme="majorBidi"/>
            <w:noProof/>
            <w:lang w:val="en-GB"/>
          </w:rPr>
          <w:t>25</w:t>
        </w:r>
      </w:fldSimple>
      <w:r w:rsidRPr="00F31509">
        <w:rPr>
          <w:rFonts w:asciiTheme="majorBidi" w:eastAsia="Times New Roman" w:hAnsiTheme="majorBidi" w:cstheme="majorBidi"/>
          <w:lang w:val="en-GB"/>
        </w:rPr>
        <w:t>):</w:t>
      </w:r>
    </w:p>
    <w:p w:rsidR="006E32A4" w:rsidRPr="00F31509" w:rsidRDefault="006E32A4" w:rsidP="006E32A4">
      <w:pPr>
        <w:keepNext/>
        <w:rPr>
          <w:rFonts w:asciiTheme="majorBidi" w:hAnsiTheme="majorBidi" w:cstheme="majorBidi"/>
          <w:lang w:val="en-GB"/>
        </w:rPr>
      </w:pPr>
      <w:r w:rsidRPr="00F31509">
        <w:rPr>
          <w:rFonts w:asciiTheme="majorBidi" w:hAnsiTheme="majorBidi" w:cstheme="majorBidi"/>
          <w:noProof/>
          <w:lang w:eastAsia="en-US"/>
        </w:rPr>
        <w:drawing>
          <wp:inline distT="0" distB="0" distL="0" distR="0">
            <wp:extent cx="5943600" cy="3855308"/>
            <wp:effectExtent l="19050" t="0" r="0" b="0"/>
            <wp:docPr id="19" name="Picture 1" descr="C:\Users\browningj\Downloads\palmOi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owningj\Downloads\palmOilTree.png"/>
                    <pic:cNvPicPr>
                      <a:picLocks noChangeAspect="1" noChangeArrowheads="1"/>
                    </pic:cNvPicPr>
                  </pic:nvPicPr>
                  <pic:blipFill>
                    <a:blip r:embed="rId49" cstate="print"/>
                    <a:srcRect/>
                    <a:stretch>
                      <a:fillRect/>
                    </a:stretch>
                  </pic:blipFill>
                  <pic:spPr bwMode="auto">
                    <a:xfrm>
                      <a:off x="0" y="0"/>
                      <a:ext cx="5943600" cy="3855308"/>
                    </a:xfrm>
                    <a:prstGeom prst="rect">
                      <a:avLst/>
                    </a:prstGeom>
                    <a:noFill/>
                    <a:ln w="9525">
                      <a:noFill/>
                      <a:miter lim="800000"/>
                      <a:headEnd/>
                      <a:tailEnd/>
                    </a:ln>
                  </pic:spPr>
                </pic:pic>
              </a:graphicData>
            </a:graphic>
          </wp:inline>
        </w:drawing>
      </w:r>
    </w:p>
    <w:p w:rsidR="006E32A4" w:rsidRPr="00F31509" w:rsidRDefault="006E32A4" w:rsidP="006E32A4">
      <w:pPr>
        <w:pStyle w:val="Caption"/>
        <w:keepNext/>
        <w:rPr>
          <w:rFonts w:asciiTheme="majorBidi" w:hAnsiTheme="majorBidi" w:cstheme="majorBidi"/>
          <w:b/>
          <w:lang w:val="en-GB"/>
        </w:rPr>
      </w:pPr>
      <w:bookmarkStart w:id="459" w:name="_Ref428343532"/>
      <w:bookmarkStart w:id="460" w:name="_Toc428383872"/>
      <w:bookmarkStart w:id="461" w:name="_Toc430872525"/>
      <w:r w:rsidRPr="00F31509">
        <w:rPr>
          <w:rFonts w:asciiTheme="majorBidi" w:eastAsia="Times New Roman" w:hAnsiTheme="majorBidi" w:cstheme="majorBidi"/>
          <w:lang w:val="en-GB"/>
        </w:rPr>
        <w:t xml:space="preserve">Figure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1C3696" w:rsidRPr="001C3696">
        <w:rPr>
          <w:rFonts w:asciiTheme="majorBidi" w:hAnsiTheme="majorBidi" w:cstheme="majorBidi"/>
          <w:b/>
          <w:lang w:val="en-GB"/>
        </w:rPr>
        <w:fldChar w:fldCharType="separate"/>
      </w:r>
      <w:r w:rsidR="000B360D" w:rsidRPr="00F31509">
        <w:rPr>
          <w:rFonts w:asciiTheme="majorBidi" w:eastAsia="Times New Roman" w:hAnsiTheme="majorBidi" w:cstheme="majorBidi"/>
          <w:noProof/>
          <w:lang w:val="en-GB"/>
        </w:rPr>
        <w:t>25</w:t>
      </w:r>
      <w:r w:rsidR="001C3696" w:rsidRPr="00F31509">
        <w:rPr>
          <w:rFonts w:asciiTheme="majorBidi" w:hAnsiTheme="majorBidi" w:cstheme="majorBidi"/>
          <w:lang w:val="en-GB"/>
        </w:rPr>
        <w:fldChar w:fldCharType="end"/>
      </w:r>
      <w:bookmarkEnd w:id="459"/>
      <w:r w:rsidRPr="00F31509">
        <w:rPr>
          <w:rFonts w:asciiTheme="majorBidi" w:eastAsia="Times New Roman" w:hAnsiTheme="majorBidi" w:cstheme="majorBidi"/>
          <w:lang w:val="en-GB"/>
        </w:rPr>
        <w:t>: Commodity tree for palm oil</w:t>
      </w:r>
      <w:bookmarkEnd w:id="460"/>
      <w:bookmarkEnd w:id="461"/>
    </w:p>
    <w:p w:rsidR="006E32A4" w:rsidRPr="00F31509" w:rsidRDefault="006E32A4" w:rsidP="006E32A4">
      <w:pPr>
        <w:rPr>
          <w:rFonts w:asciiTheme="majorBidi" w:hAnsiTheme="majorBidi" w:cstheme="majorBidi"/>
          <w:lang w:val="en-GB"/>
        </w:rPr>
      </w:pPr>
      <w:r w:rsidRPr="00F31509">
        <w:rPr>
          <w:rFonts w:asciiTheme="majorBidi" w:eastAsia="Times New Roman" w:hAnsiTheme="majorBidi" w:cstheme="majorBidi"/>
          <w:lang w:val="en-GB"/>
        </w:rPr>
        <w:t>In a first step we recall the complete SUA table produced so far (</w:t>
      </w:r>
      <w:fldSimple w:instr=" REF _Ref428343795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65</w:t>
        </w:r>
      </w:fldSimple>
      <w:r w:rsidRPr="00F31509">
        <w:rPr>
          <w:rFonts w:asciiTheme="majorBidi" w:eastAsia="Times New Roman" w:hAnsiTheme="majorBidi" w:cstheme="majorBidi"/>
          <w:lang w:val="en-GB"/>
        </w:rPr>
        <w:t>). It is the basis for the standardization process and indeed must contain all estimates for all input variables of this process.</w:t>
      </w:r>
    </w:p>
    <w:p w:rsidR="006E32A4" w:rsidRPr="00F31509" w:rsidRDefault="006E32A4" w:rsidP="006E32A4">
      <w:pPr>
        <w:pStyle w:val="Caption"/>
        <w:keepNext/>
        <w:rPr>
          <w:rFonts w:asciiTheme="majorBidi" w:hAnsiTheme="majorBidi" w:cstheme="majorBidi"/>
          <w:b/>
          <w:lang w:val="en-GB"/>
        </w:rPr>
      </w:pPr>
      <w:bookmarkStart w:id="462" w:name="_Ref428343795"/>
      <w:bookmarkStart w:id="463" w:name="_Toc428423604"/>
      <w:r w:rsidRPr="00F31509">
        <w:rPr>
          <w:rFonts w:asciiTheme="majorBidi" w:hAnsiTheme="majorBidi" w:cstheme="majorBidi"/>
          <w:lang w:val="en-GB"/>
        </w:rPr>
        <w:t xml:space="preserve">Table </w:t>
      </w:r>
      <w:r w:rsidR="001C3696"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65</w:t>
      </w:r>
      <w:r w:rsidR="001C3696" w:rsidRPr="00F31509">
        <w:rPr>
          <w:rFonts w:asciiTheme="majorBidi" w:hAnsiTheme="majorBidi" w:cstheme="majorBidi"/>
          <w:b/>
          <w:lang w:val="en-GB"/>
        </w:rPr>
        <w:fldChar w:fldCharType="end"/>
      </w:r>
      <w:bookmarkEnd w:id="462"/>
      <w:r w:rsidRPr="00F31509">
        <w:rPr>
          <w:rFonts w:asciiTheme="majorBidi" w:hAnsiTheme="majorBidi" w:cstheme="majorBidi"/>
          <w:lang w:val="en-GB"/>
        </w:rPr>
        <w:t>: Initial SUA table, with all inputs to the standardization process</w:t>
      </w:r>
      <w:bookmarkEnd w:id="463"/>
      <w:r w:rsidRPr="00F31509">
        <w:rPr>
          <w:rFonts w:asciiTheme="majorBidi" w:hAnsiTheme="majorBidi" w:cstheme="majorBidi"/>
          <w:lang w:val="en-GB"/>
        </w:rPr>
        <w:t xml:space="preserve"> </w:t>
      </w:r>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F31509" w:rsidTr="006E32A4">
        <w:trPr>
          <w:cnfStyle w:val="100000000000"/>
        </w:trPr>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C05AE" w:rsidRPr="00F31509" w:rsidRDefault="006C05AE" w:rsidP="006E32A4">
      <w:pPr>
        <w:rPr>
          <w:rFonts w:asciiTheme="majorBidi" w:hAnsiTheme="majorBidi" w:cstheme="majorBidi"/>
          <w:lang w:val="en-GB"/>
        </w:rPr>
      </w:pPr>
    </w:p>
    <w:p w:rsidR="006E32A4" w:rsidRPr="00F31509" w:rsidRDefault="006E32A4" w:rsidP="006E32A4">
      <w:pPr>
        <w:rPr>
          <w:rFonts w:asciiTheme="majorBidi" w:hAnsiTheme="majorBidi" w:cstheme="majorBidi"/>
          <w:lang w:val="en-GB"/>
        </w:rPr>
      </w:pPr>
      <w:r w:rsidRPr="00F31509">
        <w:rPr>
          <w:rFonts w:asciiTheme="majorBidi" w:eastAsia="Times New Roman" w:hAnsiTheme="majorBidi" w:cstheme="majorBidi"/>
          <w:lang w:val="en-GB"/>
        </w:rPr>
        <w:lastRenderedPageBreak/>
        <w:t>The next step in this process is to balance the processed commodities by creating production quantities. However, in our case, we have official production figures for the two main uses of oil palm fruit within this country: margarine and fat preparations. Since these figures are official and compose the majority of the end uses of oil palm fruit, we should update the food processing estimate based on these official figures (</w:t>
      </w:r>
      <w:fldSimple w:instr=" REF _Ref428344050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66</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64" w:name="_Ref428344050"/>
      <w:bookmarkStart w:id="465" w:name="_Toc428423605"/>
      <w:r w:rsidRPr="00F31509">
        <w:rPr>
          <w:rFonts w:asciiTheme="majorBidi" w:hAnsiTheme="majorBidi" w:cstheme="majorBidi"/>
          <w:lang w:val="en-GB"/>
        </w:rPr>
        <w:t xml:space="preserve">Table </w:t>
      </w:r>
      <w:r w:rsidR="001C3696"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66</w:t>
      </w:r>
      <w:r w:rsidR="001C3696" w:rsidRPr="00F31509">
        <w:rPr>
          <w:rFonts w:asciiTheme="majorBidi" w:hAnsiTheme="majorBidi" w:cstheme="majorBidi"/>
          <w:b/>
          <w:lang w:val="en-GB"/>
        </w:rPr>
        <w:fldChar w:fldCharType="end"/>
      </w:r>
      <w:bookmarkEnd w:id="464"/>
      <w:r w:rsidRPr="00F31509">
        <w:rPr>
          <w:rFonts w:asciiTheme="majorBidi" w:hAnsiTheme="majorBidi" w:cstheme="majorBidi"/>
          <w:lang w:val="en-GB"/>
        </w:rPr>
        <w:t>: Updating the SUA table with food processing information</w:t>
      </w:r>
      <w:bookmarkEnd w:id="465"/>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F31509" w:rsidTr="006E32A4">
        <w:trPr>
          <w:cnfStyle w:val="100000000000"/>
        </w:trPr>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1,182,600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C05AE" w:rsidRPr="00F31509" w:rsidRDefault="006C05AE" w:rsidP="00E52F68">
      <w:pPr>
        <w:jc w:val="both"/>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 These operations are reflected in </w:t>
      </w:r>
      <w:fldSimple w:instr=" REF _Ref428344243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67</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66" w:name="_Ref428344243"/>
      <w:bookmarkStart w:id="467" w:name="_Toc428423606"/>
      <w:r w:rsidRPr="00F31509">
        <w:rPr>
          <w:rFonts w:asciiTheme="majorBidi" w:hAnsiTheme="majorBidi" w:cstheme="majorBidi"/>
          <w:lang w:val="en-GB"/>
        </w:rPr>
        <w:t xml:space="preserve">Table </w:t>
      </w:r>
      <w:r w:rsidR="001C3696"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67</w:t>
      </w:r>
      <w:r w:rsidR="001C3696" w:rsidRPr="00F31509">
        <w:rPr>
          <w:rFonts w:asciiTheme="majorBidi" w:hAnsiTheme="majorBidi" w:cstheme="majorBidi"/>
          <w:b/>
          <w:lang w:val="en-GB"/>
        </w:rPr>
        <w:fldChar w:fldCharType="end"/>
      </w:r>
      <w:bookmarkEnd w:id="466"/>
      <w:r w:rsidRPr="00F31509">
        <w:rPr>
          <w:rFonts w:asciiTheme="majorBidi" w:hAnsiTheme="majorBidi" w:cstheme="majorBidi"/>
          <w:lang w:val="en-GB"/>
        </w:rPr>
        <w:t xml:space="preserve">: Removing remaining imbalances in the </w:t>
      </w:r>
      <w:r w:rsidR="005630C6" w:rsidRPr="00F31509">
        <w:rPr>
          <w:rFonts w:asciiTheme="majorBidi" w:hAnsiTheme="majorBidi" w:cstheme="majorBidi"/>
          <w:lang w:val="en-GB"/>
        </w:rPr>
        <w:t xml:space="preserve">Palm oil </w:t>
      </w:r>
      <w:r w:rsidRPr="00F31509">
        <w:rPr>
          <w:rFonts w:asciiTheme="majorBidi" w:hAnsiTheme="majorBidi" w:cstheme="majorBidi"/>
          <w:lang w:val="en-GB"/>
        </w:rPr>
        <w:t>SUA table</w:t>
      </w:r>
      <w:bookmarkEnd w:id="467"/>
    </w:p>
    <w:tbl>
      <w:tblPr>
        <w:tblStyle w:val="TableClassic1"/>
        <w:tblW w:w="5261" w:type="pct"/>
        <w:tblLook w:val="04A0"/>
      </w:tblPr>
      <w:tblGrid>
        <w:gridCol w:w="1538"/>
        <w:gridCol w:w="936"/>
        <w:gridCol w:w="856"/>
        <w:gridCol w:w="714"/>
        <w:gridCol w:w="760"/>
        <w:gridCol w:w="856"/>
        <w:gridCol w:w="972"/>
        <w:gridCol w:w="536"/>
        <w:gridCol w:w="519"/>
        <w:gridCol w:w="679"/>
        <w:gridCol w:w="848"/>
        <w:gridCol w:w="510"/>
      </w:tblGrid>
      <w:tr w:rsidR="006E32A4" w:rsidRPr="00F31509" w:rsidTr="006E32A4">
        <w:trPr>
          <w:cnfStyle w:val="100000000000"/>
        </w:trPr>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1,182,600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1,113,100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194,100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C05AE" w:rsidRPr="00F31509" w:rsidRDefault="006C05AE" w:rsidP="00E52F68">
      <w:pPr>
        <w:jc w:val="both"/>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The next step is to aggregate this full table back into the primary commodity equivalent (in this case palm oil). We follow the same aggregation/standardization process as outlined in the wheat example and obtain the complete balance for palm oil in primary equivalents (</w:t>
      </w:r>
      <w:fldSimple w:instr=" REF _Ref428344378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68</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68" w:name="_Ref428344378"/>
      <w:bookmarkStart w:id="469" w:name="_Toc428423607"/>
      <w:r w:rsidRPr="00F31509">
        <w:rPr>
          <w:rFonts w:asciiTheme="majorBidi" w:hAnsiTheme="majorBidi" w:cstheme="majorBidi"/>
          <w:lang w:val="en-GB"/>
        </w:rPr>
        <w:t xml:space="preserve">Table </w:t>
      </w:r>
      <w:r w:rsidR="001C3696"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68</w:t>
      </w:r>
      <w:r w:rsidR="001C3696" w:rsidRPr="00F31509">
        <w:rPr>
          <w:rFonts w:asciiTheme="majorBidi" w:hAnsiTheme="majorBidi" w:cstheme="majorBidi"/>
          <w:b/>
          <w:lang w:val="en-GB"/>
        </w:rPr>
        <w:fldChar w:fldCharType="end"/>
      </w:r>
      <w:bookmarkEnd w:id="468"/>
      <w:r w:rsidRPr="00F31509">
        <w:rPr>
          <w:rFonts w:asciiTheme="majorBidi" w:hAnsiTheme="majorBidi" w:cstheme="majorBidi"/>
          <w:lang w:val="en-GB"/>
        </w:rPr>
        <w:t>: Aggregated FBS balance for palm oil</w:t>
      </w:r>
      <w:bookmarkEnd w:id="469"/>
    </w:p>
    <w:tbl>
      <w:tblPr>
        <w:tblStyle w:val="TableClassic1"/>
        <w:tblW w:w="5000" w:type="pct"/>
        <w:tblLook w:val="04A0"/>
      </w:tblPr>
      <w:tblGrid>
        <w:gridCol w:w="823"/>
        <w:gridCol w:w="1046"/>
        <w:gridCol w:w="963"/>
        <w:gridCol w:w="800"/>
        <w:gridCol w:w="1203"/>
        <w:gridCol w:w="963"/>
        <w:gridCol w:w="584"/>
        <w:gridCol w:w="579"/>
        <w:gridCol w:w="767"/>
        <w:gridCol w:w="952"/>
        <w:gridCol w:w="562"/>
      </w:tblGrid>
      <w:tr w:rsidR="006E32A4" w:rsidRPr="00F31509" w:rsidTr="006E32A4">
        <w:trPr>
          <w:cnfStyle w:val="100000000000"/>
        </w:trPr>
        <w:tc>
          <w:tcPr>
            <w:cnfStyle w:val="001000000000"/>
            <w:tcW w:w="445" w:type="pct"/>
          </w:tcPr>
          <w:p w:rsidR="006E32A4" w:rsidRPr="00F31509" w:rsidRDefault="006E32A4" w:rsidP="006E32A4">
            <w:pPr>
              <w:pStyle w:val="Compact"/>
              <w:rPr>
                <w:rFonts w:asciiTheme="majorBidi" w:hAnsiTheme="majorBidi" w:cstheme="majorBidi"/>
                <w:sz w:val="18"/>
                <w:lang w:val="en-GB"/>
              </w:rPr>
            </w:pPr>
            <w:r w:rsidRPr="00F31509">
              <w:rPr>
                <w:rFonts w:asciiTheme="majorBidi" w:hAnsiTheme="majorBidi" w:cstheme="majorBidi"/>
                <w:sz w:val="18"/>
                <w:lang w:val="en-GB"/>
              </w:rPr>
              <w:t>Name</w:t>
            </w:r>
          </w:p>
        </w:tc>
        <w:tc>
          <w:tcPr>
            <w:tcW w:w="566"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Production</w:t>
            </w:r>
          </w:p>
        </w:tc>
        <w:tc>
          <w:tcPr>
            <w:tcW w:w="521"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Imports</w:t>
            </w:r>
          </w:p>
        </w:tc>
        <w:tc>
          <w:tcPr>
            <w:tcW w:w="433"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Exports</w:t>
            </w:r>
          </w:p>
        </w:tc>
        <w:tc>
          <w:tcPr>
            <w:tcW w:w="651"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Stock Change</w:t>
            </w:r>
          </w:p>
        </w:tc>
        <w:tc>
          <w:tcPr>
            <w:tcW w:w="521"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Food</w:t>
            </w:r>
          </w:p>
        </w:tc>
        <w:tc>
          <w:tcPr>
            <w:tcW w:w="316"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Feed</w:t>
            </w:r>
          </w:p>
        </w:tc>
        <w:tc>
          <w:tcPr>
            <w:tcW w:w="313"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Seed</w:t>
            </w:r>
          </w:p>
        </w:tc>
        <w:tc>
          <w:tcPr>
            <w:tcW w:w="415"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Tourist</w:t>
            </w:r>
          </w:p>
        </w:tc>
        <w:tc>
          <w:tcPr>
            <w:tcW w:w="515"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Industrial</w:t>
            </w:r>
          </w:p>
        </w:tc>
        <w:tc>
          <w:tcPr>
            <w:tcW w:w="304"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Loss</w:t>
            </w:r>
          </w:p>
        </w:tc>
      </w:tr>
      <w:tr w:rsidR="006E32A4" w:rsidRPr="00F31509" w:rsidTr="006E32A4">
        <w:tc>
          <w:tcPr>
            <w:cnfStyle w:val="001000000000"/>
            <w:tcW w:w="445" w:type="pct"/>
          </w:tcPr>
          <w:p w:rsidR="006E32A4" w:rsidRPr="00F31509" w:rsidRDefault="006E32A4" w:rsidP="006E32A4">
            <w:pPr>
              <w:pStyle w:val="Compact"/>
              <w:jc w:val="right"/>
              <w:rPr>
                <w:rFonts w:asciiTheme="majorBidi" w:hAnsiTheme="majorBidi" w:cstheme="majorBidi"/>
                <w:sz w:val="18"/>
                <w:lang w:val="en-GB"/>
              </w:rPr>
            </w:pPr>
            <w:r w:rsidRPr="00F31509">
              <w:rPr>
                <w:rFonts w:asciiTheme="majorBidi" w:hAnsiTheme="majorBidi" w:cstheme="majorBidi"/>
                <w:sz w:val="18"/>
                <w:lang w:val="en-GB"/>
              </w:rPr>
              <w:t>Palm oil</w:t>
            </w:r>
          </w:p>
        </w:tc>
        <w:tc>
          <w:tcPr>
            <w:tcW w:w="566"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521"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1,087,600</w:t>
            </w:r>
          </w:p>
        </w:tc>
        <w:tc>
          <w:tcPr>
            <w:tcW w:w="433"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94,900</w:t>
            </w:r>
          </w:p>
        </w:tc>
        <w:tc>
          <w:tcPr>
            <w:tcW w:w="651"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3,400</w:t>
            </w:r>
          </w:p>
        </w:tc>
        <w:tc>
          <w:tcPr>
            <w:tcW w:w="521"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1,179,200</w:t>
            </w:r>
          </w:p>
        </w:tc>
        <w:tc>
          <w:tcPr>
            <w:tcW w:w="316"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313"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415"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515"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304"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bl>
    <w:p w:rsidR="006C05AE" w:rsidRPr="00F31509" w:rsidRDefault="006C05AE" w:rsidP="00E52F68">
      <w:pPr>
        <w:jc w:val="both"/>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lastRenderedPageBreak/>
        <w:t>Now, we must balance to satisfy the FBS equation of supply equals utilization. To do this, we need to extract the computed standard deviations of each variable (</w:t>
      </w:r>
      <w:fldSimple w:instr=" REF _Ref428344503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69</w:t>
        </w:r>
      </w:fldSimple>
      <w:r w:rsidRPr="00F31509">
        <w:rPr>
          <w:rFonts w:asciiTheme="majorBidi" w:eastAsia="Times New Roman" w:hAnsiTheme="majorBidi" w:cstheme="majorBidi"/>
          <w:lang w:val="en-GB"/>
        </w:rPr>
        <w:t>).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w:t>
      </w:r>
    </w:p>
    <w:p w:rsidR="006E32A4" w:rsidRPr="00F31509" w:rsidRDefault="006E32A4" w:rsidP="006E32A4">
      <w:pPr>
        <w:pStyle w:val="Caption"/>
        <w:keepNext/>
        <w:rPr>
          <w:rFonts w:asciiTheme="majorBidi" w:hAnsiTheme="majorBidi" w:cstheme="majorBidi"/>
          <w:b/>
          <w:lang w:val="en-GB"/>
        </w:rPr>
      </w:pPr>
      <w:bookmarkStart w:id="470" w:name="_Ref428344503"/>
      <w:bookmarkStart w:id="471" w:name="_Toc428423608"/>
      <w:r w:rsidRPr="00F31509">
        <w:rPr>
          <w:rFonts w:asciiTheme="majorBidi" w:hAnsiTheme="majorBidi" w:cstheme="majorBidi"/>
          <w:lang w:val="en-GB"/>
        </w:rPr>
        <w:t xml:space="preserve">Table </w:t>
      </w:r>
      <w:r w:rsidR="001C3696"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69</w:t>
      </w:r>
      <w:r w:rsidR="001C3696" w:rsidRPr="00F31509">
        <w:rPr>
          <w:rFonts w:asciiTheme="majorBidi" w:hAnsiTheme="majorBidi" w:cstheme="majorBidi"/>
          <w:b/>
          <w:lang w:val="en-GB"/>
        </w:rPr>
        <w:fldChar w:fldCharType="end"/>
      </w:r>
      <w:bookmarkEnd w:id="470"/>
      <w:r w:rsidRPr="00F31509">
        <w:rPr>
          <w:rFonts w:asciiTheme="majorBidi" w:hAnsiTheme="majorBidi" w:cstheme="majorBidi"/>
          <w:lang w:val="en-GB"/>
        </w:rPr>
        <w:t xml:space="preserve">: FBS balances </w:t>
      </w:r>
      <w:r w:rsidR="005630C6" w:rsidRPr="00F31509">
        <w:rPr>
          <w:rFonts w:asciiTheme="majorBidi" w:hAnsiTheme="majorBidi" w:cstheme="majorBidi"/>
          <w:lang w:val="en-GB"/>
        </w:rPr>
        <w:t xml:space="preserve">for palm oil </w:t>
      </w:r>
      <w:r w:rsidRPr="00F31509">
        <w:rPr>
          <w:rFonts w:asciiTheme="majorBidi" w:hAnsiTheme="majorBidi" w:cstheme="majorBidi"/>
          <w:lang w:val="en-GB"/>
        </w:rPr>
        <w:t>inclusive of measurement errors</w:t>
      </w:r>
      <w:bookmarkEnd w:id="471"/>
    </w:p>
    <w:tbl>
      <w:tblPr>
        <w:tblStyle w:val="TableClassic1"/>
        <w:tblW w:w="5000" w:type="pct"/>
        <w:tblLook w:val="04A0"/>
      </w:tblPr>
      <w:tblGrid>
        <w:gridCol w:w="1186"/>
        <w:gridCol w:w="1004"/>
        <w:gridCol w:w="924"/>
        <w:gridCol w:w="767"/>
        <w:gridCol w:w="1135"/>
        <w:gridCol w:w="924"/>
        <w:gridCol w:w="560"/>
        <w:gridCol w:w="555"/>
        <w:gridCol w:w="736"/>
        <w:gridCol w:w="913"/>
        <w:gridCol w:w="538"/>
      </w:tblGrid>
      <w:tr w:rsidR="006E32A4" w:rsidRPr="00F31509" w:rsidTr="006E32A4">
        <w:trPr>
          <w:cnfStyle w:val="100000000000"/>
        </w:trPr>
        <w:tc>
          <w:tcPr>
            <w:cnfStyle w:val="001000000000"/>
            <w:tcW w:w="64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Variable</w:t>
            </w:r>
          </w:p>
        </w:tc>
        <w:tc>
          <w:tcPr>
            <w:tcW w:w="543"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500"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415"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614"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500"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303"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300"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398"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494"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291"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64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Mean</w:t>
            </w:r>
          </w:p>
        </w:tc>
        <w:tc>
          <w:tcPr>
            <w:tcW w:w="543"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5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415"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614"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3,400</w:t>
            </w:r>
          </w:p>
        </w:tc>
        <w:tc>
          <w:tcPr>
            <w:tcW w:w="5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1,179,200</w:t>
            </w:r>
          </w:p>
        </w:tc>
        <w:tc>
          <w:tcPr>
            <w:tcW w:w="303"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98"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494"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291"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64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Standard Dev.</w:t>
            </w:r>
          </w:p>
        </w:tc>
        <w:tc>
          <w:tcPr>
            <w:tcW w:w="543"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5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415"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614"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1,400</w:t>
            </w:r>
          </w:p>
        </w:tc>
        <w:tc>
          <w:tcPr>
            <w:tcW w:w="5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59,000</w:t>
            </w:r>
          </w:p>
        </w:tc>
        <w:tc>
          <w:tcPr>
            <w:tcW w:w="303"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98"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494"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291"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D00DE" w:rsidRDefault="004D00DE" w:rsidP="006E32A4">
      <w:pPr>
        <w:rPr>
          <w:rFonts w:asciiTheme="majorBidi" w:eastAsia="Times New Roman" w:hAnsiTheme="majorBidi" w:cstheme="majorBidi"/>
          <w:lang w:val="en-GB"/>
        </w:rPr>
      </w:pPr>
    </w:p>
    <w:p w:rsidR="006E32A4" w:rsidRPr="00F31509" w:rsidRDefault="006E32A4" w:rsidP="006E32A4">
      <w:pPr>
        <w:rPr>
          <w:rFonts w:asciiTheme="majorBidi" w:hAnsiTheme="majorBidi" w:cstheme="majorBidi"/>
          <w:lang w:val="en-GB"/>
        </w:rPr>
      </w:pPr>
      <w:r w:rsidRPr="00F31509">
        <w:rPr>
          <w:rFonts w:asciiTheme="majorBidi" w:eastAsia="Times New Roman" w:hAnsiTheme="majorBidi" w:cstheme="majorBidi"/>
          <w:lang w:val="en-GB"/>
        </w:rPr>
        <w:t>After balancing the above tables, we have with the following quantities (</w:t>
      </w:r>
      <w:fldSimple w:instr=" REF _Ref428344616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70</w:t>
        </w:r>
      </w:fldSimple>
      <w:r w:rsidRPr="00F31509">
        <w:rPr>
          <w:rFonts w:asciiTheme="majorBidi" w:eastAsia="Times New Roman" w:hAnsiTheme="majorBidi" w:cstheme="majorBidi"/>
          <w:lang w:val="en-GB"/>
        </w:rPr>
        <w:t>). Note that the "Food" variable is the variable that receives most of the adjustment because it has a substantially higher variability.</w:t>
      </w:r>
    </w:p>
    <w:p w:rsidR="006E32A4" w:rsidRPr="00F31509" w:rsidRDefault="006E32A4" w:rsidP="006E32A4">
      <w:pPr>
        <w:pStyle w:val="Caption"/>
        <w:keepNext/>
        <w:rPr>
          <w:rFonts w:asciiTheme="majorBidi" w:hAnsiTheme="majorBidi" w:cstheme="majorBidi"/>
          <w:b/>
          <w:lang w:val="en-GB"/>
        </w:rPr>
      </w:pPr>
      <w:bookmarkStart w:id="472" w:name="_Ref428344616"/>
      <w:bookmarkStart w:id="473" w:name="_Toc428423609"/>
      <w:r w:rsidRPr="00F31509">
        <w:rPr>
          <w:rFonts w:asciiTheme="majorBidi" w:hAnsiTheme="majorBidi" w:cstheme="majorBidi"/>
          <w:lang w:val="en-GB"/>
        </w:rPr>
        <w:t xml:space="preserve">Table </w:t>
      </w:r>
      <w:r w:rsidR="001C3696"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70</w:t>
      </w:r>
      <w:r w:rsidR="001C3696" w:rsidRPr="00F31509">
        <w:rPr>
          <w:rFonts w:asciiTheme="majorBidi" w:hAnsiTheme="majorBidi" w:cstheme="majorBidi"/>
          <w:b/>
          <w:lang w:val="en-GB"/>
        </w:rPr>
        <w:fldChar w:fldCharType="end"/>
      </w:r>
      <w:bookmarkEnd w:id="472"/>
      <w:r w:rsidRPr="00F31509">
        <w:rPr>
          <w:rFonts w:asciiTheme="majorBidi" w:hAnsiTheme="majorBidi" w:cstheme="majorBidi"/>
          <w:lang w:val="en-GB"/>
        </w:rPr>
        <w:t>: Fully balanced FBS table for palm oil</w:t>
      </w:r>
      <w:bookmarkEnd w:id="473"/>
    </w:p>
    <w:tbl>
      <w:tblPr>
        <w:tblStyle w:val="TableClassic1"/>
        <w:tblW w:w="0" w:type="auto"/>
        <w:tblLook w:val="04A0"/>
      </w:tblPr>
      <w:tblGrid>
        <w:gridCol w:w="1200"/>
        <w:gridCol w:w="1026"/>
        <w:gridCol w:w="936"/>
        <w:gridCol w:w="776"/>
        <w:gridCol w:w="1160"/>
        <w:gridCol w:w="801"/>
        <w:gridCol w:w="576"/>
        <w:gridCol w:w="556"/>
        <w:gridCol w:w="737"/>
        <w:gridCol w:w="927"/>
        <w:gridCol w:w="547"/>
      </w:tblGrid>
      <w:tr w:rsidR="006E32A4" w:rsidRPr="00F31509" w:rsidTr="006C05AE">
        <w:trPr>
          <w:cnfStyle w:val="100000000000"/>
        </w:trPr>
        <w:tc>
          <w:tcPr>
            <w:cnfStyle w:val="001000000000"/>
            <w:tcW w:w="0" w:type="auto"/>
          </w:tcPr>
          <w:p w:rsidR="006E32A4" w:rsidRPr="00F31509" w:rsidRDefault="006E32A4" w:rsidP="006E32A4">
            <w:pPr>
              <w:pStyle w:val="Compact"/>
              <w:rPr>
                <w:rFonts w:asciiTheme="majorBidi" w:hAnsiTheme="majorBidi" w:cstheme="majorBidi"/>
                <w:sz w:val="18"/>
                <w:lang w:val="en-GB"/>
              </w:rPr>
            </w:pPr>
            <w:r w:rsidRPr="00F31509">
              <w:rPr>
                <w:rFonts w:asciiTheme="majorBidi" w:hAnsiTheme="majorBidi" w:cstheme="majorBidi"/>
                <w:sz w:val="18"/>
                <w:lang w:val="en-GB"/>
              </w:rPr>
              <w:t>Variable</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Production</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Imports</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Exports</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Stock Change</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Food</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Feed</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Seed</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Tourist</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Industrial</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Loss</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8"/>
                <w:lang w:val="en-GB"/>
              </w:rPr>
            </w:pPr>
            <w:r w:rsidRPr="00F31509">
              <w:rPr>
                <w:rFonts w:asciiTheme="majorBidi" w:hAnsiTheme="majorBidi" w:cstheme="majorBidi"/>
                <w:sz w:val="18"/>
                <w:lang w:val="en-GB"/>
              </w:rPr>
              <w:t>Mean</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1,087,600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94,900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3,300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989,400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8"/>
                <w:lang w:val="en-GB"/>
              </w:rPr>
            </w:pPr>
            <w:r w:rsidRPr="00F31509">
              <w:rPr>
                <w:rFonts w:asciiTheme="majorBidi" w:hAnsiTheme="majorBidi" w:cstheme="majorBidi"/>
                <w:sz w:val="18"/>
                <w:lang w:val="en-GB"/>
              </w:rPr>
              <w:t>Standard Dev.</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1,400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59,000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bl>
    <w:p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After balancing, some quantities are updated (and some remain unchanged, if they have a standard deviation of zero). As with the wheat example, the aggregated table can be placed directly into the food balance sheet. Note that if we also had any data on oil of palm kernels, we would need to also perform a standardization and balance for that commodity and include that as a separate FBS line.</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As with the other two examples, we now calculate the calorie, fat, and protein content using the food consumption values at the SUA level (</w:t>
      </w:r>
      <w:fldSimple w:instr=" REF _Ref428344755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71</w:t>
        </w:r>
      </w:fldSimple>
      <w:r w:rsidRPr="00F31509">
        <w:rPr>
          <w:rFonts w:asciiTheme="majorBidi" w:eastAsia="Times New Roman" w:hAnsiTheme="majorBidi" w:cstheme="majorBidi"/>
          <w:lang w:val="en-GB"/>
        </w:rPr>
        <w:t>). We do this by applying the calorie/fat/protein content factors to all SUA items with a non-zero food quantity. Also, note that our food quantity for the standardized commodity was adjusted down. In order to ensure consistency, we must adjust all our SUA food quantities by the same percentage. As with the wheat example, note that a GJ is a measure of energy equal to a billion joules, or roughly 239,000 Calories; also, a Mg is one million grams.</w:t>
      </w:r>
    </w:p>
    <w:p w:rsidR="006E32A4" w:rsidRPr="00F31509" w:rsidRDefault="006E32A4" w:rsidP="006E32A4">
      <w:pPr>
        <w:pStyle w:val="Caption"/>
        <w:keepNext/>
        <w:rPr>
          <w:rFonts w:asciiTheme="majorBidi" w:hAnsiTheme="majorBidi" w:cstheme="majorBidi"/>
          <w:b/>
          <w:lang w:val="en-GB"/>
        </w:rPr>
      </w:pPr>
      <w:bookmarkStart w:id="474" w:name="_Ref428344755"/>
      <w:bookmarkStart w:id="475" w:name="_Toc428423610"/>
      <w:r w:rsidRPr="00F31509">
        <w:rPr>
          <w:rFonts w:asciiTheme="majorBidi" w:hAnsiTheme="majorBidi" w:cstheme="majorBidi"/>
          <w:lang w:val="en-GB"/>
        </w:rPr>
        <w:t xml:space="preserve">Table </w:t>
      </w:r>
      <w:r w:rsidR="001C3696"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71</w:t>
      </w:r>
      <w:r w:rsidR="001C3696" w:rsidRPr="00F31509">
        <w:rPr>
          <w:rFonts w:asciiTheme="majorBidi" w:hAnsiTheme="majorBidi" w:cstheme="majorBidi"/>
          <w:b/>
          <w:lang w:val="en-GB"/>
        </w:rPr>
        <w:fldChar w:fldCharType="end"/>
      </w:r>
      <w:bookmarkEnd w:id="474"/>
      <w:r w:rsidRPr="00F31509">
        <w:rPr>
          <w:rFonts w:asciiTheme="majorBidi" w:hAnsiTheme="majorBidi" w:cstheme="majorBidi"/>
          <w:lang w:val="en-GB"/>
        </w:rPr>
        <w:t>: Calculating the nutrient content of palm oil food supply</w:t>
      </w:r>
      <w:bookmarkEnd w:id="475"/>
      <w:r w:rsidRPr="00F31509">
        <w:rPr>
          <w:rFonts w:asciiTheme="majorBidi" w:hAnsiTheme="majorBidi" w:cstheme="majorBidi"/>
          <w:lang w:val="en-GB"/>
        </w:rPr>
        <w:t xml:space="preserve"> </w:t>
      </w:r>
    </w:p>
    <w:tbl>
      <w:tblPr>
        <w:tblStyle w:val="TableClassic1"/>
        <w:tblW w:w="0" w:type="auto"/>
        <w:tblLook w:val="04A0"/>
      </w:tblPr>
      <w:tblGrid>
        <w:gridCol w:w="1896"/>
        <w:gridCol w:w="776"/>
        <w:gridCol w:w="1056"/>
        <w:gridCol w:w="1012"/>
        <w:gridCol w:w="754"/>
        <w:gridCol w:w="1287"/>
        <w:gridCol w:w="1332"/>
        <w:gridCol w:w="1074"/>
      </w:tblGrid>
      <w:tr w:rsidR="006E32A4" w:rsidRPr="00F31509" w:rsidTr="006C05AE">
        <w:trPr>
          <w:cnfStyle w:val="100000000000"/>
        </w:trPr>
        <w:tc>
          <w:tcPr>
            <w:cnfStyle w:val="001000000000"/>
            <w:tcW w:w="0" w:type="auto"/>
          </w:tcPr>
          <w:p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Name</w:t>
            </w:r>
          </w:p>
        </w:tc>
        <w:tc>
          <w:tcPr>
            <w:tcW w:w="0" w:type="auto"/>
          </w:tcPr>
          <w:p w:rsidR="006E32A4" w:rsidRPr="00F31509" w:rsidRDefault="006E32A4" w:rsidP="006E32A4">
            <w:pPr>
              <w:pStyle w:val="Compact"/>
              <w:jc w:val="center"/>
              <w:cnfStyle w:val="100000000000"/>
              <w:rPr>
                <w:rFonts w:asciiTheme="majorBidi" w:hAnsiTheme="majorBidi" w:cstheme="majorBidi"/>
                <w:sz w:val="16"/>
                <w:szCs w:val="16"/>
                <w:lang w:val="en-GB"/>
              </w:rPr>
            </w:pPr>
            <w:r w:rsidRPr="00F31509">
              <w:rPr>
                <w:rFonts w:asciiTheme="majorBidi" w:hAnsiTheme="majorBidi" w:cstheme="majorBidi"/>
                <w:sz w:val="16"/>
                <w:szCs w:val="16"/>
                <w:lang w:val="en-GB"/>
              </w:rPr>
              <w:t>Quantity</w:t>
            </w:r>
          </w:p>
        </w:tc>
        <w:tc>
          <w:tcPr>
            <w:tcW w:w="0" w:type="auto"/>
          </w:tcPr>
          <w:p w:rsidR="006E32A4" w:rsidRPr="00F31509" w:rsidRDefault="006E32A4" w:rsidP="006E32A4">
            <w:pPr>
              <w:pStyle w:val="Compact"/>
              <w:jc w:val="center"/>
              <w:cnfStyle w:val="100000000000"/>
              <w:rPr>
                <w:rFonts w:asciiTheme="majorBidi" w:hAnsiTheme="majorBidi" w:cstheme="majorBidi"/>
                <w:sz w:val="16"/>
                <w:szCs w:val="16"/>
                <w:lang w:val="en-GB"/>
              </w:rPr>
            </w:pPr>
            <w:r w:rsidRPr="00F31509">
              <w:rPr>
                <w:rFonts w:asciiTheme="majorBidi" w:hAnsiTheme="majorBidi" w:cstheme="majorBidi"/>
                <w:sz w:val="16"/>
                <w:szCs w:val="16"/>
                <w:lang w:val="en-GB"/>
              </w:rPr>
              <w:t>kJ Energy/kg</w:t>
            </w:r>
          </w:p>
        </w:tc>
        <w:tc>
          <w:tcPr>
            <w:tcW w:w="0" w:type="auto"/>
          </w:tcPr>
          <w:p w:rsidR="006E32A4" w:rsidRPr="00F31509" w:rsidRDefault="006E32A4" w:rsidP="006E32A4">
            <w:pPr>
              <w:pStyle w:val="Compact"/>
              <w:jc w:val="center"/>
              <w:cnfStyle w:val="100000000000"/>
              <w:rPr>
                <w:rFonts w:asciiTheme="majorBidi" w:hAnsiTheme="majorBidi" w:cstheme="majorBidi"/>
                <w:sz w:val="16"/>
                <w:szCs w:val="16"/>
                <w:lang w:val="en-GB"/>
              </w:rPr>
            </w:pPr>
            <w:r w:rsidRPr="00F31509">
              <w:rPr>
                <w:rFonts w:asciiTheme="majorBidi" w:hAnsiTheme="majorBidi" w:cstheme="majorBidi"/>
                <w:sz w:val="16"/>
                <w:szCs w:val="16"/>
                <w:lang w:val="en-GB"/>
              </w:rPr>
              <w:t>g Protein/kg</w:t>
            </w:r>
          </w:p>
        </w:tc>
        <w:tc>
          <w:tcPr>
            <w:tcW w:w="0" w:type="auto"/>
          </w:tcPr>
          <w:p w:rsidR="006E32A4" w:rsidRPr="00F31509" w:rsidRDefault="006E32A4" w:rsidP="006E32A4">
            <w:pPr>
              <w:pStyle w:val="Compact"/>
              <w:jc w:val="center"/>
              <w:cnfStyle w:val="100000000000"/>
              <w:rPr>
                <w:rFonts w:asciiTheme="majorBidi" w:hAnsiTheme="majorBidi" w:cstheme="majorBidi"/>
                <w:sz w:val="16"/>
                <w:szCs w:val="16"/>
                <w:lang w:val="en-GB"/>
              </w:rPr>
            </w:pPr>
            <w:r w:rsidRPr="00F31509">
              <w:rPr>
                <w:rFonts w:asciiTheme="majorBidi" w:hAnsiTheme="majorBidi" w:cstheme="majorBidi"/>
                <w:sz w:val="16"/>
                <w:szCs w:val="16"/>
                <w:lang w:val="en-GB"/>
              </w:rPr>
              <w:t>g Fat/kg</w:t>
            </w:r>
          </w:p>
        </w:tc>
        <w:tc>
          <w:tcPr>
            <w:tcW w:w="0" w:type="auto"/>
          </w:tcPr>
          <w:p w:rsidR="006E32A4" w:rsidRPr="00F31509" w:rsidRDefault="006E32A4" w:rsidP="006E32A4">
            <w:pPr>
              <w:pStyle w:val="Compact"/>
              <w:jc w:val="center"/>
              <w:cnfStyle w:val="100000000000"/>
              <w:rPr>
                <w:rFonts w:asciiTheme="majorBidi" w:hAnsiTheme="majorBidi" w:cstheme="majorBidi"/>
                <w:sz w:val="16"/>
                <w:szCs w:val="16"/>
                <w:lang w:val="en-GB"/>
              </w:rPr>
            </w:pPr>
            <w:r w:rsidRPr="00F31509">
              <w:rPr>
                <w:rFonts w:asciiTheme="majorBidi" w:hAnsiTheme="majorBidi" w:cstheme="majorBidi"/>
                <w:sz w:val="16"/>
                <w:szCs w:val="16"/>
                <w:lang w:val="en-GB"/>
              </w:rPr>
              <w:t>Energy (GJ/day)</w:t>
            </w:r>
          </w:p>
        </w:tc>
        <w:tc>
          <w:tcPr>
            <w:tcW w:w="0" w:type="auto"/>
          </w:tcPr>
          <w:p w:rsidR="006E32A4" w:rsidRPr="00F31509" w:rsidRDefault="006E32A4" w:rsidP="006E32A4">
            <w:pPr>
              <w:pStyle w:val="Compact"/>
              <w:jc w:val="center"/>
              <w:cnfStyle w:val="100000000000"/>
              <w:rPr>
                <w:rFonts w:asciiTheme="majorBidi" w:hAnsiTheme="majorBidi" w:cstheme="majorBidi"/>
                <w:sz w:val="16"/>
                <w:szCs w:val="16"/>
                <w:lang w:val="en-GB"/>
              </w:rPr>
            </w:pPr>
            <w:r w:rsidRPr="00F31509">
              <w:rPr>
                <w:rFonts w:asciiTheme="majorBidi" w:hAnsiTheme="majorBidi" w:cstheme="majorBidi"/>
                <w:sz w:val="16"/>
                <w:szCs w:val="16"/>
                <w:lang w:val="en-GB"/>
              </w:rPr>
              <w:t>Protein (Mg/day)</w:t>
            </w:r>
          </w:p>
        </w:tc>
        <w:tc>
          <w:tcPr>
            <w:tcW w:w="0" w:type="auto"/>
          </w:tcPr>
          <w:p w:rsidR="006E32A4" w:rsidRPr="00F31509" w:rsidRDefault="006E32A4" w:rsidP="006E32A4">
            <w:pPr>
              <w:pStyle w:val="Compact"/>
              <w:jc w:val="center"/>
              <w:cnfStyle w:val="100000000000"/>
              <w:rPr>
                <w:rFonts w:asciiTheme="majorBidi" w:hAnsiTheme="majorBidi" w:cstheme="majorBidi"/>
                <w:sz w:val="16"/>
                <w:szCs w:val="16"/>
                <w:lang w:val="en-GB"/>
              </w:rPr>
            </w:pPr>
            <w:r w:rsidRPr="00F31509">
              <w:rPr>
                <w:rFonts w:asciiTheme="majorBidi" w:hAnsiTheme="majorBidi" w:cstheme="majorBidi"/>
                <w:sz w:val="16"/>
                <w:szCs w:val="16"/>
                <w:lang w:val="en-GB"/>
              </w:rPr>
              <w:t>Fat (Mg/day)</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37,000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1000.00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933,900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31,800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1.68</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856.79</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81,300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5</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2,200</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162,900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r>
    </w:tbl>
    <w:p w:rsidR="008B0C44" w:rsidRPr="00F31509" w:rsidRDefault="008B0C44" w:rsidP="00E52F68">
      <w:pPr>
        <w:jc w:val="both"/>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Standardization of nutrients is now a simple last step: all the variables here (i.e. calories, fats, and proteins) are purely additive, so the standardized calories/fats/proteins are simply the sum of the total calories/fats/proteins for each commodity:</w:t>
      </w:r>
    </w:p>
    <w:p w:rsidR="006E32A4" w:rsidRPr="00F31509" w:rsidRDefault="006E32A4" w:rsidP="004D00DE">
      <w:pPr>
        <w:pStyle w:val="Caption"/>
        <w:keepNext/>
        <w:rPr>
          <w:rFonts w:asciiTheme="majorBidi" w:hAnsiTheme="majorBidi" w:cstheme="majorBidi"/>
          <w:b/>
          <w:lang w:val="en-GB"/>
        </w:rPr>
      </w:pPr>
      <w:bookmarkStart w:id="476" w:name="_Toc428423611"/>
      <w:r w:rsidRPr="00F31509">
        <w:rPr>
          <w:rFonts w:asciiTheme="majorBidi" w:hAnsiTheme="majorBidi" w:cstheme="majorBidi"/>
          <w:lang w:val="en-GB"/>
        </w:rPr>
        <w:lastRenderedPageBreak/>
        <w:t xml:space="preserve">Table </w:t>
      </w:r>
      <w:r w:rsidR="001C3696"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72</w:t>
      </w:r>
      <w:r w:rsidR="001C3696" w:rsidRPr="00F31509">
        <w:rPr>
          <w:rFonts w:asciiTheme="majorBidi" w:hAnsiTheme="majorBidi" w:cstheme="majorBidi"/>
          <w:b/>
          <w:lang w:val="en-GB"/>
        </w:rPr>
        <w:fldChar w:fldCharType="end"/>
      </w:r>
      <w:r w:rsidRPr="00F31509">
        <w:rPr>
          <w:rFonts w:asciiTheme="majorBidi" w:hAnsiTheme="majorBidi" w:cstheme="majorBidi"/>
          <w:lang w:val="en-GB"/>
        </w:rPr>
        <w:t>: Final, total nutrient supplies from palm oil</w:t>
      </w:r>
      <w:bookmarkEnd w:id="476"/>
    </w:p>
    <w:tbl>
      <w:tblPr>
        <w:tblStyle w:val="TableClassic1"/>
        <w:tblW w:w="0" w:type="auto"/>
        <w:tblLook w:val="04A0"/>
      </w:tblPr>
      <w:tblGrid>
        <w:gridCol w:w="1231"/>
        <w:gridCol w:w="1689"/>
        <w:gridCol w:w="1750"/>
        <w:gridCol w:w="1396"/>
      </w:tblGrid>
      <w:tr w:rsidR="006E32A4" w:rsidRPr="00F31509" w:rsidTr="006C05AE">
        <w:trPr>
          <w:cnfStyle w:val="100000000000"/>
        </w:trPr>
        <w:tc>
          <w:tcPr>
            <w:cnfStyle w:val="001000000000"/>
            <w:tcW w:w="0" w:type="auto"/>
          </w:tcPr>
          <w:p w:rsidR="006E32A4" w:rsidRPr="00F31509" w:rsidRDefault="006E32A4" w:rsidP="004D00DE">
            <w:pPr>
              <w:pStyle w:val="Compact"/>
              <w:keepNext/>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rsidR="006E32A4" w:rsidRPr="00F31509" w:rsidRDefault="006E32A4" w:rsidP="004D00DE">
            <w:pPr>
              <w:pStyle w:val="Compact"/>
              <w:keepNext/>
              <w:jc w:val="right"/>
              <w:cnfStyle w:val="100000000000"/>
              <w:rPr>
                <w:rFonts w:asciiTheme="majorBidi" w:hAnsiTheme="majorBidi" w:cstheme="majorBidi"/>
                <w:sz w:val="22"/>
                <w:lang w:val="en-GB"/>
              </w:rPr>
            </w:pPr>
            <w:r w:rsidRPr="00F31509">
              <w:rPr>
                <w:rFonts w:asciiTheme="majorBidi" w:hAnsiTheme="majorBidi" w:cstheme="majorBidi"/>
                <w:sz w:val="22"/>
                <w:lang w:val="en-GB"/>
              </w:rPr>
              <w:t>Energy (GJ/day)</w:t>
            </w:r>
          </w:p>
        </w:tc>
        <w:tc>
          <w:tcPr>
            <w:tcW w:w="0" w:type="auto"/>
          </w:tcPr>
          <w:p w:rsidR="006E32A4" w:rsidRPr="00F31509" w:rsidRDefault="006E32A4" w:rsidP="004D00DE">
            <w:pPr>
              <w:pStyle w:val="Compact"/>
              <w:keepNext/>
              <w:jc w:val="right"/>
              <w:cnfStyle w:val="100000000000"/>
              <w:rPr>
                <w:rFonts w:asciiTheme="majorBidi" w:hAnsiTheme="majorBidi" w:cstheme="majorBidi"/>
                <w:sz w:val="22"/>
                <w:lang w:val="en-GB"/>
              </w:rPr>
            </w:pPr>
            <w:r w:rsidRPr="00F31509">
              <w:rPr>
                <w:rFonts w:asciiTheme="majorBidi" w:hAnsiTheme="majorBidi" w:cstheme="majorBidi"/>
                <w:sz w:val="22"/>
                <w:lang w:val="en-GB"/>
              </w:rPr>
              <w:t>Protein (Mg/day)</w:t>
            </w:r>
          </w:p>
        </w:tc>
        <w:tc>
          <w:tcPr>
            <w:tcW w:w="0" w:type="auto"/>
          </w:tcPr>
          <w:p w:rsidR="006E32A4" w:rsidRPr="00F31509" w:rsidRDefault="006E32A4" w:rsidP="004D00DE">
            <w:pPr>
              <w:pStyle w:val="Compact"/>
              <w:keepNext/>
              <w:jc w:val="right"/>
              <w:cnfStyle w:val="100000000000"/>
              <w:rPr>
                <w:rFonts w:asciiTheme="majorBidi" w:hAnsiTheme="majorBidi" w:cstheme="majorBidi"/>
                <w:sz w:val="22"/>
                <w:lang w:val="en-GB"/>
              </w:rPr>
            </w:pPr>
            <w:r w:rsidRPr="00F31509">
              <w:rPr>
                <w:rFonts w:asciiTheme="majorBidi" w:hAnsiTheme="majorBidi" w:cstheme="majorBidi"/>
                <w:sz w:val="22"/>
                <w:lang w:val="en-GB"/>
              </w:rPr>
              <w:t>Fat (Mg/day)</w:t>
            </w:r>
          </w:p>
        </w:tc>
      </w:tr>
      <w:tr w:rsidR="006E32A4" w:rsidRPr="00F31509" w:rsidTr="006C05AE">
        <w:tc>
          <w:tcPr>
            <w:cnfStyle w:val="001000000000"/>
            <w:tcW w:w="0" w:type="auto"/>
          </w:tcPr>
          <w:p w:rsidR="006E32A4" w:rsidRPr="00F31509" w:rsidRDefault="006E32A4" w:rsidP="004D00DE">
            <w:pPr>
              <w:pStyle w:val="Compact"/>
              <w:keepNext/>
              <w:rPr>
                <w:rFonts w:asciiTheme="majorBidi" w:hAnsiTheme="majorBidi" w:cstheme="majorBidi"/>
                <w:sz w:val="22"/>
                <w:lang w:val="en-GB"/>
              </w:rPr>
            </w:pPr>
            <w:r w:rsidRPr="00F31509">
              <w:rPr>
                <w:rFonts w:asciiTheme="majorBidi" w:hAnsiTheme="majorBidi" w:cstheme="majorBidi"/>
                <w:sz w:val="22"/>
                <w:lang w:val="en-GB"/>
              </w:rPr>
              <w:t>Sugar</w:t>
            </w:r>
          </w:p>
        </w:tc>
        <w:tc>
          <w:tcPr>
            <w:tcW w:w="0" w:type="auto"/>
          </w:tcPr>
          <w:p w:rsidR="006E32A4" w:rsidRPr="00F31509" w:rsidRDefault="006E32A4" w:rsidP="004D00DE">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81,300</w:t>
            </w:r>
          </w:p>
        </w:tc>
        <w:tc>
          <w:tcPr>
            <w:tcW w:w="0" w:type="auto"/>
          </w:tcPr>
          <w:p w:rsidR="006E32A4" w:rsidRPr="00F31509" w:rsidRDefault="006E32A4" w:rsidP="004D00DE">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5</w:t>
            </w:r>
          </w:p>
        </w:tc>
        <w:tc>
          <w:tcPr>
            <w:tcW w:w="0" w:type="auto"/>
          </w:tcPr>
          <w:p w:rsidR="006E32A4" w:rsidRPr="00F31509" w:rsidRDefault="006E32A4" w:rsidP="004D00DE">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2,200</w:t>
            </w:r>
          </w:p>
        </w:tc>
      </w:tr>
    </w:tbl>
    <w:p w:rsidR="008B0C44" w:rsidRPr="00F31509" w:rsidRDefault="008B0C44" w:rsidP="00E52F68">
      <w:pPr>
        <w:jc w:val="both"/>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To convert these figures into something more meaningful, we may divide by the population of the country. If we assume this country has 600 million inhabitants, we have:</w:t>
      </w:r>
    </w:p>
    <w:p w:rsidR="006E32A4" w:rsidRPr="00F31509" w:rsidRDefault="006E32A4" w:rsidP="006E32A4">
      <w:pPr>
        <w:pStyle w:val="Caption"/>
        <w:keepNext/>
        <w:rPr>
          <w:rFonts w:asciiTheme="majorBidi" w:hAnsiTheme="majorBidi" w:cstheme="majorBidi"/>
          <w:lang w:val="en-GB"/>
        </w:rPr>
      </w:pPr>
      <w:bookmarkStart w:id="477" w:name="_Toc428423612"/>
      <w:r w:rsidRPr="00F31509">
        <w:rPr>
          <w:rFonts w:asciiTheme="majorBidi" w:hAnsiTheme="majorBidi" w:cstheme="majorBidi"/>
          <w:lang w:val="en-GB"/>
        </w:rPr>
        <w:t xml:space="preserve">Table </w:t>
      </w:r>
      <w:r w:rsidR="001C3696"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73</w:t>
      </w:r>
      <w:r w:rsidR="001C3696" w:rsidRPr="00F31509">
        <w:rPr>
          <w:rFonts w:asciiTheme="majorBidi" w:hAnsiTheme="majorBidi" w:cstheme="majorBidi"/>
          <w:b/>
          <w:lang w:val="en-GB"/>
        </w:rPr>
        <w:fldChar w:fldCharType="end"/>
      </w:r>
      <w:r w:rsidRPr="00F31509">
        <w:rPr>
          <w:rFonts w:asciiTheme="majorBidi" w:hAnsiTheme="majorBidi" w:cstheme="majorBidi"/>
          <w:lang w:val="en-GB"/>
        </w:rPr>
        <w:t>: Final, per capita nutrient supplies from palm oil</w:t>
      </w:r>
      <w:bookmarkEnd w:id="477"/>
    </w:p>
    <w:tbl>
      <w:tblPr>
        <w:tblStyle w:val="TableClassic1"/>
        <w:tblW w:w="0" w:type="auto"/>
        <w:tblLook w:val="04A0"/>
      </w:tblPr>
      <w:tblGrid>
        <w:gridCol w:w="1231"/>
        <w:gridCol w:w="2013"/>
        <w:gridCol w:w="2080"/>
        <w:gridCol w:w="1726"/>
      </w:tblGrid>
      <w:tr w:rsidR="006E32A4" w:rsidRPr="00F31509" w:rsidTr="006C05AE">
        <w:trPr>
          <w:cnfStyle w:val="100000000000"/>
        </w:trPr>
        <w:tc>
          <w:tcPr>
            <w:cnfStyle w:val="001000000000"/>
            <w:tcW w:w="0" w:type="auto"/>
          </w:tcPr>
          <w:p w:rsidR="006E32A4" w:rsidRPr="00F31509" w:rsidRDefault="006E32A4" w:rsidP="006E32A4">
            <w:pPr>
              <w:pStyle w:val="Compact"/>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rsidR="006E32A4" w:rsidRPr="00F31509" w:rsidRDefault="006E32A4" w:rsidP="006E32A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Calories/person/day</w:t>
            </w:r>
          </w:p>
        </w:tc>
        <w:tc>
          <w:tcPr>
            <w:tcW w:w="0" w:type="auto"/>
          </w:tcPr>
          <w:p w:rsidR="006E32A4" w:rsidRPr="00F31509" w:rsidRDefault="006E32A4" w:rsidP="006E32A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g Protein/person/day</w:t>
            </w:r>
          </w:p>
        </w:tc>
        <w:tc>
          <w:tcPr>
            <w:tcW w:w="0" w:type="auto"/>
          </w:tcPr>
          <w:p w:rsidR="006E32A4" w:rsidRPr="00F31509" w:rsidRDefault="006E32A4" w:rsidP="006E32A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g Fat/person/day</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22"/>
                <w:lang w:val="en-GB"/>
              </w:rPr>
            </w:pPr>
            <w:r w:rsidRPr="00F31509">
              <w:rPr>
                <w:rFonts w:asciiTheme="majorBidi" w:hAnsiTheme="majorBidi" w:cstheme="majorBidi"/>
                <w:sz w:val="22"/>
                <w:lang w:val="en-GB"/>
              </w:rPr>
              <w:t>Sugar</w:t>
            </w:r>
          </w:p>
        </w:tc>
        <w:tc>
          <w:tcPr>
            <w:tcW w:w="0" w:type="auto"/>
          </w:tcPr>
          <w:p w:rsidR="006E32A4" w:rsidRPr="00F31509" w:rsidRDefault="006E32A4" w:rsidP="006E32A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32</w:t>
            </w:r>
          </w:p>
        </w:tc>
        <w:tc>
          <w:tcPr>
            <w:tcW w:w="0" w:type="auto"/>
          </w:tcPr>
          <w:p w:rsidR="006E32A4" w:rsidRPr="00F31509" w:rsidRDefault="006E32A4" w:rsidP="006E32A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4</w:t>
            </w:r>
          </w:p>
        </w:tc>
      </w:tr>
    </w:tbl>
    <w:p w:rsidR="006E32A4" w:rsidRPr="00F31509" w:rsidRDefault="006E32A4" w:rsidP="006E32A4">
      <w:pPr>
        <w:rPr>
          <w:rFonts w:asciiTheme="majorBidi" w:hAnsiTheme="majorBidi" w:cstheme="majorBidi"/>
          <w:lang w:val="en-GB"/>
        </w:rPr>
      </w:pPr>
    </w:p>
    <w:p w:rsidR="006E32A4" w:rsidRPr="00F31509" w:rsidRDefault="006E32A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6E32A4" w:rsidRPr="00F31509" w:rsidRDefault="006E32A4" w:rsidP="006E32A4">
      <w:pPr>
        <w:pStyle w:val="Title"/>
        <w:spacing w:line="276" w:lineRule="auto"/>
        <w:jc w:val="both"/>
        <w:rPr>
          <w:rFonts w:asciiTheme="majorBidi" w:hAnsiTheme="majorBidi"/>
          <w:lang w:val="en-GB"/>
        </w:rPr>
      </w:pPr>
      <w:r w:rsidRPr="00F31509">
        <w:rPr>
          <w:rFonts w:asciiTheme="majorBidi" w:hAnsiTheme="majorBidi"/>
          <w:lang w:val="en-GB"/>
        </w:rPr>
        <w:lastRenderedPageBreak/>
        <w:t>Agricultural trade data processing</w:t>
      </w:r>
    </w:p>
    <w:p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 xml:space="preserve">FAO, in its FAOSTAT corporate statistical database, provides access to the detailed agricultural trade data of many countries of the world. These trade datasets have been standardized by the FAO Statistics Division and are available by quantities and values, imports and exports, reporter and partner country. </w:t>
      </w:r>
      <w:r w:rsidR="00AD062D" w:rsidRPr="009616CB">
        <w:rPr>
          <w:rFonts w:ascii="Times New Roman" w:hAnsi="Times New Roman" w:cs="Times New Roman"/>
          <w:lang w:val="en-GB"/>
        </w:rPr>
        <w:t>They are available at different disaggregation levels within the commodity classification system of Harmonized System (HS)</w:t>
      </w:r>
      <w:r w:rsidR="00AD062D" w:rsidRPr="009616CB">
        <w:rPr>
          <w:rStyle w:val="FootnoteReference"/>
          <w:rFonts w:ascii="Times New Roman" w:hAnsi="Times New Roman" w:cs="Times New Roman"/>
          <w:lang w:val="en-GB"/>
        </w:rPr>
        <w:footnoteReference w:id="53"/>
      </w:r>
      <w:r w:rsidR="00AD062D" w:rsidRPr="009616CB">
        <w:rPr>
          <w:rFonts w:ascii="Times New Roman" w:hAnsi="Times New Roman" w:cs="Times New Roman"/>
          <w:lang w:val="en-GB"/>
        </w:rPr>
        <w:t xml:space="preserve">. </w:t>
      </w:r>
      <w:r w:rsidRPr="00F31509">
        <w:rPr>
          <w:rFonts w:asciiTheme="majorBidi" w:hAnsiTheme="majorBidi" w:cstheme="majorBidi"/>
          <w:lang w:val="en-GB"/>
        </w:rPr>
        <w:t>National FBS compilers are encouraged to make use of these trade datasets for the production of their FBS. More generally, countries are encouraged to compare their national agricultural trade with information from other countries, to study regional and global patterns, and importantly, to make use of trading partner “mirrored” data to cross-check national figures, or to fill-in missing data. Furthermore, these datasets can be used to adjust national data, where required, based on the commodity unit-value concept.</w:t>
      </w:r>
    </w:p>
    <w:p w:rsidR="006E32A4" w:rsidRPr="00F31509" w:rsidRDefault="006E32A4" w:rsidP="006E32A4">
      <w:pPr>
        <w:pStyle w:val="Heading3"/>
        <w:jc w:val="both"/>
        <w:rPr>
          <w:rFonts w:asciiTheme="majorBidi" w:hAnsiTheme="majorBidi" w:cstheme="majorBidi"/>
          <w:lang w:val="en-GB"/>
        </w:rPr>
      </w:pPr>
      <w:bookmarkStart w:id="478" w:name="raw-trade-data"/>
      <w:bookmarkEnd w:id="478"/>
      <w:r w:rsidRPr="00F31509">
        <w:rPr>
          <w:rFonts w:asciiTheme="majorBidi" w:hAnsiTheme="majorBidi" w:cstheme="majorBidi"/>
          <w:lang w:val="en-GB"/>
        </w:rPr>
        <w:t>UNSD Tariff-line dataset</w:t>
      </w:r>
    </w:p>
    <w:p w:rsidR="006E32A4" w:rsidRPr="004D00DE" w:rsidRDefault="006E32A4" w:rsidP="00155B4D">
      <w:pPr>
        <w:jc w:val="both"/>
        <w:rPr>
          <w:rFonts w:asciiTheme="majorBidi" w:hAnsiTheme="majorBidi" w:cstheme="majorBidi"/>
          <w:lang w:val="en-GB"/>
        </w:rPr>
      </w:pPr>
      <w:r w:rsidRPr="004D00DE">
        <w:rPr>
          <w:rFonts w:asciiTheme="majorBidi" w:eastAsia="Times New Roman" w:hAnsiTheme="majorBidi" w:cstheme="majorBidi"/>
          <w:lang w:val="en-GB"/>
        </w:rPr>
        <w:t xml:space="preserve">The Statistics Division of FAO receives trade data for most countries from </w:t>
      </w:r>
      <w:r w:rsidR="000C402C" w:rsidRPr="004D00DE">
        <w:rPr>
          <w:rFonts w:asciiTheme="majorBidi" w:eastAsia="Times New Roman" w:hAnsiTheme="majorBidi" w:cstheme="majorBidi"/>
          <w:lang w:val="en-GB"/>
        </w:rPr>
        <w:t>the UN Statistic</w:t>
      </w:r>
      <w:r w:rsidR="002C2022">
        <w:rPr>
          <w:rFonts w:asciiTheme="majorBidi" w:eastAsia="Times New Roman" w:hAnsiTheme="majorBidi" w:cstheme="majorBidi"/>
          <w:lang w:val="en-GB"/>
        </w:rPr>
        <w:t>s</w:t>
      </w:r>
      <w:r w:rsidR="000C402C" w:rsidRPr="004D00DE">
        <w:rPr>
          <w:rFonts w:asciiTheme="majorBidi" w:eastAsia="Times New Roman" w:hAnsiTheme="majorBidi" w:cstheme="majorBidi"/>
          <w:lang w:val="en-GB"/>
        </w:rPr>
        <w:t xml:space="preserve"> Division (UNSD)</w:t>
      </w:r>
      <w:r w:rsidRPr="004D00DE">
        <w:rPr>
          <w:rFonts w:asciiTheme="majorBidi" w:eastAsia="Times New Roman" w:hAnsiTheme="majorBidi" w:cstheme="majorBidi"/>
          <w:lang w:val="en-GB"/>
        </w:rPr>
        <w:t xml:space="preserve"> which collects the data from the countries and stores them in the</w:t>
      </w:r>
      <w:r w:rsidR="00155B4D" w:rsidRPr="004D00DE">
        <w:rPr>
          <w:rFonts w:asciiTheme="majorBidi" w:eastAsia="Times New Roman" w:hAnsiTheme="majorBidi" w:cstheme="majorBidi"/>
          <w:lang w:val="en-GB"/>
        </w:rPr>
        <w:t xml:space="preserve"> Comtrade database </w:t>
      </w:r>
      <w:hyperlink r:id="rId50" w:history="1">
        <w:r w:rsidR="00155B4D" w:rsidRPr="004D00DE">
          <w:rPr>
            <w:rStyle w:val="Hyperlink"/>
            <w:rFonts w:asciiTheme="majorBidi" w:eastAsia="Times New Roman" w:hAnsiTheme="majorBidi" w:cstheme="majorBidi"/>
            <w:lang w:val="en-GB"/>
          </w:rPr>
          <w:t>http://unstats.un.org/unsd/comtrade_announcement.htm</w:t>
        </w:r>
      </w:hyperlink>
      <w:r w:rsidR="00155B4D" w:rsidRPr="004D00DE">
        <w:rPr>
          <w:rFonts w:asciiTheme="majorBidi" w:eastAsia="Times New Roman" w:hAnsiTheme="majorBidi" w:cstheme="majorBidi"/>
          <w:lang w:val="en-GB"/>
        </w:rPr>
        <w:t xml:space="preserve">. </w:t>
      </w:r>
      <w:r w:rsidRPr="004D00DE">
        <w:rPr>
          <w:rFonts w:asciiTheme="majorBidi" w:eastAsia="Times New Roman" w:hAnsiTheme="majorBidi" w:cstheme="majorBidi"/>
          <w:lang w:val="en-GB"/>
        </w:rPr>
        <w:t xml:space="preserve">These datasets are </w:t>
      </w:r>
      <w:r w:rsidR="001C1A41" w:rsidRPr="004D00DE">
        <w:rPr>
          <w:rFonts w:asciiTheme="majorBidi" w:eastAsia="Times New Roman" w:hAnsiTheme="majorBidi" w:cstheme="majorBidi"/>
          <w:lang w:val="en-GB"/>
        </w:rPr>
        <w:t xml:space="preserve">usually provided </w:t>
      </w:r>
      <w:r w:rsidRPr="004D00DE">
        <w:rPr>
          <w:rFonts w:asciiTheme="majorBidi" w:eastAsia="Times New Roman" w:hAnsiTheme="majorBidi" w:cstheme="majorBidi"/>
          <w:lang w:val="en-GB"/>
        </w:rPr>
        <w:t xml:space="preserve">as originally reported by the national customs offices and are by detailed flows (as described in the above paragraph). The level of commodity detail is country-specific, with some countries reporting at the basic 6-digit level of the HS, while others go up to </w:t>
      </w:r>
      <w:r w:rsidR="001C1A41" w:rsidRPr="004D00DE">
        <w:rPr>
          <w:rFonts w:asciiTheme="majorBidi" w:eastAsia="Times New Roman" w:hAnsiTheme="majorBidi" w:cstheme="majorBidi"/>
          <w:lang w:val="en-GB"/>
        </w:rPr>
        <w:t xml:space="preserve">as much as </w:t>
      </w:r>
      <w:r w:rsidRPr="004D00DE">
        <w:rPr>
          <w:rFonts w:asciiTheme="majorBidi" w:eastAsia="Times New Roman" w:hAnsiTheme="majorBidi" w:cstheme="majorBidi"/>
          <w:lang w:val="en-GB"/>
        </w:rPr>
        <w:t xml:space="preserve">12-digit HS detail. </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The global coverage, by value, of this dataset is more than 90 percent in any given year. A typical non-standardized country trade dataset, at 10-digit HS level, </w:t>
      </w:r>
      <w:r w:rsidR="001C1A41" w:rsidRPr="00F31509">
        <w:rPr>
          <w:rFonts w:asciiTheme="majorBidi" w:eastAsia="Times New Roman" w:hAnsiTheme="majorBidi" w:cstheme="majorBidi"/>
          <w:lang w:val="en-GB"/>
        </w:rPr>
        <w:t xml:space="preserve">is provided in </w:t>
      </w:r>
      <w:fldSimple w:instr=" REF _Ref428346511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74</w:t>
        </w:r>
      </w:fldSimple>
      <w:r w:rsidRPr="00F31509">
        <w:rPr>
          <w:rFonts w:asciiTheme="majorBidi" w:eastAsia="Times New Roman" w:hAnsiTheme="majorBidi" w:cstheme="majorBidi"/>
          <w:lang w:val="en-GB"/>
        </w:rPr>
        <w:t xml:space="preserve">: </w:t>
      </w:r>
    </w:p>
    <w:p w:rsidR="006E32A4" w:rsidRPr="00F31509" w:rsidRDefault="006E32A4" w:rsidP="006E32A4">
      <w:pPr>
        <w:pStyle w:val="Caption"/>
        <w:keepNext/>
        <w:jc w:val="both"/>
        <w:rPr>
          <w:rFonts w:asciiTheme="majorBidi" w:hAnsiTheme="majorBidi" w:cstheme="majorBidi"/>
          <w:lang w:val="en-GB"/>
        </w:rPr>
      </w:pPr>
      <w:bookmarkStart w:id="479" w:name="_Ref428346511"/>
      <w:bookmarkStart w:id="480" w:name="_Toc428423613"/>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74</w:t>
      </w:r>
      <w:r w:rsidR="001C3696" w:rsidRPr="00F31509">
        <w:rPr>
          <w:rFonts w:asciiTheme="majorBidi" w:hAnsiTheme="majorBidi" w:cstheme="majorBidi"/>
          <w:lang w:val="en-GB"/>
        </w:rPr>
        <w:fldChar w:fldCharType="end"/>
      </w:r>
      <w:bookmarkEnd w:id="479"/>
      <w:r w:rsidRPr="00F31509">
        <w:rPr>
          <w:rFonts w:asciiTheme="majorBidi" w:hAnsiTheme="majorBidi" w:cstheme="majorBidi"/>
          <w:lang w:val="en-GB"/>
        </w:rPr>
        <w:t>: Basic trade information by commodity, partner and reporter</w:t>
      </w:r>
      <w:bookmarkEnd w:id="480"/>
    </w:p>
    <w:tbl>
      <w:tblPr>
        <w:tblStyle w:val="TableClassic1"/>
        <w:tblW w:w="5000" w:type="pct"/>
        <w:tblLook w:val="04A0"/>
      </w:tblPr>
      <w:tblGrid>
        <w:gridCol w:w="734"/>
        <w:gridCol w:w="1081"/>
        <w:gridCol w:w="994"/>
        <w:gridCol w:w="1356"/>
        <w:gridCol w:w="815"/>
        <w:gridCol w:w="931"/>
        <w:gridCol w:w="1206"/>
        <w:gridCol w:w="809"/>
        <w:gridCol w:w="1316"/>
      </w:tblGrid>
      <w:tr w:rsidR="006E32A4" w:rsidRPr="00F31509" w:rsidTr="00155B4D">
        <w:trPr>
          <w:cnfStyle w:val="100000000000"/>
        </w:trPr>
        <w:tc>
          <w:tcPr>
            <w:cnfStyle w:val="001000000000"/>
            <w:tcW w:w="412" w:type="pct"/>
          </w:tcPr>
          <w:p w:rsidR="006E32A4" w:rsidRPr="00F31509" w:rsidRDefault="006E32A4" w:rsidP="006E32A4">
            <w:pPr>
              <w:pStyle w:val="Compact"/>
              <w:keepNex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Year</w:t>
            </w:r>
          </w:p>
        </w:tc>
        <w:tc>
          <w:tcPr>
            <w:tcW w:w="600"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Reporter</w:t>
            </w:r>
          </w:p>
        </w:tc>
        <w:tc>
          <w:tcPr>
            <w:tcW w:w="553"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Partner</w:t>
            </w:r>
          </w:p>
        </w:tc>
        <w:tc>
          <w:tcPr>
            <w:tcW w:w="749"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HS code</w:t>
            </w:r>
          </w:p>
        </w:tc>
        <w:tc>
          <w:tcPr>
            <w:tcW w:w="405"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Flow</w:t>
            </w:r>
          </w:p>
        </w:tc>
        <w:tc>
          <w:tcPr>
            <w:tcW w:w="519"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Weight</w:t>
            </w:r>
          </w:p>
        </w:tc>
        <w:tc>
          <w:tcPr>
            <w:tcW w:w="622"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Quantity</w:t>
            </w:r>
          </w:p>
        </w:tc>
        <w:tc>
          <w:tcPr>
            <w:tcW w:w="453"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Q-unit</w:t>
            </w:r>
          </w:p>
        </w:tc>
        <w:tc>
          <w:tcPr>
            <w:tcW w:w="686"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Value</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484</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8501314000</w:t>
            </w:r>
          </w:p>
        </w:tc>
        <w:tc>
          <w:tcPr>
            <w:tcW w:w="405" w:type="pct"/>
          </w:tcPr>
          <w:p w:rsidR="006E32A4" w:rsidRPr="00F31509" w:rsidRDefault="001C1A41" w:rsidP="001C1A41">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rsidR="006E32A4" w:rsidRPr="00F31509" w:rsidRDefault="006E32A4" w:rsidP="006E32A4">
            <w:pPr>
              <w:pStyle w:val="Compact"/>
              <w:keepNext/>
              <w:spacing w:before="0" w:after="0" w:line="276" w:lineRule="auto"/>
              <w:jc w:val="right"/>
              <w:cnfStyle w:val="000000000000"/>
              <w:rPr>
                <w:rFonts w:asciiTheme="majorBidi" w:hAnsiTheme="majorBidi" w:cstheme="majorBidi"/>
                <w:sz w:val="22"/>
                <w:lang w:val="en-GB"/>
              </w:rPr>
            </w:pP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33</w:t>
            </w:r>
            <w:r w:rsidR="001C1A41" w:rsidRPr="00F31509">
              <w:rPr>
                <w:rFonts w:asciiTheme="majorBidi" w:hAnsiTheme="majorBidi" w:cstheme="majorBidi"/>
                <w:lang w:val="en-GB"/>
              </w:rPr>
              <w:t>,</w:t>
            </w:r>
            <w:r w:rsidRPr="00F31509">
              <w:rPr>
                <w:rFonts w:asciiTheme="majorBidi" w:hAnsiTheme="majorBidi" w:cstheme="majorBidi"/>
                <w:lang w:val="en-GB"/>
              </w:rPr>
              <w:t>498</w:t>
            </w:r>
            <w:r w:rsidR="001C1A41" w:rsidRPr="00F31509">
              <w:rPr>
                <w:rFonts w:asciiTheme="majorBidi" w:hAnsiTheme="majorBidi" w:cstheme="majorBidi"/>
                <w:lang w:val="en-GB"/>
              </w:rPr>
              <w:t>,</w:t>
            </w:r>
            <w:r w:rsidRPr="00F31509">
              <w:rPr>
                <w:rFonts w:asciiTheme="majorBidi" w:hAnsiTheme="majorBidi" w:cstheme="majorBidi"/>
                <w:lang w:val="en-GB"/>
              </w:rPr>
              <w:t>070</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366</w:t>
            </w:r>
            <w:r w:rsidR="001C1A41" w:rsidRPr="00F31509">
              <w:rPr>
                <w:rFonts w:asciiTheme="majorBidi" w:hAnsiTheme="majorBidi" w:cstheme="majorBidi"/>
                <w:lang w:val="en-GB"/>
              </w:rPr>
              <w:t>,</w:t>
            </w:r>
            <w:r w:rsidRPr="00F31509">
              <w:rPr>
                <w:rFonts w:asciiTheme="majorBidi" w:hAnsiTheme="majorBidi" w:cstheme="majorBidi"/>
                <w:lang w:val="en-GB"/>
              </w:rPr>
              <w:t>057</w:t>
            </w:r>
            <w:r w:rsidR="001C1A41" w:rsidRPr="00F31509">
              <w:rPr>
                <w:rFonts w:asciiTheme="majorBidi" w:hAnsiTheme="majorBidi" w:cstheme="majorBidi"/>
                <w:lang w:val="en-GB"/>
              </w:rPr>
              <w:t>,</w:t>
            </w:r>
            <w:r w:rsidRPr="00F31509">
              <w:rPr>
                <w:rFonts w:asciiTheme="majorBidi" w:hAnsiTheme="majorBidi" w:cstheme="majorBidi"/>
                <w:lang w:val="en-GB"/>
              </w:rPr>
              <w:t>280</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484</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7321190040</w:t>
            </w:r>
          </w:p>
        </w:tc>
        <w:tc>
          <w:tcPr>
            <w:tcW w:w="405" w:type="pct"/>
          </w:tcPr>
          <w:p w:rsidR="006E32A4" w:rsidRPr="00F31509" w:rsidRDefault="001C1A41" w:rsidP="001C1A41">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rsidR="006E32A4" w:rsidRPr="00F31509" w:rsidRDefault="006E32A4" w:rsidP="006E32A4">
            <w:pPr>
              <w:pStyle w:val="Compact"/>
              <w:keepNext/>
              <w:spacing w:before="0" w:after="0" w:line="276" w:lineRule="auto"/>
              <w:jc w:val="right"/>
              <w:cnfStyle w:val="000000000000"/>
              <w:rPr>
                <w:rFonts w:asciiTheme="majorBidi" w:hAnsiTheme="majorBidi" w:cstheme="majorBidi"/>
                <w:sz w:val="22"/>
                <w:lang w:val="en-GB"/>
              </w:rPr>
            </w:pP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242</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21</w:t>
            </w:r>
            <w:r w:rsidR="001C1A41" w:rsidRPr="00F31509">
              <w:rPr>
                <w:rFonts w:asciiTheme="majorBidi" w:hAnsiTheme="majorBidi" w:cstheme="majorBidi"/>
                <w:lang w:val="en-GB"/>
              </w:rPr>
              <w:t>,</w:t>
            </w:r>
            <w:r w:rsidRPr="00F31509">
              <w:rPr>
                <w:rFonts w:asciiTheme="majorBidi" w:hAnsiTheme="majorBidi" w:cstheme="majorBidi"/>
                <w:lang w:val="en-GB"/>
              </w:rPr>
              <w:t>321</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591</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7326908588</w:t>
            </w:r>
          </w:p>
        </w:tc>
        <w:tc>
          <w:tcPr>
            <w:tcW w:w="405" w:type="pct"/>
          </w:tcPr>
          <w:p w:rsidR="006E32A4" w:rsidRPr="00F31509" w:rsidRDefault="001C1A41" w:rsidP="006E32A4">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Export</w:t>
            </w:r>
          </w:p>
        </w:tc>
        <w:tc>
          <w:tcPr>
            <w:tcW w:w="51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w:t>
            </w:r>
            <w:r w:rsidR="001C1A41" w:rsidRPr="00F31509">
              <w:rPr>
                <w:rFonts w:asciiTheme="majorBidi" w:hAnsiTheme="majorBidi" w:cstheme="majorBidi"/>
                <w:lang w:val="en-GB"/>
              </w:rPr>
              <w:t>,</w:t>
            </w:r>
            <w:r w:rsidRPr="00F31509">
              <w:rPr>
                <w:rFonts w:asciiTheme="majorBidi" w:hAnsiTheme="majorBidi" w:cstheme="majorBidi"/>
                <w:lang w:val="en-GB"/>
              </w:rPr>
              <w:t>896</w:t>
            </w: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w:t>
            </w:r>
            <w:r w:rsidR="001C1A41" w:rsidRPr="00F31509">
              <w:rPr>
                <w:rFonts w:asciiTheme="majorBidi" w:hAnsiTheme="majorBidi" w:cstheme="majorBidi"/>
                <w:lang w:val="en-GB"/>
              </w:rPr>
              <w:t>,</w:t>
            </w:r>
            <w:r w:rsidRPr="00F31509">
              <w:rPr>
                <w:rFonts w:asciiTheme="majorBidi" w:hAnsiTheme="majorBidi" w:cstheme="majorBidi"/>
                <w:lang w:val="en-GB"/>
              </w:rPr>
              <w:t>896</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13</w:t>
            </w:r>
            <w:r w:rsidR="001C1A41" w:rsidRPr="00F31509">
              <w:rPr>
                <w:rFonts w:asciiTheme="majorBidi" w:hAnsiTheme="majorBidi" w:cstheme="majorBidi"/>
                <w:lang w:val="en-GB"/>
              </w:rPr>
              <w:t>,</w:t>
            </w:r>
            <w:r w:rsidRPr="00F31509">
              <w:rPr>
                <w:rFonts w:asciiTheme="majorBidi" w:hAnsiTheme="majorBidi" w:cstheme="majorBidi"/>
                <w:lang w:val="en-GB"/>
              </w:rPr>
              <w:t>011</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792</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6104499060</w:t>
            </w:r>
          </w:p>
        </w:tc>
        <w:tc>
          <w:tcPr>
            <w:tcW w:w="405" w:type="pct"/>
          </w:tcPr>
          <w:p w:rsidR="006E32A4" w:rsidRPr="00F31509" w:rsidRDefault="001C1A41" w:rsidP="006E32A4">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829</w:t>
            </w: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232</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11</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78</w:t>
            </w:r>
            <w:r w:rsidR="001C1A41" w:rsidRPr="00F31509">
              <w:rPr>
                <w:rFonts w:asciiTheme="majorBidi" w:hAnsiTheme="majorBidi" w:cstheme="majorBidi"/>
                <w:lang w:val="en-GB"/>
              </w:rPr>
              <w:t>,</w:t>
            </w:r>
            <w:r w:rsidRPr="00F31509">
              <w:rPr>
                <w:rFonts w:asciiTheme="majorBidi" w:hAnsiTheme="majorBidi" w:cstheme="majorBidi"/>
                <w:lang w:val="en-GB"/>
              </w:rPr>
              <w:t>839</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699</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2907191000</w:t>
            </w:r>
          </w:p>
        </w:tc>
        <w:tc>
          <w:tcPr>
            <w:tcW w:w="405" w:type="pct"/>
          </w:tcPr>
          <w:p w:rsidR="006E32A4" w:rsidRPr="00F31509" w:rsidRDefault="001C1A41" w:rsidP="006E32A4">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20</w:t>
            </w:r>
            <w:r w:rsidR="001C1A41" w:rsidRPr="00F31509">
              <w:rPr>
                <w:rFonts w:asciiTheme="majorBidi" w:hAnsiTheme="majorBidi" w:cstheme="majorBidi"/>
                <w:lang w:val="en-GB"/>
              </w:rPr>
              <w:t>,</w:t>
            </w:r>
            <w:r w:rsidRPr="00F31509">
              <w:rPr>
                <w:rFonts w:asciiTheme="majorBidi" w:hAnsiTheme="majorBidi" w:cstheme="majorBidi"/>
                <w:lang w:val="en-GB"/>
              </w:rPr>
              <w:t>000</w:t>
            </w: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20</w:t>
            </w:r>
            <w:r w:rsidR="001C1A41" w:rsidRPr="00F31509">
              <w:rPr>
                <w:rFonts w:asciiTheme="majorBidi" w:hAnsiTheme="majorBidi" w:cstheme="majorBidi"/>
                <w:lang w:val="en-GB"/>
              </w:rPr>
              <w:t>,</w:t>
            </w:r>
            <w:r w:rsidRPr="00F31509">
              <w:rPr>
                <w:rFonts w:asciiTheme="majorBidi" w:hAnsiTheme="majorBidi" w:cstheme="majorBidi"/>
                <w:lang w:val="en-GB"/>
              </w:rPr>
              <w:t>000</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128</w:t>
            </w:r>
            <w:r w:rsidR="001C1A41" w:rsidRPr="00F31509">
              <w:rPr>
                <w:rFonts w:asciiTheme="majorBidi" w:hAnsiTheme="majorBidi" w:cstheme="majorBidi"/>
                <w:lang w:val="en-GB"/>
              </w:rPr>
              <w:t>,</w:t>
            </w:r>
            <w:r w:rsidRPr="00F31509">
              <w:rPr>
                <w:rFonts w:asciiTheme="majorBidi" w:hAnsiTheme="majorBidi" w:cstheme="majorBidi"/>
                <w:lang w:val="en-GB"/>
              </w:rPr>
              <w:t>598</w:t>
            </w:r>
          </w:p>
        </w:tc>
      </w:tr>
    </w:tbl>
    <w:p w:rsidR="004D00DE" w:rsidRDefault="004D00DE" w:rsidP="001A1EA5">
      <w:pPr>
        <w:jc w:val="both"/>
        <w:rPr>
          <w:rFonts w:asciiTheme="majorBidi" w:hAnsiTheme="majorBidi" w:cstheme="majorBidi"/>
          <w:lang w:val="en-GB"/>
        </w:rPr>
      </w:pPr>
    </w:p>
    <w:p w:rsidR="006E32A4" w:rsidRPr="00F31509" w:rsidRDefault="006E32A4" w:rsidP="001A1EA5">
      <w:pPr>
        <w:jc w:val="both"/>
        <w:rPr>
          <w:rFonts w:asciiTheme="majorBidi" w:hAnsiTheme="majorBidi" w:cstheme="majorBidi"/>
          <w:lang w:val="en-GB"/>
        </w:rPr>
      </w:pPr>
      <w:r w:rsidRPr="00F31509">
        <w:rPr>
          <w:rFonts w:asciiTheme="majorBidi" w:hAnsiTheme="majorBidi" w:cstheme="majorBidi"/>
          <w:lang w:val="en-GB"/>
        </w:rPr>
        <w:t xml:space="preserve">Reporters and trade partners are represented with three-digit numerical </w:t>
      </w:r>
      <w:hyperlink r:id="rId51">
        <w:r w:rsidR="001562E7" w:rsidRPr="00F31509">
          <w:rPr>
            <w:rStyle w:val="Link"/>
            <w:rFonts w:asciiTheme="majorBidi" w:hAnsiTheme="majorBidi" w:cstheme="majorBidi"/>
            <w:color w:val="auto"/>
            <w:lang w:val="en-GB"/>
          </w:rPr>
          <w:t>codes</w:t>
        </w:r>
      </w:hyperlink>
      <w:r w:rsidRPr="00F31509">
        <w:rPr>
          <w:rFonts w:asciiTheme="majorBidi" w:hAnsiTheme="majorBidi" w:cstheme="majorBidi"/>
          <w:lang w:val="en-GB"/>
        </w:rPr>
        <w:t xml:space="preserve"> used by the Statistics Division of the United Nations</w:t>
      </w:r>
      <w:r w:rsidRPr="00F31509">
        <w:rPr>
          <w:rFonts w:asciiTheme="majorBidi" w:hAnsiTheme="majorBidi" w:cstheme="majorBidi"/>
          <w:color w:val="000000"/>
          <w:lang w:val="en-GB"/>
        </w:rPr>
        <w:t xml:space="preserve">, based on the international standard M49 codes. </w:t>
      </w:r>
      <w:r w:rsidRPr="00F31509">
        <w:rPr>
          <w:rFonts w:asciiTheme="majorBidi" w:hAnsiTheme="majorBidi" w:cstheme="majorBidi"/>
          <w:lang w:val="en-GB"/>
        </w:rPr>
        <w:t xml:space="preserve"> The “flows” indicate import</w:t>
      </w:r>
      <w:r w:rsidR="00155B4D" w:rsidRPr="00F31509">
        <w:rPr>
          <w:rFonts w:asciiTheme="majorBidi" w:hAnsiTheme="majorBidi" w:cstheme="majorBidi"/>
          <w:lang w:val="en-GB"/>
        </w:rPr>
        <w:t>s</w:t>
      </w:r>
      <w:r w:rsidRPr="00F31509">
        <w:rPr>
          <w:rFonts w:asciiTheme="majorBidi" w:hAnsiTheme="majorBidi" w:cstheme="majorBidi"/>
          <w:lang w:val="en-GB"/>
        </w:rPr>
        <w:t xml:space="preserve"> </w:t>
      </w:r>
      <w:r w:rsidR="001C1A41" w:rsidRPr="00F31509">
        <w:rPr>
          <w:rFonts w:asciiTheme="majorBidi" w:hAnsiTheme="majorBidi" w:cstheme="majorBidi"/>
          <w:lang w:val="en-GB"/>
        </w:rPr>
        <w:t xml:space="preserve">or </w:t>
      </w:r>
      <w:r w:rsidRPr="00F31509">
        <w:rPr>
          <w:rFonts w:asciiTheme="majorBidi" w:hAnsiTheme="majorBidi" w:cstheme="majorBidi"/>
          <w:lang w:val="en-GB"/>
        </w:rPr>
        <w:t>export</w:t>
      </w:r>
      <w:r w:rsidR="00155B4D" w:rsidRPr="00F31509">
        <w:rPr>
          <w:rFonts w:asciiTheme="majorBidi" w:hAnsiTheme="majorBidi" w:cstheme="majorBidi"/>
          <w:lang w:val="en-GB"/>
        </w:rPr>
        <w:t>s</w:t>
      </w:r>
      <w:r w:rsidRPr="00F31509">
        <w:rPr>
          <w:rFonts w:asciiTheme="majorBidi" w:hAnsiTheme="majorBidi" w:cstheme="majorBidi"/>
          <w:lang w:val="en-GB"/>
        </w:rPr>
        <w:t xml:space="preserve"> </w:t>
      </w:r>
      <w:r w:rsidR="001C1A41" w:rsidRPr="00F31509">
        <w:rPr>
          <w:rFonts w:asciiTheme="majorBidi" w:hAnsiTheme="majorBidi" w:cstheme="majorBidi"/>
          <w:lang w:val="en-GB"/>
        </w:rPr>
        <w:t xml:space="preserve">but can also be </w:t>
      </w:r>
      <w:r w:rsidRPr="00F31509">
        <w:rPr>
          <w:rFonts w:asciiTheme="majorBidi" w:hAnsiTheme="majorBidi" w:cstheme="majorBidi"/>
          <w:lang w:val="en-GB"/>
        </w:rPr>
        <w:t>re-import</w:t>
      </w:r>
      <w:r w:rsidR="00155B4D" w:rsidRPr="00F31509">
        <w:rPr>
          <w:rFonts w:asciiTheme="majorBidi" w:hAnsiTheme="majorBidi" w:cstheme="majorBidi"/>
          <w:lang w:val="en-GB"/>
        </w:rPr>
        <w:t>s</w:t>
      </w:r>
      <w:r w:rsidRPr="00F31509">
        <w:rPr>
          <w:rFonts w:asciiTheme="majorBidi" w:hAnsiTheme="majorBidi" w:cstheme="majorBidi"/>
          <w:lang w:val="en-GB"/>
        </w:rPr>
        <w:t xml:space="preserve"> </w:t>
      </w:r>
      <w:r w:rsidR="001C1A41" w:rsidRPr="00F31509">
        <w:rPr>
          <w:rFonts w:asciiTheme="majorBidi" w:hAnsiTheme="majorBidi" w:cstheme="majorBidi"/>
          <w:lang w:val="en-GB"/>
        </w:rPr>
        <w:t xml:space="preserve">or </w:t>
      </w:r>
      <w:r w:rsidRPr="00F31509">
        <w:rPr>
          <w:rFonts w:asciiTheme="majorBidi" w:hAnsiTheme="majorBidi" w:cstheme="majorBidi"/>
          <w:lang w:val="en-GB"/>
        </w:rPr>
        <w:t>re-export</w:t>
      </w:r>
      <w:r w:rsidR="00155B4D" w:rsidRPr="00F31509">
        <w:rPr>
          <w:rFonts w:asciiTheme="majorBidi" w:hAnsiTheme="majorBidi" w:cstheme="majorBidi"/>
          <w:lang w:val="en-GB"/>
        </w:rPr>
        <w:t>s</w:t>
      </w:r>
      <w:r w:rsidRPr="00F31509">
        <w:rPr>
          <w:rFonts w:asciiTheme="majorBidi" w:hAnsiTheme="majorBidi" w:cstheme="majorBidi"/>
          <w:lang w:val="en-GB"/>
        </w:rPr>
        <w:t>. The “weight” is in kilograms, while the “quantity” indicates other units of measurement such as “Number of items” or “Volume in litr</w:t>
      </w:r>
      <w:r w:rsidR="00155B4D" w:rsidRPr="00F31509">
        <w:rPr>
          <w:rFonts w:asciiTheme="majorBidi" w:hAnsiTheme="majorBidi" w:cstheme="majorBidi"/>
          <w:lang w:val="en-GB"/>
        </w:rPr>
        <w:t>e</w:t>
      </w:r>
      <w:r w:rsidRPr="00F31509">
        <w:rPr>
          <w:rFonts w:asciiTheme="majorBidi" w:hAnsiTheme="majorBidi" w:cstheme="majorBidi"/>
          <w:lang w:val="en-GB"/>
        </w:rPr>
        <w:t>s”.  The full list of units and their descriptions is in Annex I of Quantity and Weight Data in UN Comtrade</w:t>
      </w:r>
      <w:r w:rsidRPr="00F31509">
        <w:rPr>
          <w:rStyle w:val="FootnoteAnchor"/>
          <w:rFonts w:asciiTheme="majorBidi" w:hAnsiTheme="majorBidi" w:cstheme="majorBidi"/>
          <w:lang w:val="en-GB"/>
        </w:rPr>
        <w:footnoteReference w:id="54"/>
      </w:r>
      <w:r w:rsidRPr="00F31509">
        <w:rPr>
          <w:rFonts w:asciiTheme="majorBidi" w:hAnsiTheme="majorBidi" w:cstheme="majorBidi"/>
          <w:lang w:val="en-GB"/>
        </w:rPr>
        <w:t xml:space="preserve">. The commodity codes, as mentioned above, follow an internationally comparable standard </w:t>
      </w:r>
      <w:r w:rsidR="00424D0B" w:rsidRPr="00F31509">
        <w:rPr>
          <w:rFonts w:asciiTheme="majorBidi" w:hAnsiTheme="majorBidi" w:cstheme="majorBidi"/>
          <w:lang w:val="en-GB"/>
        </w:rPr>
        <w:t>up to the</w:t>
      </w:r>
      <w:r w:rsidRPr="00F31509">
        <w:rPr>
          <w:rFonts w:asciiTheme="majorBidi" w:hAnsiTheme="majorBidi" w:cstheme="majorBidi"/>
          <w:lang w:val="en-GB"/>
        </w:rPr>
        <w:t xml:space="preserve"> 6-digit level, but become country-specific at the </w:t>
      </w:r>
      <w:r w:rsidR="00AD062D">
        <w:rPr>
          <w:rFonts w:asciiTheme="majorBidi" w:hAnsiTheme="majorBidi" w:cstheme="majorBidi"/>
          <w:lang w:val="en-GB"/>
        </w:rPr>
        <w:t>lower</w:t>
      </w:r>
      <w:r w:rsidR="00424D0B" w:rsidRPr="00F31509">
        <w:rPr>
          <w:rFonts w:asciiTheme="majorBidi" w:hAnsiTheme="majorBidi" w:cstheme="majorBidi"/>
          <w:lang w:val="en-GB"/>
        </w:rPr>
        <w:t xml:space="preserve"> </w:t>
      </w:r>
      <w:r w:rsidRPr="00F31509">
        <w:rPr>
          <w:rFonts w:asciiTheme="majorBidi" w:hAnsiTheme="majorBidi" w:cstheme="majorBidi"/>
          <w:lang w:val="en-GB"/>
        </w:rPr>
        <w:t xml:space="preserve">levels </w:t>
      </w:r>
      <w:r w:rsidRPr="002C2022">
        <w:rPr>
          <w:rFonts w:asciiTheme="majorBidi" w:hAnsiTheme="majorBidi" w:cstheme="majorBidi"/>
          <w:lang w:val="en-GB"/>
        </w:rPr>
        <w:t>(</w:t>
      </w:r>
      <w:r w:rsidR="002C2022" w:rsidRPr="002C2022">
        <w:rPr>
          <w:rFonts w:asciiTheme="majorBidi" w:hAnsiTheme="majorBidi" w:cstheme="majorBidi"/>
          <w:lang w:val="en-GB"/>
        </w:rPr>
        <w:t xml:space="preserve">8 </w:t>
      </w:r>
      <w:r w:rsidR="00AD062D" w:rsidRPr="002C2022">
        <w:rPr>
          <w:rFonts w:ascii="Times New Roman" w:hAnsi="Times New Roman" w:cs="Times New Roman"/>
          <w:lang w:val="en-GB"/>
        </w:rPr>
        <w:t xml:space="preserve">digits and </w:t>
      </w:r>
      <w:r w:rsidR="00AD062D" w:rsidRPr="002C2022">
        <w:rPr>
          <w:rFonts w:ascii="Times New Roman" w:hAnsi="Times New Roman" w:cs="Times New Roman"/>
          <w:lang w:val="en-GB"/>
        </w:rPr>
        <w:lastRenderedPageBreak/>
        <w:t>beyond</w:t>
      </w:r>
      <w:r w:rsidRPr="002C2022">
        <w:rPr>
          <w:rFonts w:asciiTheme="majorBidi" w:hAnsiTheme="majorBidi" w:cstheme="majorBidi"/>
          <w:lang w:val="en-GB"/>
        </w:rPr>
        <w:t>)</w:t>
      </w:r>
      <w:bookmarkStart w:id="481" w:name="country-specific-hs-commodity-codes"/>
      <w:bookmarkEnd w:id="481"/>
      <w:r w:rsidRPr="002C2022">
        <w:rPr>
          <w:rStyle w:val="FootnoteAnchor"/>
          <w:rFonts w:asciiTheme="majorBidi" w:hAnsiTheme="majorBidi" w:cstheme="majorBidi"/>
          <w:lang w:val="en-GB"/>
        </w:rPr>
        <w:footnoteReference w:id="55"/>
      </w:r>
      <w:r w:rsidRPr="002C2022">
        <w:rPr>
          <w:rFonts w:asciiTheme="majorBidi" w:hAnsiTheme="majorBidi" w:cstheme="majorBidi"/>
          <w:lang w:val="en-GB"/>
        </w:rPr>
        <w:t xml:space="preserve">. </w:t>
      </w:r>
      <w:fldSimple w:instr=" REF _Ref428346772 \h  \* MERGEFORMAT ">
        <w:r w:rsidR="000B360D" w:rsidRPr="002C2022">
          <w:rPr>
            <w:rFonts w:asciiTheme="majorBidi" w:hAnsiTheme="majorBidi" w:cstheme="majorBidi"/>
            <w:lang w:val="en-GB"/>
          </w:rPr>
          <w:t xml:space="preserve">Table </w:t>
        </w:r>
        <w:r w:rsidR="000B360D" w:rsidRPr="002C2022">
          <w:rPr>
            <w:rFonts w:asciiTheme="majorBidi" w:hAnsiTheme="majorBidi" w:cstheme="majorBidi"/>
            <w:noProof/>
            <w:lang w:val="en-GB"/>
          </w:rPr>
          <w:t>75</w:t>
        </w:r>
      </w:fldSimple>
      <w:r w:rsidRPr="002C2022">
        <w:rPr>
          <w:rFonts w:asciiTheme="majorBidi" w:hAnsiTheme="majorBidi" w:cstheme="majorBidi"/>
          <w:lang w:val="en-GB"/>
        </w:rPr>
        <w:t xml:space="preserve"> </w:t>
      </w:r>
      <w:r w:rsidR="001A1EA5" w:rsidRPr="002C2022">
        <w:rPr>
          <w:rFonts w:asciiTheme="majorBidi" w:hAnsiTheme="majorBidi" w:cstheme="majorBidi"/>
          <w:lang w:val="en-GB"/>
        </w:rPr>
        <w:t xml:space="preserve">provides </w:t>
      </w:r>
      <w:r w:rsidRPr="002C2022">
        <w:rPr>
          <w:rFonts w:asciiTheme="majorBidi" w:hAnsiTheme="majorBidi" w:cstheme="majorBidi"/>
          <w:lang w:val="en-GB"/>
        </w:rPr>
        <w:t xml:space="preserve">an </w:t>
      </w:r>
      <w:r w:rsidR="00424D0B" w:rsidRPr="002C2022">
        <w:rPr>
          <w:rFonts w:asciiTheme="majorBidi" w:hAnsiTheme="majorBidi" w:cstheme="majorBidi"/>
          <w:lang w:val="en-GB"/>
        </w:rPr>
        <w:t xml:space="preserve">example </w:t>
      </w:r>
      <w:r w:rsidRPr="002C2022">
        <w:rPr>
          <w:rFonts w:asciiTheme="majorBidi" w:hAnsiTheme="majorBidi" w:cstheme="majorBidi"/>
          <w:lang w:val="en-GB"/>
        </w:rPr>
        <w:t>of the HS classification at 10-digit level reported</w:t>
      </w:r>
      <w:r w:rsidRPr="00F31509">
        <w:rPr>
          <w:rFonts w:asciiTheme="majorBidi" w:hAnsiTheme="majorBidi" w:cstheme="majorBidi"/>
          <w:lang w:val="en-GB"/>
        </w:rPr>
        <w:t xml:space="preserve"> by a country:</w:t>
      </w:r>
    </w:p>
    <w:p w:rsidR="006E32A4" w:rsidRPr="00F31509" w:rsidRDefault="006E32A4" w:rsidP="006E32A4">
      <w:pPr>
        <w:pStyle w:val="Caption"/>
        <w:keepNext/>
        <w:jc w:val="both"/>
        <w:rPr>
          <w:rFonts w:asciiTheme="majorBidi" w:hAnsiTheme="majorBidi" w:cstheme="majorBidi"/>
          <w:lang w:val="en-GB"/>
        </w:rPr>
      </w:pPr>
      <w:bookmarkStart w:id="482" w:name="_Ref428346772"/>
      <w:bookmarkStart w:id="483" w:name="_Toc428423614"/>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75</w:t>
      </w:r>
      <w:r w:rsidR="001C3696" w:rsidRPr="00F31509">
        <w:rPr>
          <w:rFonts w:asciiTheme="majorBidi" w:hAnsiTheme="majorBidi" w:cstheme="majorBidi"/>
          <w:lang w:val="en-GB"/>
        </w:rPr>
        <w:fldChar w:fldCharType="end"/>
      </w:r>
      <w:bookmarkEnd w:id="482"/>
      <w:r w:rsidRPr="00F31509">
        <w:rPr>
          <w:rFonts w:asciiTheme="majorBidi" w:hAnsiTheme="majorBidi" w:cstheme="majorBidi"/>
          <w:lang w:val="en-GB"/>
        </w:rPr>
        <w:t>: Example of trade flow disaggregation at the 10 digit level</w:t>
      </w:r>
      <w:bookmarkEnd w:id="483"/>
      <w:r w:rsidRPr="00F31509">
        <w:rPr>
          <w:rFonts w:asciiTheme="majorBidi" w:hAnsiTheme="majorBidi" w:cstheme="majorBidi"/>
          <w:lang w:val="en-GB"/>
        </w:rPr>
        <w:t xml:space="preserve"> </w:t>
      </w:r>
    </w:p>
    <w:tbl>
      <w:tblPr>
        <w:tblStyle w:val="TableClassic1"/>
        <w:tblW w:w="5000" w:type="pct"/>
        <w:tblLook w:val="04A0"/>
      </w:tblPr>
      <w:tblGrid>
        <w:gridCol w:w="1797"/>
        <w:gridCol w:w="7445"/>
      </w:tblGrid>
      <w:tr w:rsidR="006E32A4" w:rsidRPr="00F31509" w:rsidTr="006E32A4">
        <w:trPr>
          <w:cnfStyle w:val="100000000000"/>
        </w:trPr>
        <w:tc>
          <w:tcPr>
            <w:cnfStyle w:val="001000000000"/>
            <w:tcW w:w="972" w:type="pct"/>
          </w:tcPr>
          <w:p w:rsidR="006E32A4" w:rsidRPr="00F31509" w:rsidRDefault="006E32A4" w:rsidP="006E32A4">
            <w:pPr>
              <w:pStyle w:val="Compact"/>
              <w:keepNext/>
              <w:spacing w:before="0" w:after="0" w:line="276" w:lineRule="auto"/>
              <w:jc w:val="both"/>
              <w:rPr>
                <w:rFonts w:asciiTheme="majorBidi" w:hAnsiTheme="majorBidi" w:cstheme="majorBidi"/>
                <w:lang w:val="en-GB"/>
              </w:rPr>
            </w:pPr>
            <w:r w:rsidRPr="00F31509">
              <w:rPr>
                <w:rFonts w:asciiTheme="majorBidi" w:hAnsiTheme="majorBidi" w:cstheme="majorBidi"/>
                <w:lang w:val="en-GB"/>
              </w:rPr>
              <w:t>HS</w:t>
            </w:r>
          </w:p>
        </w:tc>
        <w:tc>
          <w:tcPr>
            <w:tcW w:w="4028" w:type="pct"/>
          </w:tcPr>
          <w:p w:rsidR="006E32A4" w:rsidRPr="00F31509" w:rsidRDefault="006E32A4" w:rsidP="006E32A4">
            <w:pPr>
              <w:pStyle w:val="Compact"/>
              <w:keepNext/>
              <w:spacing w:before="0" w:after="0" w:line="276" w:lineRule="auto"/>
              <w:jc w:val="both"/>
              <w:cnfStyle w:val="100000000000"/>
              <w:rPr>
                <w:rFonts w:asciiTheme="majorBidi" w:hAnsiTheme="majorBidi" w:cstheme="majorBidi"/>
                <w:lang w:val="en-GB"/>
              </w:rPr>
            </w:pPr>
            <w:r w:rsidRPr="00F31509">
              <w:rPr>
                <w:rFonts w:asciiTheme="majorBidi" w:hAnsiTheme="majorBidi" w:cstheme="majorBidi"/>
                <w:lang w:val="en-GB"/>
              </w:rPr>
              <w:t>Description</w:t>
            </w:r>
          </w:p>
        </w:tc>
      </w:tr>
      <w:tr w:rsidR="006E32A4" w:rsidRPr="00F31509" w:rsidTr="006E32A4">
        <w:tc>
          <w:tcPr>
            <w:cnfStyle w:val="001000000000"/>
            <w:tcW w:w="972"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w:t>
            </w:r>
          </w:p>
        </w:tc>
        <w:tc>
          <w:tcPr>
            <w:tcW w:w="4028" w:type="pct"/>
          </w:tcPr>
          <w:p w:rsidR="006E32A4" w:rsidRPr="00F31509" w:rsidRDefault="006E32A4" w:rsidP="006E32A4">
            <w:pPr>
              <w:keepNext/>
              <w:spacing w:before="0" w:after="0"/>
              <w:jc w:val="both"/>
              <w:cnfStyle w:val="000000000000"/>
              <w:rPr>
                <w:rFonts w:asciiTheme="majorBidi" w:hAnsiTheme="majorBidi" w:cstheme="majorBidi"/>
                <w:lang w:val="en-GB"/>
              </w:rPr>
            </w:pPr>
            <w:r w:rsidRPr="00F31509">
              <w:rPr>
                <w:rFonts w:asciiTheme="majorBidi" w:hAnsiTheme="majorBidi" w:cstheme="majorBidi"/>
                <w:lang w:val="en-GB"/>
              </w:rPr>
              <w:t>CHAPTER 2 MEAT AND EDIBLE MEAT OFFAL</w:t>
            </w:r>
          </w:p>
        </w:tc>
      </w:tr>
      <w:tr w:rsidR="006E32A4" w:rsidRPr="00F31509" w:rsidTr="006E32A4">
        <w:tc>
          <w:tcPr>
            <w:cnfStyle w:val="001000000000"/>
            <w:tcW w:w="972"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0202</w:t>
            </w:r>
          </w:p>
        </w:tc>
        <w:tc>
          <w:tcPr>
            <w:tcW w:w="4028" w:type="pct"/>
          </w:tcPr>
          <w:p w:rsidR="006E32A4" w:rsidRPr="00F31509" w:rsidRDefault="006E32A4" w:rsidP="006E32A4">
            <w:pPr>
              <w:keepNext/>
              <w:spacing w:before="0" w:after="0"/>
              <w:jc w:val="both"/>
              <w:cnfStyle w:val="000000000000"/>
              <w:rPr>
                <w:rFonts w:asciiTheme="majorBidi" w:hAnsiTheme="majorBidi" w:cstheme="majorBidi"/>
                <w:lang w:val="en-GB"/>
              </w:rPr>
            </w:pPr>
            <w:r w:rsidRPr="00F31509">
              <w:rPr>
                <w:rFonts w:asciiTheme="majorBidi" w:hAnsiTheme="majorBidi" w:cstheme="majorBidi"/>
                <w:lang w:val="en-GB"/>
              </w:rPr>
              <w:t>Meat of bovine animals, frozen:</w:t>
            </w:r>
          </w:p>
        </w:tc>
      </w:tr>
      <w:tr w:rsidR="006E32A4" w:rsidRPr="00F31509" w:rsidTr="006E32A4">
        <w:tc>
          <w:tcPr>
            <w:cnfStyle w:val="001000000000"/>
            <w:tcW w:w="972"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0202.10</w:t>
            </w:r>
          </w:p>
        </w:tc>
        <w:tc>
          <w:tcPr>
            <w:tcW w:w="4028" w:type="pct"/>
          </w:tcPr>
          <w:p w:rsidR="006E32A4" w:rsidRPr="00F31509" w:rsidRDefault="006E32A4" w:rsidP="003C6AA5">
            <w:pPr>
              <w:pStyle w:val="Compact"/>
              <w:keepNext/>
              <w:numPr>
                <w:ilvl w:val="0"/>
                <w:numId w:val="31"/>
              </w:numPr>
              <w:suppressAutoHyphens/>
              <w:spacing w:before="0" w:after="0" w:line="276" w:lineRule="auto"/>
              <w:jc w:val="both"/>
              <w:cnfStyle w:val="000000000000"/>
              <w:rPr>
                <w:rFonts w:asciiTheme="majorBidi" w:hAnsiTheme="majorBidi" w:cstheme="majorBidi"/>
                <w:lang w:val="en-GB"/>
              </w:rPr>
            </w:pPr>
            <w:r w:rsidRPr="00F31509">
              <w:rPr>
                <w:rFonts w:asciiTheme="majorBidi" w:hAnsiTheme="majorBidi" w:cstheme="majorBidi"/>
                <w:lang w:val="en-GB"/>
              </w:rPr>
              <w:t>Carcases and half-carcases:</w:t>
            </w:r>
          </w:p>
        </w:tc>
      </w:tr>
      <w:tr w:rsidR="006E32A4" w:rsidRPr="00F31509" w:rsidTr="006E32A4">
        <w:tc>
          <w:tcPr>
            <w:cnfStyle w:val="001000000000"/>
            <w:tcW w:w="972"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0202.10.05</w:t>
            </w:r>
          </w:p>
        </w:tc>
        <w:tc>
          <w:tcPr>
            <w:tcW w:w="4028" w:type="pct"/>
          </w:tcPr>
          <w:p w:rsidR="006E32A4" w:rsidRPr="00F31509" w:rsidRDefault="006E32A4" w:rsidP="003C6AA5">
            <w:pPr>
              <w:pStyle w:val="Compact"/>
              <w:keepNext/>
              <w:numPr>
                <w:ilvl w:val="1"/>
                <w:numId w:val="32"/>
              </w:numPr>
              <w:suppressAutoHyphens/>
              <w:spacing w:before="0" w:after="0" w:line="276" w:lineRule="auto"/>
              <w:jc w:val="both"/>
              <w:cnfStyle w:val="000000000000"/>
              <w:rPr>
                <w:rFonts w:asciiTheme="majorBidi" w:hAnsiTheme="majorBidi" w:cstheme="majorBidi"/>
                <w:lang w:val="en-GB"/>
              </w:rPr>
            </w:pPr>
            <w:r w:rsidRPr="00F31509">
              <w:rPr>
                <w:rFonts w:asciiTheme="majorBidi" w:hAnsiTheme="majorBidi" w:cstheme="majorBidi"/>
                <w:lang w:val="en-GB"/>
              </w:rPr>
              <w:t>Described in general note 15 of the tariff schedule ...:</w:t>
            </w:r>
          </w:p>
        </w:tc>
      </w:tr>
      <w:tr w:rsidR="006E32A4" w:rsidRPr="00F31509" w:rsidTr="006E32A4">
        <w:tc>
          <w:tcPr>
            <w:cnfStyle w:val="001000000000"/>
            <w:tcW w:w="972"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0202.10.05.10</w:t>
            </w:r>
          </w:p>
        </w:tc>
        <w:tc>
          <w:tcPr>
            <w:tcW w:w="4028" w:type="pct"/>
          </w:tcPr>
          <w:p w:rsidR="006E32A4" w:rsidRPr="00F31509" w:rsidRDefault="006E32A4" w:rsidP="003C6AA5">
            <w:pPr>
              <w:pStyle w:val="Compact"/>
              <w:keepNext/>
              <w:numPr>
                <w:ilvl w:val="2"/>
                <w:numId w:val="33"/>
              </w:numPr>
              <w:suppressAutoHyphens/>
              <w:spacing w:before="0" w:after="0" w:line="276" w:lineRule="auto"/>
              <w:jc w:val="both"/>
              <w:cnfStyle w:val="000000000000"/>
              <w:rPr>
                <w:rFonts w:asciiTheme="majorBidi" w:hAnsiTheme="majorBidi" w:cstheme="majorBidi"/>
                <w:lang w:val="en-GB"/>
              </w:rPr>
            </w:pPr>
            <w:r w:rsidRPr="00F31509">
              <w:rPr>
                <w:rFonts w:asciiTheme="majorBidi" w:hAnsiTheme="majorBidi" w:cstheme="majorBidi"/>
                <w:lang w:val="en-GB"/>
              </w:rPr>
              <w:t>Veal</w:t>
            </w:r>
          </w:p>
        </w:tc>
      </w:tr>
      <w:tr w:rsidR="006E32A4" w:rsidRPr="00F31509" w:rsidTr="006E32A4">
        <w:tc>
          <w:tcPr>
            <w:cnfStyle w:val="001000000000"/>
            <w:tcW w:w="972"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0202.10.05.90</w:t>
            </w:r>
          </w:p>
        </w:tc>
        <w:tc>
          <w:tcPr>
            <w:tcW w:w="4028" w:type="pct"/>
          </w:tcPr>
          <w:p w:rsidR="006E32A4" w:rsidRPr="00F31509" w:rsidRDefault="006E32A4" w:rsidP="003C6AA5">
            <w:pPr>
              <w:pStyle w:val="Compact"/>
              <w:keepNext/>
              <w:numPr>
                <w:ilvl w:val="2"/>
                <w:numId w:val="34"/>
              </w:numPr>
              <w:suppressAutoHyphens/>
              <w:spacing w:before="0" w:after="0" w:line="276" w:lineRule="auto"/>
              <w:jc w:val="both"/>
              <w:cnfStyle w:val="000000000000"/>
              <w:rPr>
                <w:rFonts w:asciiTheme="majorBidi" w:hAnsiTheme="majorBidi" w:cstheme="majorBidi"/>
                <w:lang w:val="en-GB"/>
              </w:rPr>
            </w:pPr>
            <w:r w:rsidRPr="00F31509">
              <w:rPr>
                <w:rFonts w:asciiTheme="majorBidi" w:hAnsiTheme="majorBidi" w:cstheme="majorBidi"/>
                <w:lang w:val="en-GB"/>
              </w:rPr>
              <w:t>Other</w:t>
            </w:r>
          </w:p>
        </w:tc>
      </w:tr>
    </w:tbl>
    <w:p w:rsidR="006E32A4" w:rsidRPr="00F31509" w:rsidRDefault="006E32A4" w:rsidP="006E32A4">
      <w:pPr>
        <w:jc w:val="both"/>
        <w:rPr>
          <w:rFonts w:asciiTheme="majorBidi" w:hAnsiTheme="majorBidi" w:cstheme="majorBidi"/>
          <w:lang w:val="en-GB"/>
        </w:rPr>
      </w:pPr>
    </w:p>
    <w:p w:rsidR="006E32A4" w:rsidRPr="00F31509" w:rsidRDefault="006E32A4" w:rsidP="000264F4">
      <w:pPr>
        <w:pStyle w:val="Heading2"/>
      </w:pPr>
      <w:bookmarkStart w:id="484" w:name="_Toc428383850"/>
      <w:bookmarkStart w:id="485" w:name="_Toc428436072"/>
      <w:bookmarkStart w:id="486" w:name="_Toc428436373"/>
      <w:bookmarkStart w:id="487" w:name="_Toc428436499"/>
      <w:r w:rsidRPr="00F31509">
        <w:t>Key processing steps</w:t>
      </w:r>
      <w:bookmarkEnd w:id="484"/>
      <w:bookmarkEnd w:id="485"/>
      <w:bookmarkEnd w:id="486"/>
      <w:bookmarkEnd w:id="487"/>
    </w:p>
    <w:p w:rsidR="006E32A4" w:rsidRPr="00F31509" w:rsidRDefault="006E32A4" w:rsidP="00A43912">
      <w:pPr>
        <w:jc w:val="both"/>
        <w:rPr>
          <w:rFonts w:asciiTheme="majorBidi" w:hAnsiTheme="majorBidi" w:cstheme="majorBidi"/>
          <w:lang w:val="en-GB"/>
        </w:rPr>
      </w:pPr>
      <w:r w:rsidRPr="00F31509">
        <w:rPr>
          <w:rFonts w:asciiTheme="majorBidi" w:hAnsiTheme="majorBidi" w:cstheme="majorBidi"/>
          <w:lang w:val="en-GB"/>
        </w:rPr>
        <w:t xml:space="preserve">The process outlined below describes the key processing steps employed by FAO to prepare trade data sets for dissemination and importantly for use in the SUA/FBS process. FBS compilers at country level may want to critically review these steps, evaluate their suitability for their domestic data and purposes and either develop their own trade data processing system or simply take advantage of the data made available by FAO. </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The FAO processing of trade data is organized around the following steps. To obtain a quick overview, </w:t>
      </w:r>
      <w:r w:rsidR="001C1A41" w:rsidRPr="00F31509">
        <w:rPr>
          <w:rFonts w:asciiTheme="majorBidi" w:eastAsia="Times New Roman" w:hAnsiTheme="majorBidi" w:cstheme="majorBidi"/>
          <w:lang w:val="en-GB"/>
        </w:rPr>
        <w:t xml:space="preserve">FBS </w:t>
      </w:r>
      <w:r w:rsidRPr="00F31509">
        <w:rPr>
          <w:rFonts w:asciiTheme="majorBidi" w:eastAsia="Times New Roman" w:hAnsiTheme="majorBidi" w:cstheme="majorBidi"/>
          <w:lang w:val="en-GB"/>
        </w:rPr>
        <w:t xml:space="preserve">compilers may also want to refer to the flow chart depicted in </w:t>
      </w:r>
      <w:fldSimple w:instr=" REF _Ref428347378 \h  \* MERGEFORMAT ">
        <w:r w:rsidR="000B360D" w:rsidRPr="00F31509">
          <w:rPr>
            <w:rFonts w:asciiTheme="majorBidi" w:eastAsia="Times New Roman" w:hAnsiTheme="majorBidi" w:cstheme="majorBidi"/>
            <w:lang w:val="en-GB"/>
          </w:rPr>
          <w:t xml:space="preserve">Figure </w:t>
        </w:r>
        <w:r w:rsidR="000B360D" w:rsidRPr="00F31509">
          <w:rPr>
            <w:rFonts w:asciiTheme="majorBidi" w:eastAsia="Times New Roman" w:hAnsiTheme="majorBidi" w:cstheme="majorBidi"/>
            <w:noProof/>
            <w:lang w:val="en-GB"/>
          </w:rPr>
          <w:t>26</w:t>
        </w:r>
      </w:fldSimple>
      <w:r w:rsidRPr="00F31509">
        <w:rPr>
          <w:rFonts w:asciiTheme="majorBidi" w:eastAsia="Times New Roman" w:hAnsiTheme="majorBidi" w:cstheme="majorBidi"/>
          <w:lang w:val="en-GB"/>
        </w:rPr>
        <w:t xml:space="preserve"> below.</w:t>
      </w:r>
    </w:p>
    <w:p w:rsidR="006E32A4" w:rsidRPr="00F31509" w:rsidRDefault="006E32A4" w:rsidP="006E32A4">
      <w:pPr>
        <w:pStyle w:val="Heading3"/>
        <w:jc w:val="both"/>
        <w:rPr>
          <w:rFonts w:asciiTheme="majorBidi" w:hAnsiTheme="majorBidi" w:cstheme="majorBidi"/>
          <w:lang w:val="en-GB"/>
        </w:rPr>
      </w:pPr>
      <w:r w:rsidRPr="00F31509">
        <w:rPr>
          <w:rFonts w:asciiTheme="majorBidi" w:hAnsiTheme="majorBidi" w:cstheme="majorBidi"/>
          <w:lang w:val="en-GB"/>
        </w:rPr>
        <w:t>Pre-validation</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In a first step, a series of programmes to identify missing quantity data is run and based on these, unit-value based outlier validations are performed. These checks ensure that the data meet the minimum requirements for further processing. They also provide a first opportunity to mend such data problems and </w:t>
      </w:r>
      <w:r w:rsidR="001C1A41" w:rsidRPr="00F31509">
        <w:rPr>
          <w:rFonts w:asciiTheme="majorBidi" w:eastAsia="Times New Roman" w:hAnsiTheme="majorBidi" w:cstheme="majorBidi"/>
          <w:lang w:val="en-GB"/>
        </w:rPr>
        <w:t xml:space="preserve">prevent </w:t>
      </w:r>
      <w:r w:rsidRPr="00F31509">
        <w:rPr>
          <w:rFonts w:asciiTheme="majorBidi" w:eastAsia="Times New Roman" w:hAnsiTheme="majorBidi" w:cstheme="majorBidi"/>
          <w:lang w:val="en-GB"/>
        </w:rPr>
        <w:t xml:space="preserve">low quality information </w:t>
      </w:r>
      <w:r w:rsidR="001C1A41" w:rsidRPr="00F31509">
        <w:rPr>
          <w:rFonts w:asciiTheme="majorBidi" w:eastAsia="Times New Roman" w:hAnsiTheme="majorBidi" w:cstheme="majorBidi"/>
          <w:lang w:val="en-GB"/>
        </w:rPr>
        <w:t xml:space="preserve">from passing </w:t>
      </w:r>
      <w:r w:rsidRPr="00F31509">
        <w:rPr>
          <w:rFonts w:asciiTheme="majorBidi" w:eastAsia="Times New Roman" w:hAnsiTheme="majorBidi" w:cstheme="majorBidi"/>
          <w:lang w:val="en-GB"/>
        </w:rPr>
        <w:t xml:space="preserve">throughout the rest of the data processing.  </w:t>
      </w:r>
    </w:p>
    <w:p w:rsidR="006E32A4" w:rsidRPr="00F31509" w:rsidRDefault="006E32A4" w:rsidP="006E32A4">
      <w:pPr>
        <w:pStyle w:val="Heading3"/>
        <w:jc w:val="both"/>
        <w:rPr>
          <w:rFonts w:asciiTheme="majorBidi" w:hAnsiTheme="majorBidi" w:cstheme="majorBidi"/>
          <w:lang w:val="en-GB"/>
        </w:rPr>
      </w:pPr>
      <w:r w:rsidRPr="00F31509">
        <w:rPr>
          <w:rFonts w:asciiTheme="majorBidi" w:hAnsiTheme="majorBidi" w:cstheme="majorBidi"/>
          <w:lang w:val="en-GB"/>
        </w:rPr>
        <w:t>Dataset Standardization</w:t>
      </w:r>
    </w:p>
    <w:p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Dataset standardization includes a number of additional preparatory steps to facilitate further data processing. These include basic formatting steps (e.g. unifying the two quantity columns into one column), unit of measurement conversion (e.g. all quantities are converted to metric tonnes, numbers, etc.), links of country codes to country names; and the conversion from HS to FCL/CPC</w:t>
      </w:r>
      <w:r w:rsidRPr="00F31509">
        <w:rPr>
          <w:rStyle w:val="FootnoteAnchor"/>
          <w:rFonts w:asciiTheme="majorBidi" w:hAnsiTheme="majorBidi" w:cstheme="majorBidi"/>
          <w:lang w:val="en-GB"/>
        </w:rPr>
        <w:footnoteReference w:id="56"/>
      </w:r>
      <w:r w:rsidRPr="00F31509">
        <w:rPr>
          <w:rFonts w:asciiTheme="majorBidi" w:hAnsiTheme="majorBidi" w:cstheme="majorBidi"/>
          <w:lang w:val="en-GB"/>
        </w:rPr>
        <w:t xml:space="preserve">. If/when successfully completed, these steps will produce the FAO standardized trade dataset. </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The above steps are applied to all reporting countries. Once completed, we can also calculate regional and global </w:t>
      </w:r>
      <w:r w:rsidR="001C1A41" w:rsidRPr="00F31509">
        <w:rPr>
          <w:rFonts w:asciiTheme="majorBidi" w:eastAsia="Times New Roman" w:hAnsiTheme="majorBidi" w:cstheme="majorBidi"/>
          <w:lang w:val="en-GB"/>
        </w:rPr>
        <w:t xml:space="preserve">median </w:t>
      </w:r>
      <w:r w:rsidRPr="00F31509">
        <w:rPr>
          <w:rFonts w:asciiTheme="majorBidi" w:eastAsia="Times New Roman" w:hAnsiTheme="majorBidi" w:cstheme="majorBidi"/>
          <w:lang w:val="en-GB"/>
        </w:rPr>
        <w:t xml:space="preserve">unit-values for every commodity and for a specific year.  </w:t>
      </w:r>
      <w:r w:rsidR="001C1A41" w:rsidRPr="00F31509">
        <w:rPr>
          <w:rFonts w:asciiTheme="majorBidi" w:eastAsia="Times New Roman" w:hAnsiTheme="majorBidi" w:cstheme="majorBidi"/>
          <w:lang w:val="en-GB"/>
        </w:rPr>
        <w:t xml:space="preserve">Unit-values are defined as the </w:t>
      </w:r>
      <w:r w:rsidR="00BF4697" w:rsidRPr="00F31509">
        <w:rPr>
          <w:rFonts w:asciiTheme="majorBidi" w:eastAsia="Times New Roman" w:hAnsiTheme="majorBidi" w:cstheme="majorBidi"/>
          <w:lang w:val="en-GB"/>
        </w:rPr>
        <w:t>price</w:t>
      </w:r>
      <w:r w:rsidR="001C1A41" w:rsidRPr="00F31509">
        <w:rPr>
          <w:rFonts w:asciiTheme="majorBidi" w:eastAsia="Times New Roman" w:hAnsiTheme="majorBidi" w:cstheme="majorBidi"/>
          <w:lang w:val="en-GB"/>
        </w:rPr>
        <w:t xml:space="preserve"> of the commodity divided by the </w:t>
      </w:r>
      <w:r w:rsidR="00BF4697" w:rsidRPr="00F31509">
        <w:rPr>
          <w:rFonts w:asciiTheme="majorBidi" w:eastAsia="Times New Roman" w:hAnsiTheme="majorBidi" w:cstheme="majorBidi"/>
          <w:lang w:val="en-GB"/>
        </w:rPr>
        <w:t>quantity</w:t>
      </w:r>
      <w:r w:rsidR="001C1A41" w:rsidRPr="00F31509">
        <w:rPr>
          <w:rFonts w:asciiTheme="majorBidi" w:eastAsia="Times New Roman" w:hAnsiTheme="majorBidi" w:cstheme="majorBidi"/>
          <w:lang w:val="en-GB"/>
        </w:rPr>
        <w:t>.</w:t>
      </w:r>
    </w:p>
    <w:p w:rsidR="006E32A4" w:rsidRPr="00F31509" w:rsidRDefault="006E32A4" w:rsidP="006E32A4">
      <w:pPr>
        <w:keepNext/>
        <w:suppressAutoHyphens w:val="0"/>
        <w:spacing w:after="0"/>
        <w:jc w:val="both"/>
        <w:rPr>
          <w:rFonts w:asciiTheme="majorBidi" w:hAnsiTheme="majorBidi" w:cstheme="majorBidi"/>
          <w:lang w:val="en-GB"/>
        </w:rPr>
      </w:pPr>
      <w:r w:rsidRPr="00F31509">
        <w:rPr>
          <w:rFonts w:asciiTheme="majorBidi" w:hAnsiTheme="majorBidi" w:cstheme="majorBidi"/>
          <w:lang w:val="en-GB"/>
        </w:rPr>
        <w:br w:type="page"/>
      </w:r>
      <w:r w:rsidR="00040401" w:rsidRPr="00F31509">
        <w:rPr>
          <w:rFonts w:asciiTheme="majorBidi" w:hAnsiTheme="majorBidi" w:cstheme="majorBidi"/>
          <w:noProof/>
          <w:lang w:eastAsia="en-US"/>
        </w:rPr>
        <w:lastRenderedPageBreak/>
        <w:drawing>
          <wp:inline distT="0" distB="0" distL="0" distR="0">
            <wp:extent cx="6506845" cy="4465955"/>
            <wp:effectExtent l="0" t="0" r="8255"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06845" cy="4465955"/>
                    </a:xfrm>
                    <a:prstGeom prst="rect">
                      <a:avLst/>
                    </a:prstGeom>
                    <a:noFill/>
                    <a:ln>
                      <a:noFill/>
                    </a:ln>
                  </pic:spPr>
                </pic:pic>
              </a:graphicData>
            </a:graphic>
          </wp:inline>
        </w:drawing>
      </w:r>
    </w:p>
    <w:p w:rsidR="006E32A4" w:rsidRPr="00F31509" w:rsidRDefault="006E32A4" w:rsidP="006E32A4">
      <w:pPr>
        <w:pStyle w:val="Caption"/>
        <w:jc w:val="both"/>
        <w:rPr>
          <w:rFonts w:asciiTheme="majorBidi" w:hAnsiTheme="majorBidi" w:cstheme="majorBidi"/>
          <w:lang w:val="en-GB"/>
        </w:rPr>
      </w:pPr>
      <w:bookmarkStart w:id="488" w:name="_Ref428347378"/>
      <w:bookmarkStart w:id="489" w:name="_Toc428383873"/>
      <w:bookmarkStart w:id="490" w:name="_Toc430872526"/>
      <w:r w:rsidRPr="00F31509">
        <w:rPr>
          <w:rFonts w:asciiTheme="majorBidi" w:eastAsia="Times New Roman" w:hAnsiTheme="majorBidi" w:cstheme="majorBidi"/>
          <w:lang w:val="en-GB"/>
        </w:rPr>
        <w:t xml:space="preserve">Figure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1C3696"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26</w:t>
      </w:r>
      <w:r w:rsidR="001C3696" w:rsidRPr="00F31509">
        <w:rPr>
          <w:rFonts w:asciiTheme="majorBidi" w:hAnsiTheme="majorBidi" w:cstheme="majorBidi"/>
          <w:lang w:val="en-GB"/>
        </w:rPr>
        <w:fldChar w:fldCharType="end"/>
      </w:r>
      <w:bookmarkEnd w:id="488"/>
      <w:r w:rsidRPr="00F31509">
        <w:rPr>
          <w:rFonts w:asciiTheme="majorBidi" w:eastAsia="Times New Roman" w:hAnsiTheme="majorBidi" w:cstheme="majorBidi"/>
          <w:lang w:val="en-GB"/>
        </w:rPr>
        <w:t>: Trade processing steps at FAO</w:t>
      </w:r>
      <w:bookmarkEnd w:id="489"/>
      <w:bookmarkEnd w:id="490"/>
    </w:p>
    <w:p w:rsidR="006E32A4" w:rsidRPr="00F31509" w:rsidRDefault="006E32A4" w:rsidP="006E32A4">
      <w:pPr>
        <w:pStyle w:val="Heading3"/>
        <w:jc w:val="both"/>
        <w:rPr>
          <w:rFonts w:asciiTheme="majorBidi" w:hAnsiTheme="majorBidi" w:cstheme="majorBidi"/>
          <w:lang w:val="en-GB"/>
        </w:rPr>
      </w:pPr>
      <w:r w:rsidRPr="00F31509">
        <w:rPr>
          <w:rFonts w:asciiTheme="majorBidi" w:hAnsiTheme="majorBidi" w:cstheme="majorBidi"/>
          <w:lang w:val="en-GB"/>
        </w:rPr>
        <w:t>Validation of trade data</w:t>
      </w:r>
    </w:p>
    <w:p w:rsidR="006E32A4" w:rsidRPr="00F31509" w:rsidRDefault="006E32A4" w:rsidP="006E32A4">
      <w:pPr>
        <w:jc w:val="both"/>
        <w:rPr>
          <w:rFonts w:asciiTheme="majorBidi" w:hAnsiTheme="majorBidi" w:cstheme="majorBidi"/>
          <w:lang w:val="en-GB"/>
        </w:rPr>
      </w:pPr>
      <w:bookmarkStart w:id="491" w:name="self-trade"/>
      <w:bookmarkStart w:id="492" w:name="missing-quantities"/>
      <w:bookmarkEnd w:id="491"/>
      <w:bookmarkEnd w:id="492"/>
      <w:r w:rsidRPr="00F31509">
        <w:rPr>
          <w:rFonts w:asciiTheme="majorBidi" w:hAnsiTheme="majorBidi" w:cstheme="majorBidi"/>
          <w:lang w:val="en-GB"/>
        </w:rPr>
        <w:t>Based on the results of the missing data and outlier report, further initial validation steps (pre-validation) can be undertaken. These include:</w:t>
      </w:r>
    </w:p>
    <w:p w:rsidR="006E32A4" w:rsidRPr="00F31509" w:rsidRDefault="006E32A4" w:rsidP="003C6AA5">
      <w:pPr>
        <w:pStyle w:val="ListParagraph"/>
        <w:numPr>
          <w:ilvl w:val="0"/>
          <w:numId w:val="36"/>
        </w:numPr>
        <w:suppressAutoHyphens/>
        <w:spacing w:before="180" w:after="180"/>
        <w:jc w:val="both"/>
        <w:rPr>
          <w:rFonts w:asciiTheme="majorBidi" w:hAnsiTheme="majorBidi" w:cstheme="majorBidi"/>
        </w:rPr>
      </w:pPr>
      <w:r w:rsidRPr="00F31509">
        <w:rPr>
          <w:rFonts w:asciiTheme="majorBidi" w:hAnsiTheme="majorBidi" w:cstheme="majorBidi"/>
        </w:rPr>
        <w:t xml:space="preserve">Estimate missing quantities (and very rarely the monetary values) based on the reporter trade flow median unit-value. </w:t>
      </w:r>
    </w:p>
    <w:p w:rsidR="006E32A4" w:rsidRPr="00F31509" w:rsidRDefault="006E32A4" w:rsidP="76D9A761">
      <w:pPr>
        <w:pStyle w:val="ListParagraph"/>
        <w:numPr>
          <w:ilvl w:val="0"/>
          <w:numId w:val="36"/>
        </w:numPr>
        <w:suppressAutoHyphens/>
        <w:spacing w:before="180" w:after="180"/>
        <w:jc w:val="both"/>
        <w:rPr>
          <w:rFonts w:asciiTheme="majorBidi" w:eastAsia="Times New Roman" w:hAnsiTheme="majorBidi" w:cstheme="majorBidi"/>
        </w:rPr>
      </w:pPr>
      <w:r w:rsidRPr="00F31509">
        <w:rPr>
          <w:rFonts w:asciiTheme="majorBidi" w:eastAsia="Times New Roman" w:hAnsiTheme="majorBidi" w:cstheme="majorBidi"/>
        </w:rPr>
        <w:t>Adjust quantity outliers (out-of-range values) again based on the reporter trade flow median unit-value</w:t>
      </w:r>
      <w:r w:rsidR="00BF4697" w:rsidRPr="00F31509">
        <w:rPr>
          <w:rFonts w:asciiTheme="majorBidi" w:eastAsia="Times New Roman" w:hAnsiTheme="majorBidi" w:cstheme="majorBidi"/>
        </w:rPr>
        <w:t>.  Often</w:t>
      </w:r>
      <w:r w:rsidRPr="00F31509">
        <w:rPr>
          <w:rFonts w:asciiTheme="majorBidi" w:eastAsia="Times New Roman" w:hAnsiTheme="majorBidi" w:cstheme="majorBidi"/>
        </w:rPr>
        <w:t>, quantity errors can be due to incorrect decimal points/commas.</w:t>
      </w:r>
    </w:p>
    <w:p w:rsidR="006E32A4" w:rsidRPr="00F31509" w:rsidRDefault="006E32A4" w:rsidP="003C6AA5">
      <w:pPr>
        <w:pStyle w:val="ListParagraph"/>
        <w:numPr>
          <w:ilvl w:val="0"/>
          <w:numId w:val="36"/>
        </w:numPr>
        <w:suppressAutoHyphens/>
        <w:spacing w:before="180" w:after="180"/>
        <w:jc w:val="both"/>
        <w:rPr>
          <w:rFonts w:asciiTheme="majorBidi" w:hAnsiTheme="majorBidi" w:cstheme="majorBidi"/>
        </w:rPr>
      </w:pPr>
      <w:r w:rsidRPr="00F31509">
        <w:rPr>
          <w:rFonts w:asciiTheme="majorBidi" w:hAnsiTheme="majorBidi" w:cstheme="majorBidi"/>
        </w:rPr>
        <w:t>When a unit-value median cannot be calculated in the above two cases due to an insufficient number of trade flow observations in the reporter dataset, use is made of the continental/regional or global median unit-values for that commodity instead.</w:t>
      </w:r>
    </w:p>
    <w:p w:rsidR="006E32A4" w:rsidRPr="00F31509" w:rsidRDefault="006E32A4" w:rsidP="76D9A761">
      <w:pPr>
        <w:pStyle w:val="ListParagraph"/>
        <w:numPr>
          <w:ilvl w:val="0"/>
          <w:numId w:val="36"/>
        </w:numPr>
        <w:suppressAutoHyphens/>
        <w:spacing w:before="180" w:after="180"/>
        <w:jc w:val="both"/>
        <w:rPr>
          <w:rFonts w:asciiTheme="majorBidi" w:eastAsia="Times New Roman" w:hAnsiTheme="majorBidi" w:cstheme="majorBidi"/>
        </w:rPr>
      </w:pPr>
      <w:r w:rsidRPr="00F31509">
        <w:rPr>
          <w:rFonts w:asciiTheme="majorBidi" w:eastAsia="Times New Roman" w:hAnsiTheme="majorBidi" w:cstheme="majorBidi"/>
        </w:rPr>
        <w:t>In some cases, the unit-value of the “mirrored” trading partner flow may be used. However, since imports are reported on a “free-on-board”</w:t>
      </w:r>
      <w:r w:rsidR="00BF4697" w:rsidRPr="00F31509">
        <w:rPr>
          <w:rFonts w:asciiTheme="majorBidi" w:eastAsia="Times New Roman" w:hAnsiTheme="majorBidi" w:cstheme="majorBidi"/>
        </w:rPr>
        <w:t xml:space="preserve"> </w:t>
      </w:r>
      <w:r w:rsidRPr="00F31509">
        <w:rPr>
          <w:rFonts w:asciiTheme="majorBidi" w:eastAsia="Times New Roman" w:hAnsiTheme="majorBidi" w:cstheme="majorBidi"/>
        </w:rPr>
        <w:t>(FOB) basis, while exports are on a “cost-insurance-freight</w:t>
      </w:r>
      <w:r w:rsidR="00BF4697" w:rsidRPr="00F31509">
        <w:rPr>
          <w:rFonts w:asciiTheme="majorBidi" w:eastAsia="Times New Roman" w:hAnsiTheme="majorBidi" w:cstheme="majorBidi"/>
        </w:rPr>
        <w:t>”</w:t>
      </w:r>
      <w:r w:rsidRPr="00F31509">
        <w:rPr>
          <w:rFonts w:asciiTheme="majorBidi" w:eastAsia="Times New Roman" w:hAnsiTheme="majorBidi" w:cstheme="majorBidi"/>
        </w:rPr>
        <w:t xml:space="preserve"> (CIF) basis, an FOB/CIF adjustment factor must be used. This factor, which reflects the difference in FOB and CIF values, is commodity-specific and dependent on the mode of transportation and geographical distances. “Mirrored” partner data are corresponding flows of imports or exports as declared by the partner country; needless to say they are specific to a specific commodity and year.</w:t>
      </w:r>
    </w:p>
    <w:p w:rsidR="006E32A4" w:rsidRPr="00F31509" w:rsidRDefault="006E32A4" w:rsidP="006E32A4">
      <w:pPr>
        <w:pStyle w:val="ListParagraph"/>
        <w:jc w:val="both"/>
        <w:rPr>
          <w:rFonts w:asciiTheme="majorBidi" w:hAnsiTheme="majorBidi" w:cstheme="majorBidi"/>
        </w:rPr>
      </w:pPr>
    </w:p>
    <w:p w:rsidR="006E32A4" w:rsidRPr="00F31509" w:rsidRDefault="006E32A4" w:rsidP="006E32A4">
      <w:pPr>
        <w:pStyle w:val="ListParagraph"/>
        <w:ind w:left="0"/>
        <w:jc w:val="both"/>
        <w:rPr>
          <w:rFonts w:asciiTheme="majorBidi" w:hAnsiTheme="majorBidi" w:cstheme="majorBidi"/>
          <w:sz w:val="24"/>
        </w:rPr>
      </w:pPr>
      <w:r w:rsidRPr="00F31509">
        <w:rPr>
          <w:rFonts w:asciiTheme="majorBidi" w:eastAsia="Times New Roman" w:hAnsiTheme="majorBidi" w:cstheme="majorBidi"/>
          <w:sz w:val="24"/>
          <w:szCs w:val="24"/>
        </w:rPr>
        <w:lastRenderedPageBreak/>
        <w:t xml:space="preserve">The above 4 steps warrant a more detailed description so that they can be repeated or modified by national FBS compilers. Obviously, also the more detailed description will </w:t>
      </w:r>
      <w:r w:rsidR="00BF4697" w:rsidRPr="00F31509">
        <w:rPr>
          <w:rFonts w:asciiTheme="majorBidi" w:eastAsia="Times New Roman" w:hAnsiTheme="majorBidi" w:cstheme="majorBidi"/>
          <w:sz w:val="24"/>
          <w:szCs w:val="24"/>
        </w:rPr>
        <w:t xml:space="preserve">aid </w:t>
      </w:r>
      <w:r w:rsidRPr="00F31509">
        <w:rPr>
          <w:rFonts w:asciiTheme="majorBidi" w:eastAsia="Times New Roman" w:hAnsiTheme="majorBidi" w:cstheme="majorBidi"/>
          <w:sz w:val="24"/>
          <w:szCs w:val="24"/>
        </w:rPr>
        <w:t>with the outlier detection process.</w:t>
      </w:r>
    </w:p>
    <w:p w:rsidR="006E32A4" w:rsidRPr="00F31509" w:rsidRDefault="006E32A4" w:rsidP="006E32A4">
      <w:pPr>
        <w:pStyle w:val="Heading4"/>
        <w:jc w:val="both"/>
        <w:rPr>
          <w:rFonts w:asciiTheme="majorBidi" w:hAnsiTheme="majorBidi" w:cstheme="majorBidi"/>
          <w:lang w:val="en-GB"/>
        </w:rPr>
      </w:pPr>
      <w:r w:rsidRPr="00F31509">
        <w:rPr>
          <w:rFonts w:asciiTheme="majorBidi" w:hAnsiTheme="majorBidi" w:cstheme="majorBidi"/>
          <w:lang w:val="en-GB"/>
        </w:rPr>
        <w:t>Outlier detection</w:t>
      </w:r>
    </w:p>
    <w:p w:rsidR="006E32A4" w:rsidRPr="00F31509" w:rsidRDefault="006E32A4" w:rsidP="006E32A4">
      <w:pPr>
        <w:jc w:val="both"/>
        <w:rPr>
          <w:rFonts w:asciiTheme="majorBidi" w:hAnsiTheme="majorBidi" w:cstheme="majorBidi"/>
          <w:sz w:val="24"/>
          <w:lang w:val="en-GB"/>
        </w:rPr>
      </w:pPr>
      <w:bookmarkStart w:id="493" w:name="detection-of-outliers"/>
      <w:bookmarkEnd w:id="493"/>
      <w:r w:rsidRPr="00F31509">
        <w:rPr>
          <w:rFonts w:asciiTheme="majorBidi" w:hAnsiTheme="majorBidi" w:cstheme="majorBidi"/>
          <w:sz w:val="24"/>
          <w:lang w:val="en-GB"/>
        </w:rPr>
        <w:t>Unit value (UV=monetary value/quantity) outliers, as observations located outside the range, are identified using this formula:</w:t>
      </w:r>
    </w:p>
    <w:p w:rsidR="006E32A4" w:rsidRPr="00F31509" w:rsidRDefault="001C3696" w:rsidP="006E32A4">
      <w:pPr>
        <w:jc w:val="both"/>
        <w:rPr>
          <w:rFonts w:asciiTheme="majorBidi" w:hAnsiTheme="majorBidi" w:cstheme="majorBidi"/>
          <w:sz w:val="24"/>
          <w:lang w:val="en-GB"/>
        </w:rPr>
      </w:pPr>
      <m:oMathPara>
        <m:oMath>
          <m:d>
            <m:dPr>
              <m:begChr m:val="["/>
              <m:endChr m:val="]"/>
              <m:ctrlPr>
                <w:rPr>
                  <w:rFonts w:ascii="Cambria Math" w:hAnsi="Cambria Math" w:cstheme="majorBidi"/>
                  <w:sz w:val="24"/>
                  <w:lang w:val="en-GB"/>
                </w:rPr>
              </m:ctrlPr>
            </m:dPr>
            <m:e>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r>
                <w:rPr>
                  <w:rFonts w:ascii="Cambria Math" w:hAnsi="Cambria Math" w:cstheme="majorBidi"/>
                  <w:sz w:val="24"/>
                  <w:lang w:val="en-GB"/>
                </w:rPr>
                <m:t>-k</m:t>
              </m:r>
              <m:d>
                <m:dPr>
                  <m:ctrlPr>
                    <w:rPr>
                      <w:rFonts w:ascii="Cambria Math" w:hAnsi="Cambria Math" w:cstheme="majorBidi"/>
                      <w:sz w:val="24"/>
                      <w:lang w:val="en-GB"/>
                    </w:rPr>
                  </m:ctrlPr>
                </m:dPr>
                <m:e>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r>
                    <w:rPr>
                      <w:rFonts w:ascii="Cambria Math" w:hAnsi="Cambria Math" w:cstheme="majorBidi"/>
                      <w:sz w:val="24"/>
                      <w:lang w:val="en-GB"/>
                    </w:rPr>
                    <m:t>-</m:t>
                  </m:r>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e>
              </m:d>
              <m:r>
                <w:rPr>
                  <w:rFonts w:ascii="Cambria Math" w:hAnsi="Cambria Math" w:cstheme="majorBidi"/>
                  <w:sz w:val="24"/>
                  <w:lang w:val="en-GB"/>
                </w:rPr>
                <m:t>,</m:t>
              </m:r>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r>
                <w:rPr>
                  <w:rFonts w:ascii="Cambria Math" w:hAnsi="Cambria Math" w:cstheme="majorBidi"/>
                  <w:sz w:val="24"/>
                  <w:lang w:val="en-GB"/>
                </w:rPr>
                <m:t>+k</m:t>
              </m:r>
              <m:d>
                <m:dPr>
                  <m:ctrlPr>
                    <w:rPr>
                      <w:rFonts w:ascii="Cambria Math" w:hAnsi="Cambria Math" w:cstheme="majorBidi"/>
                      <w:sz w:val="24"/>
                      <w:lang w:val="en-GB"/>
                    </w:rPr>
                  </m:ctrlPr>
                </m:dPr>
                <m:e>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r>
                    <w:rPr>
                      <w:rFonts w:ascii="Cambria Math" w:hAnsi="Cambria Math" w:cstheme="majorBidi"/>
                      <w:sz w:val="24"/>
                      <w:lang w:val="en-GB"/>
                    </w:rPr>
                    <m:t>-</m:t>
                  </m:r>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e>
              </m:d>
            </m:e>
          </m:d>
        </m:oMath>
      </m:oMathPara>
    </w:p>
    <w:p w:rsidR="006E32A4" w:rsidRPr="00F31509" w:rsidRDefault="006E32A4" w:rsidP="006E32A4">
      <w:pPr>
        <w:jc w:val="both"/>
        <w:rPr>
          <w:rFonts w:asciiTheme="majorBidi" w:hAnsiTheme="majorBidi" w:cstheme="majorBidi"/>
          <w:sz w:val="24"/>
          <w:lang w:val="en-GB"/>
        </w:rPr>
      </w:pPr>
      <w:r w:rsidRPr="00F31509">
        <w:rPr>
          <w:rFonts w:asciiTheme="majorBidi" w:eastAsia="Times New Roman" w:hAnsiTheme="majorBidi" w:cstheme="majorBidi"/>
          <w:sz w:val="24"/>
          <w:szCs w:val="24"/>
          <w:lang w:val="en-GB"/>
        </w:rPr>
        <w:t xml:space="preserve">where </w:t>
      </w:r>
      <m:oMath>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oMath>
      <w:r w:rsidRPr="00F31509">
        <w:rPr>
          <w:rFonts w:asciiTheme="majorBidi" w:eastAsia="Times New Roman" w:hAnsiTheme="majorBidi" w:cstheme="majorBidi"/>
          <w:sz w:val="24"/>
          <w:szCs w:val="24"/>
          <w:lang w:val="en-GB"/>
        </w:rPr>
        <w:t xml:space="preserve"> and </w:t>
      </w:r>
      <m:oMath>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oMath>
      <w:r w:rsidRPr="00F31509">
        <w:rPr>
          <w:rFonts w:asciiTheme="majorBidi" w:eastAsia="Times New Roman" w:hAnsiTheme="majorBidi" w:cstheme="majorBidi"/>
          <w:sz w:val="24"/>
          <w:szCs w:val="24"/>
          <w:lang w:val="en-GB"/>
        </w:rPr>
        <w:t xml:space="preserve"> are the lower and upper quartiles respectively (25% to 75%, with the median at 50%), and </w:t>
      </w:r>
      <m:oMath>
        <m:r>
          <w:rPr>
            <w:rFonts w:ascii="Cambria Math" w:hAnsi="Cambria Math" w:cstheme="majorBidi"/>
            <w:sz w:val="24"/>
            <w:lang w:val="en-GB"/>
          </w:rPr>
          <m:t>k</m:t>
        </m:r>
      </m:oMath>
      <w:r w:rsidRPr="00F31509">
        <w:rPr>
          <w:rFonts w:asciiTheme="majorBidi" w:eastAsia="Times New Roman" w:hAnsiTheme="majorBidi" w:cstheme="majorBidi"/>
          <w:sz w:val="24"/>
          <w:szCs w:val="24"/>
          <w:lang w:val="en-GB"/>
        </w:rPr>
        <w:t xml:space="preserve"> is a non negative constant. Here we use </w:t>
      </w:r>
      <m:oMath>
        <m:r>
          <w:rPr>
            <w:rFonts w:ascii="Cambria Math" w:hAnsi="Cambria Math" w:cstheme="majorBidi"/>
            <w:sz w:val="24"/>
            <w:lang w:val="en-GB"/>
          </w:rPr>
          <m:t>k</m:t>
        </m:r>
      </m:oMath>
      <w:r w:rsidRPr="00F31509">
        <w:rPr>
          <w:rFonts w:asciiTheme="majorBidi" w:eastAsia="Times New Roman" w:hAnsiTheme="majorBidi" w:cstheme="majorBidi"/>
          <w:sz w:val="24"/>
          <w:szCs w:val="24"/>
          <w:lang w:val="en-GB"/>
        </w:rPr>
        <w:t xml:space="preserve"> = 1.5, as was suggested by John Tukey</w:t>
      </w:r>
      <w:r w:rsidRPr="00F31509">
        <w:rPr>
          <w:rStyle w:val="FootnoteAnchor"/>
          <w:rFonts w:asciiTheme="majorBidi" w:eastAsia="Times New Roman" w:hAnsiTheme="majorBidi" w:cstheme="majorBidi"/>
          <w:sz w:val="24"/>
          <w:szCs w:val="24"/>
          <w:lang w:val="en-GB"/>
        </w:rPr>
        <w:footnoteReference w:id="57"/>
      </w:r>
      <w:r w:rsidRPr="00F31509">
        <w:rPr>
          <w:rFonts w:asciiTheme="majorBidi" w:eastAsia="Times New Roman" w:hAnsiTheme="majorBidi" w:cstheme="majorBidi"/>
          <w:sz w:val="24"/>
          <w:szCs w:val="24"/>
          <w:lang w:val="en-GB"/>
        </w:rPr>
        <w:t xml:space="preserve"> in his basic approach for detection of potential outliers. Such an approach is more outlier-robust than the arithmetic mean. The chart below (</w:t>
      </w:r>
      <w:fldSimple w:instr=" REF _Ref428347378 \h  \* MERGEFORMAT ">
        <w:r w:rsidR="00AA4884" w:rsidRPr="00F31509">
          <w:rPr>
            <w:rFonts w:asciiTheme="majorBidi" w:eastAsia="Times New Roman" w:hAnsiTheme="majorBidi" w:cstheme="majorBidi"/>
            <w:sz w:val="24"/>
            <w:szCs w:val="24"/>
            <w:lang w:val="en-GB"/>
          </w:rPr>
          <w:t xml:space="preserve">Figure </w:t>
        </w:r>
        <w:r w:rsidR="00AA4884" w:rsidRPr="00F31509">
          <w:rPr>
            <w:rFonts w:asciiTheme="majorBidi" w:eastAsia="Times New Roman" w:hAnsiTheme="majorBidi" w:cstheme="majorBidi"/>
            <w:noProof/>
            <w:sz w:val="24"/>
            <w:szCs w:val="24"/>
            <w:lang w:val="en-GB"/>
          </w:rPr>
          <w:t>26</w:t>
        </w:r>
      </w:fldSimple>
      <w:r w:rsidRPr="00F31509">
        <w:rPr>
          <w:rFonts w:asciiTheme="majorBidi" w:eastAsia="Times New Roman" w:hAnsiTheme="majorBidi" w:cstheme="majorBidi"/>
          <w:sz w:val="24"/>
          <w:szCs w:val="24"/>
          <w:lang w:val="en-GB"/>
        </w:rPr>
        <w:t>) shows the combination of missing quantities and unit-value outliers for reporting countries in a given year:</w:t>
      </w:r>
    </w:p>
    <w:p w:rsidR="006E32A4" w:rsidRPr="00F31509" w:rsidRDefault="006E32A4" w:rsidP="006E32A4">
      <w:pPr>
        <w:jc w:val="both"/>
        <w:rPr>
          <w:rFonts w:asciiTheme="majorBidi" w:hAnsiTheme="majorBidi" w:cstheme="majorBidi"/>
          <w:lang w:val="en-GB"/>
        </w:rPr>
      </w:pPr>
    </w:p>
    <w:p w:rsidR="006E32A4" w:rsidRPr="00F31509" w:rsidRDefault="006E32A4" w:rsidP="006E32A4">
      <w:pPr>
        <w:keepNext/>
        <w:jc w:val="both"/>
        <w:rPr>
          <w:rFonts w:asciiTheme="majorBidi" w:hAnsiTheme="majorBidi" w:cstheme="majorBidi"/>
          <w:lang w:val="en-GB"/>
        </w:rPr>
      </w:pPr>
      <w:r w:rsidRPr="00F31509">
        <w:rPr>
          <w:rFonts w:asciiTheme="majorBidi" w:hAnsiTheme="majorBidi" w:cstheme="majorBidi"/>
          <w:noProof/>
          <w:lang w:eastAsia="en-US"/>
        </w:rPr>
        <w:drawing>
          <wp:inline distT="0" distB="0" distL="0" distR="0">
            <wp:extent cx="6084536" cy="4333103"/>
            <wp:effectExtent l="19050" t="0" r="0" b="0"/>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3" cstate="print"/>
                    <a:stretch>
                      <a:fillRect/>
                    </a:stretch>
                  </pic:blipFill>
                  <pic:spPr bwMode="auto">
                    <a:xfrm>
                      <a:off x="0" y="0"/>
                      <a:ext cx="6089650" cy="4336745"/>
                    </a:xfrm>
                    <a:prstGeom prst="rect">
                      <a:avLst/>
                    </a:prstGeom>
                  </pic:spPr>
                </pic:pic>
              </a:graphicData>
            </a:graphic>
          </wp:inline>
        </w:drawing>
      </w:r>
    </w:p>
    <w:p w:rsidR="006E32A4" w:rsidRPr="00F31509" w:rsidRDefault="006E32A4" w:rsidP="006E32A4">
      <w:pPr>
        <w:pStyle w:val="Caption"/>
        <w:jc w:val="both"/>
        <w:rPr>
          <w:rFonts w:asciiTheme="majorBidi" w:hAnsiTheme="majorBidi" w:cstheme="majorBidi"/>
          <w:lang w:val="en-GB"/>
        </w:rPr>
      </w:pPr>
      <w:bookmarkStart w:id="494" w:name="_Toc428383874"/>
      <w:bookmarkStart w:id="495" w:name="_Toc430872527"/>
      <w:r w:rsidRPr="00F31509">
        <w:rPr>
          <w:rFonts w:asciiTheme="majorBidi" w:eastAsia="Times New Roman" w:hAnsiTheme="majorBidi" w:cstheme="majorBidi"/>
          <w:lang w:val="en-GB"/>
        </w:rPr>
        <w:t xml:space="preserve">Figure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1C3696"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27</w:t>
      </w:r>
      <w:r w:rsidR="001C3696" w:rsidRPr="00F31509">
        <w:rPr>
          <w:rFonts w:asciiTheme="majorBidi" w:hAnsiTheme="majorBidi" w:cstheme="majorBidi"/>
          <w:lang w:val="en-GB"/>
        </w:rPr>
        <w:fldChar w:fldCharType="end"/>
      </w:r>
      <w:r w:rsidR="005630C6" w:rsidRPr="00F31509">
        <w:rPr>
          <w:rFonts w:asciiTheme="majorBidi" w:eastAsia="Times New Roman" w:hAnsiTheme="majorBidi" w:cstheme="majorBidi"/>
          <w:lang w:val="en-GB"/>
        </w:rPr>
        <w:t>: R</w:t>
      </w:r>
      <w:r w:rsidRPr="00F31509">
        <w:rPr>
          <w:rFonts w:asciiTheme="majorBidi" w:eastAsia="Times New Roman" w:hAnsiTheme="majorBidi" w:cstheme="majorBidi"/>
          <w:lang w:val="en-GB"/>
        </w:rPr>
        <w:t>esults of outlier tests</w:t>
      </w:r>
      <w:bookmarkEnd w:id="494"/>
      <w:bookmarkEnd w:id="495"/>
    </w:p>
    <w:p w:rsidR="006E32A4" w:rsidRPr="00F31509" w:rsidRDefault="006E32A4" w:rsidP="006E32A4">
      <w:pPr>
        <w:pStyle w:val="Heading4"/>
        <w:jc w:val="both"/>
        <w:rPr>
          <w:rFonts w:asciiTheme="majorBidi" w:hAnsiTheme="majorBidi" w:cstheme="majorBidi"/>
          <w:lang w:val="en-GB"/>
        </w:rPr>
      </w:pPr>
      <w:bookmarkStart w:id="496" w:name="imputing-of-missing-quantities-and-repla"/>
      <w:bookmarkEnd w:id="496"/>
      <w:r w:rsidRPr="00F31509">
        <w:rPr>
          <w:rFonts w:asciiTheme="majorBidi" w:hAnsiTheme="majorBidi" w:cstheme="majorBidi"/>
          <w:lang w:val="en-GB"/>
        </w:rPr>
        <w:lastRenderedPageBreak/>
        <w:t>Imputation of missing quantities/values and replacement of outliers</w:t>
      </w:r>
    </w:p>
    <w:p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 xml:space="preserve">Once the outlier detection process is completed, the next steps are to find criteria to remove or keep outliers and impute missing quantities. </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As an example (</w:t>
      </w:r>
      <w:fldSimple w:instr=" REF _Ref428349140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76</w:t>
        </w:r>
      </w:fldSimple>
      <w:r w:rsidRPr="00F31509">
        <w:rPr>
          <w:rFonts w:asciiTheme="majorBidi" w:eastAsia="Times New Roman" w:hAnsiTheme="majorBidi" w:cstheme="majorBidi"/>
          <w:lang w:val="en-GB"/>
        </w:rPr>
        <w:t xml:space="preserve">), our validation checks show that the data reported by country X, in a particular year, in HS chapters 2, 10 and 15, have 17 trade flows with missing quantity and 33 trade flows with UV-outliers. The reported partners are Y1 to Y4. </w:t>
      </w:r>
    </w:p>
    <w:p w:rsidR="006E32A4" w:rsidRPr="00F31509" w:rsidRDefault="006E32A4" w:rsidP="006E32A4">
      <w:pPr>
        <w:pStyle w:val="Caption"/>
        <w:keepNext/>
        <w:jc w:val="both"/>
        <w:rPr>
          <w:rFonts w:asciiTheme="majorBidi" w:hAnsiTheme="majorBidi" w:cstheme="majorBidi"/>
          <w:sz w:val="22"/>
          <w:szCs w:val="22"/>
          <w:lang w:val="en-GB"/>
        </w:rPr>
      </w:pPr>
      <w:bookmarkStart w:id="497" w:name="_Ref428349140"/>
      <w:bookmarkStart w:id="498" w:name="_Toc428423615"/>
      <w:r w:rsidRPr="00F31509">
        <w:rPr>
          <w:rFonts w:asciiTheme="majorBidi" w:hAnsiTheme="majorBidi" w:cstheme="majorBidi"/>
          <w:sz w:val="22"/>
          <w:szCs w:val="22"/>
          <w:lang w:val="en-GB"/>
        </w:rPr>
        <w:t xml:space="preserve">Table </w:t>
      </w:r>
      <w:r w:rsidR="001C3696" w:rsidRPr="00F31509">
        <w:rPr>
          <w:rFonts w:asciiTheme="majorBidi" w:hAnsiTheme="majorBidi" w:cstheme="majorBidi"/>
          <w:sz w:val="22"/>
          <w:szCs w:val="22"/>
          <w:lang w:val="en-GB"/>
        </w:rPr>
        <w:fldChar w:fldCharType="begin"/>
      </w:r>
      <w:r w:rsidRPr="00F31509">
        <w:rPr>
          <w:rFonts w:asciiTheme="majorBidi" w:hAnsiTheme="majorBidi" w:cstheme="majorBidi"/>
          <w:sz w:val="22"/>
          <w:szCs w:val="22"/>
          <w:lang w:val="en-GB"/>
        </w:rPr>
        <w:instrText xml:space="preserve"> SEQ Table \* ARABIC </w:instrText>
      </w:r>
      <w:r w:rsidR="001C3696" w:rsidRPr="00F31509">
        <w:rPr>
          <w:rFonts w:asciiTheme="majorBidi" w:hAnsiTheme="majorBidi" w:cstheme="majorBidi"/>
          <w:sz w:val="22"/>
          <w:szCs w:val="22"/>
          <w:lang w:val="en-GB"/>
        </w:rPr>
        <w:fldChar w:fldCharType="separate"/>
      </w:r>
      <w:r w:rsidR="000B360D" w:rsidRPr="00F31509">
        <w:rPr>
          <w:rFonts w:asciiTheme="majorBidi" w:hAnsiTheme="majorBidi" w:cstheme="majorBidi"/>
          <w:noProof/>
          <w:sz w:val="22"/>
          <w:szCs w:val="22"/>
          <w:lang w:val="en-GB"/>
        </w:rPr>
        <w:t>76</w:t>
      </w:r>
      <w:r w:rsidR="001C3696" w:rsidRPr="00F31509">
        <w:rPr>
          <w:rFonts w:asciiTheme="majorBidi" w:hAnsiTheme="majorBidi" w:cstheme="majorBidi"/>
          <w:sz w:val="22"/>
          <w:szCs w:val="22"/>
          <w:lang w:val="en-GB"/>
        </w:rPr>
        <w:fldChar w:fldCharType="end"/>
      </w:r>
      <w:bookmarkEnd w:id="497"/>
      <w:r w:rsidR="005630C6" w:rsidRPr="00F31509">
        <w:rPr>
          <w:rFonts w:asciiTheme="majorBidi" w:hAnsiTheme="majorBidi" w:cstheme="majorBidi"/>
          <w:sz w:val="22"/>
          <w:szCs w:val="22"/>
          <w:lang w:val="en-GB"/>
        </w:rPr>
        <w:t>: I</w:t>
      </w:r>
      <w:r w:rsidRPr="00F31509">
        <w:rPr>
          <w:rFonts w:asciiTheme="majorBidi" w:hAnsiTheme="majorBidi" w:cstheme="majorBidi"/>
          <w:sz w:val="22"/>
          <w:szCs w:val="22"/>
          <w:lang w:val="en-GB"/>
        </w:rPr>
        <w:t>dentifying and mending outliers, based on trade flows with missing quantities and outlier unit values</w:t>
      </w:r>
      <w:bookmarkEnd w:id="498"/>
    </w:p>
    <w:tbl>
      <w:tblPr>
        <w:tblStyle w:val="TableClassic1"/>
        <w:tblW w:w="5000" w:type="pct"/>
        <w:tblLook w:val="04A0"/>
      </w:tblPr>
      <w:tblGrid>
        <w:gridCol w:w="1551"/>
        <w:gridCol w:w="1656"/>
        <w:gridCol w:w="876"/>
        <w:gridCol w:w="1379"/>
        <w:gridCol w:w="1070"/>
        <w:gridCol w:w="969"/>
        <w:gridCol w:w="778"/>
        <w:gridCol w:w="963"/>
      </w:tblGrid>
      <w:tr w:rsidR="006E32A4" w:rsidRPr="00F31509" w:rsidTr="00B44757">
        <w:trPr>
          <w:cnfStyle w:val="100000000000"/>
        </w:trPr>
        <w:tc>
          <w:tcPr>
            <w:cnfStyle w:val="001000000000"/>
            <w:tcW w:w="839" w:type="pct"/>
          </w:tcPr>
          <w:p w:rsidR="006E32A4" w:rsidRPr="00F31509" w:rsidRDefault="006E32A4" w:rsidP="006E32A4">
            <w:pPr>
              <w:pStyle w:val="Compact"/>
              <w:keepNext/>
              <w:spacing w:before="0" w:after="0" w:line="276" w:lineRule="auto"/>
              <w:jc w:val="right"/>
              <w:rPr>
                <w:rFonts w:asciiTheme="majorBidi" w:hAnsiTheme="majorBidi" w:cstheme="majorBidi"/>
                <w:sz w:val="22"/>
                <w:szCs w:val="22"/>
                <w:lang w:val="en-GB"/>
              </w:rPr>
            </w:pPr>
            <w:r w:rsidRPr="00F31509">
              <w:rPr>
                <w:rFonts w:asciiTheme="majorBidi" w:hAnsiTheme="majorBidi" w:cstheme="majorBidi"/>
                <w:sz w:val="22"/>
                <w:szCs w:val="22"/>
                <w:lang w:val="en-GB"/>
              </w:rPr>
              <w:t>Reporter</w:t>
            </w:r>
          </w:p>
        </w:tc>
        <w:tc>
          <w:tcPr>
            <w:tcW w:w="896"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Partner</w:t>
            </w:r>
          </w:p>
        </w:tc>
        <w:tc>
          <w:tcPr>
            <w:tcW w:w="474"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Flow</w:t>
            </w:r>
          </w:p>
        </w:tc>
        <w:tc>
          <w:tcPr>
            <w:tcW w:w="746"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Commodity</w:t>
            </w:r>
          </w:p>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szCs w:val="22"/>
                <w:lang w:val="en-GB"/>
              </w:rPr>
            </w:pPr>
            <w:bookmarkStart w:id="499" w:name="__DdeLink__2811_269521773"/>
            <w:bookmarkEnd w:id="499"/>
            <w:r w:rsidRPr="00F31509">
              <w:rPr>
                <w:rFonts w:asciiTheme="majorBidi" w:hAnsiTheme="majorBidi" w:cstheme="majorBidi"/>
                <w:sz w:val="22"/>
                <w:szCs w:val="22"/>
                <w:lang w:val="en-GB"/>
              </w:rPr>
              <w:t>(FCL code)</w:t>
            </w:r>
          </w:p>
        </w:tc>
        <w:tc>
          <w:tcPr>
            <w:tcW w:w="579" w:type="pct"/>
          </w:tcPr>
          <w:p w:rsidR="006E32A4" w:rsidRPr="00F31509" w:rsidRDefault="006E32A4" w:rsidP="006E32A4">
            <w:pPr>
              <w:pStyle w:val="Compact"/>
              <w:keepNext/>
              <w:spacing w:before="0" w:after="0" w:line="276" w:lineRule="auto"/>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Quantity</w:t>
            </w:r>
          </w:p>
        </w:tc>
        <w:tc>
          <w:tcPr>
            <w:tcW w:w="524"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Value</w:t>
            </w:r>
          </w:p>
        </w:tc>
        <w:tc>
          <w:tcPr>
            <w:tcW w:w="421"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UV</w:t>
            </w:r>
          </w:p>
        </w:tc>
        <w:tc>
          <w:tcPr>
            <w:tcW w:w="521" w:type="pct"/>
          </w:tcPr>
          <w:p w:rsidR="00BB22F5" w:rsidRDefault="006E32A4" w:rsidP="006E32A4">
            <w:pPr>
              <w:pStyle w:val="Compact"/>
              <w:keepNex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U</w:t>
            </w:r>
            <w:r w:rsidR="00BB22F5">
              <w:rPr>
                <w:rFonts w:asciiTheme="majorBidi" w:hAnsiTheme="majorBidi" w:cstheme="majorBidi"/>
                <w:sz w:val="22"/>
                <w:szCs w:val="22"/>
                <w:lang w:val="en-GB"/>
              </w:rPr>
              <w:t xml:space="preserve">V </w:t>
            </w:r>
          </w:p>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me</w:t>
            </w:r>
            <w:r w:rsidR="00BB22F5">
              <w:rPr>
                <w:rFonts w:asciiTheme="majorBidi" w:hAnsiTheme="majorBidi" w:cstheme="majorBidi"/>
                <w:sz w:val="22"/>
                <w:szCs w:val="22"/>
                <w:lang w:val="en-GB"/>
              </w:rPr>
              <w:t>dian</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271</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9</w:t>
            </w:r>
            <w:r w:rsidR="00BF4697" w:rsidRPr="00F31509">
              <w:rPr>
                <w:rFonts w:asciiTheme="majorBidi" w:hAnsiTheme="majorBidi" w:cstheme="majorBidi"/>
                <w:lang w:val="en-GB"/>
              </w:rPr>
              <w:t>,</w:t>
            </w:r>
            <w:r w:rsidRPr="00F31509">
              <w:rPr>
                <w:rFonts w:asciiTheme="majorBidi" w:hAnsiTheme="majorBidi" w:cstheme="majorBidi"/>
                <w:lang w:val="en-GB"/>
              </w:rPr>
              <w:t>193</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3.71</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271</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89</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w:t>
            </w:r>
            <w:r w:rsidR="00BF4697" w:rsidRPr="00F31509">
              <w:rPr>
                <w:rFonts w:asciiTheme="majorBidi" w:hAnsiTheme="majorBidi" w:cstheme="majorBidi"/>
                <w:lang w:val="en-GB"/>
              </w:rPr>
              <w:t>,</w:t>
            </w:r>
            <w:r w:rsidRPr="00F31509">
              <w:rPr>
                <w:rFonts w:asciiTheme="majorBidi" w:hAnsiTheme="majorBidi" w:cstheme="majorBidi"/>
                <w:lang w:val="en-GB"/>
              </w:rPr>
              <w:t>267</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36.71</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4.91</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Y2</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1035</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194</w:t>
            </w:r>
            <w:r w:rsidR="00BF4697" w:rsidRPr="00F31509">
              <w:rPr>
                <w:rFonts w:asciiTheme="majorBidi" w:hAnsiTheme="majorBidi" w:cstheme="majorBidi"/>
                <w:lang w:val="en-GB"/>
              </w:rPr>
              <w:t>,</w:t>
            </w:r>
            <w:r w:rsidRPr="00F31509">
              <w:rPr>
                <w:rFonts w:asciiTheme="majorBidi" w:hAnsiTheme="majorBidi" w:cstheme="majorBidi"/>
                <w:lang w:val="en-GB"/>
              </w:rPr>
              <w:t>271</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4.76</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keepNext/>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Y3</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56</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23</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w:t>
            </w:r>
            <w:r w:rsidR="00BF4697" w:rsidRPr="00F31509">
              <w:rPr>
                <w:rFonts w:asciiTheme="majorBidi" w:hAnsiTheme="majorBidi" w:cstheme="majorBidi"/>
                <w:lang w:val="en-GB"/>
              </w:rPr>
              <w:t>,</w:t>
            </w:r>
            <w:r w:rsidRPr="00F31509">
              <w:rPr>
                <w:rFonts w:asciiTheme="majorBidi" w:hAnsiTheme="majorBidi" w:cstheme="majorBidi"/>
                <w:lang w:val="en-GB"/>
              </w:rPr>
              <w:t>937</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127.7</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3.84</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Y4</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870</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112</w:t>
            </w:r>
            <w:r w:rsidR="00BF4697" w:rsidRPr="00F31509">
              <w:rPr>
                <w:rFonts w:asciiTheme="majorBidi" w:hAnsiTheme="majorBidi" w:cstheme="majorBidi"/>
                <w:lang w:val="en-GB"/>
              </w:rPr>
              <w:t>,</w:t>
            </w:r>
            <w:r w:rsidRPr="00F31509">
              <w:rPr>
                <w:rFonts w:asciiTheme="majorBidi" w:hAnsiTheme="majorBidi" w:cstheme="majorBidi"/>
                <w:lang w:val="en-GB"/>
              </w:rPr>
              <w:t>727</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4.49</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79</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w:t>
            </w:r>
            <w:r w:rsidR="00BF4697" w:rsidRPr="00F31509">
              <w:rPr>
                <w:rFonts w:asciiTheme="majorBidi" w:hAnsiTheme="majorBidi" w:cstheme="majorBidi"/>
                <w:lang w:val="en-GB"/>
              </w:rPr>
              <w:t>,</w:t>
            </w:r>
            <w:r w:rsidRPr="00F31509">
              <w:rPr>
                <w:rFonts w:asciiTheme="majorBidi" w:hAnsiTheme="majorBidi" w:cstheme="majorBidi"/>
                <w:lang w:val="en-GB"/>
              </w:rPr>
              <w:t>479</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1.88</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258</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192</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w:t>
            </w:r>
            <w:r w:rsidR="00BF4697" w:rsidRPr="00F31509">
              <w:rPr>
                <w:rFonts w:asciiTheme="majorBidi" w:hAnsiTheme="majorBidi" w:cstheme="majorBidi"/>
                <w:lang w:val="en-GB"/>
              </w:rPr>
              <w:t>,</w:t>
            </w:r>
            <w:r w:rsidRPr="00F31509">
              <w:rPr>
                <w:rFonts w:asciiTheme="majorBidi" w:hAnsiTheme="majorBidi" w:cstheme="majorBidi"/>
                <w:lang w:val="en-GB"/>
              </w:rPr>
              <w:t>382</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22.82</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1.69</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1243</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2853</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24</w:t>
            </w:r>
            <w:r w:rsidR="00BF4697" w:rsidRPr="00F31509">
              <w:rPr>
                <w:rFonts w:asciiTheme="majorBidi" w:hAnsiTheme="majorBidi" w:cstheme="majorBidi"/>
                <w:lang w:val="en-GB"/>
              </w:rPr>
              <w:t>,</w:t>
            </w:r>
            <w:r w:rsidRPr="00F31509">
              <w:rPr>
                <w:rFonts w:asciiTheme="majorBidi" w:hAnsiTheme="majorBidi" w:cstheme="majorBidi"/>
                <w:lang w:val="en-GB"/>
              </w:rPr>
              <w:t>030</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3.87</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89</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w:t>
            </w:r>
            <w:r w:rsidR="00BF4697" w:rsidRPr="00F31509">
              <w:rPr>
                <w:rFonts w:asciiTheme="majorBidi" w:hAnsiTheme="majorBidi" w:cstheme="majorBidi"/>
                <w:lang w:val="en-GB"/>
              </w:rPr>
              <w:t>,</w:t>
            </w:r>
            <w:r w:rsidRPr="00F31509">
              <w:rPr>
                <w:rFonts w:asciiTheme="majorBidi" w:hAnsiTheme="majorBidi" w:cstheme="majorBidi"/>
                <w:lang w:val="en-GB"/>
              </w:rPr>
              <w:t>833</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1.24</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340</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769</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22</w:t>
            </w:r>
            <w:r w:rsidR="00BF4697" w:rsidRPr="00F31509">
              <w:rPr>
                <w:rFonts w:asciiTheme="majorBidi" w:hAnsiTheme="majorBidi" w:cstheme="majorBidi"/>
                <w:lang w:val="en-GB"/>
              </w:rPr>
              <w:t>,</w:t>
            </w:r>
            <w:r w:rsidRPr="00F31509">
              <w:rPr>
                <w:rFonts w:asciiTheme="majorBidi" w:hAnsiTheme="majorBidi" w:cstheme="majorBidi"/>
                <w:lang w:val="en-GB"/>
              </w:rPr>
              <w:t>842</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29.7</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3.66</w:t>
            </w:r>
          </w:p>
        </w:tc>
      </w:tr>
    </w:tbl>
    <w:p w:rsidR="006E32A4" w:rsidRPr="00F31509" w:rsidRDefault="006E32A4" w:rsidP="006E32A4">
      <w:pPr>
        <w:pStyle w:val="TableCaption"/>
        <w:keepNext/>
        <w:spacing w:line="276" w:lineRule="auto"/>
        <w:jc w:val="both"/>
        <w:rPr>
          <w:rFonts w:asciiTheme="majorBidi" w:hAnsiTheme="majorBidi" w:cstheme="majorBidi"/>
          <w:sz w:val="20"/>
          <w:szCs w:val="20"/>
          <w:lang w:val="en-GB"/>
        </w:rPr>
      </w:pPr>
      <w:r w:rsidRPr="00F31509">
        <w:rPr>
          <w:rFonts w:asciiTheme="majorBidi" w:hAnsiTheme="majorBidi" w:cstheme="majorBidi"/>
          <w:sz w:val="20"/>
          <w:szCs w:val="20"/>
          <w:lang w:val="en-GB"/>
        </w:rPr>
        <w:t>(for simplicity, not all the trade flows used to calculate the median unit values are shown)</w:t>
      </w:r>
    </w:p>
    <w:p w:rsidR="006E32A4" w:rsidRPr="00F31509" w:rsidRDefault="006E32A4" w:rsidP="006E32A4">
      <w:pPr>
        <w:jc w:val="both"/>
        <w:rPr>
          <w:rFonts w:asciiTheme="majorBidi" w:hAnsiTheme="majorBidi" w:cstheme="majorBidi"/>
          <w:lang w:val="en-GB"/>
        </w:rPr>
      </w:pPr>
      <w:bookmarkStart w:id="500" w:name="imputing-using-reporter-median-unit-valu"/>
      <w:bookmarkEnd w:id="500"/>
      <w:r w:rsidRPr="00F31509">
        <w:rPr>
          <w:rFonts w:asciiTheme="majorBidi" w:eastAsia="Times New Roman" w:hAnsiTheme="majorBidi" w:cstheme="majorBidi"/>
          <w:lang w:val="en-GB"/>
        </w:rPr>
        <w:t>We can now impute a missing quantity, or adjust an outlier, using the median unit value for the respective commodity.</w:t>
      </w:r>
    </w:p>
    <w:p w:rsidR="006E32A4" w:rsidRPr="00F31509" w:rsidRDefault="006E32A4" w:rsidP="006E32A4">
      <w:pPr>
        <w:jc w:val="both"/>
        <w:rPr>
          <w:rFonts w:asciiTheme="majorBidi" w:hAnsiTheme="majorBidi" w:cstheme="majorBidi"/>
          <w:lang w:val="en-GB"/>
        </w:rPr>
      </w:pPr>
      <m:oMathPara>
        <m:oMath>
          <m:r>
            <w:rPr>
              <w:rFonts w:ascii="Cambria Math" w:hAnsi="Cambria Math" w:cstheme="majorBidi"/>
              <w:lang w:val="en-GB"/>
            </w:rPr>
            <m:t>AdjustedQuantity=</m:t>
          </m:r>
          <m:f>
            <m:fPr>
              <m:ctrlPr>
                <w:rPr>
                  <w:rFonts w:ascii="Cambria Math" w:hAnsi="Cambria Math" w:cstheme="majorBidi"/>
                  <w:lang w:val="en-GB"/>
                </w:rPr>
              </m:ctrlPr>
            </m:fPr>
            <m:num>
              <m:eqArr>
                <m:eqArrPr>
                  <m:ctrlPr>
                    <w:rPr>
                      <w:rFonts w:ascii="Cambria Math" w:hAnsi="Cambria Math" w:cstheme="majorBidi"/>
                      <w:lang w:val="en-GB"/>
                    </w:rPr>
                  </m:ctrlPr>
                </m:eqArrPr>
                <m:e>
                  <m:r>
                    <w:rPr>
                      <w:rFonts w:ascii="Cambria Math" w:hAnsi="Cambria Math" w:cstheme="majorBidi"/>
                      <w:lang w:val="en-GB"/>
                    </w:rPr>
                    <m:t>ReportedValue</m:t>
                  </m:r>
                </m:e>
              </m:eqArr>
            </m:num>
            <m:den>
              <m:r>
                <w:rPr>
                  <w:rFonts w:ascii="Cambria Math" w:hAnsi="Cambria Math" w:cstheme="majorBidi"/>
                  <w:lang w:val="en-GB"/>
                </w:rPr>
                <m:t>Median</m:t>
              </m:r>
              <m:sSub>
                <m:sSubPr>
                  <m:ctrlPr>
                    <w:rPr>
                      <w:rFonts w:ascii="Cambria Math" w:hAnsi="Cambria Math" w:cstheme="majorBidi"/>
                      <w:lang w:val="en-GB"/>
                    </w:rPr>
                  </m:ctrlPr>
                </m:sSubPr>
                <m:e>
                  <m:r>
                    <w:rPr>
                      <w:rFonts w:ascii="Cambria Math" w:hAnsi="Cambria Math" w:cstheme="majorBidi"/>
                      <w:lang w:val="en-GB"/>
                    </w:rPr>
                    <m:t>UV</m:t>
                  </m:r>
                </m:e>
                <m:sub>
                  <m:r>
                    <w:rPr>
                      <w:rFonts w:ascii="Cambria Math" w:hAnsi="Cambria Math" w:cstheme="majorBidi"/>
                      <w:lang w:val="en-GB"/>
                    </w:rPr>
                    <m:t>reporter</m:t>
                  </m:r>
                </m:sub>
              </m:sSub>
            </m:den>
          </m:f>
        </m:oMath>
      </m:oMathPara>
    </w:p>
    <w:p w:rsidR="006E32A4" w:rsidRPr="00F31509" w:rsidRDefault="006E32A4" w:rsidP="006E32A4">
      <w:pPr>
        <w:jc w:val="both"/>
        <w:rPr>
          <w:rFonts w:asciiTheme="majorBidi" w:hAnsiTheme="majorBidi" w:cstheme="majorBidi"/>
          <w:lang w:val="en-GB"/>
        </w:rPr>
      </w:pPr>
      <m:oMathPara>
        <m:oMath>
          <m:r>
            <w:rPr>
              <w:rFonts w:ascii="Cambria Math" w:hAnsi="Cambria Math" w:cstheme="majorBidi"/>
              <w:lang w:val="en-GB"/>
            </w:rPr>
            <m:t>Adjusted Quantity=</m:t>
          </m:r>
          <m:f>
            <m:fPr>
              <m:ctrlPr>
                <w:rPr>
                  <w:rFonts w:ascii="Cambria Math" w:hAnsi="Cambria Math" w:cstheme="majorBidi"/>
                  <w:lang w:val="en-GB"/>
                </w:rPr>
              </m:ctrlPr>
            </m:fPr>
            <m:num>
              <m:eqArr>
                <m:eqArrPr>
                  <m:ctrlPr>
                    <w:rPr>
                      <w:rFonts w:ascii="Cambria Math" w:hAnsi="Cambria Math" w:cstheme="majorBidi"/>
                      <w:lang w:val="en-GB"/>
                    </w:rPr>
                  </m:ctrlPr>
                </m:eqArrPr>
                <m:e>
                  <m:r>
                    <w:rPr>
                      <w:rFonts w:ascii="Cambria Math" w:hAnsi="Cambria Math" w:cstheme="majorBidi"/>
                      <w:lang w:val="en-GB"/>
                    </w:rPr>
                    <m:t>Reported Value</m:t>
                  </m:r>
                </m:e>
              </m:eqArr>
            </m:num>
            <m:den>
              <m:r>
                <w:rPr>
                  <w:rFonts w:ascii="Cambria Math" w:hAnsi="Cambria Math" w:cstheme="majorBidi"/>
                  <w:lang w:val="en-GB"/>
                </w:rPr>
                <m:t xml:space="preserve">Median </m:t>
              </m:r>
              <m:sSub>
                <m:sSubPr>
                  <m:ctrlPr>
                    <w:rPr>
                      <w:rFonts w:ascii="Cambria Math" w:hAnsi="Cambria Math" w:cstheme="majorBidi"/>
                      <w:lang w:val="en-GB"/>
                    </w:rPr>
                  </m:ctrlPr>
                </m:sSubPr>
                <m:e>
                  <m:r>
                    <w:rPr>
                      <w:rFonts w:ascii="Cambria Math" w:hAnsi="Cambria Math" w:cstheme="majorBidi"/>
                      <w:lang w:val="en-GB"/>
                    </w:rPr>
                    <m:t>UV</m:t>
                  </m:r>
                </m:e>
                <m:sub>
                  <m:r>
                    <w:rPr>
                      <w:rFonts w:ascii="Cambria Math" w:hAnsi="Cambria Math" w:cstheme="majorBidi"/>
                      <w:lang w:val="en-GB"/>
                    </w:rPr>
                    <m:t>reporter</m:t>
                  </m:r>
                </m:sub>
              </m:sSub>
            </m:den>
          </m:f>
        </m:oMath>
      </m:oMathPara>
    </w:p>
    <w:p w:rsidR="00BA5A82" w:rsidRPr="00F31509" w:rsidRDefault="00BA5A82" w:rsidP="006E32A4">
      <w:pPr>
        <w:jc w:val="both"/>
        <w:rPr>
          <w:rFonts w:asciiTheme="majorBidi" w:hAnsiTheme="majorBidi" w:cstheme="majorBidi"/>
          <w:lang w:val="en-GB"/>
        </w:rPr>
      </w:pPr>
      <w:r w:rsidRPr="00F31509">
        <w:rPr>
          <w:rFonts w:asciiTheme="majorBidi" w:eastAsia="Times New Roman" w:hAnsiTheme="majorBidi" w:cstheme="majorBidi"/>
          <w:lang w:val="en-GB"/>
        </w:rPr>
        <w:t>The first calculation, then, is 9,193/3.71 = 2478, and this value is shown in the table below.  The other calculations follow the same procedure.</w:t>
      </w:r>
    </w:p>
    <w:p w:rsidR="006E32A4" w:rsidRPr="00F31509" w:rsidRDefault="006E32A4" w:rsidP="006E32A4">
      <w:pPr>
        <w:pStyle w:val="Caption"/>
        <w:keepNext/>
        <w:jc w:val="both"/>
        <w:rPr>
          <w:rFonts w:asciiTheme="majorBidi" w:hAnsiTheme="majorBidi" w:cstheme="majorBidi"/>
          <w:lang w:val="en-GB"/>
        </w:rPr>
      </w:pPr>
      <w:bookmarkStart w:id="501" w:name="_Toc428423616"/>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77</w:t>
      </w:r>
      <w:r w:rsidR="001C3696" w:rsidRPr="00F31509">
        <w:rPr>
          <w:rFonts w:asciiTheme="majorBidi" w:hAnsiTheme="majorBidi" w:cstheme="majorBidi"/>
          <w:lang w:val="en-GB"/>
        </w:rPr>
        <w:fldChar w:fldCharType="end"/>
      </w:r>
      <w:r w:rsidRPr="00F31509">
        <w:rPr>
          <w:rFonts w:asciiTheme="majorBidi" w:hAnsiTheme="majorBidi" w:cstheme="majorBidi"/>
          <w:lang w:val="en-GB"/>
        </w:rPr>
        <w:t xml:space="preserve">: </w:t>
      </w:r>
      <w:r w:rsidR="005630C6" w:rsidRPr="00F31509">
        <w:rPr>
          <w:rFonts w:asciiTheme="majorBidi" w:hAnsiTheme="majorBidi" w:cstheme="majorBidi"/>
          <w:lang w:val="en-GB"/>
        </w:rPr>
        <w:t>T</w:t>
      </w:r>
      <w:r w:rsidRPr="00F31509">
        <w:rPr>
          <w:rFonts w:asciiTheme="majorBidi" w:hAnsiTheme="majorBidi" w:cstheme="majorBidi"/>
          <w:lang w:val="en-GB"/>
        </w:rPr>
        <w:t>rade flows with adjusted quantities</w:t>
      </w:r>
      <w:bookmarkEnd w:id="501"/>
    </w:p>
    <w:tbl>
      <w:tblPr>
        <w:tblStyle w:val="TableClassic1"/>
        <w:tblW w:w="5000" w:type="pct"/>
        <w:tblLook w:val="04A0"/>
      </w:tblPr>
      <w:tblGrid>
        <w:gridCol w:w="1122"/>
        <w:gridCol w:w="972"/>
        <w:gridCol w:w="954"/>
        <w:gridCol w:w="1869"/>
        <w:gridCol w:w="1246"/>
        <w:gridCol w:w="1497"/>
        <w:gridCol w:w="1582"/>
      </w:tblGrid>
      <w:tr w:rsidR="006E32A4" w:rsidRPr="00F31509" w:rsidTr="006E32A4">
        <w:trPr>
          <w:cnfStyle w:val="100000000000"/>
        </w:trPr>
        <w:tc>
          <w:tcPr>
            <w:cnfStyle w:val="001000000000"/>
            <w:tcW w:w="607" w:type="pct"/>
          </w:tcPr>
          <w:p w:rsidR="006E32A4" w:rsidRPr="00F31509" w:rsidRDefault="006E32A4" w:rsidP="006E32A4">
            <w:pPr>
              <w:pStyle w:val="Compact"/>
              <w:spacing w:before="0" w:after="0" w:line="276" w:lineRule="auto"/>
              <w:jc w:val="right"/>
              <w:rPr>
                <w:rFonts w:asciiTheme="majorBidi" w:hAnsiTheme="majorBidi" w:cstheme="majorBidi"/>
                <w:sz w:val="22"/>
                <w:szCs w:val="22"/>
                <w:lang w:val="en-GB"/>
              </w:rPr>
            </w:pPr>
            <w:r w:rsidRPr="00F31509">
              <w:rPr>
                <w:rFonts w:asciiTheme="majorBidi" w:hAnsiTheme="majorBidi" w:cstheme="majorBidi"/>
                <w:sz w:val="22"/>
                <w:szCs w:val="22"/>
                <w:lang w:val="en-GB"/>
              </w:rPr>
              <w:t>Reporter</w:t>
            </w:r>
          </w:p>
        </w:tc>
        <w:tc>
          <w:tcPr>
            <w:tcW w:w="526"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Partner</w:t>
            </w:r>
          </w:p>
        </w:tc>
        <w:tc>
          <w:tcPr>
            <w:tcW w:w="516"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Flow</w:t>
            </w:r>
          </w:p>
        </w:tc>
        <w:tc>
          <w:tcPr>
            <w:tcW w:w="1011"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Commodity</w:t>
            </w:r>
          </w:p>
          <w:p w:rsidR="006E32A4" w:rsidRPr="00F31509" w:rsidRDefault="006E32A4" w:rsidP="006E32A4">
            <w:pPr>
              <w:pStyle w:val="Compac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(FCL code)</w:t>
            </w:r>
          </w:p>
        </w:tc>
        <w:tc>
          <w:tcPr>
            <w:tcW w:w="674"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Quantity</w:t>
            </w:r>
          </w:p>
        </w:tc>
        <w:tc>
          <w:tcPr>
            <w:tcW w:w="810"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Adjusted</w:t>
            </w:r>
          </w:p>
          <w:p w:rsidR="006E32A4" w:rsidRPr="00F31509" w:rsidRDefault="006E32A4" w:rsidP="006E32A4">
            <w:pPr>
              <w:pStyle w:val="Compac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quantity</w:t>
            </w:r>
          </w:p>
        </w:tc>
        <w:tc>
          <w:tcPr>
            <w:tcW w:w="856"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Difference</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271</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2</w:t>
            </w:r>
            <w:r w:rsidR="00BF4697" w:rsidRPr="00F31509">
              <w:rPr>
                <w:rFonts w:asciiTheme="majorBidi" w:hAnsiTheme="majorBidi" w:cstheme="majorBidi"/>
                <w:lang w:val="en-GB"/>
              </w:rPr>
              <w:t>,</w:t>
            </w:r>
            <w:r w:rsidRPr="00F31509">
              <w:rPr>
                <w:rFonts w:asciiTheme="majorBidi" w:hAnsiTheme="majorBidi" w:cstheme="majorBidi"/>
                <w:lang w:val="en-GB"/>
              </w:rPr>
              <w:t>478</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271</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89</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665</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-576</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Y2</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1035</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Fonts w:asciiTheme="majorBidi" w:hAnsiTheme="majorBidi" w:cstheme="majorBidi"/>
                <w:sz w:val="22"/>
                <w:szCs w:val="22"/>
                <w:lang w:val="en-GB"/>
              </w:rPr>
              <w:t xml:space="preserve"> 40</w:t>
            </w:r>
            <w:r w:rsidR="00BF4697" w:rsidRPr="00F31509">
              <w:rPr>
                <w:rFonts w:asciiTheme="majorBidi" w:hAnsiTheme="majorBidi" w:cstheme="majorBidi"/>
                <w:sz w:val="22"/>
                <w:szCs w:val="22"/>
                <w:lang w:val="en-GB"/>
              </w:rPr>
              <w:t>,</w:t>
            </w:r>
            <w:r w:rsidRPr="00F31509">
              <w:rPr>
                <w:rFonts w:asciiTheme="majorBidi" w:hAnsiTheme="majorBidi" w:cstheme="majorBidi"/>
                <w:sz w:val="22"/>
                <w:szCs w:val="22"/>
                <w:lang w:val="en-GB"/>
              </w:rPr>
              <w:t>813</w:t>
            </w:r>
          </w:p>
        </w:tc>
        <w:tc>
          <w:tcPr>
            <w:tcW w:w="85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Fonts w:asciiTheme="majorBidi" w:hAnsiTheme="majorBidi" w:cstheme="majorBidi"/>
                <w:sz w:val="22"/>
                <w:szCs w:val="22"/>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Y3</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56</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23</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765</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-742</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Y4</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870</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Fonts w:asciiTheme="majorBidi" w:hAnsiTheme="majorBidi" w:cstheme="majorBidi"/>
                <w:sz w:val="22"/>
                <w:szCs w:val="22"/>
                <w:lang w:val="en-GB"/>
              </w:rPr>
              <w:t xml:space="preserve"> 25</w:t>
            </w:r>
            <w:r w:rsidR="00BF4697" w:rsidRPr="00F31509">
              <w:rPr>
                <w:rFonts w:asciiTheme="majorBidi" w:hAnsiTheme="majorBidi" w:cstheme="majorBidi"/>
                <w:sz w:val="22"/>
                <w:szCs w:val="22"/>
                <w:lang w:val="en-GB"/>
              </w:rPr>
              <w:t>,</w:t>
            </w:r>
            <w:r w:rsidRPr="00F31509">
              <w:rPr>
                <w:rFonts w:asciiTheme="majorBidi" w:hAnsiTheme="majorBidi" w:cstheme="majorBidi"/>
                <w:sz w:val="22"/>
                <w:szCs w:val="22"/>
                <w:lang w:val="en-GB"/>
              </w:rPr>
              <w:t>106</w:t>
            </w:r>
          </w:p>
        </w:tc>
        <w:tc>
          <w:tcPr>
            <w:tcW w:w="85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Fonts w:asciiTheme="majorBidi" w:hAnsiTheme="majorBidi" w:cstheme="majorBidi"/>
                <w:sz w:val="22"/>
                <w:szCs w:val="22"/>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79</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1</w:t>
            </w:r>
            <w:r w:rsidR="00BF4697" w:rsidRPr="00F31509">
              <w:rPr>
                <w:rFonts w:asciiTheme="majorBidi" w:hAnsiTheme="majorBidi" w:cstheme="majorBidi"/>
                <w:lang w:val="en-GB"/>
              </w:rPr>
              <w:t>,</w:t>
            </w:r>
            <w:r w:rsidRPr="00F31509">
              <w:rPr>
                <w:rFonts w:asciiTheme="majorBidi" w:hAnsiTheme="majorBidi" w:cstheme="majorBidi"/>
                <w:lang w:val="en-GB"/>
              </w:rPr>
              <w:t>319</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258</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192</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2</w:t>
            </w:r>
            <w:r w:rsidR="00BF4697" w:rsidRPr="00F31509">
              <w:rPr>
                <w:rFonts w:asciiTheme="majorBidi" w:hAnsiTheme="majorBidi" w:cstheme="majorBidi"/>
                <w:lang w:val="en-GB"/>
              </w:rPr>
              <w:t>,</w:t>
            </w:r>
            <w:r w:rsidRPr="00F31509">
              <w:rPr>
                <w:rFonts w:asciiTheme="majorBidi" w:hAnsiTheme="majorBidi" w:cstheme="majorBidi"/>
                <w:lang w:val="en-GB"/>
              </w:rPr>
              <w:t>593</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-2</w:t>
            </w:r>
            <w:r w:rsidR="00BF4697" w:rsidRPr="00F31509">
              <w:rPr>
                <w:rFonts w:asciiTheme="majorBidi" w:hAnsiTheme="majorBidi" w:cstheme="majorBidi"/>
                <w:lang w:val="en-GB"/>
              </w:rPr>
              <w:t>,</w:t>
            </w:r>
            <w:r w:rsidRPr="00F31509">
              <w:rPr>
                <w:rFonts w:asciiTheme="majorBidi" w:hAnsiTheme="majorBidi" w:cstheme="majorBidi"/>
                <w:lang w:val="en-GB"/>
              </w:rPr>
              <w:t>401</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1243</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w:t>
            </w:r>
            <w:r w:rsidR="00BF4697" w:rsidRPr="00F31509">
              <w:rPr>
                <w:rFonts w:asciiTheme="majorBidi" w:hAnsiTheme="majorBidi" w:cstheme="majorBidi"/>
                <w:lang w:val="en-GB"/>
              </w:rPr>
              <w:t>,</w:t>
            </w:r>
            <w:r w:rsidRPr="00F31509">
              <w:rPr>
                <w:rFonts w:asciiTheme="majorBidi" w:hAnsiTheme="majorBidi" w:cstheme="majorBidi"/>
                <w:lang w:val="en-GB"/>
              </w:rPr>
              <w:t>853</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6</w:t>
            </w:r>
            <w:r w:rsidR="00BF4697" w:rsidRPr="00F31509">
              <w:rPr>
                <w:rFonts w:asciiTheme="majorBidi" w:hAnsiTheme="majorBidi" w:cstheme="majorBidi"/>
                <w:lang w:val="en-GB"/>
              </w:rPr>
              <w:t>,</w:t>
            </w:r>
            <w:r w:rsidRPr="00F31509">
              <w:rPr>
                <w:rFonts w:asciiTheme="majorBidi" w:hAnsiTheme="majorBidi" w:cstheme="majorBidi"/>
                <w:lang w:val="en-GB"/>
              </w:rPr>
              <w:t>209</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-3</w:t>
            </w:r>
            <w:r w:rsidR="00BF4697" w:rsidRPr="00F31509">
              <w:rPr>
                <w:rFonts w:asciiTheme="majorBidi" w:hAnsiTheme="majorBidi" w:cstheme="majorBidi"/>
                <w:lang w:val="en-GB"/>
              </w:rPr>
              <w:t>,</w:t>
            </w:r>
            <w:r w:rsidRPr="00F31509">
              <w:rPr>
                <w:rFonts w:asciiTheme="majorBidi" w:hAnsiTheme="majorBidi" w:cstheme="majorBidi"/>
                <w:lang w:val="en-GB"/>
              </w:rPr>
              <w:t>356</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lastRenderedPageBreak/>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89</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6</w:t>
            </w:r>
            <w:r w:rsidR="00BF4697" w:rsidRPr="00F31509">
              <w:rPr>
                <w:rFonts w:asciiTheme="majorBidi" w:hAnsiTheme="majorBidi" w:cstheme="majorBidi"/>
                <w:lang w:val="en-GB"/>
              </w:rPr>
              <w:t>,</w:t>
            </w:r>
            <w:r w:rsidRPr="00F31509">
              <w:rPr>
                <w:rFonts w:asciiTheme="majorBidi" w:hAnsiTheme="majorBidi" w:cstheme="majorBidi"/>
                <w:lang w:val="en-GB"/>
              </w:rPr>
              <w:t>317</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340</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769</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6</w:t>
            </w:r>
            <w:r w:rsidR="00BF4697" w:rsidRPr="00F31509">
              <w:rPr>
                <w:rFonts w:asciiTheme="majorBidi" w:hAnsiTheme="majorBidi" w:cstheme="majorBidi"/>
                <w:lang w:val="en-GB"/>
              </w:rPr>
              <w:t>,</w:t>
            </w:r>
            <w:r w:rsidRPr="00F31509">
              <w:rPr>
                <w:rFonts w:asciiTheme="majorBidi" w:hAnsiTheme="majorBidi" w:cstheme="majorBidi"/>
                <w:lang w:val="en-GB"/>
              </w:rPr>
              <w:t>241</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-5</w:t>
            </w:r>
            <w:r w:rsidR="00BF4697" w:rsidRPr="00F31509">
              <w:rPr>
                <w:rFonts w:asciiTheme="majorBidi" w:hAnsiTheme="majorBidi" w:cstheme="majorBidi"/>
                <w:lang w:val="en-GB"/>
              </w:rPr>
              <w:t>,</w:t>
            </w:r>
            <w:r w:rsidRPr="00F31509">
              <w:rPr>
                <w:rFonts w:asciiTheme="majorBidi" w:hAnsiTheme="majorBidi" w:cstheme="majorBidi"/>
                <w:lang w:val="en-GB"/>
              </w:rPr>
              <w:t>472</w:t>
            </w:r>
          </w:p>
        </w:tc>
      </w:tr>
    </w:tbl>
    <w:p w:rsidR="006E32A4" w:rsidRPr="00F31509" w:rsidRDefault="006E32A4" w:rsidP="000264F4">
      <w:pPr>
        <w:pStyle w:val="Heading2"/>
      </w:pPr>
      <w:bookmarkStart w:id="502" w:name="imputing-using-data-from-trade-partner-m"/>
      <w:bookmarkEnd w:id="502"/>
    </w:p>
    <w:p w:rsidR="006E32A4" w:rsidRPr="00F31509" w:rsidRDefault="006E32A4" w:rsidP="006E32A4">
      <w:pPr>
        <w:pStyle w:val="Heading4"/>
        <w:jc w:val="both"/>
        <w:rPr>
          <w:rFonts w:asciiTheme="majorBidi" w:hAnsiTheme="majorBidi" w:cstheme="majorBidi"/>
          <w:lang w:val="en-GB"/>
        </w:rPr>
      </w:pPr>
      <w:r w:rsidRPr="00F31509">
        <w:rPr>
          <w:rFonts w:asciiTheme="majorBidi" w:hAnsiTheme="majorBidi" w:cstheme="majorBidi"/>
          <w:lang w:val="en-GB"/>
        </w:rPr>
        <w:t>Imputation using “mirrored” data from a trading partner</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In an additional step, we can now make use of partner data and impute missing information through “mirroring”. Before so doing, we first need to validate or reject the possible outliers. In our example, the validation algorithm identifies the following trade flows as having </w:t>
      </w:r>
      <w:r w:rsidR="00EA5966" w:rsidRPr="00F31509">
        <w:rPr>
          <w:rFonts w:asciiTheme="majorBidi" w:eastAsia="Times New Roman" w:hAnsiTheme="majorBidi" w:cstheme="majorBidi"/>
          <w:lang w:val="en-GB"/>
        </w:rPr>
        <w:t xml:space="preserve">outlying </w:t>
      </w:r>
      <w:r w:rsidRPr="00F31509">
        <w:rPr>
          <w:rFonts w:asciiTheme="majorBidi" w:eastAsia="Times New Roman" w:hAnsiTheme="majorBidi" w:cstheme="majorBidi"/>
          <w:lang w:val="en-GB"/>
        </w:rPr>
        <w:t>unit values:</w:t>
      </w:r>
    </w:p>
    <w:p w:rsidR="006E32A4" w:rsidRPr="00F31509" w:rsidRDefault="006E32A4" w:rsidP="006E32A4">
      <w:pPr>
        <w:jc w:val="both"/>
        <w:rPr>
          <w:rFonts w:asciiTheme="majorBidi" w:hAnsiTheme="majorBidi" w:cstheme="majorBidi"/>
          <w:lang w:val="en-GB"/>
        </w:rPr>
      </w:pPr>
    </w:p>
    <w:p w:rsidR="006E32A4" w:rsidRPr="00F31509" w:rsidRDefault="006E32A4" w:rsidP="006E32A4">
      <w:pPr>
        <w:pStyle w:val="Caption"/>
        <w:keepNext/>
        <w:jc w:val="both"/>
        <w:rPr>
          <w:rFonts w:asciiTheme="majorBidi" w:hAnsiTheme="majorBidi" w:cstheme="majorBidi"/>
          <w:lang w:val="en-GB"/>
        </w:rPr>
      </w:pPr>
      <w:bookmarkStart w:id="503" w:name="_Toc428423617"/>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78</w:t>
      </w:r>
      <w:r w:rsidR="001C3696" w:rsidRPr="00F31509">
        <w:rPr>
          <w:rFonts w:asciiTheme="majorBidi" w:hAnsiTheme="majorBidi" w:cstheme="majorBidi"/>
          <w:lang w:val="en-GB"/>
        </w:rPr>
        <w:fldChar w:fldCharType="end"/>
      </w:r>
      <w:r w:rsidRPr="00F31509">
        <w:rPr>
          <w:rFonts w:asciiTheme="majorBidi" w:hAnsiTheme="majorBidi" w:cstheme="majorBidi"/>
          <w:lang w:val="en-GB"/>
        </w:rPr>
        <w:t>: Updated trade matrix with validated data</w:t>
      </w:r>
      <w:bookmarkEnd w:id="503"/>
    </w:p>
    <w:tbl>
      <w:tblPr>
        <w:tblStyle w:val="TableClassic1"/>
        <w:tblW w:w="4950" w:type="pct"/>
        <w:tblLook w:val="04A0"/>
      </w:tblPr>
      <w:tblGrid>
        <w:gridCol w:w="690"/>
        <w:gridCol w:w="1040"/>
        <w:gridCol w:w="1034"/>
        <w:gridCol w:w="1057"/>
        <w:gridCol w:w="1280"/>
        <w:gridCol w:w="1057"/>
        <w:gridCol w:w="1116"/>
        <w:gridCol w:w="882"/>
        <w:gridCol w:w="994"/>
      </w:tblGrid>
      <w:tr w:rsidR="006E32A4" w:rsidRPr="00F31509" w:rsidTr="001A1EA5">
        <w:trPr>
          <w:cnfStyle w:val="100000000000"/>
        </w:trPr>
        <w:tc>
          <w:tcPr>
            <w:cnfStyle w:val="001000000000"/>
            <w:tcW w:w="748" w:type="dxa"/>
          </w:tcPr>
          <w:p w:rsidR="006E32A4" w:rsidRPr="00F31509" w:rsidRDefault="006E32A4" w:rsidP="006E32A4">
            <w:pPr>
              <w:pStyle w:val="Compac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Year</w:t>
            </w:r>
          </w:p>
        </w:tc>
        <w:tc>
          <w:tcPr>
            <w:tcW w:w="1104"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Reporter</w:t>
            </w:r>
          </w:p>
        </w:tc>
        <w:tc>
          <w:tcPr>
            <w:tcW w:w="1285"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Trade partner</w:t>
            </w:r>
          </w:p>
        </w:tc>
        <w:tc>
          <w:tcPr>
            <w:tcW w:w="1325"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Flow</w:t>
            </w:r>
          </w:p>
        </w:tc>
        <w:tc>
          <w:tcPr>
            <w:tcW w:w="1357"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Commodity</w:t>
            </w:r>
          </w:p>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(FCL code)</w:t>
            </w:r>
          </w:p>
        </w:tc>
        <w:tc>
          <w:tcPr>
            <w:tcW w:w="1170"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Quantity</w:t>
            </w:r>
          </w:p>
        </w:tc>
        <w:tc>
          <w:tcPr>
            <w:tcW w:w="1147"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Value</w:t>
            </w:r>
          </w:p>
        </w:tc>
        <w:tc>
          <w:tcPr>
            <w:tcW w:w="1123"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Unit Value</w:t>
            </w:r>
          </w:p>
        </w:tc>
        <w:tc>
          <w:tcPr>
            <w:tcW w:w="1201"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UV median</w:t>
            </w:r>
          </w:p>
        </w:tc>
      </w:tr>
      <w:tr w:rsidR="006E32A4" w:rsidRPr="00F31509" w:rsidTr="006E32A4">
        <w:tc>
          <w:tcPr>
            <w:cnfStyle w:val="001000000000"/>
            <w:tcW w:w="748" w:type="dxa"/>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1104"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X</w:t>
            </w:r>
          </w:p>
        </w:tc>
        <w:tc>
          <w:tcPr>
            <w:tcW w:w="1285" w:type="dxa"/>
          </w:tcPr>
          <w:p w:rsidR="006E32A4" w:rsidRPr="00F31509" w:rsidRDefault="006E32A4" w:rsidP="006E32A4">
            <w:pPr>
              <w:pStyle w:val="SourceCode"/>
              <w:spacing w:before="0" w:after="0" w:line="276" w:lineRule="auto"/>
              <w:jc w:val="right"/>
              <w:cnfStyle w:val="000000000000"/>
              <w:rPr>
                <w:rFonts w:asciiTheme="majorBidi" w:hAnsiTheme="majorBidi" w:cstheme="majorBidi"/>
                <w:b/>
                <w:sz w:val="22"/>
                <w:lang w:val="en-GB"/>
              </w:rPr>
            </w:pPr>
            <w:r w:rsidRPr="00F31509">
              <w:rPr>
                <w:rStyle w:val="VerbatimChar"/>
                <w:rFonts w:asciiTheme="majorBidi" w:hAnsiTheme="majorBidi" w:cstheme="majorBidi"/>
                <w:b/>
                <w:lang w:val="en-GB"/>
              </w:rPr>
              <w:t>Y5</w:t>
            </w:r>
          </w:p>
        </w:tc>
        <w:tc>
          <w:tcPr>
            <w:tcW w:w="1325" w:type="dxa"/>
          </w:tcPr>
          <w:p w:rsidR="006E32A4" w:rsidRPr="00F31509" w:rsidRDefault="006E32A4" w:rsidP="006E32A4">
            <w:pPr>
              <w:spacing w:before="0" w:after="0"/>
              <w:jc w:val="right"/>
              <w:cnfStyle w:val="000000000000"/>
              <w:rPr>
                <w:rFonts w:asciiTheme="majorBidi" w:hAnsiTheme="majorBidi" w:cstheme="majorBidi"/>
                <w:b/>
                <w:lang w:val="en-GB"/>
              </w:rPr>
            </w:pPr>
            <w:r w:rsidRPr="00F31509">
              <w:rPr>
                <w:rFonts w:asciiTheme="majorBidi" w:hAnsiTheme="majorBidi" w:cstheme="majorBidi"/>
                <w:b/>
                <w:lang w:val="en-GB"/>
              </w:rPr>
              <w:t>Import</w:t>
            </w:r>
          </w:p>
        </w:tc>
        <w:tc>
          <w:tcPr>
            <w:tcW w:w="1357" w:type="dxa"/>
          </w:tcPr>
          <w:p w:rsidR="006E32A4" w:rsidRPr="00F31509" w:rsidRDefault="006E32A4" w:rsidP="006E32A4">
            <w:pPr>
              <w:pStyle w:val="PreformattedT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1170" w:type="dxa"/>
          </w:tcPr>
          <w:p w:rsidR="006E32A4" w:rsidRPr="00F31509" w:rsidRDefault="00253A13" w:rsidP="006E32A4">
            <w:pPr>
              <w:pStyle w:val="PreformattedText"/>
              <w:shd w:val="clear" w:color="auto" w:fill="F8F8F8"/>
              <w:spacing w:before="0" w:after="0" w:line="276" w:lineRule="auto"/>
              <w:jc w:val="right"/>
              <w:cnfStyle w:val="000000000000"/>
              <w:rPr>
                <w:rFonts w:asciiTheme="majorBidi" w:hAnsiTheme="majorBidi" w:cstheme="majorBidi"/>
                <w:b/>
                <w:sz w:val="22"/>
                <w:lang w:val="en-GB"/>
              </w:rPr>
            </w:pPr>
            <w:r>
              <w:rPr>
                <w:rFonts w:asciiTheme="majorBidi" w:hAnsiTheme="majorBidi" w:cstheme="majorBidi"/>
                <w:b/>
                <w:sz w:val="22"/>
                <w:lang w:val="en-GB"/>
              </w:rPr>
              <w:t>16,057</w:t>
            </w:r>
          </w:p>
        </w:tc>
        <w:tc>
          <w:tcPr>
            <w:tcW w:w="1147"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bookmarkStart w:id="504" w:name="rstudio_console_output13"/>
            <w:bookmarkEnd w:id="504"/>
            <w:r w:rsidRPr="00F31509">
              <w:rPr>
                <w:rFonts w:asciiTheme="majorBidi" w:hAnsiTheme="majorBidi" w:cstheme="majorBidi"/>
                <w:sz w:val="22"/>
                <w:lang w:val="en-GB"/>
              </w:rPr>
              <w:t>4</w:t>
            </w:r>
            <w:r w:rsidR="00EA5966" w:rsidRPr="00F31509">
              <w:rPr>
                <w:rFonts w:asciiTheme="majorBidi" w:hAnsiTheme="majorBidi" w:cstheme="majorBidi"/>
                <w:sz w:val="22"/>
                <w:lang w:val="en-GB"/>
              </w:rPr>
              <w:t>,</w:t>
            </w:r>
            <w:r w:rsidRPr="00F31509">
              <w:rPr>
                <w:rFonts w:asciiTheme="majorBidi" w:hAnsiTheme="majorBidi" w:cstheme="majorBidi"/>
                <w:sz w:val="22"/>
                <w:lang w:val="en-GB"/>
              </w:rPr>
              <w:t>932</w:t>
            </w:r>
            <w:r w:rsidR="00EA5966" w:rsidRPr="00F31509">
              <w:rPr>
                <w:rFonts w:asciiTheme="majorBidi" w:hAnsiTheme="majorBidi" w:cstheme="majorBidi"/>
                <w:sz w:val="22"/>
                <w:lang w:val="en-GB"/>
              </w:rPr>
              <w:t>,</w:t>
            </w:r>
            <w:r w:rsidRPr="00F31509">
              <w:rPr>
                <w:rFonts w:asciiTheme="majorBidi" w:hAnsiTheme="majorBidi" w:cstheme="majorBidi"/>
                <w:sz w:val="22"/>
                <w:lang w:val="en-GB"/>
              </w:rPr>
              <w:t>146</w:t>
            </w:r>
          </w:p>
        </w:tc>
        <w:tc>
          <w:tcPr>
            <w:tcW w:w="1123" w:type="dxa"/>
          </w:tcPr>
          <w:p w:rsidR="006E32A4" w:rsidRPr="00F31509" w:rsidRDefault="00253A13"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Pr>
                <w:rFonts w:asciiTheme="majorBidi" w:hAnsiTheme="majorBidi" w:cstheme="majorBidi"/>
                <w:sz w:val="22"/>
                <w:lang w:val="en-GB"/>
              </w:rPr>
              <w:t>30</w:t>
            </w:r>
            <w:r w:rsidR="006E32A4" w:rsidRPr="00F31509">
              <w:rPr>
                <w:rFonts w:asciiTheme="majorBidi" w:hAnsiTheme="majorBidi" w:cstheme="majorBidi"/>
                <w:sz w:val="22"/>
                <w:lang w:val="en-GB"/>
              </w:rPr>
              <w:t>7</w:t>
            </w:r>
            <w:r>
              <w:rPr>
                <w:rFonts w:asciiTheme="majorBidi" w:hAnsiTheme="majorBidi" w:cstheme="majorBidi"/>
                <w:sz w:val="22"/>
                <w:lang w:val="en-GB"/>
              </w:rPr>
              <w:t>.</w:t>
            </w:r>
            <w:r w:rsidR="006E32A4" w:rsidRPr="00F31509">
              <w:rPr>
                <w:rFonts w:asciiTheme="majorBidi" w:hAnsiTheme="majorBidi" w:cstheme="majorBidi"/>
                <w:sz w:val="22"/>
                <w:lang w:val="en-GB"/>
              </w:rPr>
              <w:t>1</w:t>
            </w:r>
          </w:p>
        </w:tc>
        <w:tc>
          <w:tcPr>
            <w:tcW w:w="1201"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5.83</w:t>
            </w:r>
          </w:p>
        </w:tc>
      </w:tr>
      <w:tr w:rsidR="006E32A4" w:rsidRPr="00F31509" w:rsidTr="006E32A4">
        <w:tc>
          <w:tcPr>
            <w:cnfStyle w:val="001000000000"/>
            <w:tcW w:w="748" w:type="dxa"/>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1104"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X</w:t>
            </w:r>
          </w:p>
        </w:tc>
        <w:tc>
          <w:tcPr>
            <w:tcW w:w="1285" w:type="dxa"/>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Y6</w:t>
            </w:r>
          </w:p>
        </w:tc>
        <w:tc>
          <w:tcPr>
            <w:tcW w:w="1325"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357" w:type="dxa"/>
          </w:tcPr>
          <w:p w:rsidR="006E32A4" w:rsidRPr="00F31509" w:rsidRDefault="006E32A4" w:rsidP="006E32A4">
            <w:pPr>
              <w:pStyle w:val="PreformattedT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994</w:t>
            </w:r>
          </w:p>
        </w:tc>
        <w:tc>
          <w:tcPr>
            <w:tcW w:w="1170"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bookmarkStart w:id="505" w:name="rstudio_console_output20"/>
            <w:bookmarkEnd w:id="505"/>
            <w:r w:rsidRPr="00F31509">
              <w:rPr>
                <w:rFonts w:asciiTheme="majorBidi" w:hAnsiTheme="majorBidi" w:cstheme="majorBidi"/>
                <w:sz w:val="22"/>
                <w:lang w:val="en-GB"/>
              </w:rPr>
              <w:t>105</w:t>
            </w:r>
            <w:r w:rsidR="00EA5966" w:rsidRPr="00F31509">
              <w:rPr>
                <w:rFonts w:asciiTheme="majorBidi" w:hAnsiTheme="majorBidi" w:cstheme="majorBidi"/>
                <w:sz w:val="22"/>
                <w:lang w:val="en-GB"/>
              </w:rPr>
              <w:t>,</w:t>
            </w:r>
            <w:r w:rsidRPr="00F31509">
              <w:rPr>
                <w:rFonts w:asciiTheme="majorBidi" w:hAnsiTheme="majorBidi" w:cstheme="majorBidi"/>
                <w:sz w:val="22"/>
                <w:lang w:val="en-GB"/>
              </w:rPr>
              <w:t>784</w:t>
            </w:r>
          </w:p>
        </w:tc>
        <w:tc>
          <w:tcPr>
            <w:tcW w:w="1147"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bookmarkStart w:id="506" w:name="rstudio_console_output23"/>
            <w:bookmarkEnd w:id="506"/>
            <w:r w:rsidRPr="00F31509">
              <w:rPr>
                <w:rFonts w:asciiTheme="majorBidi" w:hAnsiTheme="majorBidi" w:cstheme="majorBidi"/>
                <w:sz w:val="22"/>
                <w:lang w:val="en-GB"/>
              </w:rPr>
              <w:t>2</w:t>
            </w:r>
            <w:r w:rsidR="00EA5966" w:rsidRPr="00F31509">
              <w:rPr>
                <w:rFonts w:asciiTheme="majorBidi" w:hAnsiTheme="majorBidi" w:cstheme="majorBidi"/>
                <w:sz w:val="22"/>
                <w:lang w:val="en-GB"/>
              </w:rPr>
              <w:t>,</w:t>
            </w:r>
            <w:r w:rsidRPr="00F31509">
              <w:rPr>
                <w:rFonts w:asciiTheme="majorBidi" w:hAnsiTheme="majorBidi" w:cstheme="majorBidi"/>
                <w:sz w:val="22"/>
                <w:lang w:val="en-GB"/>
              </w:rPr>
              <w:t>191</w:t>
            </w:r>
            <w:r w:rsidR="00EA5966" w:rsidRPr="00F31509">
              <w:rPr>
                <w:rFonts w:asciiTheme="majorBidi" w:hAnsiTheme="majorBidi" w:cstheme="majorBidi"/>
                <w:sz w:val="22"/>
                <w:lang w:val="en-GB"/>
              </w:rPr>
              <w:t>,</w:t>
            </w:r>
            <w:r w:rsidRPr="00F31509">
              <w:rPr>
                <w:rFonts w:asciiTheme="majorBidi" w:hAnsiTheme="majorBidi" w:cstheme="majorBidi"/>
                <w:sz w:val="22"/>
                <w:lang w:val="en-GB"/>
              </w:rPr>
              <w:t>650</w:t>
            </w:r>
          </w:p>
        </w:tc>
        <w:tc>
          <w:tcPr>
            <w:tcW w:w="1123" w:type="dxa"/>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20.72</w:t>
            </w:r>
          </w:p>
        </w:tc>
        <w:tc>
          <w:tcPr>
            <w:tcW w:w="1201"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7.15</w:t>
            </w:r>
          </w:p>
        </w:tc>
      </w:tr>
      <w:tr w:rsidR="006E32A4" w:rsidRPr="00F31509" w:rsidTr="006E32A4">
        <w:tc>
          <w:tcPr>
            <w:cnfStyle w:val="001000000000"/>
            <w:tcW w:w="748" w:type="dxa"/>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1104"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X</w:t>
            </w:r>
          </w:p>
        </w:tc>
        <w:tc>
          <w:tcPr>
            <w:tcW w:w="1285" w:type="dxa"/>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Y7</w:t>
            </w:r>
          </w:p>
        </w:tc>
        <w:tc>
          <w:tcPr>
            <w:tcW w:w="1325"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Export</w:t>
            </w:r>
          </w:p>
        </w:tc>
        <w:tc>
          <w:tcPr>
            <w:tcW w:w="1357" w:type="dxa"/>
          </w:tcPr>
          <w:p w:rsidR="006E32A4" w:rsidRPr="00F31509" w:rsidRDefault="006E32A4" w:rsidP="006E32A4">
            <w:pPr>
              <w:pStyle w:val="PreformattedT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1170"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bookmarkStart w:id="507" w:name="rstudio_console_output21"/>
            <w:bookmarkEnd w:id="507"/>
            <w:r w:rsidRPr="00F31509">
              <w:rPr>
                <w:rFonts w:asciiTheme="majorBidi" w:hAnsiTheme="majorBidi" w:cstheme="majorBidi"/>
                <w:sz w:val="22"/>
                <w:lang w:val="en-GB"/>
              </w:rPr>
              <w:t>726</w:t>
            </w:r>
          </w:p>
        </w:tc>
        <w:tc>
          <w:tcPr>
            <w:tcW w:w="1147"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bookmarkStart w:id="508" w:name="rstudio_console_output22"/>
            <w:bookmarkEnd w:id="508"/>
            <w:r w:rsidRPr="00F31509">
              <w:rPr>
                <w:rFonts w:asciiTheme="majorBidi" w:hAnsiTheme="majorBidi" w:cstheme="majorBidi"/>
                <w:sz w:val="22"/>
                <w:lang w:val="en-GB"/>
              </w:rPr>
              <w:t>11</w:t>
            </w:r>
            <w:r w:rsidR="00EA5966" w:rsidRPr="00F31509">
              <w:rPr>
                <w:rFonts w:asciiTheme="majorBidi" w:hAnsiTheme="majorBidi" w:cstheme="majorBidi"/>
                <w:sz w:val="22"/>
                <w:lang w:val="en-GB"/>
              </w:rPr>
              <w:t>,</w:t>
            </w:r>
            <w:r w:rsidRPr="00F31509">
              <w:rPr>
                <w:rFonts w:asciiTheme="majorBidi" w:hAnsiTheme="majorBidi" w:cstheme="majorBidi"/>
                <w:sz w:val="22"/>
                <w:lang w:val="en-GB"/>
              </w:rPr>
              <w:t>780</w:t>
            </w:r>
          </w:p>
        </w:tc>
        <w:tc>
          <w:tcPr>
            <w:tcW w:w="1123" w:type="dxa"/>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16.23</w:t>
            </w:r>
          </w:p>
        </w:tc>
        <w:tc>
          <w:tcPr>
            <w:tcW w:w="1201"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4.27</w:t>
            </w:r>
          </w:p>
        </w:tc>
      </w:tr>
    </w:tbl>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In this case, the </w:t>
      </w:r>
      <w:r w:rsidRPr="00F31509">
        <w:rPr>
          <w:rFonts w:asciiTheme="majorBidi" w:eastAsia="Times New Roman" w:hAnsiTheme="majorBidi" w:cstheme="majorBidi"/>
          <w:i/>
          <w:iCs/>
          <w:lang w:val="en-GB"/>
        </w:rPr>
        <w:t>import</w:t>
      </w:r>
      <w:r w:rsidRPr="00F31509">
        <w:rPr>
          <w:rFonts w:asciiTheme="majorBidi" w:eastAsia="Times New Roman" w:hAnsiTheme="majorBidi" w:cstheme="majorBidi"/>
          <w:lang w:val="en-GB"/>
        </w:rPr>
        <w:t xml:space="preserve"> quantity outlier will be adjusted using the </w:t>
      </w:r>
      <w:r w:rsidRPr="00F31509">
        <w:rPr>
          <w:rFonts w:asciiTheme="majorBidi" w:eastAsia="Times New Roman" w:hAnsiTheme="majorBidi" w:cstheme="majorBidi"/>
          <w:i/>
          <w:iCs/>
          <w:lang w:val="en-GB"/>
        </w:rPr>
        <w:t>export</w:t>
      </w:r>
      <w:r w:rsidRPr="00F31509">
        <w:rPr>
          <w:rFonts w:asciiTheme="majorBidi" w:eastAsia="Times New Roman" w:hAnsiTheme="majorBidi" w:cstheme="majorBidi"/>
          <w:lang w:val="en-GB"/>
        </w:rPr>
        <w:t xml:space="preserve"> “mirrored” trading partner data. </w:t>
      </w:r>
      <w:r w:rsidR="00EA5966" w:rsidRPr="00F31509">
        <w:rPr>
          <w:rFonts w:asciiTheme="majorBidi" w:eastAsia="Times New Roman" w:hAnsiTheme="majorBidi" w:cstheme="majorBidi"/>
          <w:lang w:val="en-GB"/>
        </w:rPr>
        <w:t xml:space="preserve">Therefore, we must find the corresponding records in the partner data, as shown in </w:t>
      </w:r>
      <w:fldSimple w:instr=" REF _Ref428860059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79</w:t>
        </w:r>
      </w:fldSimple>
      <w:r w:rsidR="00EA5966" w:rsidRPr="00F31509">
        <w:rPr>
          <w:rFonts w:asciiTheme="majorBidi" w:eastAsia="Times New Roman" w:hAnsiTheme="majorBidi" w:cstheme="majorBidi"/>
          <w:lang w:val="en-GB"/>
        </w:rPr>
        <w:t>.</w:t>
      </w:r>
    </w:p>
    <w:p w:rsidR="006E32A4" w:rsidRPr="00F31509" w:rsidRDefault="006E32A4" w:rsidP="006E32A4">
      <w:pPr>
        <w:jc w:val="both"/>
        <w:rPr>
          <w:rFonts w:asciiTheme="majorBidi" w:hAnsiTheme="majorBidi" w:cstheme="majorBidi"/>
          <w:lang w:val="en-GB"/>
        </w:rPr>
      </w:pPr>
    </w:p>
    <w:p w:rsidR="006E32A4" w:rsidRPr="00F31509" w:rsidRDefault="006E32A4" w:rsidP="006E32A4">
      <w:pPr>
        <w:pStyle w:val="Caption"/>
        <w:jc w:val="both"/>
        <w:rPr>
          <w:rFonts w:asciiTheme="majorBidi" w:hAnsiTheme="majorBidi" w:cstheme="majorBidi"/>
          <w:lang w:val="en-GB"/>
        </w:rPr>
      </w:pPr>
      <w:bookmarkStart w:id="509" w:name="_Ref428860059"/>
      <w:bookmarkStart w:id="510" w:name="_Toc428423618"/>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79</w:t>
      </w:r>
      <w:r w:rsidR="001C3696" w:rsidRPr="00F31509">
        <w:rPr>
          <w:rFonts w:asciiTheme="majorBidi" w:hAnsiTheme="majorBidi" w:cstheme="majorBidi"/>
          <w:lang w:val="en-GB"/>
        </w:rPr>
        <w:fldChar w:fldCharType="end"/>
      </w:r>
      <w:bookmarkEnd w:id="509"/>
      <w:r w:rsidRPr="00F31509">
        <w:rPr>
          <w:rFonts w:asciiTheme="majorBidi" w:hAnsiTheme="majorBidi" w:cstheme="majorBidi"/>
          <w:lang w:val="en-GB"/>
        </w:rPr>
        <w:t>: Step-by-step introduction into the “mirroring” process</w:t>
      </w:r>
      <w:bookmarkEnd w:id="510"/>
    </w:p>
    <w:tbl>
      <w:tblPr>
        <w:tblStyle w:val="TableClassic1"/>
        <w:tblW w:w="4950" w:type="pct"/>
        <w:tblLook w:val="04A0"/>
      </w:tblPr>
      <w:tblGrid>
        <w:gridCol w:w="688"/>
        <w:gridCol w:w="1107"/>
        <w:gridCol w:w="925"/>
        <w:gridCol w:w="892"/>
        <w:gridCol w:w="1305"/>
        <w:gridCol w:w="1093"/>
        <w:gridCol w:w="1176"/>
        <w:gridCol w:w="954"/>
        <w:gridCol w:w="1010"/>
      </w:tblGrid>
      <w:tr w:rsidR="006E32A4" w:rsidRPr="00F31509" w:rsidTr="001A1EA5">
        <w:trPr>
          <w:cnfStyle w:val="100000000000"/>
        </w:trPr>
        <w:tc>
          <w:tcPr>
            <w:cnfStyle w:val="001000000000"/>
            <w:tcW w:w="731" w:type="dxa"/>
          </w:tcPr>
          <w:p w:rsidR="006E32A4" w:rsidRPr="00F31509" w:rsidRDefault="006E32A4" w:rsidP="006E32A4">
            <w:pPr>
              <w:pStyle w:val="Compac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Year</w:t>
            </w:r>
          </w:p>
        </w:tc>
        <w:tc>
          <w:tcPr>
            <w:tcW w:w="1249"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Reporter</w:t>
            </w:r>
          </w:p>
        </w:tc>
        <w:tc>
          <w:tcPr>
            <w:tcW w:w="989"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Trade partner</w:t>
            </w:r>
          </w:p>
        </w:tc>
        <w:tc>
          <w:tcPr>
            <w:tcW w:w="912"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Flow</w:t>
            </w:r>
          </w:p>
        </w:tc>
        <w:tc>
          <w:tcPr>
            <w:tcW w:w="1403"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Commodity</w:t>
            </w:r>
          </w:p>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(FCL code)</w:t>
            </w:r>
          </w:p>
        </w:tc>
        <w:tc>
          <w:tcPr>
            <w:tcW w:w="1233"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Quantity</w:t>
            </w:r>
          </w:p>
        </w:tc>
        <w:tc>
          <w:tcPr>
            <w:tcW w:w="1280"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Value</w:t>
            </w:r>
          </w:p>
        </w:tc>
        <w:tc>
          <w:tcPr>
            <w:tcW w:w="1247"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Unit Value</w:t>
            </w:r>
          </w:p>
        </w:tc>
        <w:tc>
          <w:tcPr>
            <w:tcW w:w="1201"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UV median</w:t>
            </w:r>
          </w:p>
        </w:tc>
      </w:tr>
      <w:tr w:rsidR="006E32A4" w:rsidRPr="00F31509" w:rsidTr="006E32A4">
        <w:tc>
          <w:tcPr>
            <w:cnfStyle w:val="001000000000"/>
            <w:tcW w:w="731" w:type="dxa"/>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1249"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Y5</w:t>
            </w:r>
          </w:p>
        </w:tc>
        <w:tc>
          <w:tcPr>
            <w:tcW w:w="989" w:type="dxa"/>
          </w:tcPr>
          <w:p w:rsidR="006E32A4" w:rsidRPr="00F31509" w:rsidRDefault="006E32A4" w:rsidP="006E32A4">
            <w:pPr>
              <w:pStyle w:val="SourceCode"/>
              <w:spacing w:before="0" w:after="0" w:line="276" w:lineRule="auto"/>
              <w:jc w:val="right"/>
              <w:cnfStyle w:val="000000000000"/>
              <w:rPr>
                <w:rFonts w:asciiTheme="majorBidi" w:hAnsiTheme="majorBidi" w:cstheme="majorBidi"/>
                <w:b/>
                <w:sz w:val="22"/>
                <w:lang w:val="en-GB"/>
              </w:rPr>
            </w:pPr>
            <w:r w:rsidRPr="00F31509">
              <w:rPr>
                <w:rStyle w:val="VerbatimChar"/>
                <w:rFonts w:asciiTheme="majorBidi" w:hAnsiTheme="majorBidi" w:cstheme="majorBidi"/>
                <w:b/>
                <w:lang w:val="en-GB"/>
              </w:rPr>
              <w:t>X</w:t>
            </w:r>
          </w:p>
        </w:tc>
        <w:tc>
          <w:tcPr>
            <w:tcW w:w="912" w:type="dxa"/>
          </w:tcPr>
          <w:p w:rsidR="006E32A4" w:rsidRPr="00F31509" w:rsidRDefault="006E32A4" w:rsidP="006E32A4">
            <w:pPr>
              <w:spacing w:before="0" w:after="0"/>
              <w:jc w:val="right"/>
              <w:cnfStyle w:val="000000000000"/>
              <w:rPr>
                <w:rFonts w:asciiTheme="majorBidi" w:hAnsiTheme="majorBidi" w:cstheme="majorBidi"/>
                <w:b/>
                <w:lang w:val="en-GB"/>
              </w:rPr>
            </w:pPr>
            <w:r w:rsidRPr="00F31509">
              <w:rPr>
                <w:rFonts w:asciiTheme="majorBidi" w:hAnsiTheme="majorBidi" w:cstheme="majorBidi"/>
                <w:b/>
                <w:lang w:val="en-GB"/>
              </w:rPr>
              <w:t>Export</w:t>
            </w:r>
          </w:p>
        </w:tc>
        <w:tc>
          <w:tcPr>
            <w:tcW w:w="1403" w:type="dxa"/>
          </w:tcPr>
          <w:p w:rsidR="006E32A4" w:rsidRPr="00F31509" w:rsidRDefault="006E32A4" w:rsidP="006E32A4">
            <w:pPr>
              <w:pStyle w:val="PreformattedT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1233"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bookmarkStart w:id="511" w:name="rstudio_console_output15"/>
            <w:bookmarkEnd w:id="511"/>
            <w:r w:rsidRPr="00F31509">
              <w:rPr>
                <w:rFonts w:asciiTheme="majorBidi" w:hAnsiTheme="majorBidi" w:cstheme="majorBidi"/>
                <w:sz w:val="22"/>
                <w:lang w:val="en-GB"/>
              </w:rPr>
              <w:t>131</w:t>
            </w:r>
            <w:r w:rsidR="00EA5966" w:rsidRPr="00F31509">
              <w:rPr>
                <w:rFonts w:asciiTheme="majorBidi" w:hAnsiTheme="majorBidi" w:cstheme="majorBidi"/>
                <w:sz w:val="22"/>
                <w:lang w:val="en-GB"/>
              </w:rPr>
              <w:t>,</w:t>
            </w:r>
            <w:r w:rsidRPr="00F31509">
              <w:rPr>
                <w:rFonts w:asciiTheme="majorBidi" w:hAnsiTheme="majorBidi" w:cstheme="majorBidi"/>
                <w:sz w:val="22"/>
                <w:lang w:val="en-GB"/>
              </w:rPr>
              <w:t>206</w:t>
            </w:r>
          </w:p>
        </w:tc>
        <w:tc>
          <w:tcPr>
            <w:tcW w:w="1280"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bookmarkStart w:id="512" w:name="rstudio_console_output16"/>
            <w:bookmarkEnd w:id="512"/>
            <w:r w:rsidRPr="00F31509">
              <w:rPr>
                <w:rFonts w:asciiTheme="majorBidi" w:hAnsiTheme="majorBidi" w:cstheme="majorBidi"/>
                <w:sz w:val="22"/>
                <w:lang w:val="en-GB"/>
              </w:rPr>
              <w:t>2</w:t>
            </w:r>
            <w:r w:rsidR="00EA5966" w:rsidRPr="00F31509">
              <w:rPr>
                <w:rFonts w:asciiTheme="majorBidi" w:hAnsiTheme="majorBidi" w:cstheme="majorBidi"/>
                <w:sz w:val="22"/>
                <w:lang w:val="en-GB"/>
              </w:rPr>
              <w:t>,</w:t>
            </w:r>
            <w:r w:rsidRPr="00F31509">
              <w:rPr>
                <w:rFonts w:asciiTheme="majorBidi" w:hAnsiTheme="majorBidi" w:cstheme="majorBidi"/>
                <w:sz w:val="22"/>
                <w:lang w:val="en-GB"/>
              </w:rPr>
              <w:t>665</w:t>
            </w:r>
            <w:r w:rsidR="00EA5966" w:rsidRPr="00F31509">
              <w:rPr>
                <w:rFonts w:asciiTheme="majorBidi" w:hAnsiTheme="majorBidi" w:cstheme="majorBidi"/>
                <w:sz w:val="22"/>
                <w:lang w:val="en-GB"/>
              </w:rPr>
              <w:t>,</w:t>
            </w:r>
            <w:r w:rsidRPr="00F31509">
              <w:rPr>
                <w:rFonts w:asciiTheme="majorBidi" w:hAnsiTheme="majorBidi" w:cstheme="majorBidi"/>
                <w:sz w:val="22"/>
                <w:lang w:val="en-GB"/>
              </w:rPr>
              <w:t>550</w:t>
            </w:r>
          </w:p>
        </w:tc>
        <w:tc>
          <w:tcPr>
            <w:tcW w:w="1247"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b/>
                <w:sz w:val="22"/>
                <w:lang w:val="en-GB"/>
              </w:rPr>
            </w:pPr>
            <w:r w:rsidRPr="00F31509">
              <w:rPr>
                <w:rFonts w:asciiTheme="majorBidi" w:hAnsiTheme="majorBidi" w:cstheme="majorBidi"/>
                <w:b/>
                <w:sz w:val="22"/>
                <w:lang w:val="en-GB"/>
              </w:rPr>
              <w:t>20.32</w:t>
            </w:r>
          </w:p>
        </w:tc>
        <w:tc>
          <w:tcPr>
            <w:tcW w:w="1201"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5.07</w:t>
            </w:r>
          </w:p>
        </w:tc>
      </w:tr>
    </w:tbl>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eastAsia="Times New Roman" w:hAnsiTheme="majorBidi" w:cstheme="majorBidi"/>
          <w:lang w:val="en-GB"/>
        </w:rPr>
        <w:t>The corresponding export unit value is calculated based on th</w:t>
      </w:r>
      <w:r w:rsidR="00EA5966" w:rsidRPr="00F31509">
        <w:rPr>
          <w:rFonts w:asciiTheme="majorBidi" w:eastAsia="Times New Roman" w:hAnsiTheme="majorBidi" w:cstheme="majorBidi"/>
          <w:lang w:val="en-GB"/>
        </w:rPr>
        <w:t>is</w:t>
      </w:r>
      <w:r w:rsidRPr="00F31509">
        <w:rPr>
          <w:rFonts w:asciiTheme="majorBidi" w:eastAsia="Times New Roman" w:hAnsiTheme="majorBidi" w:cstheme="majorBidi"/>
          <w:lang w:val="en-GB"/>
        </w:rPr>
        <w:t xml:space="preserve"> quantity and value data</w:t>
      </w:r>
      <w:r w:rsidR="00EA5966" w:rsidRPr="00F31509">
        <w:rPr>
          <w:rFonts w:asciiTheme="majorBidi" w:eastAsia="Times New Roman" w:hAnsiTheme="majorBidi" w:cstheme="majorBidi"/>
          <w:lang w:val="en-GB"/>
        </w:rPr>
        <w:t xml:space="preserve"> of the partner</w:t>
      </w:r>
      <w:r w:rsidRPr="00F31509">
        <w:rPr>
          <w:rFonts w:asciiTheme="majorBidi" w:eastAsia="Times New Roman" w:hAnsiTheme="majorBidi" w:cstheme="majorBidi"/>
          <w:lang w:val="en-GB"/>
        </w:rPr>
        <w:t xml:space="preserve">: </w:t>
      </w:r>
    </w:p>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hAnsiTheme="majorBidi" w:cstheme="majorBidi"/>
          <w:lang w:val="en-GB"/>
        </w:rPr>
        <w:t xml:space="preserve">Partner export Value/Partner export Quantity </w:t>
      </w:r>
      <w:r w:rsidR="004D00DE" w:rsidRPr="00F31509">
        <w:rPr>
          <w:rFonts w:asciiTheme="majorBidi" w:hAnsiTheme="majorBidi" w:cstheme="majorBidi"/>
          <w:lang w:val="en-GB"/>
        </w:rPr>
        <w:t>= Partner</w:t>
      </w:r>
      <w:r w:rsidRPr="00F31509">
        <w:rPr>
          <w:rFonts w:asciiTheme="majorBidi" w:hAnsiTheme="majorBidi" w:cstheme="majorBidi"/>
          <w:lang w:val="en-GB"/>
        </w:rPr>
        <w:t xml:space="preserve"> export UVF</w:t>
      </w:r>
    </w:p>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eastAsia="Times New Roman" w:hAnsiTheme="majorBidi" w:cstheme="majorBidi"/>
          <w:lang w:val="en-GB"/>
        </w:rPr>
        <w:t>2</w:t>
      </w:r>
      <w:r w:rsidR="00253A13">
        <w:rPr>
          <w:rFonts w:asciiTheme="majorBidi" w:eastAsia="Times New Roman" w:hAnsiTheme="majorBidi" w:cstheme="majorBidi"/>
          <w:lang w:val="en-GB"/>
        </w:rPr>
        <w:t>,</w:t>
      </w:r>
      <w:r w:rsidRPr="00F31509">
        <w:rPr>
          <w:rFonts w:asciiTheme="majorBidi" w:eastAsia="Times New Roman" w:hAnsiTheme="majorBidi" w:cstheme="majorBidi"/>
          <w:lang w:val="en-GB"/>
        </w:rPr>
        <w:t>66</w:t>
      </w:r>
      <w:r w:rsidR="00253A13">
        <w:rPr>
          <w:rFonts w:asciiTheme="majorBidi" w:eastAsia="Times New Roman" w:hAnsiTheme="majorBidi" w:cstheme="majorBidi"/>
          <w:lang w:val="en-GB"/>
        </w:rPr>
        <w:t>5</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550/131</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206 = 20.32</w:t>
      </w:r>
    </w:p>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eastAsia="Times New Roman" w:hAnsiTheme="majorBidi" w:cstheme="majorBidi"/>
          <w:lang w:val="en-GB"/>
        </w:rPr>
        <w:t>However, since usually exports are reported on a “free-on-board”</w:t>
      </w:r>
      <w:r w:rsidR="00EA5966"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(FOB) basis (which excludes additional costs such as transport, insurance, etc.), while imports are on a “cost-insurance-freight</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(CIF) basis, the export UV is expected to be lower than the import UV. To adjust for this, an FOB/CIF adjustment factor is used. This factor, as mentioned earlier, is commodity-specific and dependent on the mode of transportation and the relevant geographical distances, among others.  While specificity is always important, there </w:t>
      </w:r>
      <w:r w:rsidR="00EA5966" w:rsidRPr="00F31509">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also a number of studies that provide standard factors for adjustment, broadly applicable to most commodities and trading partners.  Let us assume, for this example, that the FOB/CIF factor here is 1:1.15 (i.e. 15%).</w:t>
      </w:r>
    </w:p>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hAnsiTheme="majorBidi" w:cstheme="majorBidi"/>
          <w:lang w:val="en-GB"/>
        </w:rPr>
        <w:t>Therefore, the final UV from the above calculation is:</w:t>
      </w:r>
    </w:p>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hAnsiTheme="majorBidi" w:cstheme="majorBidi"/>
          <w:lang w:val="en-GB"/>
        </w:rPr>
        <w:lastRenderedPageBreak/>
        <w:t>20.32 x 1.15 = 23.34</w:t>
      </w:r>
    </w:p>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hAnsiTheme="majorBidi" w:cstheme="majorBidi"/>
          <w:lang w:val="en-GB"/>
        </w:rPr>
        <w:t xml:space="preserve">Now we apply this adjusted partner export UV to estimate the reporter import quantity:  </w:t>
      </w:r>
    </w:p>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hAnsiTheme="majorBidi" w:cstheme="majorBidi"/>
          <w:lang w:val="en-GB"/>
        </w:rPr>
        <w:t>Reporter import total value/Partner adjusted export UV = Adjusted reporter quantity</w:t>
      </w:r>
    </w:p>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eastAsia="Times New Roman" w:hAnsiTheme="majorBidi" w:cstheme="majorBidi"/>
          <w:lang w:val="en-GB"/>
        </w:rPr>
        <w:t>4</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932</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146 / 23.34 = 279</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132.3</w:t>
      </w:r>
    </w:p>
    <w:p w:rsidR="006E32A4" w:rsidRPr="00F31509" w:rsidRDefault="006E32A4" w:rsidP="006E32A4">
      <w:pPr>
        <w:pStyle w:val="Caption"/>
        <w:keepNext/>
        <w:jc w:val="both"/>
        <w:rPr>
          <w:rFonts w:asciiTheme="majorBidi" w:hAnsiTheme="majorBidi" w:cstheme="majorBidi"/>
          <w:lang w:val="en-GB"/>
        </w:rPr>
      </w:pPr>
      <w:bookmarkStart w:id="513" w:name="_Toc428423619"/>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80</w:t>
      </w:r>
      <w:r w:rsidR="001C3696" w:rsidRPr="00F31509">
        <w:rPr>
          <w:rFonts w:asciiTheme="majorBidi" w:hAnsiTheme="majorBidi" w:cstheme="majorBidi"/>
          <w:lang w:val="en-GB"/>
        </w:rPr>
        <w:fldChar w:fldCharType="end"/>
      </w:r>
      <w:r w:rsidRPr="00F31509">
        <w:rPr>
          <w:rFonts w:asciiTheme="majorBidi" w:hAnsiTheme="majorBidi" w:cstheme="majorBidi"/>
          <w:lang w:val="en-GB"/>
        </w:rPr>
        <w:t>: Introducing CIF/FOB corrections to the mirrored trade dataset</w:t>
      </w:r>
      <w:bookmarkEnd w:id="513"/>
    </w:p>
    <w:tbl>
      <w:tblPr>
        <w:tblStyle w:val="TableClassic1"/>
        <w:tblW w:w="5000" w:type="pct"/>
        <w:tblLook w:val="04A0"/>
      </w:tblPr>
      <w:tblGrid>
        <w:gridCol w:w="729"/>
        <w:gridCol w:w="1057"/>
        <w:gridCol w:w="900"/>
        <w:gridCol w:w="908"/>
        <w:gridCol w:w="1469"/>
        <w:gridCol w:w="1360"/>
        <w:gridCol w:w="1569"/>
        <w:gridCol w:w="1250"/>
      </w:tblGrid>
      <w:tr w:rsidR="006E32A4" w:rsidRPr="00F31509" w:rsidTr="006E32A4">
        <w:trPr>
          <w:cnfStyle w:val="100000000000"/>
        </w:trPr>
        <w:tc>
          <w:tcPr>
            <w:cnfStyle w:val="001000000000"/>
            <w:tcW w:w="394" w:type="pct"/>
          </w:tcPr>
          <w:p w:rsidR="006E32A4" w:rsidRPr="00F31509" w:rsidRDefault="006E32A4" w:rsidP="006E32A4">
            <w:pPr>
              <w:pStyle w:val="Compact"/>
              <w:keepNex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Year</w:t>
            </w:r>
          </w:p>
        </w:tc>
        <w:tc>
          <w:tcPr>
            <w:tcW w:w="572"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Reporter</w:t>
            </w:r>
          </w:p>
        </w:tc>
        <w:tc>
          <w:tcPr>
            <w:tcW w:w="487"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Trade partner</w:t>
            </w:r>
          </w:p>
        </w:tc>
        <w:tc>
          <w:tcPr>
            <w:tcW w:w="491"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Flow</w:t>
            </w:r>
          </w:p>
        </w:tc>
        <w:tc>
          <w:tcPr>
            <w:tcW w:w="795"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Commodity</w:t>
            </w:r>
          </w:p>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(FCL code)</w:t>
            </w:r>
          </w:p>
        </w:tc>
        <w:tc>
          <w:tcPr>
            <w:tcW w:w="736"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Mirrored UV</w:t>
            </w:r>
          </w:p>
        </w:tc>
        <w:tc>
          <w:tcPr>
            <w:tcW w:w="849"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Value</w:t>
            </w:r>
          </w:p>
        </w:tc>
        <w:tc>
          <w:tcPr>
            <w:tcW w:w="676"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Corrected quantity</w:t>
            </w:r>
          </w:p>
        </w:tc>
      </w:tr>
      <w:tr w:rsidR="006E32A4" w:rsidRPr="00F31509" w:rsidTr="006E32A4">
        <w:tc>
          <w:tcPr>
            <w:cnfStyle w:val="001000000000"/>
            <w:tcW w:w="394" w:type="pct"/>
          </w:tcPr>
          <w:p w:rsidR="006E32A4" w:rsidRPr="00F31509" w:rsidRDefault="006E32A4" w:rsidP="006E32A4">
            <w:pPr>
              <w:pStyle w:val="TextBody"/>
              <w:keepNex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2011</w:t>
            </w:r>
          </w:p>
        </w:tc>
        <w:tc>
          <w:tcPr>
            <w:tcW w:w="572" w:type="pct"/>
          </w:tcPr>
          <w:p w:rsidR="006E32A4" w:rsidRPr="00F31509" w:rsidRDefault="006E32A4" w:rsidP="006E32A4">
            <w:pPr>
              <w:pStyle w:val="TextBody"/>
              <w:keepN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X</w:t>
            </w:r>
          </w:p>
        </w:tc>
        <w:tc>
          <w:tcPr>
            <w:tcW w:w="487" w:type="pct"/>
          </w:tcPr>
          <w:p w:rsidR="006E32A4" w:rsidRPr="00F31509" w:rsidRDefault="006E32A4" w:rsidP="006E32A4">
            <w:pPr>
              <w:pStyle w:val="TextBody"/>
              <w:keepN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Y5</w:t>
            </w:r>
          </w:p>
        </w:tc>
        <w:tc>
          <w:tcPr>
            <w:tcW w:w="491" w:type="pct"/>
          </w:tcPr>
          <w:p w:rsidR="006E32A4" w:rsidRPr="00F31509" w:rsidRDefault="006E32A4" w:rsidP="006E32A4">
            <w:pPr>
              <w:pStyle w:val="TextBody"/>
              <w:keepN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Import</w:t>
            </w:r>
          </w:p>
        </w:tc>
        <w:tc>
          <w:tcPr>
            <w:tcW w:w="795" w:type="pct"/>
          </w:tcPr>
          <w:p w:rsidR="006E32A4" w:rsidRPr="00F31509" w:rsidRDefault="006E32A4" w:rsidP="006E32A4">
            <w:pPr>
              <w:pStyle w:val="PreformattedText"/>
              <w:keepN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73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23.34</w:t>
            </w:r>
          </w:p>
        </w:tc>
        <w:tc>
          <w:tcPr>
            <w:tcW w:w="8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w:t>
            </w:r>
            <w:r w:rsidR="00EA5966" w:rsidRPr="00F31509">
              <w:rPr>
                <w:rFonts w:asciiTheme="majorBidi" w:hAnsiTheme="majorBidi" w:cstheme="majorBidi"/>
                <w:lang w:val="en-GB"/>
              </w:rPr>
              <w:t>,</w:t>
            </w:r>
            <w:r w:rsidRPr="00F31509">
              <w:rPr>
                <w:rFonts w:asciiTheme="majorBidi" w:hAnsiTheme="majorBidi" w:cstheme="majorBidi"/>
                <w:lang w:val="en-GB"/>
              </w:rPr>
              <w:t>932</w:t>
            </w:r>
            <w:r w:rsidR="00EA5966" w:rsidRPr="00F31509">
              <w:rPr>
                <w:rFonts w:asciiTheme="majorBidi" w:hAnsiTheme="majorBidi" w:cstheme="majorBidi"/>
                <w:lang w:val="en-GB"/>
              </w:rPr>
              <w:t>,</w:t>
            </w:r>
            <w:r w:rsidRPr="00F31509">
              <w:rPr>
                <w:rFonts w:asciiTheme="majorBidi" w:hAnsiTheme="majorBidi" w:cstheme="majorBidi"/>
                <w:lang w:val="en-GB"/>
              </w:rPr>
              <w:t>146</w:t>
            </w:r>
          </w:p>
        </w:tc>
        <w:tc>
          <w:tcPr>
            <w:tcW w:w="676" w:type="pct"/>
          </w:tcPr>
          <w:p w:rsidR="006E32A4" w:rsidRPr="00F31509" w:rsidRDefault="006E32A4" w:rsidP="006E32A4">
            <w:pPr>
              <w:pStyle w:val="TextBody"/>
              <w:keepNext/>
              <w:spacing w:before="0" w:after="0" w:line="276" w:lineRule="auto"/>
              <w:jc w:val="right"/>
              <w:cnfStyle w:val="000000000000"/>
              <w:rPr>
                <w:rFonts w:asciiTheme="majorBidi" w:hAnsiTheme="majorBidi" w:cstheme="majorBidi"/>
                <w:b/>
                <w:sz w:val="22"/>
                <w:lang w:val="en-GB"/>
              </w:rPr>
            </w:pPr>
            <w:r w:rsidRPr="00F31509">
              <w:rPr>
                <w:rFonts w:asciiTheme="majorBidi" w:hAnsiTheme="majorBidi" w:cstheme="majorBidi"/>
                <w:b/>
                <w:color w:val="FF0000"/>
                <w:sz w:val="22"/>
                <w:lang w:val="en-GB"/>
              </w:rPr>
              <w:t xml:space="preserve"> </w:t>
            </w:r>
            <w:r w:rsidRPr="00F31509">
              <w:rPr>
                <w:rFonts w:asciiTheme="majorBidi" w:hAnsiTheme="majorBidi" w:cstheme="majorBidi"/>
                <w:b/>
                <w:sz w:val="22"/>
                <w:lang w:val="en-GB"/>
              </w:rPr>
              <w:t>279</w:t>
            </w:r>
            <w:r w:rsidR="00EA5966" w:rsidRPr="00F31509">
              <w:rPr>
                <w:rFonts w:asciiTheme="majorBidi" w:hAnsiTheme="majorBidi" w:cstheme="majorBidi"/>
                <w:b/>
                <w:sz w:val="22"/>
                <w:lang w:val="en-GB"/>
              </w:rPr>
              <w:t>,</w:t>
            </w:r>
            <w:r w:rsidRPr="00F31509">
              <w:rPr>
                <w:rFonts w:asciiTheme="majorBidi" w:hAnsiTheme="majorBidi" w:cstheme="majorBidi"/>
                <w:b/>
                <w:sz w:val="22"/>
                <w:lang w:val="en-GB"/>
              </w:rPr>
              <w:t>132</w:t>
            </w:r>
          </w:p>
        </w:tc>
      </w:tr>
    </w:tbl>
    <w:p w:rsidR="006E32A4" w:rsidRPr="00F31509" w:rsidRDefault="006E32A4" w:rsidP="006E32A4">
      <w:pPr>
        <w:pStyle w:val="Heading4"/>
        <w:jc w:val="both"/>
        <w:rPr>
          <w:rFonts w:asciiTheme="majorBidi" w:hAnsiTheme="majorBidi" w:cstheme="majorBidi"/>
          <w:lang w:val="en-GB"/>
        </w:rPr>
      </w:pPr>
      <w:r w:rsidRPr="00F31509">
        <w:rPr>
          <w:rFonts w:asciiTheme="majorBidi" w:hAnsiTheme="majorBidi" w:cstheme="majorBidi"/>
          <w:lang w:val="en-GB"/>
        </w:rPr>
        <w:t>Using “mirrored” trade data for non-reporting countries</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Not all the countries of the world provide their trade data to the United Nations Statistical Department (UNSD). Thus, the trade dataset obtained by FAO from the UNSD </w:t>
      </w:r>
      <w:r w:rsidR="00EA5966" w:rsidRPr="00F31509">
        <w:rPr>
          <w:rFonts w:asciiTheme="majorBidi" w:eastAsia="Times New Roman" w:hAnsiTheme="majorBidi" w:cstheme="majorBidi"/>
          <w:lang w:val="en-GB"/>
        </w:rPr>
        <w:t xml:space="preserve">also </w:t>
      </w:r>
      <w:r w:rsidRPr="00F31509">
        <w:rPr>
          <w:rFonts w:asciiTheme="majorBidi" w:eastAsia="Times New Roman" w:hAnsiTheme="majorBidi" w:cstheme="majorBidi"/>
          <w:lang w:val="en-GB"/>
        </w:rPr>
        <w:t xml:space="preserve">does not have full global coverage.  For these non-reporting countries we have to resort to other sources and methodologies – mainly mirrored trade data - to obtain or estimate their respective trade figures. To identify those countries that are missing as reporters in our fully validated and processed dataset, we run a check using the full FAO country codes list. </w:t>
      </w:r>
    </w:p>
    <w:p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To this end, we use the global trade flow tables to fill-in the missing imports and exports of non-reporting countries.  Briefly, the steps followed are:</w:t>
      </w:r>
    </w:p>
    <w:p w:rsidR="006E32A4" w:rsidRPr="00F31509" w:rsidRDefault="00EA5966" w:rsidP="006E32A4">
      <w:pPr>
        <w:jc w:val="both"/>
        <w:rPr>
          <w:rFonts w:asciiTheme="majorBidi" w:hAnsiTheme="majorBidi" w:cstheme="majorBidi"/>
          <w:lang w:val="en-GB"/>
        </w:rPr>
      </w:pPr>
      <w:r w:rsidRPr="00F31509">
        <w:rPr>
          <w:rFonts w:asciiTheme="majorBidi" w:eastAsia="Times New Roman" w:hAnsiTheme="majorBidi" w:cstheme="majorBidi"/>
          <w:lang w:val="en-GB"/>
        </w:rPr>
        <w:t>1. W</w:t>
      </w:r>
      <w:r w:rsidR="006E32A4" w:rsidRPr="00F31509">
        <w:rPr>
          <w:rFonts w:asciiTheme="majorBidi" w:eastAsia="Times New Roman" w:hAnsiTheme="majorBidi" w:cstheme="majorBidi"/>
          <w:lang w:val="en-GB"/>
        </w:rPr>
        <w:t>e identify</w:t>
      </w:r>
      <w:r w:rsidR="00F228AD" w:rsidRPr="00F31509">
        <w:rPr>
          <w:rFonts w:asciiTheme="majorBidi" w:eastAsia="Times New Roman" w:hAnsiTheme="majorBidi" w:cstheme="majorBidi"/>
          <w:lang w:val="en-GB"/>
        </w:rPr>
        <w:t>,</w:t>
      </w:r>
      <w:r w:rsidR="006E32A4" w:rsidRPr="00F31509">
        <w:rPr>
          <w:rFonts w:asciiTheme="majorBidi" w:eastAsia="Times New Roman" w:hAnsiTheme="majorBidi" w:cstheme="majorBidi"/>
          <w:lang w:val="en-GB"/>
        </w:rPr>
        <w:t xml:space="preserve"> for each non-reporting country</w:t>
      </w:r>
      <w:r w:rsidR="00F228AD" w:rsidRPr="00F31509">
        <w:rPr>
          <w:rFonts w:asciiTheme="majorBidi" w:eastAsia="Times New Roman" w:hAnsiTheme="majorBidi" w:cstheme="majorBidi"/>
          <w:lang w:val="en-GB"/>
        </w:rPr>
        <w:t>,</w:t>
      </w:r>
      <w:r w:rsidR="006E32A4" w:rsidRPr="00F31509">
        <w:rPr>
          <w:rFonts w:asciiTheme="majorBidi" w:eastAsia="Times New Roman" w:hAnsiTheme="majorBidi" w:cstheme="majorBidi"/>
          <w:lang w:val="en-GB"/>
        </w:rPr>
        <w:t xml:space="preserve"> all the reported trade flows which indicate this non-reporter as a “partner” in our validated dataset. In the example table below, we have a simplified “filt</w:t>
      </w:r>
      <w:r w:rsidR="00CE0903">
        <w:rPr>
          <w:rFonts w:asciiTheme="majorBidi" w:eastAsia="Times New Roman" w:hAnsiTheme="majorBidi" w:cstheme="majorBidi"/>
          <w:lang w:val="en-GB"/>
        </w:rPr>
        <w:t>er” for non-reporting partner N</w:t>
      </w:r>
      <w:r w:rsidR="006E32A4" w:rsidRPr="00F31509">
        <w:rPr>
          <w:rFonts w:asciiTheme="majorBidi" w:eastAsia="Times New Roman" w:hAnsiTheme="majorBidi" w:cstheme="majorBidi"/>
          <w:lang w:val="en-GB"/>
        </w:rPr>
        <w:t>, showing only two commodities which are reported as being traded with Y5 globally in that specific year (</w:t>
      </w:r>
      <w:fldSimple w:instr=" REF _Ref428351744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81</w:t>
        </w:r>
      </w:fldSimple>
      <w:r w:rsidR="006E32A4" w:rsidRPr="00F31509">
        <w:rPr>
          <w:rFonts w:asciiTheme="majorBidi" w:eastAsia="Times New Roman" w:hAnsiTheme="majorBidi" w:cstheme="majorBidi"/>
          <w:lang w:val="en-GB"/>
        </w:rPr>
        <w:t>).</w:t>
      </w:r>
    </w:p>
    <w:p w:rsidR="006E32A4" w:rsidRPr="00F31509" w:rsidRDefault="006E32A4" w:rsidP="006E32A4">
      <w:pPr>
        <w:pStyle w:val="Caption"/>
        <w:jc w:val="both"/>
        <w:rPr>
          <w:rFonts w:asciiTheme="majorBidi" w:hAnsiTheme="majorBidi" w:cstheme="majorBidi"/>
          <w:lang w:val="en-GB"/>
        </w:rPr>
      </w:pPr>
      <w:bookmarkStart w:id="514" w:name="_Ref428351744"/>
      <w:bookmarkStart w:id="515" w:name="_Toc428423620"/>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81</w:t>
      </w:r>
      <w:r w:rsidR="001C3696" w:rsidRPr="00F31509">
        <w:rPr>
          <w:rFonts w:asciiTheme="majorBidi" w:hAnsiTheme="majorBidi" w:cstheme="majorBidi"/>
          <w:lang w:val="en-GB"/>
        </w:rPr>
        <w:fldChar w:fldCharType="end"/>
      </w:r>
      <w:bookmarkEnd w:id="514"/>
      <w:r w:rsidRPr="00F31509">
        <w:rPr>
          <w:rFonts w:asciiTheme="majorBidi" w:hAnsiTheme="majorBidi" w:cstheme="majorBidi"/>
          <w:lang w:val="en-GB"/>
        </w:rPr>
        <w:t xml:space="preserve">: </w:t>
      </w:r>
      <w:r w:rsidR="005630C6" w:rsidRPr="00F31509">
        <w:rPr>
          <w:rFonts w:asciiTheme="majorBidi" w:hAnsiTheme="majorBidi" w:cstheme="majorBidi"/>
          <w:lang w:val="en-GB"/>
        </w:rPr>
        <w:t>S</w:t>
      </w:r>
      <w:r w:rsidRPr="00F31509">
        <w:rPr>
          <w:rFonts w:asciiTheme="majorBidi" w:hAnsiTheme="majorBidi" w:cstheme="majorBidi"/>
          <w:lang w:val="en-GB"/>
        </w:rPr>
        <w:t>tarting table for mirroring flows after validation and imputation</w:t>
      </w:r>
      <w:bookmarkEnd w:id="515"/>
    </w:p>
    <w:tbl>
      <w:tblPr>
        <w:tblStyle w:val="TableClassic1"/>
        <w:tblW w:w="5000" w:type="pct"/>
        <w:tblLook w:val="04A0"/>
      </w:tblPr>
      <w:tblGrid>
        <w:gridCol w:w="873"/>
        <w:gridCol w:w="1396"/>
        <w:gridCol w:w="1477"/>
        <w:gridCol w:w="1091"/>
        <w:gridCol w:w="1725"/>
        <w:gridCol w:w="1272"/>
        <w:gridCol w:w="1408"/>
      </w:tblGrid>
      <w:tr w:rsidR="006E32A4" w:rsidRPr="00F31509" w:rsidTr="006E32A4">
        <w:trPr>
          <w:cnfStyle w:val="100000000000"/>
        </w:trPr>
        <w:tc>
          <w:tcPr>
            <w:cnfStyle w:val="001000000000"/>
            <w:tcW w:w="473" w:type="pct"/>
          </w:tcPr>
          <w:p w:rsidR="006E32A4" w:rsidRPr="00F31509" w:rsidRDefault="006E32A4" w:rsidP="006E32A4">
            <w:pPr>
              <w:pStyle w:val="Compact"/>
              <w:spacing w:before="0" w:after="0" w:line="276" w:lineRule="auto"/>
              <w:jc w:val="center"/>
              <w:rPr>
                <w:rFonts w:asciiTheme="majorBidi" w:hAnsiTheme="majorBidi" w:cstheme="majorBidi"/>
                <w:sz w:val="22"/>
                <w:lang w:val="en-GB"/>
              </w:rPr>
            </w:pPr>
            <w:r w:rsidRPr="00F31509">
              <w:rPr>
                <w:rFonts w:asciiTheme="majorBidi" w:hAnsiTheme="majorBidi" w:cstheme="majorBidi"/>
                <w:sz w:val="22"/>
                <w:lang w:val="en-GB"/>
              </w:rPr>
              <w:t>Year</w:t>
            </w:r>
          </w:p>
        </w:tc>
        <w:tc>
          <w:tcPr>
            <w:tcW w:w="755" w:type="pct"/>
          </w:tcPr>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All</w:t>
            </w:r>
          </w:p>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Reporters</w:t>
            </w:r>
          </w:p>
        </w:tc>
        <w:tc>
          <w:tcPr>
            <w:tcW w:w="799" w:type="pct"/>
          </w:tcPr>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“non-reporting”</w:t>
            </w:r>
          </w:p>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Trade partner</w:t>
            </w:r>
          </w:p>
        </w:tc>
        <w:tc>
          <w:tcPr>
            <w:tcW w:w="590" w:type="pct"/>
          </w:tcPr>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Flow</w:t>
            </w:r>
          </w:p>
        </w:tc>
        <w:tc>
          <w:tcPr>
            <w:tcW w:w="933" w:type="pct"/>
          </w:tcPr>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Commodity</w:t>
            </w:r>
          </w:p>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(FCL code)</w:t>
            </w:r>
          </w:p>
        </w:tc>
        <w:tc>
          <w:tcPr>
            <w:tcW w:w="688" w:type="pct"/>
          </w:tcPr>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Quantity</w:t>
            </w:r>
          </w:p>
        </w:tc>
        <w:tc>
          <w:tcPr>
            <w:tcW w:w="763" w:type="pct"/>
          </w:tcPr>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Value</w:t>
            </w:r>
          </w:p>
        </w:tc>
      </w:tr>
      <w:tr w:rsidR="006E32A4" w:rsidRPr="00F31509" w:rsidTr="006E32A4">
        <w:tc>
          <w:tcPr>
            <w:cnfStyle w:val="001000000000"/>
            <w:tcW w:w="473" w:type="pct"/>
          </w:tcPr>
          <w:p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X</w:t>
            </w:r>
          </w:p>
        </w:tc>
        <w:tc>
          <w:tcPr>
            <w:tcW w:w="799" w:type="pct"/>
          </w:tcPr>
          <w:p w:rsidR="006E32A4" w:rsidRPr="00F31509" w:rsidRDefault="00CE0903" w:rsidP="006E32A4">
            <w:pPr>
              <w:pStyle w:val="SourceCode"/>
              <w:spacing w:before="0" w:after="0" w:line="276" w:lineRule="auto"/>
              <w:jc w:val="center"/>
              <w:cnfStyle w:val="000000000000"/>
              <w:rPr>
                <w:rFonts w:asciiTheme="majorBidi" w:hAnsiTheme="majorBidi" w:cstheme="majorBidi"/>
                <w:b/>
                <w:sz w:val="22"/>
                <w:lang w:val="en-GB"/>
              </w:rPr>
            </w:pPr>
            <w:r>
              <w:rPr>
                <w:rStyle w:val="VerbatimChar"/>
                <w:rFonts w:asciiTheme="majorBidi" w:hAnsiTheme="majorBidi" w:cstheme="majorBidi"/>
                <w:b/>
                <w:lang w:val="en-GB"/>
              </w:rPr>
              <w:t>N</w:t>
            </w:r>
          </w:p>
        </w:tc>
        <w:tc>
          <w:tcPr>
            <w:tcW w:w="590"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Import</w:t>
            </w:r>
          </w:p>
        </w:tc>
        <w:tc>
          <w:tcPr>
            <w:tcW w:w="933" w:type="pct"/>
          </w:tcPr>
          <w:p w:rsidR="006E32A4" w:rsidRPr="00F31509" w:rsidRDefault="006E32A4" w:rsidP="006E32A4">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688" w:type="pct"/>
          </w:tcPr>
          <w:p w:rsidR="00EA6005" w:rsidRPr="00CE0903" w:rsidRDefault="00CE0903" w:rsidP="00CE0903">
            <w:pPr>
              <w:pStyle w:val="PreformattedText"/>
              <w:shd w:val="clear" w:color="auto" w:fill="F8F8F8"/>
              <w:spacing w:before="0" w:after="0" w:line="276" w:lineRule="auto"/>
              <w:jc w:val="right"/>
              <w:cnfStyle w:val="000000000000"/>
              <w:rPr>
                <w:rFonts w:asciiTheme="majorBidi" w:hAnsiTheme="majorBidi" w:cstheme="majorBidi"/>
                <w:kern w:val="28"/>
                <w:sz w:val="22"/>
                <w:lang w:val="en-GB"/>
              </w:rPr>
            </w:pPr>
            <w:r w:rsidRPr="00CE0903">
              <w:rPr>
                <w:rFonts w:asciiTheme="majorBidi" w:hAnsiTheme="majorBidi" w:cstheme="majorBidi"/>
                <w:sz w:val="22"/>
                <w:lang w:val="en-GB"/>
              </w:rPr>
              <w:t>160,571</w:t>
            </w:r>
          </w:p>
        </w:tc>
        <w:tc>
          <w:tcPr>
            <w:tcW w:w="763"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b/>
                <w:kern w:val="28"/>
                <w:sz w:val="22"/>
                <w:lang w:val="en-GB"/>
              </w:rPr>
            </w:pPr>
            <w:r w:rsidRPr="00F31509">
              <w:rPr>
                <w:rFonts w:asciiTheme="majorBidi" w:hAnsiTheme="majorBidi" w:cstheme="majorBidi"/>
                <w:sz w:val="22"/>
                <w:lang w:val="en-GB"/>
              </w:rPr>
              <w:t>4</w:t>
            </w:r>
            <w:r w:rsidR="00F228AD" w:rsidRPr="00F31509">
              <w:rPr>
                <w:rFonts w:asciiTheme="majorBidi" w:hAnsiTheme="majorBidi" w:cstheme="majorBidi"/>
                <w:sz w:val="22"/>
                <w:lang w:val="en-GB"/>
              </w:rPr>
              <w:t>,</w:t>
            </w:r>
            <w:r w:rsidRPr="00F31509">
              <w:rPr>
                <w:rFonts w:asciiTheme="majorBidi" w:hAnsiTheme="majorBidi" w:cstheme="majorBidi"/>
                <w:sz w:val="22"/>
                <w:lang w:val="en-GB"/>
              </w:rPr>
              <w:t>932</w:t>
            </w:r>
            <w:r w:rsidR="00F228AD" w:rsidRPr="00F31509">
              <w:rPr>
                <w:rFonts w:asciiTheme="majorBidi" w:hAnsiTheme="majorBidi" w:cstheme="majorBidi"/>
                <w:sz w:val="22"/>
                <w:lang w:val="en-GB"/>
              </w:rPr>
              <w:t>,</w:t>
            </w:r>
            <w:r w:rsidRPr="00F31509">
              <w:rPr>
                <w:rFonts w:asciiTheme="majorBidi" w:hAnsiTheme="majorBidi" w:cstheme="majorBidi"/>
                <w:sz w:val="22"/>
                <w:lang w:val="en-GB"/>
              </w:rPr>
              <w:t>146</w:t>
            </w:r>
          </w:p>
        </w:tc>
      </w:tr>
      <w:tr w:rsidR="006E32A4" w:rsidRPr="00F31509" w:rsidTr="006E32A4">
        <w:tc>
          <w:tcPr>
            <w:cnfStyle w:val="001000000000"/>
            <w:tcW w:w="473" w:type="pct"/>
          </w:tcPr>
          <w:p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A</w:t>
            </w:r>
          </w:p>
        </w:tc>
        <w:tc>
          <w:tcPr>
            <w:tcW w:w="799" w:type="pct"/>
          </w:tcPr>
          <w:p w:rsidR="006E32A4" w:rsidRPr="00F31509" w:rsidRDefault="00CE0903" w:rsidP="006E32A4">
            <w:pPr>
              <w:pStyle w:val="SourceCode"/>
              <w:spacing w:before="0" w:after="0" w:line="276" w:lineRule="auto"/>
              <w:jc w:val="center"/>
              <w:cnfStyle w:val="000000000000"/>
              <w:rPr>
                <w:rFonts w:asciiTheme="majorBidi" w:hAnsiTheme="majorBidi" w:cstheme="majorBidi"/>
                <w:b/>
                <w:sz w:val="22"/>
                <w:lang w:val="en-GB"/>
              </w:rPr>
            </w:pPr>
            <w:r>
              <w:rPr>
                <w:rFonts w:asciiTheme="majorBidi" w:hAnsiTheme="majorBidi" w:cstheme="majorBidi"/>
                <w:b/>
                <w:sz w:val="22"/>
                <w:lang w:val="en-GB"/>
              </w:rPr>
              <w:t>N</w:t>
            </w:r>
          </w:p>
        </w:tc>
        <w:tc>
          <w:tcPr>
            <w:tcW w:w="590"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Import</w:t>
            </w:r>
          </w:p>
        </w:tc>
        <w:tc>
          <w:tcPr>
            <w:tcW w:w="933" w:type="pct"/>
          </w:tcPr>
          <w:p w:rsidR="006E32A4" w:rsidRPr="00F31509" w:rsidRDefault="006E32A4" w:rsidP="006E32A4">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688"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b/>
                <w:kern w:val="28"/>
                <w:sz w:val="22"/>
                <w:lang w:val="en-GB"/>
              </w:rPr>
            </w:pPr>
            <w:r w:rsidRPr="00F31509">
              <w:rPr>
                <w:rFonts w:asciiTheme="majorBidi" w:hAnsiTheme="majorBidi" w:cstheme="majorBidi"/>
                <w:sz w:val="22"/>
                <w:lang w:val="en-GB"/>
              </w:rPr>
              <w:t>80</w:t>
            </w:r>
            <w:r w:rsidR="00F228AD" w:rsidRPr="00F31509">
              <w:rPr>
                <w:rFonts w:asciiTheme="majorBidi" w:hAnsiTheme="majorBidi" w:cstheme="majorBidi"/>
                <w:sz w:val="22"/>
                <w:lang w:val="en-GB"/>
              </w:rPr>
              <w:t>,</w:t>
            </w:r>
            <w:r w:rsidRPr="00F31509">
              <w:rPr>
                <w:rFonts w:asciiTheme="majorBidi" w:hAnsiTheme="majorBidi" w:cstheme="majorBidi"/>
                <w:sz w:val="22"/>
                <w:lang w:val="en-GB"/>
              </w:rPr>
              <w:t>120</w:t>
            </w:r>
          </w:p>
        </w:tc>
        <w:tc>
          <w:tcPr>
            <w:tcW w:w="763"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b/>
                <w:kern w:val="28"/>
                <w:sz w:val="22"/>
                <w:lang w:val="en-GB"/>
              </w:rPr>
            </w:pPr>
            <w:r w:rsidRPr="00F31509">
              <w:rPr>
                <w:rFonts w:asciiTheme="majorBidi" w:hAnsiTheme="majorBidi" w:cstheme="majorBidi"/>
                <w:sz w:val="22"/>
                <w:lang w:val="en-GB"/>
              </w:rPr>
              <w:t>2</w:t>
            </w:r>
            <w:r w:rsidR="00F228AD" w:rsidRPr="00F31509">
              <w:rPr>
                <w:rFonts w:asciiTheme="majorBidi" w:hAnsiTheme="majorBidi" w:cstheme="majorBidi"/>
                <w:sz w:val="22"/>
                <w:lang w:val="en-GB"/>
              </w:rPr>
              <w:t>,</w:t>
            </w:r>
            <w:r w:rsidRPr="00F31509">
              <w:rPr>
                <w:rFonts w:asciiTheme="majorBidi" w:hAnsiTheme="majorBidi" w:cstheme="majorBidi"/>
                <w:sz w:val="22"/>
                <w:lang w:val="en-GB"/>
              </w:rPr>
              <w:t>301</w:t>
            </w:r>
            <w:r w:rsidR="00F228AD" w:rsidRPr="00F31509">
              <w:rPr>
                <w:rFonts w:asciiTheme="majorBidi" w:hAnsiTheme="majorBidi" w:cstheme="majorBidi"/>
                <w:sz w:val="22"/>
                <w:lang w:val="en-GB"/>
              </w:rPr>
              <w:t>,</w:t>
            </w:r>
            <w:r w:rsidRPr="00F31509">
              <w:rPr>
                <w:rFonts w:asciiTheme="majorBidi" w:hAnsiTheme="majorBidi" w:cstheme="majorBidi"/>
                <w:sz w:val="22"/>
                <w:lang w:val="en-GB"/>
              </w:rPr>
              <w:t>650</w:t>
            </w:r>
          </w:p>
        </w:tc>
      </w:tr>
      <w:tr w:rsidR="006E32A4" w:rsidRPr="00F31509" w:rsidTr="006E32A4">
        <w:tc>
          <w:tcPr>
            <w:cnfStyle w:val="001000000000"/>
            <w:tcW w:w="473" w:type="pct"/>
          </w:tcPr>
          <w:p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C</w:t>
            </w:r>
          </w:p>
        </w:tc>
        <w:tc>
          <w:tcPr>
            <w:tcW w:w="799" w:type="pct"/>
          </w:tcPr>
          <w:p w:rsidR="006E32A4" w:rsidRPr="00F31509" w:rsidRDefault="00CE0903" w:rsidP="006E32A4">
            <w:pPr>
              <w:pStyle w:val="SourceCode"/>
              <w:spacing w:before="0" w:after="0" w:line="276" w:lineRule="auto"/>
              <w:jc w:val="center"/>
              <w:cnfStyle w:val="000000000000"/>
              <w:rPr>
                <w:rFonts w:asciiTheme="majorBidi" w:hAnsiTheme="majorBidi" w:cstheme="majorBidi"/>
                <w:b/>
                <w:sz w:val="22"/>
                <w:lang w:val="en-GB"/>
              </w:rPr>
            </w:pPr>
            <w:r>
              <w:rPr>
                <w:rFonts w:asciiTheme="majorBidi" w:hAnsiTheme="majorBidi" w:cstheme="majorBidi"/>
                <w:b/>
                <w:sz w:val="22"/>
                <w:lang w:val="en-GB"/>
              </w:rPr>
              <w:t>N</w:t>
            </w:r>
          </w:p>
        </w:tc>
        <w:tc>
          <w:tcPr>
            <w:tcW w:w="590"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Export</w:t>
            </w:r>
          </w:p>
        </w:tc>
        <w:tc>
          <w:tcPr>
            <w:tcW w:w="933" w:type="pct"/>
          </w:tcPr>
          <w:p w:rsidR="006E32A4" w:rsidRPr="00F31509" w:rsidRDefault="006E32A4" w:rsidP="006E32A4">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688"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726</w:t>
            </w:r>
          </w:p>
        </w:tc>
        <w:tc>
          <w:tcPr>
            <w:tcW w:w="763"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11</w:t>
            </w:r>
            <w:r w:rsidR="00F228AD" w:rsidRPr="00F31509">
              <w:rPr>
                <w:rFonts w:asciiTheme="majorBidi" w:hAnsiTheme="majorBidi" w:cstheme="majorBidi"/>
                <w:sz w:val="22"/>
                <w:lang w:val="en-GB"/>
              </w:rPr>
              <w:t>,</w:t>
            </w:r>
            <w:r w:rsidRPr="00F31509">
              <w:rPr>
                <w:rFonts w:asciiTheme="majorBidi" w:hAnsiTheme="majorBidi" w:cstheme="majorBidi"/>
                <w:sz w:val="22"/>
                <w:lang w:val="en-GB"/>
              </w:rPr>
              <w:t>780</w:t>
            </w:r>
          </w:p>
        </w:tc>
      </w:tr>
      <w:tr w:rsidR="006E32A4" w:rsidRPr="00F31509" w:rsidTr="006E32A4">
        <w:tc>
          <w:tcPr>
            <w:cnfStyle w:val="001000000000"/>
            <w:tcW w:w="473" w:type="pct"/>
          </w:tcPr>
          <w:p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D</w:t>
            </w:r>
          </w:p>
        </w:tc>
        <w:tc>
          <w:tcPr>
            <w:tcW w:w="799" w:type="pct"/>
          </w:tcPr>
          <w:p w:rsidR="006E32A4" w:rsidRPr="00F31509" w:rsidRDefault="00CE0903" w:rsidP="006E32A4">
            <w:pPr>
              <w:pStyle w:val="SourceCode"/>
              <w:spacing w:before="0" w:after="0" w:line="276" w:lineRule="auto"/>
              <w:jc w:val="center"/>
              <w:cnfStyle w:val="000000000000"/>
              <w:rPr>
                <w:rFonts w:asciiTheme="majorBidi" w:hAnsiTheme="majorBidi" w:cstheme="majorBidi"/>
                <w:b/>
                <w:sz w:val="22"/>
                <w:lang w:val="en-GB"/>
              </w:rPr>
            </w:pPr>
            <w:r>
              <w:rPr>
                <w:rFonts w:asciiTheme="majorBidi" w:hAnsiTheme="majorBidi" w:cstheme="majorBidi"/>
                <w:b/>
                <w:sz w:val="22"/>
                <w:lang w:val="en-GB"/>
              </w:rPr>
              <w:t>N</w:t>
            </w:r>
          </w:p>
        </w:tc>
        <w:tc>
          <w:tcPr>
            <w:tcW w:w="590"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Export</w:t>
            </w:r>
          </w:p>
        </w:tc>
        <w:tc>
          <w:tcPr>
            <w:tcW w:w="933" w:type="pct"/>
          </w:tcPr>
          <w:p w:rsidR="006E32A4" w:rsidRPr="00F31509" w:rsidRDefault="006E32A4" w:rsidP="006E32A4">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688"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r w:rsidR="00F228AD" w:rsidRPr="00F31509">
              <w:rPr>
                <w:rFonts w:asciiTheme="majorBidi" w:hAnsiTheme="majorBidi" w:cstheme="majorBidi"/>
                <w:sz w:val="22"/>
                <w:lang w:val="en-GB"/>
              </w:rPr>
              <w:t>,</w:t>
            </w:r>
            <w:r w:rsidRPr="00F31509">
              <w:rPr>
                <w:rFonts w:asciiTheme="majorBidi" w:hAnsiTheme="majorBidi" w:cstheme="majorBidi"/>
                <w:sz w:val="22"/>
                <w:lang w:val="en-GB"/>
              </w:rPr>
              <w:t>000</w:t>
            </w:r>
          </w:p>
        </w:tc>
        <w:tc>
          <w:tcPr>
            <w:tcW w:w="763"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35</w:t>
            </w:r>
            <w:r w:rsidR="00F228AD" w:rsidRPr="00F31509">
              <w:rPr>
                <w:rFonts w:asciiTheme="majorBidi" w:hAnsiTheme="majorBidi" w:cstheme="majorBidi"/>
                <w:sz w:val="22"/>
                <w:lang w:val="en-GB"/>
              </w:rPr>
              <w:t>,</w:t>
            </w:r>
            <w:r w:rsidRPr="00F31509">
              <w:rPr>
                <w:rFonts w:asciiTheme="majorBidi" w:hAnsiTheme="majorBidi" w:cstheme="majorBidi"/>
                <w:sz w:val="22"/>
                <w:lang w:val="en-GB"/>
              </w:rPr>
              <w:t>780</w:t>
            </w:r>
          </w:p>
        </w:tc>
      </w:tr>
    </w:tbl>
    <w:p w:rsidR="006E32A4" w:rsidRPr="00F31509" w:rsidRDefault="00F228AD"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2. We </w:t>
      </w:r>
      <w:r w:rsidR="006E32A4" w:rsidRPr="00F31509">
        <w:rPr>
          <w:rFonts w:asciiTheme="majorBidi" w:eastAsia="Times New Roman" w:hAnsiTheme="majorBidi" w:cstheme="majorBidi"/>
          <w:lang w:val="en-GB"/>
        </w:rPr>
        <w:t xml:space="preserve">undertake 3 distinct operations: </w:t>
      </w:r>
    </w:p>
    <w:p w:rsidR="006E32A4" w:rsidRPr="00F31509" w:rsidRDefault="006E32A4" w:rsidP="006E32A4">
      <w:pPr>
        <w:pStyle w:val="ListParagraph"/>
        <w:ind w:left="0"/>
        <w:jc w:val="both"/>
        <w:rPr>
          <w:rFonts w:asciiTheme="majorBidi" w:hAnsiTheme="majorBidi" w:cstheme="majorBidi"/>
        </w:rPr>
      </w:pPr>
      <w:r w:rsidRPr="00F31509">
        <w:rPr>
          <w:rFonts w:asciiTheme="majorBidi" w:hAnsiTheme="majorBidi" w:cstheme="majorBidi"/>
        </w:rPr>
        <w:t xml:space="preserve">(a) The </w:t>
      </w:r>
      <w:r w:rsidRPr="00F31509">
        <w:rPr>
          <w:rFonts w:asciiTheme="majorBidi" w:hAnsiTheme="majorBidi" w:cstheme="majorBidi"/>
          <w:i/>
        </w:rPr>
        <w:t>exports</w:t>
      </w:r>
      <w:r w:rsidRPr="00F31509">
        <w:rPr>
          <w:rFonts w:asciiTheme="majorBidi" w:hAnsiTheme="majorBidi" w:cstheme="majorBidi"/>
        </w:rPr>
        <w:t xml:space="preserve"> become the </w:t>
      </w:r>
      <w:r w:rsidRPr="00F31509">
        <w:rPr>
          <w:rFonts w:asciiTheme="majorBidi" w:hAnsiTheme="majorBidi" w:cstheme="majorBidi"/>
          <w:i/>
        </w:rPr>
        <w:t>imports</w:t>
      </w:r>
      <w:r w:rsidRPr="00F31509">
        <w:rPr>
          <w:rFonts w:asciiTheme="majorBidi" w:hAnsiTheme="majorBidi" w:cstheme="majorBidi"/>
        </w:rPr>
        <w:t xml:space="preserve"> of the non-reporting country for each specific commodity; and vice-versa. </w:t>
      </w:r>
    </w:p>
    <w:p w:rsidR="006E32A4" w:rsidRPr="00F31509" w:rsidRDefault="006E32A4" w:rsidP="003C6AA5">
      <w:pPr>
        <w:pStyle w:val="ListParagraph"/>
        <w:numPr>
          <w:ilvl w:val="0"/>
          <w:numId w:val="35"/>
        </w:numPr>
        <w:suppressAutoHyphens/>
        <w:spacing w:before="180" w:after="180"/>
        <w:ind w:left="360"/>
        <w:jc w:val="both"/>
        <w:rPr>
          <w:rFonts w:asciiTheme="majorBidi" w:hAnsiTheme="majorBidi" w:cstheme="majorBidi"/>
        </w:rPr>
      </w:pPr>
      <w:r w:rsidRPr="00F31509">
        <w:rPr>
          <w:rFonts w:asciiTheme="majorBidi" w:hAnsiTheme="majorBidi" w:cstheme="majorBidi"/>
        </w:rPr>
        <w:t>The quantities are taken as they are; whilst the monetary values are adjusted for FOB/CIF, as previously described.</w:t>
      </w:r>
    </w:p>
    <w:p w:rsidR="006E32A4" w:rsidRPr="00F31509" w:rsidRDefault="006E32A4" w:rsidP="76D9A761">
      <w:pPr>
        <w:pStyle w:val="ListParagraph"/>
        <w:numPr>
          <w:ilvl w:val="0"/>
          <w:numId w:val="35"/>
        </w:numPr>
        <w:suppressAutoHyphens/>
        <w:spacing w:before="180" w:after="180"/>
        <w:ind w:left="360"/>
        <w:jc w:val="both"/>
        <w:rPr>
          <w:rFonts w:asciiTheme="majorBidi" w:eastAsia="Times New Roman" w:hAnsiTheme="majorBidi" w:cstheme="majorBidi"/>
        </w:rPr>
      </w:pPr>
      <w:r w:rsidRPr="00F31509">
        <w:rPr>
          <w:rFonts w:asciiTheme="majorBidi" w:eastAsia="Times New Roman" w:hAnsiTheme="majorBidi" w:cstheme="majorBidi"/>
        </w:rPr>
        <w:t xml:space="preserve">The non-reporting country is now listed as a “reporter”, and the reporters become </w:t>
      </w:r>
      <w:r w:rsidR="00F228AD" w:rsidRPr="00F31509">
        <w:rPr>
          <w:rFonts w:asciiTheme="majorBidi" w:eastAsia="Times New Roman" w:hAnsiTheme="majorBidi" w:cstheme="majorBidi"/>
        </w:rPr>
        <w:t>“</w:t>
      </w:r>
      <w:r w:rsidRPr="00F31509">
        <w:rPr>
          <w:rFonts w:asciiTheme="majorBidi" w:eastAsia="Times New Roman" w:hAnsiTheme="majorBidi" w:cstheme="majorBidi"/>
        </w:rPr>
        <w:t xml:space="preserve">partners”. </w:t>
      </w:r>
    </w:p>
    <w:p w:rsidR="006E32A4" w:rsidRPr="00F31509" w:rsidRDefault="006E32A4" w:rsidP="006E32A4">
      <w:pPr>
        <w:pStyle w:val="Caption"/>
        <w:keepNext/>
        <w:jc w:val="both"/>
        <w:rPr>
          <w:rFonts w:asciiTheme="majorBidi" w:hAnsiTheme="majorBidi" w:cstheme="majorBidi"/>
          <w:lang w:val="en-GB"/>
        </w:rPr>
      </w:pPr>
      <w:bookmarkStart w:id="516" w:name="_Ref428863300"/>
      <w:bookmarkStart w:id="517" w:name="_Toc428423621"/>
      <w:r w:rsidRPr="00F31509">
        <w:rPr>
          <w:rFonts w:asciiTheme="majorBidi" w:hAnsiTheme="majorBidi" w:cstheme="majorBidi"/>
          <w:lang w:val="en-GB"/>
        </w:rPr>
        <w:lastRenderedPageBreak/>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82</w:t>
      </w:r>
      <w:r w:rsidR="001C3696" w:rsidRPr="00F31509">
        <w:rPr>
          <w:rFonts w:asciiTheme="majorBidi" w:hAnsiTheme="majorBidi" w:cstheme="majorBidi"/>
          <w:lang w:val="en-GB"/>
        </w:rPr>
        <w:fldChar w:fldCharType="end"/>
      </w:r>
      <w:bookmarkEnd w:id="516"/>
      <w:r w:rsidRPr="00F31509">
        <w:rPr>
          <w:rFonts w:asciiTheme="majorBidi" w:hAnsiTheme="majorBidi" w:cstheme="majorBidi"/>
          <w:lang w:val="en-GB"/>
        </w:rPr>
        <w:t>: Final trade matrix after mirroring</w:t>
      </w:r>
      <w:bookmarkEnd w:id="517"/>
    </w:p>
    <w:tbl>
      <w:tblPr>
        <w:tblStyle w:val="TableClassic1"/>
        <w:tblW w:w="5000" w:type="pct"/>
        <w:tblLook w:val="04A0"/>
      </w:tblPr>
      <w:tblGrid>
        <w:gridCol w:w="867"/>
        <w:gridCol w:w="1281"/>
        <w:gridCol w:w="1519"/>
        <w:gridCol w:w="941"/>
        <w:gridCol w:w="1909"/>
        <w:gridCol w:w="1211"/>
        <w:gridCol w:w="1514"/>
      </w:tblGrid>
      <w:tr w:rsidR="006E32A4" w:rsidRPr="00F31509" w:rsidTr="006E32A4">
        <w:trPr>
          <w:cnfStyle w:val="100000000000"/>
        </w:trPr>
        <w:tc>
          <w:tcPr>
            <w:cnfStyle w:val="001000000000"/>
            <w:tcW w:w="469" w:type="pct"/>
          </w:tcPr>
          <w:p w:rsidR="006E32A4" w:rsidRPr="00F31509" w:rsidRDefault="006E32A4" w:rsidP="006E32A4">
            <w:pPr>
              <w:pStyle w:val="Compact"/>
              <w:keepNext/>
              <w:spacing w:before="0" w:after="0" w:line="276" w:lineRule="auto"/>
              <w:jc w:val="both"/>
              <w:rPr>
                <w:rFonts w:asciiTheme="majorBidi" w:hAnsiTheme="majorBidi" w:cstheme="majorBidi"/>
                <w:sz w:val="22"/>
                <w:lang w:val="en-GB"/>
              </w:rPr>
            </w:pPr>
            <w:r w:rsidRPr="00F31509">
              <w:rPr>
                <w:rFonts w:asciiTheme="majorBidi" w:hAnsiTheme="majorBidi" w:cstheme="majorBidi"/>
                <w:sz w:val="22"/>
                <w:lang w:val="en-GB"/>
              </w:rPr>
              <w:t>Year</w:t>
            </w:r>
          </w:p>
        </w:tc>
        <w:tc>
          <w:tcPr>
            <w:tcW w:w="693" w:type="pct"/>
          </w:tcPr>
          <w:p w:rsidR="00BB64A5" w:rsidRDefault="00BB64A5" w:rsidP="00BB64A5">
            <w:pPr>
              <w:pStyle w:val="Compact"/>
              <w:keepNext/>
              <w:spacing w:before="0" w:after="0" w:line="276" w:lineRule="auto"/>
              <w:jc w:val="center"/>
              <w:cnfStyle w:val="100000000000"/>
              <w:rPr>
                <w:rFonts w:asciiTheme="majorBidi" w:hAnsiTheme="majorBidi" w:cstheme="majorBidi"/>
                <w:sz w:val="22"/>
                <w:lang w:val="en-GB"/>
              </w:rPr>
            </w:pPr>
            <w:r>
              <w:rPr>
                <w:rFonts w:asciiTheme="majorBidi" w:hAnsiTheme="majorBidi" w:cstheme="majorBidi"/>
                <w:sz w:val="22"/>
                <w:lang w:val="en-GB"/>
              </w:rPr>
              <w:t>“Mirrored”</w:t>
            </w:r>
          </w:p>
          <w:p w:rsidR="006E32A4" w:rsidRPr="00F31509" w:rsidRDefault="006E32A4" w:rsidP="00BB64A5">
            <w:pPr>
              <w:pStyle w:val="Compact"/>
              <w:keepNex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Reporter</w:t>
            </w:r>
          </w:p>
        </w:tc>
        <w:tc>
          <w:tcPr>
            <w:tcW w:w="822" w:type="pct"/>
          </w:tcPr>
          <w:p w:rsidR="006E32A4" w:rsidRPr="00F31509" w:rsidRDefault="006E32A4" w:rsidP="00BB64A5">
            <w:pPr>
              <w:pStyle w:val="Compact"/>
              <w:keepNex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Partner</w:t>
            </w:r>
          </w:p>
        </w:tc>
        <w:tc>
          <w:tcPr>
            <w:tcW w:w="509" w:type="pct"/>
          </w:tcPr>
          <w:p w:rsidR="006E32A4" w:rsidRPr="00F31509" w:rsidRDefault="006E32A4" w:rsidP="00BB64A5">
            <w:pPr>
              <w:pStyle w:val="Compact"/>
              <w:keepNex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Flow</w:t>
            </w:r>
          </w:p>
        </w:tc>
        <w:tc>
          <w:tcPr>
            <w:tcW w:w="1033" w:type="pct"/>
          </w:tcPr>
          <w:p w:rsidR="006E32A4" w:rsidRPr="00F31509" w:rsidRDefault="006E32A4" w:rsidP="00BB64A5">
            <w:pPr>
              <w:pStyle w:val="Compact"/>
              <w:keepNex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Commodity</w:t>
            </w:r>
          </w:p>
          <w:p w:rsidR="006E32A4" w:rsidRPr="00F31509" w:rsidRDefault="006E32A4" w:rsidP="00BB64A5">
            <w:pPr>
              <w:pStyle w:val="Compact"/>
              <w:keepNex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(FCL code)</w:t>
            </w:r>
          </w:p>
        </w:tc>
        <w:tc>
          <w:tcPr>
            <w:tcW w:w="655" w:type="pct"/>
          </w:tcPr>
          <w:p w:rsidR="006E32A4" w:rsidRPr="00F31509" w:rsidRDefault="006E32A4" w:rsidP="00BB64A5">
            <w:pPr>
              <w:pStyle w:val="Compact"/>
              <w:keepNex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Quantity</w:t>
            </w:r>
          </w:p>
        </w:tc>
        <w:tc>
          <w:tcPr>
            <w:tcW w:w="819" w:type="pct"/>
          </w:tcPr>
          <w:p w:rsidR="006E32A4" w:rsidRPr="00F31509" w:rsidRDefault="006E32A4" w:rsidP="00BB64A5">
            <w:pPr>
              <w:pStyle w:val="Compact"/>
              <w:keepNex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Value</w:t>
            </w:r>
          </w:p>
        </w:tc>
      </w:tr>
      <w:tr w:rsidR="006E32A4" w:rsidRPr="00F31509" w:rsidTr="006E32A4">
        <w:tc>
          <w:tcPr>
            <w:cnfStyle w:val="001000000000"/>
            <w:tcW w:w="469"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rsidR="006E32A4" w:rsidRPr="00F31509" w:rsidRDefault="00BB64A5" w:rsidP="00BB64A5">
            <w:pPr>
              <w:keepNext/>
              <w:spacing w:before="0" w:after="0"/>
              <w:jc w:val="center"/>
              <w:cnfStyle w:val="000000000000"/>
              <w:rPr>
                <w:rFonts w:asciiTheme="majorBidi" w:hAnsiTheme="majorBidi" w:cstheme="majorBidi"/>
                <w:b/>
                <w:lang w:val="en-GB"/>
              </w:rPr>
            </w:pPr>
            <w:r>
              <w:rPr>
                <w:rFonts w:asciiTheme="majorBidi" w:hAnsiTheme="majorBidi" w:cstheme="majorBidi"/>
                <w:b/>
                <w:lang w:val="en-GB"/>
              </w:rPr>
              <w:t>N</w:t>
            </w:r>
          </w:p>
        </w:tc>
        <w:tc>
          <w:tcPr>
            <w:tcW w:w="822" w:type="pct"/>
          </w:tcPr>
          <w:p w:rsidR="006E32A4" w:rsidRPr="00F31509" w:rsidRDefault="006E32A4" w:rsidP="00BB64A5">
            <w:pPr>
              <w:pStyle w:val="SourceCode"/>
              <w:keepNext/>
              <w:spacing w:before="0" w:after="0" w:line="276" w:lineRule="auto"/>
              <w:jc w:val="center"/>
              <w:cnfStyle w:val="000000000000"/>
              <w:rPr>
                <w:rFonts w:asciiTheme="majorBidi" w:hAnsiTheme="majorBidi" w:cstheme="majorBidi"/>
                <w:b/>
                <w:sz w:val="22"/>
                <w:lang w:val="en-GB"/>
              </w:rPr>
            </w:pPr>
            <w:r w:rsidRPr="00F31509">
              <w:rPr>
                <w:rStyle w:val="VerbatimChar"/>
                <w:rFonts w:asciiTheme="majorBidi" w:hAnsiTheme="majorBidi" w:cstheme="majorBidi"/>
                <w:b/>
                <w:lang w:val="en-GB"/>
              </w:rPr>
              <w:t>X</w:t>
            </w:r>
          </w:p>
        </w:tc>
        <w:tc>
          <w:tcPr>
            <w:tcW w:w="509" w:type="pct"/>
          </w:tcPr>
          <w:p w:rsidR="006E32A4" w:rsidRPr="00F31509" w:rsidRDefault="006E32A4" w:rsidP="00BB64A5">
            <w:pPr>
              <w:keepNext/>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Export</w:t>
            </w:r>
          </w:p>
        </w:tc>
        <w:tc>
          <w:tcPr>
            <w:tcW w:w="1033" w:type="pct"/>
          </w:tcPr>
          <w:p w:rsidR="006E32A4" w:rsidRPr="00F31509" w:rsidRDefault="006E32A4" w:rsidP="00BB64A5">
            <w:pPr>
              <w:pStyle w:val="PreformattedText"/>
              <w:keepN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655"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160</w:t>
            </w:r>
            <w:r w:rsidR="00BB64A5">
              <w:rPr>
                <w:rFonts w:asciiTheme="majorBidi" w:hAnsiTheme="majorBidi" w:cstheme="majorBidi"/>
                <w:sz w:val="22"/>
                <w:lang w:val="en-GB"/>
              </w:rPr>
              <w:t>,</w:t>
            </w:r>
            <w:r w:rsidRPr="00F31509">
              <w:rPr>
                <w:rFonts w:asciiTheme="majorBidi" w:hAnsiTheme="majorBidi" w:cstheme="majorBidi"/>
                <w:sz w:val="22"/>
                <w:lang w:val="en-GB"/>
              </w:rPr>
              <w:t>571</w:t>
            </w:r>
          </w:p>
        </w:tc>
        <w:tc>
          <w:tcPr>
            <w:tcW w:w="819"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4</w:t>
            </w:r>
            <w:r w:rsidR="00BB64A5">
              <w:rPr>
                <w:rFonts w:asciiTheme="majorBidi" w:hAnsiTheme="majorBidi" w:cstheme="majorBidi"/>
                <w:sz w:val="22"/>
                <w:lang w:val="en-GB"/>
              </w:rPr>
              <w:t>,</w:t>
            </w:r>
            <w:r w:rsidRPr="00F31509">
              <w:rPr>
                <w:rFonts w:asciiTheme="majorBidi" w:hAnsiTheme="majorBidi" w:cstheme="majorBidi"/>
                <w:sz w:val="22"/>
                <w:lang w:val="en-GB"/>
              </w:rPr>
              <w:t>120</w:t>
            </w:r>
            <w:r w:rsidR="00BB64A5">
              <w:rPr>
                <w:rFonts w:asciiTheme="majorBidi" w:hAnsiTheme="majorBidi" w:cstheme="majorBidi"/>
                <w:sz w:val="22"/>
                <w:lang w:val="en-GB"/>
              </w:rPr>
              <w:t>,</w:t>
            </w:r>
            <w:r w:rsidRPr="00F31509">
              <w:rPr>
                <w:rFonts w:asciiTheme="majorBidi" w:hAnsiTheme="majorBidi" w:cstheme="majorBidi"/>
                <w:sz w:val="22"/>
                <w:lang w:val="en-GB"/>
              </w:rPr>
              <w:t>350</w:t>
            </w:r>
          </w:p>
        </w:tc>
      </w:tr>
      <w:tr w:rsidR="006E32A4" w:rsidRPr="00F31509" w:rsidTr="006E32A4">
        <w:tc>
          <w:tcPr>
            <w:cnfStyle w:val="001000000000"/>
            <w:tcW w:w="469"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rsidR="006E32A4" w:rsidRPr="00F31509" w:rsidRDefault="00BB64A5" w:rsidP="00BB64A5">
            <w:pPr>
              <w:keepNext/>
              <w:spacing w:before="0" w:after="0"/>
              <w:jc w:val="center"/>
              <w:cnfStyle w:val="000000000000"/>
              <w:rPr>
                <w:rFonts w:asciiTheme="majorBidi" w:hAnsiTheme="majorBidi" w:cstheme="majorBidi"/>
                <w:b/>
                <w:lang w:val="en-GB"/>
              </w:rPr>
            </w:pPr>
            <w:r>
              <w:rPr>
                <w:rFonts w:asciiTheme="majorBidi" w:hAnsiTheme="majorBidi" w:cstheme="majorBidi"/>
                <w:b/>
                <w:lang w:val="en-GB"/>
              </w:rPr>
              <w:t>N</w:t>
            </w:r>
          </w:p>
        </w:tc>
        <w:tc>
          <w:tcPr>
            <w:tcW w:w="822" w:type="pct"/>
          </w:tcPr>
          <w:p w:rsidR="006E32A4" w:rsidRPr="00F31509" w:rsidRDefault="006E32A4" w:rsidP="00BB64A5">
            <w:pPr>
              <w:pStyle w:val="SourceCode"/>
              <w:keepNext/>
              <w:spacing w:before="0" w:after="0" w:line="276" w:lineRule="auto"/>
              <w:jc w:val="center"/>
              <w:cnfStyle w:val="000000000000"/>
              <w:rPr>
                <w:rFonts w:asciiTheme="majorBidi" w:hAnsiTheme="majorBidi" w:cstheme="majorBidi"/>
                <w:b/>
                <w:sz w:val="22"/>
                <w:lang w:val="en-GB"/>
              </w:rPr>
            </w:pPr>
            <w:r w:rsidRPr="00F31509">
              <w:rPr>
                <w:rFonts w:asciiTheme="majorBidi" w:hAnsiTheme="majorBidi" w:cstheme="majorBidi"/>
                <w:b/>
                <w:sz w:val="22"/>
                <w:lang w:val="en-GB"/>
              </w:rPr>
              <w:t>A</w:t>
            </w:r>
          </w:p>
        </w:tc>
        <w:tc>
          <w:tcPr>
            <w:tcW w:w="509" w:type="pct"/>
          </w:tcPr>
          <w:p w:rsidR="006E32A4" w:rsidRPr="00F31509" w:rsidRDefault="006E32A4" w:rsidP="00BB64A5">
            <w:pPr>
              <w:keepNext/>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Export</w:t>
            </w:r>
          </w:p>
        </w:tc>
        <w:tc>
          <w:tcPr>
            <w:tcW w:w="1033" w:type="pct"/>
          </w:tcPr>
          <w:p w:rsidR="006E32A4" w:rsidRPr="00F31509" w:rsidRDefault="006E32A4" w:rsidP="00BB64A5">
            <w:pPr>
              <w:pStyle w:val="PreformattedText"/>
              <w:keepN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655"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80</w:t>
            </w:r>
            <w:r w:rsidR="00BB64A5">
              <w:rPr>
                <w:rFonts w:asciiTheme="majorBidi" w:hAnsiTheme="majorBidi" w:cstheme="majorBidi"/>
                <w:sz w:val="22"/>
                <w:lang w:val="en-GB"/>
              </w:rPr>
              <w:t>,</w:t>
            </w:r>
            <w:r w:rsidRPr="00F31509">
              <w:rPr>
                <w:rFonts w:asciiTheme="majorBidi" w:hAnsiTheme="majorBidi" w:cstheme="majorBidi"/>
                <w:sz w:val="22"/>
                <w:lang w:val="en-GB"/>
              </w:rPr>
              <w:t>120</w:t>
            </w:r>
          </w:p>
        </w:tc>
        <w:tc>
          <w:tcPr>
            <w:tcW w:w="819"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r w:rsidR="00BB64A5">
              <w:rPr>
                <w:rFonts w:asciiTheme="majorBidi" w:hAnsiTheme="majorBidi" w:cstheme="majorBidi"/>
                <w:sz w:val="22"/>
                <w:lang w:val="en-GB"/>
              </w:rPr>
              <w:t>,</w:t>
            </w:r>
            <w:r w:rsidRPr="00F31509">
              <w:rPr>
                <w:rFonts w:asciiTheme="majorBidi" w:hAnsiTheme="majorBidi" w:cstheme="majorBidi"/>
                <w:sz w:val="22"/>
                <w:lang w:val="en-GB"/>
              </w:rPr>
              <w:t>110</w:t>
            </w:r>
            <w:r w:rsidR="00BB64A5">
              <w:rPr>
                <w:rFonts w:asciiTheme="majorBidi" w:hAnsiTheme="majorBidi" w:cstheme="majorBidi"/>
                <w:sz w:val="22"/>
                <w:lang w:val="en-GB"/>
              </w:rPr>
              <w:t>,</w:t>
            </w:r>
            <w:r w:rsidRPr="00F31509">
              <w:rPr>
                <w:rFonts w:asciiTheme="majorBidi" w:hAnsiTheme="majorBidi" w:cstheme="majorBidi"/>
                <w:sz w:val="22"/>
                <w:lang w:val="en-GB"/>
              </w:rPr>
              <w:t>443</w:t>
            </w:r>
          </w:p>
        </w:tc>
      </w:tr>
      <w:tr w:rsidR="006E32A4" w:rsidRPr="00F31509" w:rsidTr="006E32A4">
        <w:tc>
          <w:tcPr>
            <w:cnfStyle w:val="001000000000"/>
            <w:tcW w:w="469"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rsidR="006E32A4" w:rsidRPr="00F31509" w:rsidRDefault="00BB64A5" w:rsidP="00BB64A5">
            <w:pPr>
              <w:keepNext/>
              <w:spacing w:before="0" w:after="0"/>
              <w:jc w:val="center"/>
              <w:cnfStyle w:val="000000000000"/>
              <w:rPr>
                <w:rFonts w:asciiTheme="majorBidi" w:hAnsiTheme="majorBidi" w:cstheme="majorBidi"/>
                <w:b/>
                <w:lang w:val="en-GB"/>
              </w:rPr>
            </w:pPr>
            <w:r>
              <w:rPr>
                <w:rFonts w:asciiTheme="majorBidi" w:hAnsiTheme="majorBidi" w:cstheme="majorBidi"/>
                <w:b/>
                <w:lang w:val="en-GB"/>
              </w:rPr>
              <w:t>N</w:t>
            </w:r>
          </w:p>
        </w:tc>
        <w:tc>
          <w:tcPr>
            <w:tcW w:w="822" w:type="pct"/>
          </w:tcPr>
          <w:p w:rsidR="006E32A4" w:rsidRPr="00F31509" w:rsidRDefault="006E32A4" w:rsidP="00BB64A5">
            <w:pPr>
              <w:pStyle w:val="SourceCode"/>
              <w:keepNext/>
              <w:spacing w:before="0" w:after="0" w:line="276" w:lineRule="auto"/>
              <w:jc w:val="center"/>
              <w:cnfStyle w:val="000000000000"/>
              <w:rPr>
                <w:rFonts w:asciiTheme="majorBidi" w:hAnsiTheme="majorBidi" w:cstheme="majorBidi"/>
                <w:b/>
                <w:sz w:val="22"/>
                <w:lang w:val="en-GB"/>
              </w:rPr>
            </w:pPr>
            <w:r w:rsidRPr="00F31509">
              <w:rPr>
                <w:rFonts w:asciiTheme="majorBidi" w:hAnsiTheme="majorBidi" w:cstheme="majorBidi"/>
                <w:b/>
                <w:sz w:val="22"/>
                <w:lang w:val="en-GB"/>
              </w:rPr>
              <w:t>C</w:t>
            </w:r>
          </w:p>
        </w:tc>
        <w:tc>
          <w:tcPr>
            <w:tcW w:w="509" w:type="pct"/>
          </w:tcPr>
          <w:p w:rsidR="006E32A4" w:rsidRPr="00F31509" w:rsidRDefault="006E32A4" w:rsidP="00BB64A5">
            <w:pPr>
              <w:keepNext/>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Import</w:t>
            </w:r>
          </w:p>
        </w:tc>
        <w:tc>
          <w:tcPr>
            <w:tcW w:w="1033" w:type="pct"/>
          </w:tcPr>
          <w:p w:rsidR="006E32A4" w:rsidRPr="00F31509" w:rsidRDefault="006E32A4" w:rsidP="00BB64A5">
            <w:pPr>
              <w:pStyle w:val="PreformattedText"/>
              <w:keepN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655"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726</w:t>
            </w:r>
          </w:p>
        </w:tc>
        <w:tc>
          <w:tcPr>
            <w:tcW w:w="819"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13</w:t>
            </w:r>
            <w:r w:rsidR="00BB64A5">
              <w:rPr>
                <w:rFonts w:asciiTheme="majorBidi" w:hAnsiTheme="majorBidi" w:cstheme="majorBidi"/>
                <w:sz w:val="22"/>
                <w:lang w:val="en-GB"/>
              </w:rPr>
              <w:t>,</w:t>
            </w:r>
            <w:r w:rsidRPr="00F31509">
              <w:rPr>
                <w:rFonts w:asciiTheme="majorBidi" w:hAnsiTheme="majorBidi" w:cstheme="majorBidi"/>
                <w:sz w:val="22"/>
                <w:lang w:val="en-GB"/>
              </w:rPr>
              <w:t>810</w:t>
            </w:r>
          </w:p>
        </w:tc>
      </w:tr>
      <w:tr w:rsidR="006E32A4" w:rsidRPr="00F31509" w:rsidTr="006E32A4">
        <w:tc>
          <w:tcPr>
            <w:cnfStyle w:val="001000000000"/>
            <w:tcW w:w="469"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rsidR="006E32A4" w:rsidRPr="00F31509" w:rsidRDefault="00BB64A5" w:rsidP="00BB64A5">
            <w:pPr>
              <w:keepNext/>
              <w:spacing w:before="0" w:after="0"/>
              <w:jc w:val="center"/>
              <w:cnfStyle w:val="000000000000"/>
              <w:rPr>
                <w:rFonts w:asciiTheme="majorBidi" w:hAnsiTheme="majorBidi" w:cstheme="majorBidi"/>
                <w:b/>
                <w:lang w:val="en-GB"/>
              </w:rPr>
            </w:pPr>
            <w:r>
              <w:rPr>
                <w:rFonts w:asciiTheme="majorBidi" w:hAnsiTheme="majorBidi" w:cstheme="majorBidi"/>
                <w:b/>
                <w:lang w:val="en-GB"/>
              </w:rPr>
              <w:t>N</w:t>
            </w:r>
          </w:p>
        </w:tc>
        <w:tc>
          <w:tcPr>
            <w:tcW w:w="822" w:type="pct"/>
          </w:tcPr>
          <w:p w:rsidR="006E32A4" w:rsidRPr="00F31509" w:rsidRDefault="006E32A4" w:rsidP="00BB64A5">
            <w:pPr>
              <w:pStyle w:val="SourceCode"/>
              <w:keepNext/>
              <w:spacing w:before="0" w:after="0" w:line="276" w:lineRule="auto"/>
              <w:jc w:val="center"/>
              <w:cnfStyle w:val="000000000000"/>
              <w:rPr>
                <w:rFonts w:asciiTheme="majorBidi" w:hAnsiTheme="majorBidi" w:cstheme="majorBidi"/>
                <w:b/>
                <w:sz w:val="22"/>
                <w:lang w:val="en-GB"/>
              </w:rPr>
            </w:pPr>
            <w:r w:rsidRPr="00F31509">
              <w:rPr>
                <w:rFonts w:asciiTheme="majorBidi" w:hAnsiTheme="majorBidi" w:cstheme="majorBidi"/>
                <w:b/>
                <w:sz w:val="22"/>
                <w:lang w:val="en-GB"/>
              </w:rPr>
              <w:t>D</w:t>
            </w:r>
          </w:p>
        </w:tc>
        <w:tc>
          <w:tcPr>
            <w:tcW w:w="509" w:type="pct"/>
          </w:tcPr>
          <w:p w:rsidR="006E32A4" w:rsidRPr="00F31509" w:rsidRDefault="006E32A4" w:rsidP="00BB64A5">
            <w:pPr>
              <w:keepNext/>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Import</w:t>
            </w:r>
          </w:p>
        </w:tc>
        <w:tc>
          <w:tcPr>
            <w:tcW w:w="1033" w:type="pct"/>
          </w:tcPr>
          <w:p w:rsidR="006E32A4" w:rsidRPr="00F31509" w:rsidRDefault="006E32A4" w:rsidP="00BB64A5">
            <w:pPr>
              <w:pStyle w:val="PreformattedText"/>
              <w:keepN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655"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r w:rsidR="00BB64A5">
              <w:rPr>
                <w:rFonts w:asciiTheme="majorBidi" w:hAnsiTheme="majorBidi" w:cstheme="majorBidi"/>
                <w:sz w:val="22"/>
                <w:lang w:val="en-GB"/>
              </w:rPr>
              <w:t>,</w:t>
            </w:r>
            <w:r w:rsidRPr="00F31509">
              <w:rPr>
                <w:rFonts w:asciiTheme="majorBidi" w:hAnsiTheme="majorBidi" w:cstheme="majorBidi"/>
                <w:sz w:val="22"/>
                <w:lang w:val="en-GB"/>
              </w:rPr>
              <w:t>000</w:t>
            </w:r>
          </w:p>
        </w:tc>
        <w:tc>
          <w:tcPr>
            <w:tcW w:w="819"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41</w:t>
            </w:r>
            <w:r w:rsidR="00BB64A5">
              <w:rPr>
                <w:rFonts w:asciiTheme="majorBidi" w:hAnsiTheme="majorBidi" w:cstheme="majorBidi"/>
                <w:sz w:val="22"/>
                <w:lang w:val="en-GB"/>
              </w:rPr>
              <w:t>,</w:t>
            </w:r>
            <w:r w:rsidRPr="00F31509">
              <w:rPr>
                <w:rFonts w:asciiTheme="majorBidi" w:hAnsiTheme="majorBidi" w:cstheme="majorBidi"/>
                <w:sz w:val="22"/>
                <w:lang w:val="en-GB"/>
              </w:rPr>
              <w:t>455</w:t>
            </w:r>
          </w:p>
        </w:tc>
      </w:tr>
    </w:tbl>
    <w:p w:rsidR="006E32A4" w:rsidRPr="00F31509" w:rsidRDefault="006E32A4" w:rsidP="006E32A4">
      <w:pPr>
        <w:pStyle w:val="ListParagraph"/>
        <w:jc w:val="both"/>
        <w:rPr>
          <w:rFonts w:asciiTheme="majorBidi" w:hAnsiTheme="majorBidi" w:cstheme="majorBidi"/>
        </w:rPr>
      </w:pPr>
    </w:p>
    <w:p w:rsidR="006E32A4" w:rsidRPr="00F31509" w:rsidRDefault="006E32A4" w:rsidP="006E32A4">
      <w:pPr>
        <w:pStyle w:val="ListParagraph"/>
        <w:ind w:left="0"/>
        <w:jc w:val="both"/>
        <w:rPr>
          <w:rFonts w:asciiTheme="majorBidi" w:hAnsiTheme="majorBidi" w:cstheme="majorBidi"/>
        </w:rPr>
      </w:pPr>
      <w:r w:rsidRPr="00F31509">
        <w:rPr>
          <w:rFonts w:asciiTheme="majorBidi" w:eastAsia="Times New Roman" w:hAnsiTheme="majorBidi" w:cstheme="majorBidi"/>
        </w:rPr>
        <w:t xml:space="preserve">With this we now have the </w:t>
      </w:r>
      <w:r w:rsidRPr="00F31509">
        <w:rPr>
          <w:rFonts w:asciiTheme="majorBidi" w:eastAsia="Times New Roman" w:hAnsiTheme="majorBidi" w:cstheme="majorBidi"/>
          <w:b/>
          <w:bCs/>
        </w:rPr>
        <w:t>complete global trade flow dataset</w:t>
      </w:r>
      <w:r w:rsidRPr="00F31509">
        <w:rPr>
          <w:rFonts w:asciiTheme="majorBidi" w:eastAsia="Times New Roman" w:hAnsiTheme="majorBidi" w:cstheme="majorBidi"/>
        </w:rPr>
        <w:t xml:space="preserve"> (also see </w:t>
      </w:r>
      <w:fldSimple w:instr=" REF _Ref428347378 \h  \* MERGEFORMAT ">
        <w:r w:rsidR="000B360D" w:rsidRPr="00F31509">
          <w:rPr>
            <w:rFonts w:asciiTheme="majorBidi" w:eastAsia="Times New Roman" w:hAnsiTheme="majorBidi" w:cstheme="majorBidi"/>
          </w:rPr>
          <w:t xml:space="preserve">Figure </w:t>
        </w:r>
        <w:r w:rsidR="000B360D" w:rsidRPr="00F31509">
          <w:rPr>
            <w:rFonts w:asciiTheme="majorBidi" w:eastAsia="Times New Roman" w:hAnsiTheme="majorBidi" w:cstheme="majorBidi"/>
            <w:noProof/>
          </w:rPr>
          <w:t>26</w:t>
        </w:r>
      </w:fldSimple>
      <w:r w:rsidRPr="00F31509">
        <w:rPr>
          <w:rFonts w:asciiTheme="majorBidi" w:eastAsia="Times New Roman" w:hAnsiTheme="majorBidi" w:cstheme="majorBidi"/>
        </w:rPr>
        <w:t>) which will be disseminated through the FAOSTAT website.</w:t>
      </w:r>
    </w:p>
    <w:p w:rsidR="006E32A4" w:rsidRPr="00F31509" w:rsidRDefault="006E32A4" w:rsidP="000264F4">
      <w:pPr>
        <w:pStyle w:val="Heading2"/>
      </w:pPr>
      <w:bookmarkStart w:id="518" w:name="_Toc428383851"/>
      <w:bookmarkStart w:id="519" w:name="_Toc428436073"/>
      <w:bookmarkStart w:id="520" w:name="_Toc428436374"/>
      <w:bookmarkStart w:id="521" w:name="_Toc428436500"/>
      <w:r w:rsidRPr="00F31509">
        <w:t>Trade flow aggregation and commodity balances</w:t>
      </w:r>
      <w:bookmarkEnd w:id="518"/>
      <w:bookmarkEnd w:id="519"/>
      <w:bookmarkEnd w:id="520"/>
      <w:bookmarkEnd w:id="521"/>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All the trade flows are now aggregated by reporter, commodity and flow (import/export) for that year. So, the trade flows in </w:t>
      </w:r>
      <w:fldSimple w:instr=" REF _Ref428863300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82</w:t>
        </w:r>
      </w:fldSimple>
      <w:r w:rsidR="001A1EA5" w:rsidRPr="00F31509">
        <w:rPr>
          <w:rFonts w:asciiTheme="majorBidi" w:hAnsiTheme="majorBidi" w:cstheme="majorBidi"/>
          <w:lang w:val="en-GB"/>
        </w:rPr>
        <w:t xml:space="preserve"> </w:t>
      </w:r>
      <w:r w:rsidRPr="00F31509">
        <w:rPr>
          <w:rFonts w:asciiTheme="majorBidi" w:eastAsia="Times New Roman" w:hAnsiTheme="majorBidi" w:cstheme="majorBidi"/>
          <w:lang w:val="en-GB"/>
        </w:rPr>
        <w:t xml:space="preserve">would be aggregated as </w:t>
      </w:r>
      <w:r w:rsidR="003804F3" w:rsidRPr="00F31509">
        <w:rPr>
          <w:rFonts w:asciiTheme="majorBidi" w:eastAsia="Times New Roman" w:hAnsiTheme="majorBidi" w:cstheme="majorBidi"/>
          <w:lang w:val="en-GB"/>
        </w:rPr>
        <w:t xml:space="preserve">in </w:t>
      </w:r>
      <w:fldSimple w:instr=" REF _Ref428351929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83</w:t>
        </w:r>
      </w:fldSimple>
      <w:r w:rsidRPr="00F31509">
        <w:rPr>
          <w:rFonts w:asciiTheme="majorBidi" w:eastAsia="Times New Roman" w:hAnsiTheme="majorBidi" w:cstheme="majorBidi"/>
          <w:lang w:val="en-GB"/>
        </w:rPr>
        <w:t>:</w:t>
      </w:r>
    </w:p>
    <w:p w:rsidR="006E32A4" w:rsidRPr="00F31509" w:rsidRDefault="006E32A4" w:rsidP="006E32A4">
      <w:pPr>
        <w:pStyle w:val="Caption"/>
        <w:keepNext/>
        <w:jc w:val="both"/>
        <w:rPr>
          <w:rFonts w:asciiTheme="majorBidi" w:hAnsiTheme="majorBidi" w:cstheme="majorBidi"/>
          <w:lang w:val="en-GB"/>
        </w:rPr>
      </w:pPr>
      <w:bookmarkStart w:id="522" w:name="_Ref428351929"/>
      <w:bookmarkStart w:id="523" w:name="_Toc428423622"/>
      <w:r w:rsidRPr="00F31509">
        <w:rPr>
          <w:rFonts w:asciiTheme="majorBidi" w:hAnsiTheme="majorBidi" w:cstheme="majorBidi"/>
          <w:lang w:val="en-GB"/>
        </w:rPr>
        <w:t xml:space="preserve">Table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1C3696"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83</w:t>
      </w:r>
      <w:r w:rsidR="001C3696" w:rsidRPr="00F31509">
        <w:rPr>
          <w:rFonts w:asciiTheme="majorBidi" w:hAnsiTheme="majorBidi" w:cstheme="majorBidi"/>
          <w:lang w:val="en-GB"/>
        </w:rPr>
        <w:fldChar w:fldCharType="end"/>
      </w:r>
      <w:bookmarkEnd w:id="522"/>
      <w:r w:rsidRPr="00F31509">
        <w:rPr>
          <w:rFonts w:asciiTheme="majorBidi" w:hAnsiTheme="majorBidi" w:cstheme="majorBidi"/>
          <w:lang w:val="en-GB"/>
        </w:rPr>
        <w:t>: Aggregated, total flows for dissemination</w:t>
      </w:r>
      <w:bookmarkEnd w:id="523"/>
    </w:p>
    <w:tbl>
      <w:tblPr>
        <w:tblStyle w:val="TableClassic1"/>
        <w:tblW w:w="5000" w:type="pct"/>
        <w:tblLook w:val="04A0"/>
      </w:tblPr>
      <w:tblGrid>
        <w:gridCol w:w="998"/>
        <w:gridCol w:w="1710"/>
        <w:gridCol w:w="1503"/>
        <w:gridCol w:w="1863"/>
        <w:gridCol w:w="1427"/>
        <w:gridCol w:w="1741"/>
      </w:tblGrid>
      <w:tr w:rsidR="006E32A4" w:rsidRPr="00F31509" w:rsidTr="006E32A4">
        <w:trPr>
          <w:cnfStyle w:val="100000000000"/>
        </w:trPr>
        <w:tc>
          <w:tcPr>
            <w:cnfStyle w:val="001000000000"/>
            <w:tcW w:w="540" w:type="pct"/>
          </w:tcPr>
          <w:p w:rsidR="006E32A4" w:rsidRPr="00F31509" w:rsidRDefault="006E32A4" w:rsidP="006E32A4">
            <w:pPr>
              <w:pStyle w:val="Compac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Year</w:t>
            </w:r>
          </w:p>
        </w:tc>
        <w:tc>
          <w:tcPr>
            <w:tcW w:w="925" w:type="pct"/>
          </w:tcPr>
          <w:p w:rsidR="006E32A4" w:rsidRPr="00F31509" w:rsidRDefault="006E32A4" w:rsidP="00BB64A5">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Country</w:t>
            </w:r>
          </w:p>
        </w:tc>
        <w:tc>
          <w:tcPr>
            <w:tcW w:w="813" w:type="pct"/>
          </w:tcPr>
          <w:p w:rsidR="006E32A4" w:rsidRPr="00F31509" w:rsidRDefault="006E32A4" w:rsidP="00BB64A5">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Flow</w:t>
            </w:r>
          </w:p>
        </w:tc>
        <w:tc>
          <w:tcPr>
            <w:tcW w:w="1008" w:type="pct"/>
          </w:tcPr>
          <w:p w:rsidR="006E32A4" w:rsidRPr="00F31509" w:rsidRDefault="006E32A4" w:rsidP="00BB64A5">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Commodity</w:t>
            </w:r>
          </w:p>
          <w:p w:rsidR="006E32A4" w:rsidRPr="00F31509" w:rsidRDefault="006E32A4" w:rsidP="00BB64A5">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(FCL code)</w:t>
            </w:r>
          </w:p>
        </w:tc>
        <w:tc>
          <w:tcPr>
            <w:tcW w:w="772"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Quantity</w:t>
            </w:r>
          </w:p>
        </w:tc>
        <w:tc>
          <w:tcPr>
            <w:tcW w:w="942"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Value</w:t>
            </w:r>
          </w:p>
        </w:tc>
      </w:tr>
      <w:tr w:rsidR="006E32A4" w:rsidRPr="00F31509" w:rsidTr="006E32A4">
        <w:tc>
          <w:tcPr>
            <w:cnfStyle w:val="001000000000"/>
            <w:tcW w:w="540"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925" w:type="pct"/>
          </w:tcPr>
          <w:p w:rsidR="006E32A4" w:rsidRPr="00F31509" w:rsidRDefault="00BB64A5" w:rsidP="00BB64A5">
            <w:pPr>
              <w:spacing w:before="0" w:after="0"/>
              <w:jc w:val="center"/>
              <w:cnfStyle w:val="000000000000"/>
              <w:rPr>
                <w:rFonts w:asciiTheme="majorBidi" w:hAnsiTheme="majorBidi" w:cstheme="majorBidi"/>
                <w:lang w:val="en-GB"/>
              </w:rPr>
            </w:pPr>
            <w:r>
              <w:rPr>
                <w:rFonts w:asciiTheme="majorBidi" w:hAnsiTheme="majorBidi" w:cstheme="majorBidi"/>
                <w:lang w:val="en-GB"/>
              </w:rPr>
              <w:t>N</w:t>
            </w:r>
          </w:p>
        </w:tc>
        <w:tc>
          <w:tcPr>
            <w:tcW w:w="813" w:type="pct"/>
          </w:tcPr>
          <w:p w:rsidR="006E32A4" w:rsidRPr="00F31509" w:rsidRDefault="006E32A4" w:rsidP="00BB64A5">
            <w:pPr>
              <w:spacing w:before="0" w:after="0"/>
              <w:jc w:val="center"/>
              <w:cnfStyle w:val="000000000000"/>
              <w:rPr>
                <w:rFonts w:asciiTheme="majorBidi" w:hAnsiTheme="majorBidi" w:cstheme="majorBidi"/>
                <w:b/>
                <w:lang w:val="en-GB"/>
              </w:rPr>
            </w:pPr>
            <w:r w:rsidRPr="00F31509">
              <w:rPr>
                <w:rFonts w:asciiTheme="majorBidi" w:hAnsiTheme="majorBidi" w:cstheme="majorBidi"/>
                <w:b/>
                <w:lang w:val="en-GB"/>
              </w:rPr>
              <w:t>Export</w:t>
            </w:r>
          </w:p>
        </w:tc>
        <w:tc>
          <w:tcPr>
            <w:tcW w:w="1008" w:type="pct"/>
          </w:tcPr>
          <w:p w:rsidR="006E32A4" w:rsidRPr="00F31509" w:rsidRDefault="006E32A4" w:rsidP="00BB64A5">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772" w:type="pct"/>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240</w:t>
            </w:r>
            <w:r w:rsidR="00BB64A5">
              <w:rPr>
                <w:rFonts w:asciiTheme="majorBidi" w:hAnsiTheme="majorBidi" w:cstheme="majorBidi"/>
                <w:sz w:val="22"/>
                <w:lang w:val="en-GB"/>
              </w:rPr>
              <w:t>,</w:t>
            </w:r>
            <w:r w:rsidRPr="00F31509">
              <w:rPr>
                <w:rFonts w:asciiTheme="majorBidi" w:hAnsiTheme="majorBidi" w:cstheme="majorBidi"/>
                <w:sz w:val="22"/>
                <w:lang w:val="en-GB"/>
              </w:rPr>
              <w:t>691</w:t>
            </w:r>
          </w:p>
        </w:tc>
        <w:tc>
          <w:tcPr>
            <w:tcW w:w="942" w:type="pct"/>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6</w:t>
            </w:r>
            <w:r w:rsidR="00BB64A5">
              <w:rPr>
                <w:rFonts w:asciiTheme="majorBidi" w:hAnsiTheme="majorBidi" w:cstheme="majorBidi"/>
                <w:sz w:val="22"/>
                <w:lang w:val="en-GB"/>
              </w:rPr>
              <w:t>,</w:t>
            </w:r>
            <w:r w:rsidRPr="00F31509">
              <w:rPr>
                <w:rFonts w:asciiTheme="majorBidi" w:hAnsiTheme="majorBidi" w:cstheme="majorBidi"/>
                <w:sz w:val="22"/>
                <w:lang w:val="en-GB"/>
              </w:rPr>
              <w:t>230</w:t>
            </w:r>
            <w:r w:rsidR="00BB64A5">
              <w:rPr>
                <w:rFonts w:asciiTheme="majorBidi" w:hAnsiTheme="majorBidi" w:cstheme="majorBidi"/>
                <w:sz w:val="22"/>
                <w:lang w:val="en-GB"/>
              </w:rPr>
              <w:t>,</w:t>
            </w:r>
            <w:r w:rsidRPr="00F31509">
              <w:rPr>
                <w:rFonts w:asciiTheme="majorBidi" w:hAnsiTheme="majorBidi" w:cstheme="majorBidi"/>
                <w:sz w:val="22"/>
                <w:lang w:val="en-GB"/>
              </w:rPr>
              <w:t>793</w:t>
            </w:r>
          </w:p>
        </w:tc>
      </w:tr>
      <w:tr w:rsidR="006E32A4" w:rsidRPr="00F31509" w:rsidTr="006E32A4">
        <w:tc>
          <w:tcPr>
            <w:cnfStyle w:val="001000000000"/>
            <w:tcW w:w="540"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925" w:type="pct"/>
          </w:tcPr>
          <w:p w:rsidR="006E32A4" w:rsidRPr="00F31509" w:rsidRDefault="00BB64A5" w:rsidP="00BB64A5">
            <w:pPr>
              <w:spacing w:before="0" w:after="0"/>
              <w:jc w:val="center"/>
              <w:cnfStyle w:val="000000000000"/>
              <w:rPr>
                <w:rFonts w:asciiTheme="majorBidi" w:hAnsiTheme="majorBidi" w:cstheme="majorBidi"/>
                <w:lang w:val="en-GB"/>
              </w:rPr>
            </w:pPr>
            <w:r>
              <w:rPr>
                <w:rFonts w:asciiTheme="majorBidi" w:hAnsiTheme="majorBidi" w:cstheme="majorBidi"/>
                <w:lang w:val="en-GB"/>
              </w:rPr>
              <w:t>N</w:t>
            </w:r>
          </w:p>
        </w:tc>
        <w:tc>
          <w:tcPr>
            <w:tcW w:w="813" w:type="pct"/>
          </w:tcPr>
          <w:p w:rsidR="006E32A4" w:rsidRPr="00F31509" w:rsidRDefault="006E32A4" w:rsidP="00BB64A5">
            <w:pPr>
              <w:spacing w:before="0" w:after="0"/>
              <w:jc w:val="center"/>
              <w:cnfStyle w:val="000000000000"/>
              <w:rPr>
                <w:rFonts w:asciiTheme="majorBidi" w:hAnsiTheme="majorBidi" w:cstheme="majorBidi"/>
                <w:b/>
                <w:lang w:val="en-GB"/>
              </w:rPr>
            </w:pPr>
            <w:r w:rsidRPr="00F31509">
              <w:rPr>
                <w:rFonts w:asciiTheme="majorBidi" w:hAnsiTheme="majorBidi" w:cstheme="majorBidi"/>
                <w:b/>
                <w:lang w:val="en-GB"/>
              </w:rPr>
              <w:t>Import</w:t>
            </w:r>
          </w:p>
        </w:tc>
        <w:tc>
          <w:tcPr>
            <w:tcW w:w="1008" w:type="pct"/>
          </w:tcPr>
          <w:p w:rsidR="006E32A4" w:rsidRPr="00F31509" w:rsidRDefault="006E32A4" w:rsidP="00BB64A5">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772" w:type="pct"/>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r w:rsidR="00BB64A5">
              <w:rPr>
                <w:rFonts w:asciiTheme="majorBidi" w:hAnsiTheme="majorBidi" w:cstheme="majorBidi"/>
                <w:sz w:val="22"/>
                <w:lang w:val="en-GB"/>
              </w:rPr>
              <w:t>,</w:t>
            </w:r>
            <w:r w:rsidRPr="00F31509">
              <w:rPr>
                <w:rFonts w:asciiTheme="majorBidi" w:hAnsiTheme="majorBidi" w:cstheme="majorBidi"/>
                <w:sz w:val="22"/>
                <w:lang w:val="en-GB"/>
              </w:rPr>
              <w:t>726</w:t>
            </w:r>
          </w:p>
        </w:tc>
        <w:tc>
          <w:tcPr>
            <w:tcW w:w="942" w:type="pct"/>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55</w:t>
            </w:r>
            <w:r w:rsidR="00BB64A5">
              <w:rPr>
                <w:rFonts w:asciiTheme="majorBidi" w:hAnsiTheme="majorBidi" w:cstheme="majorBidi"/>
                <w:sz w:val="22"/>
                <w:lang w:val="en-GB"/>
              </w:rPr>
              <w:t>,</w:t>
            </w:r>
            <w:r w:rsidRPr="00F31509">
              <w:rPr>
                <w:rFonts w:asciiTheme="majorBidi" w:hAnsiTheme="majorBidi" w:cstheme="majorBidi"/>
                <w:sz w:val="22"/>
                <w:lang w:val="en-GB"/>
              </w:rPr>
              <w:t>265</w:t>
            </w:r>
          </w:p>
        </w:tc>
      </w:tr>
    </w:tbl>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This “totals” dataset by commodity, by country, by region and world, exists alongside the original validated trade flow dataset, </w:t>
      </w:r>
      <w:r w:rsidR="003804F3" w:rsidRPr="00F31509">
        <w:rPr>
          <w:rFonts w:asciiTheme="majorBidi" w:eastAsia="Times New Roman" w:hAnsiTheme="majorBidi" w:cstheme="majorBidi"/>
          <w:lang w:val="en-GB"/>
        </w:rPr>
        <w:t xml:space="preserve">it </w:t>
      </w:r>
      <w:r w:rsidRPr="00F31509">
        <w:rPr>
          <w:rFonts w:asciiTheme="majorBidi" w:eastAsia="Times New Roman" w:hAnsiTheme="majorBidi" w:cstheme="majorBidi"/>
          <w:lang w:val="en-GB"/>
        </w:rPr>
        <w:t>allows for the manual input of commodity/country data from other sources</w:t>
      </w:r>
      <w:r w:rsidR="003804F3"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w:t>
      </w:r>
      <w:r w:rsidR="003804F3" w:rsidRPr="00F31509">
        <w:rPr>
          <w:rFonts w:asciiTheme="majorBidi" w:eastAsia="Times New Roman" w:hAnsiTheme="majorBidi" w:cstheme="majorBidi"/>
          <w:lang w:val="en-GB"/>
        </w:rPr>
        <w:t xml:space="preserve">it </w:t>
      </w:r>
      <w:r w:rsidRPr="00F31509">
        <w:rPr>
          <w:rFonts w:asciiTheme="majorBidi" w:eastAsia="Times New Roman" w:hAnsiTheme="majorBidi" w:cstheme="majorBidi"/>
          <w:lang w:val="en-GB"/>
        </w:rPr>
        <w:t xml:space="preserve">shows the global totals by commodity per year (to check the import vs. export commodity balances).   </w:t>
      </w:r>
    </w:p>
    <w:p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The other sources used to obtain trade data for non-reporters, or to adjust reported data, mainly include official statistical publications (usually online), data obtained from specialized commodity institutes (such as OilWorld, International Coffee Organization, etc.), and food aid statistics. Presently, data from such sources are entered manually into the system; however, in the near future</w:t>
      </w:r>
      <w:r w:rsidR="00CB0E24" w:rsidRPr="00F31509">
        <w:rPr>
          <w:rFonts w:asciiTheme="majorBidi" w:hAnsiTheme="majorBidi" w:cstheme="majorBidi"/>
          <w:lang w:val="en-GB"/>
        </w:rPr>
        <w:t>, these</w:t>
      </w:r>
      <w:r w:rsidRPr="00F31509">
        <w:rPr>
          <w:rFonts w:asciiTheme="majorBidi" w:hAnsiTheme="majorBidi" w:cstheme="majorBidi"/>
          <w:lang w:val="en-GB"/>
        </w:rPr>
        <w:t xml:space="preserve"> data will also be “harvested” in an automated manner (similar to the download of data from UNSD). </w:t>
      </w:r>
    </w:p>
    <w:p w:rsidR="008A5D12" w:rsidRPr="00F31509" w:rsidRDefault="006E32A4" w:rsidP="001F5200">
      <w:pPr>
        <w:jc w:val="both"/>
        <w:rPr>
          <w:rFonts w:asciiTheme="majorBidi" w:hAnsiTheme="majorBidi" w:cstheme="majorBidi"/>
          <w:lang w:val="en-GB"/>
        </w:rPr>
      </w:pPr>
      <w:r w:rsidRPr="00F31509">
        <w:rPr>
          <w:rFonts w:asciiTheme="majorBidi" w:hAnsiTheme="majorBidi" w:cstheme="majorBidi"/>
          <w:lang w:val="en-GB"/>
        </w:rPr>
        <w:t xml:space="preserve">This </w:t>
      </w:r>
      <w:r w:rsidRPr="00F31509">
        <w:rPr>
          <w:rFonts w:asciiTheme="majorBidi" w:hAnsiTheme="majorBidi" w:cstheme="majorBidi"/>
          <w:b/>
          <w:lang w:val="en-GB"/>
        </w:rPr>
        <w:t xml:space="preserve">final data set with the global “totals” </w:t>
      </w:r>
      <w:r w:rsidRPr="00F31509">
        <w:rPr>
          <w:rFonts w:asciiTheme="majorBidi" w:hAnsiTheme="majorBidi" w:cstheme="majorBidi"/>
          <w:lang w:val="en-GB"/>
        </w:rPr>
        <w:t>(including data from other sources, and commodity imbalances minimized) is also disseminated through the FAOSTAT website. National FBS compilers can use extractions from these datasets for the compilation of their national Food Balance Sheets. How to integrate trade into the FBS dataset has already been explained in Chapter 3.</w:t>
      </w:r>
    </w:p>
    <w:p w:rsidR="00EB7AF1" w:rsidRPr="00F31509" w:rsidRDefault="00EB7AF1" w:rsidP="002F0CB9">
      <w:pPr>
        <w:suppressAutoHyphens w:val="0"/>
        <w:spacing w:after="0" w:line="240" w:lineRule="auto"/>
        <w:rPr>
          <w:rFonts w:asciiTheme="majorBidi" w:hAnsiTheme="majorBidi" w:cstheme="majorBidi"/>
          <w:lang w:val="en-GB"/>
        </w:rPr>
      </w:pPr>
      <w:r w:rsidRPr="00F31509">
        <w:rPr>
          <w:rFonts w:asciiTheme="majorBidi" w:hAnsiTheme="majorBidi" w:cstheme="majorBidi"/>
          <w:lang w:val="en-GB"/>
        </w:rPr>
        <w:br w:type="page"/>
      </w:r>
    </w:p>
    <w:p w:rsidR="00EB7AF1" w:rsidRPr="00F31509" w:rsidRDefault="00EB7AF1" w:rsidP="00C500F7">
      <w:pPr>
        <w:pStyle w:val="Heading1"/>
        <w:spacing w:before="0" w:after="200"/>
        <w:rPr>
          <w:rFonts w:asciiTheme="majorBidi" w:hAnsiTheme="majorBidi" w:cstheme="majorBidi"/>
        </w:rPr>
      </w:pPr>
      <w:bookmarkStart w:id="524" w:name="_Toc428436074"/>
      <w:bookmarkStart w:id="525" w:name="_Toc428436375"/>
      <w:bookmarkStart w:id="526" w:name="_Toc428436501"/>
      <w:r w:rsidRPr="00F31509">
        <w:rPr>
          <w:rFonts w:asciiTheme="majorBidi" w:hAnsiTheme="majorBidi" w:cstheme="majorBidi"/>
        </w:rPr>
        <w:lastRenderedPageBreak/>
        <w:t>Commodity Classifications</w:t>
      </w:r>
      <w:bookmarkEnd w:id="524"/>
      <w:bookmarkEnd w:id="525"/>
      <w:bookmarkEnd w:id="526"/>
    </w:p>
    <w:p w:rsidR="00A33A15" w:rsidRPr="00F31509" w:rsidRDefault="00A33A15" w:rsidP="000264F4">
      <w:pPr>
        <w:pStyle w:val="Heading2"/>
      </w:pPr>
      <w:bookmarkStart w:id="527" w:name="_Toc428436075"/>
      <w:bookmarkStart w:id="528" w:name="_Toc428436376"/>
      <w:bookmarkStart w:id="529" w:name="_Toc428436502"/>
      <w:bookmarkStart w:id="530" w:name="_Ref428817515"/>
      <w:r w:rsidRPr="00F31509">
        <w:t>Overview of classification systems</w:t>
      </w:r>
      <w:bookmarkEnd w:id="527"/>
      <w:bookmarkEnd w:id="528"/>
      <w:bookmarkEnd w:id="529"/>
      <w:bookmarkEnd w:id="530"/>
    </w:p>
    <w:p w:rsidR="00401F1C" w:rsidRPr="00401F1C" w:rsidRDefault="00401F1C" w:rsidP="00C500F7">
      <w:pPr>
        <w:jc w:val="both"/>
        <w:rPr>
          <w:rFonts w:ascii="Times New Roman" w:hAnsi="Times New Roman" w:cs="Times New Roman"/>
          <w:highlight w:val="lightGray"/>
          <w:lang w:val="en-GB"/>
        </w:rPr>
      </w:pPr>
      <w:r w:rsidRPr="00B70CD7">
        <w:rPr>
          <w:rFonts w:ascii="Times New Roman" w:hAnsi="Times New Roman" w:cs="Times New Roman"/>
          <w:lang w:val="en-GB" w:eastAsia="en-GB"/>
        </w:rPr>
        <w:t>The FAO Statistics Division (ESS) is revising the classification system in use in FAOSTAT and replacing the FAOSTAT Commodity List (FCL)</w:t>
      </w:r>
      <w:r>
        <w:rPr>
          <w:rStyle w:val="FootnoteReference"/>
          <w:rFonts w:ascii="Times New Roman" w:hAnsi="Times New Roman" w:cs="Times New Roman"/>
          <w:lang w:val="en-GB" w:eastAsia="en-GB"/>
        </w:rPr>
        <w:footnoteReference w:id="58"/>
      </w:r>
      <w:r w:rsidRPr="00B70CD7">
        <w:rPr>
          <w:rFonts w:ascii="Times New Roman" w:hAnsi="Times New Roman" w:cs="Times New Roman"/>
          <w:lang w:val="en-GB" w:eastAsia="en-GB"/>
        </w:rPr>
        <w:t xml:space="preserve"> with</w:t>
      </w:r>
      <w:r>
        <w:rPr>
          <w:rFonts w:ascii="Times New Roman" w:hAnsi="Times New Roman" w:cs="Times New Roman"/>
          <w:lang w:val="en-GB" w:eastAsia="en-GB"/>
        </w:rPr>
        <w:t xml:space="preserve"> the H</w:t>
      </w:r>
      <w:r w:rsidRPr="00401F1C">
        <w:rPr>
          <w:rFonts w:ascii="Times New Roman" w:hAnsi="Times New Roman" w:cs="Times New Roman"/>
          <w:bCs/>
          <w:color w:val="000000" w:themeColor="text1"/>
          <w:szCs w:val="24"/>
          <w:lang w:val="en-GB"/>
        </w:rPr>
        <w:t>armonized System</w:t>
      </w:r>
      <w:r>
        <w:rPr>
          <w:rFonts w:ascii="Times New Roman" w:hAnsi="Times New Roman" w:cs="Times New Roman"/>
          <w:bCs/>
          <w:color w:val="000000" w:themeColor="text1"/>
          <w:szCs w:val="24"/>
          <w:lang w:val="en-GB"/>
        </w:rPr>
        <w:t xml:space="preserve"> (HS)</w:t>
      </w:r>
      <w:r w:rsidRPr="00401F1C">
        <w:rPr>
          <w:rFonts w:ascii="Times New Roman" w:hAnsi="Times New Roman" w:cs="Times New Roman"/>
          <w:bCs/>
          <w:color w:val="000000" w:themeColor="text1"/>
          <w:szCs w:val="24"/>
          <w:lang w:val="en-GB"/>
        </w:rPr>
        <w:t xml:space="preserve"> for trade variables</w:t>
      </w:r>
      <w:r>
        <w:rPr>
          <w:rFonts w:ascii="Times New Roman" w:hAnsi="Times New Roman"/>
          <w:bCs/>
          <w:color w:val="000000" w:themeColor="text1"/>
          <w:szCs w:val="24"/>
        </w:rPr>
        <w:t xml:space="preserve"> and with the U</w:t>
      </w:r>
      <w:r w:rsidRPr="00401F1C">
        <w:rPr>
          <w:rFonts w:ascii="Times New Roman" w:hAnsi="Times New Roman" w:cs="Times New Roman"/>
          <w:bCs/>
          <w:color w:val="000000" w:themeColor="text1"/>
          <w:szCs w:val="24"/>
          <w:lang w:val="en-GB"/>
        </w:rPr>
        <w:t>N Central Product Classification</w:t>
      </w:r>
      <w:r>
        <w:rPr>
          <w:rFonts w:ascii="Times New Roman" w:hAnsi="Times New Roman" w:cs="Times New Roman"/>
          <w:bCs/>
          <w:color w:val="000000" w:themeColor="text1"/>
          <w:szCs w:val="24"/>
          <w:lang w:val="en-GB"/>
        </w:rPr>
        <w:t xml:space="preserve"> </w:t>
      </w:r>
      <w:r w:rsidRPr="00401F1C">
        <w:rPr>
          <w:rFonts w:ascii="Times New Roman" w:hAnsi="Times New Roman" w:cs="Times New Roman"/>
          <w:bCs/>
          <w:color w:val="000000" w:themeColor="text1"/>
          <w:szCs w:val="24"/>
          <w:lang w:val="en-GB"/>
        </w:rPr>
        <w:t>expanded for FAO purpose for all other variables in the balance.</w:t>
      </w:r>
      <w:r w:rsidRPr="00401F1C">
        <w:rPr>
          <w:rFonts w:ascii="Times New Roman" w:hAnsi="Times New Roman" w:cs="Times New Roman"/>
          <w:lang w:val="en-GB" w:eastAsia="en-GB"/>
        </w:rPr>
        <w:t xml:space="preserve"> </w:t>
      </w:r>
      <w:r w:rsidRPr="00401F1C">
        <w:rPr>
          <w:rFonts w:ascii="Times New Roman" w:hAnsi="Times New Roman" w:cs="Times New Roman"/>
          <w:lang w:val="en-GB"/>
        </w:rPr>
        <w:t xml:space="preserve">Commodities in Food Balance Sheets (FBS) are defined in terms of primary equivalents and follow an </w:t>
      </w:r>
      <w:r w:rsidRPr="00401F1C">
        <w:rPr>
          <w:rFonts w:ascii="Times New Roman" w:hAnsi="Times New Roman" w:cs="Times New Roman"/>
          <w:i/>
          <w:lang w:val="en-GB"/>
        </w:rPr>
        <w:t>ad hoc</w:t>
      </w:r>
      <w:r w:rsidRPr="00401F1C">
        <w:rPr>
          <w:rFonts w:ascii="Times New Roman" w:hAnsi="Times New Roman" w:cs="Times New Roman"/>
          <w:lang w:val="en-GB"/>
        </w:rPr>
        <w:t xml:space="preserve"> codification as in the old system.</w:t>
      </w:r>
    </w:p>
    <w:p w:rsidR="00401F1C" w:rsidRDefault="00401F1C" w:rsidP="00C500F7">
      <w:pPr>
        <w:jc w:val="both"/>
        <w:rPr>
          <w:rFonts w:ascii="Times New Roman" w:hAnsi="Times New Roman" w:cs="Times New Roman"/>
          <w:lang w:val="en-GB" w:eastAsia="en-GB"/>
        </w:rPr>
      </w:pPr>
      <w:r w:rsidRPr="00B70CD7">
        <w:rPr>
          <w:rFonts w:ascii="Times New Roman" w:hAnsi="Times New Roman" w:cs="Times New Roman"/>
          <w:lang w:val="en-GB" w:eastAsia="en-GB"/>
        </w:rPr>
        <w:t xml:space="preserve">The change in the classification </w:t>
      </w:r>
      <w:r>
        <w:rPr>
          <w:rFonts w:ascii="Times New Roman" w:hAnsi="Times New Roman" w:cs="Times New Roman"/>
          <w:lang w:val="en-GB" w:eastAsia="en-GB"/>
        </w:rPr>
        <w:t>system</w:t>
      </w:r>
      <w:r w:rsidRPr="00B70CD7">
        <w:rPr>
          <w:rFonts w:ascii="Times New Roman" w:hAnsi="Times New Roman" w:cs="Times New Roman"/>
          <w:lang w:val="en-GB" w:eastAsia="en-GB"/>
        </w:rPr>
        <w:t xml:space="preserve"> </w:t>
      </w:r>
      <w:r>
        <w:rPr>
          <w:rFonts w:ascii="Times New Roman" w:hAnsi="Times New Roman" w:cs="Times New Roman"/>
          <w:lang w:val="en-GB" w:eastAsia="en-GB"/>
        </w:rPr>
        <w:t>was</w:t>
      </w:r>
      <w:r w:rsidRPr="00B70CD7">
        <w:rPr>
          <w:rFonts w:ascii="Times New Roman" w:hAnsi="Times New Roman" w:cs="Times New Roman"/>
          <w:lang w:val="en-GB" w:eastAsia="en-GB"/>
        </w:rPr>
        <w:t xml:space="preserve"> a challenging process </w:t>
      </w:r>
      <w:r>
        <w:rPr>
          <w:rFonts w:ascii="Times New Roman" w:hAnsi="Times New Roman" w:cs="Times New Roman"/>
          <w:lang w:val="en-GB" w:eastAsia="en-GB"/>
        </w:rPr>
        <w:t>that required</w:t>
      </w:r>
      <w:r w:rsidRPr="00B70CD7">
        <w:rPr>
          <w:rFonts w:ascii="Times New Roman" w:hAnsi="Times New Roman" w:cs="Times New Roman"/>
          <w:lang w:val="en-GB" w:eastAsia="en-GB"/>
        </w:rPr>
        <w:t xml:space="preserve"> significant resources and a major collaboration effort amongst Divisions in FAO and with other International Organizations. However, efficiency gains are expected in the long run.</w:t>
      </w:r>
    </w:p>
    <w:p w:rsidR="00401F1C" w:rsidRPr="00401F1C" w:rsidRDefault="00401F1C" w:rsidP="00C500F7">
      <w:pPr>
        <w:tabs>
          <w:tab w:val="left" w:pos="703"/>
        </w:tabs>
        <w:jc w:val="both"/>
        <w:rPr>
          <w:rFonts w:ascii="Times New Roman" w:hAnsi="Times New Roman" w:cs="Times New Roman"/>
          <w:lang w:val="en-GB"/>
        </w:rPr>
      </w:pPr>
      <w:r w:rsidRPr="007837F2">
        <w:rPr>
          <w:rFonts w:ascii="Times New Roman" w:hAnsi="Times New Roman" w:cs="Times New Roman"/>
          <w:lang w:val="en-GB"/>
        </w:rPr>
        <w:t>The H</w:t>
      </w:r>
      <w:r>
        <w:rPr>
          <w:rFonts w:ascii="Times New Roman" w:hAnsi="Times New Roman" w:cs="Times New Roman"/>
          <w:lang w:val="en-GB"/>
        </w:rPr>
        <w:t>armonized System</w:t>
      </w:r>
      <w:r>
        <w:rPr>
          <w:rStyle w:val="FootnoteReference"/>
          <w:rFonts w:ascii="Times New Roman" w:hAnsi="Times New Roman" w:cs="Times New Roman"/>
          <w:lang w:val="en-GB"/>
        </w:rPr>
        <w:footnoteReference w:id="59"/>
      </w:r>
      <w:r>
        <w:rPr>
          <w:rFonts w:ascii="Times New Roman" w:hAnsi="Times New Roman" w:cs="Times New Roman"/>
          <w:lang w:val="en-GB"/>
        </w:rPr>
        <w:t xml:space="preserve"> is</w:t>
      </w:r>
      <w:r w:rsidRPr="007837F2">
        <w:rPr>
          <w:rFonts w:ascii="Times New Roman" w:hAnsi="Times New Roman" w:cs="Times New Roman"/>
          <w:lang w:val="en-GB"/>
        </w:rPr>
        <w:t xml:space="preserve"> developed and maintained by the World Customs Organization (WCO), </w:t>
      </w:r>
      <w:r>
        <w:rPr>
          <w:rFonts w:ascii="Times New Roman" w:hAnsi="Times New Roman" w:cs="Times New Roman"/>
          <w:lang w:val="en-GB"/>
        </w:rPr>
        <w:t xml:space="preserve">it </w:t>
      </w:r>
      <w:r w:rsidRPr="007837F2">
        <w:rPr>
          <w:rFonts w:ascii="Times New Roman" w:hAnsi="Times New Roman" w:cs="Times New Roman"/>
          <w:lang w:val="en-GB"/>
        </w:rPr>
        <w:t>is the trade nomenclature most widely used in the world</w:t>
      </w:r>
      <w:r>
        <w:rPr>
          <w:rFonts w:ascii="Times New Roman" w:hAnsi="Times New Roman" w:cs="Times New Roman"/>
          <w:lang w:val="en-GB"/>
        </w:rPr>
        <w:t>: more than 200</w:t>
      </w:r>
      <w:r w:rsidRPr="007837F2">
        <w:rPr>
          <w:rFonts w:ascii="Times New Roman" w:hAnsi="Times New Roman" w:cs="Times New Roman"/>
          <w:lang w:val="en-GB"/>
        </w:rPr>
        <w:t xml:space="preserve"> countries, territories or customs or economic unions utilize it as the basis for Customs tariffs and for the compilation trade statistics. In HS, commodities are generally classified according to raw or basic material, to the degree of processing, to the use or function and economic activities.</w:t>
      </w:r>
      <w:r w:rsidRPr="00401F1C">
        <w:rPr>
          <w:rFonts w:ascii="Times New Roman" w:hAnsi="Times New Roman" w:cs="Times New Roman"/>
          <w:lang w:val="en-GB"/>
        </w:rPr>
        <w:t xml:space="preserve"> It comprises about 5,000 commodity groups identified by a 6-digit code</w:t>
      </w:r>
      <w:r>
        <w:rPr>
          <w:rFonts w:ascii="Times New Roman" w:hAnsi="Times New Roman" w:cs="Times New Roman"/>
          <w:lang w:val="en-GB"/>
        </w:rPr>
        <w:t>, binding for contracting parties. Countries can also expand their national HS</w:t>
      </w:r>
      <w:r w:rsidRPr="00401F1C">
        <w:rPr>
          <w:rFonts w:ascii="Times New Roman" w:hAnsi="Times New Roman" w:cs="Times New Roman"/>
          <w:lang w:val="en-GB"/>
        </w:rPr>
        <w:t xml:space="preserve"> </w:t>
      </w:r>
      <w:r>
        <w:rPr>
          <w:rFonts w:ascii="Times New Roman" w:hAnsi="Times New Roman" w:cs="Times New Roman"/>
          <w:lang w:val="en-GB"/>
        </w:rPr>
        <w:t>creating additional sub-headings at the lower level (generally 8, 10, 12 digits)</w:t>
      </w:r>
      <w:r w:rsidRPr="00401F1C">
        <w:rPr>
          <w:rFonts w:ascii="Times New Roman" w:hAnsi="Times New Roman" w:cs="Times New Roman"/>
          <w:lang w:val="en-GB"/>
        </w:rPr>
        <w:t>.</w:t>
      </w:r>
      <w:r>
        <w:rPr>
          <w:rFonts w:ascii="Times New Roman" w:hAnsi="Times New Roman" w:cs="Times New Roman"/>
          <w:lang w:val="en-GB"/>
        </w:rPr>
        <w:t xml:space="preserve"> Lower levels are country-specific.</w:t>
      </w:r>
      <w:r w:rsidRPr="00970C09">
        <w:rPr>
          <w:rFonts w:ascii="Times New Roman" w:hAnsi="Times New Roman" w:cs="Times New Roman"/>
          <w:lang w:val="en-GB"/>
        </w:rPr>
        <w:t xml:space="preserve"> The</w:t>
      </w:r>
      <w:r>
        <w:rPr>
          <w:rFonts w:ascii="Times New Roman" w:hAnsi="Times New Roman" w:cs="Times New Roman"/>
          <w:lang w:val="en-GB"/>
        </w:rPr>
        <w:t xml:space="preserve"> maintenance</w:t>
      </w:r>
      <w:r w:rsidRPr="00970C09">
        <w:rPr>
          <w:rFonts w:ascii="Times New Roman" w:hAnsi="Times New Roman" w:cs="Times New Roman"/>
          <w:lang w:val="en-GB"/>
        </w:rPr>
        <w:t xml:space="preserve"> of the HS includes measures to secure uniform interpretation of the HS and its periodic updating in light of developments in technology and c</w:t>
      </w:r>
      <w:r>
        <w:rPr>
          <w:rFonts w:ascii="Times New Roman" w:hAnsi="Times New Roman" w:cs="Times New Roman"/>
          <w:lang w:val="en-GB"/>
        </w:rPr>
        <w:t xml:space="preserve">hanges in trade patterns. </w:t>
      </w:r>
      <w:r w:rsidRPr="00401F1C">
        <w:rPr>
          <w:rFonts w:ascii="Times New Roman" w:hAnsi="Times New Roman" w:cs="Times New Roman"/>
          <w:lang w:val="en-GB"/>
        </w:rPr>
        <w:t>The WCO manages this process through the Harmonized System Committee and</w:t>
      </w:r>
      <w:r>
        <w:rPr>
          <w:rFonts w:ascii="Times New Roman" w:hAnsi="Times New Roman" w:cs="Times New Roman"/>
          <w:lang w:val="en-GB"/>
        </w:rPr>
        <w:t xml:space="preserve"> the</w:t>
      </w:r>
      <w:r w:rsidRPr="00401F1C">
        <w:rPr>
          <w:rFonts w:ascii="Times New Roman" w:hAnsi="Times New Roman" w:cs="Times New Roman"/>
          <w:lang w:val="en-GB"/>
        </w:rPr>
        <w:t xml:space="preserve"> HS Review Sub-Committee</w:t>
      </w:r>
      <w:r>
        <w:rPr>
          <w:rFonts w:ascii="Times New Roman" w:hAnsi="Times New Roman" w:cs="Times New Roman"/>
          <w:lang w:val="en-GB"/>
        </w:rPr>
        <w:t>. Each r</w:t>
      </w:r>
      <w:r w:rsidRPr="00970C09">
        <w:rPr>
          <w:rFonts w:ascii="Times New Roman" w:hAnsi="Times New Roman" w:cs="Times New Roman"/>
          <w:lang w:val="en-GB"/>
        </w:rPr>
        <w:t xml:space="preserve">eview </w:t>
      </w:r>
      <w:r>
        <w:rPr>
          <w:rFonts w:ascii="Times New Roman" w:hAnsi="Times New Roman" w:cs="Times New Roman"/>
          <w:lang w:val="en-GB"/>
        </w:rPr>
        <w:t>c</w:t>
      </w:r>
      <w:r w:rsidRPr="00970C09">
        <w:rPr>
          <w:rFonts w:ascii="Times New Roman" w:hAnsi="Times New Roman" w:cs="Times New Roman"/>
          <w:lang w:val="en-GB"/>
        </w:rPr>
        <w:t>ycle typically lasts five years</w:t>
      </w:r>
      <w:r w:rsidR="002C2022">
        <w:rPr>
          <w:rFonts w:ascii="Times New Roman" w:hAnsi="Times New Roman" w:cs="Times New Roman"/>
          <w:lang w:val="en-GB"/>
        </w:rPr>
        <w:t>.</w:t>
      </w:r>
    </w:p>
    <w:p w:rsidR="00401F1C" w:rsidRDefault="00401F1C" w:rsidP="00C500F7">
      <w:pPr>
        <w:tabs>
          <w:tab w:val="left" w:pos="703"/>
        </w:tabs>
        <w:jc w:val="both"/>
        <w:rPr>
          <w:rFonts w:ascii="Times New Roman" w:hAnsi="Times New Roman" w:cs="Times New Roman"/>
          <w:lang w:val="en-GB"/>
        </w:rPr>
      </w:pPr>
      <w:r w:rsidRPr="00970C09">
        <w:rPr>
          <w:rFonts w:ascii="Times New Roman" w:hAnsi="Times New Roman" w:cs="Times New Roman"/>
          <w:lang w:val="en-GB"/>
        </w:rPr>
        <w:t>The Central Product Classification is developed and maintained by the United Nations Statistics Division (UNSD).</w:t>
      </w:r>
      <w:r>
        <w:rPr>
          <w:rFonts w:ascii="Times New Roman" w:hAnsi="Times New Roman" w:cs="Times New Roman"/>
          <w:lang w:val="en-GB"/>
        </w:rPr>
        <w:t xml:space="preserve"> It</w:t>
      </w:r>
      <w:r w:rsidRPr="00401F1C">
        <w:rPr>
          <w:rFonts w:ascii="Times New Roman" w:hAnsi="Times New Roman" w:cs="Times New Roman"/>
          <w:lang w:val="en-GB"/>
        </w:rPr>
        <w:t xml:space="preserve"> is a comprehensive classification of products</w:t>
      </w:r>
      <w:r w:rsidRPr="00401F1C">
        <w:rPr>
          <w:rStyle w:val="FootnoteReference"/>
          <w:rFonts w:ascii="Times New Roman" w:hAnsi="Times New Roman" w:cs="Times New Roman"/>
          <w:i/>
          <w:lang w:val="en-GB"/>
        </w:rPr>
        <w:footnoteReference w:id="60"/>
      </w:r>
      <w:r w:rsidRPr="00401F1C">
        <w:rPr>
          <w:rFonts w:ascii="Times New Roman" w:hAnsi="Times New Roman" w:cs="Times New Roman"/>
          <w:lang w:val="en-GB"/>
        </w:rPr>
        <w:t>, in a system of categories that are both exhaustive and mutually exclusive and based on a set of internationally agreed concepts, definitions, principles and classification rules. CPC has a five-level hierarchical structure where each digit provides information on product grouping.</w:t>
      </w:r>
    </w:p>
    <w:p w:rsidR="00401F1C" w:rsidRPr="00401F1C" w:rsidRDefault="00401F1C" w:rsidP="00C500F7">
      <w:pPr>
        <w:jc w:val="both"/>
        <w:rPr>
          <w:rFonts w:ascii="Times New Roman" w:hAnsi="Times New Roman" w:cs="Times New Roman"/>
          <w:lang w:val="en-GB"/>
        </w:rPr>
      </w:pPr>
      <w:r w:rsidRPr="00401F1C">
        <w:rPr>
          <w:rFonts w:ascii="Times New Roman" w:hAnsi="Times New Roman" w:cs="Times New Roman"/>
          <w:lang w:val="en-GB"/>
        </w:rPr>
        <w:t>CPC is a general-scope classification, i.e. it covers products of all economic activities (not sector specific) but it can be customized for sector-specific applications. It is also a general-purpose classification, so that potential applications range from production, to trade, prices and consumption.</w:t>
      </w:r>
    </w:p>
    <w:p w:rsidR="00A43912" w:rsidRDefault="00A43912" w:rsidP="00C500F7">
      <w:pPr>
        <w:tabs>
          <w:tab w:val="left" w:pos="703"/>
        </w:tabs>
        <w:jc w:val="both"/>
        <w:rPr>
          <w:rFonts w:asciiTheme="majorBidi" w:eastAsia="Times New Roman" w:hAnsiTheme="majorBidi" w:cstheme="majorBidi"/>
          <w:lang w:val="en-GB"/>
        </w:rPr>
      </w:pP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lastRenderedPageBreak/>
        <w:t>Here are some of the benefits from using CPC:</w:t>
      </w:r>
    </w:p>
    <w:p w:rsidR="00EB7AF1" w:rsidRPr="00F31509" w:rsidRDefault="60226960"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It is an international classification, constantly updated and reviewed by the Expert Group on International Classification (chaired by UNSD, participants are countries and international organizations).</w:t>
      </w:r>
    </w:p>
    <w:p w:rsidR="00EB7AF1" w:rsidRPr="00F31509" w:rsidRDefault="60226960"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It is used by other organizations and statistical domains: allows data comparability across statistical domains.</w:t>
      </w:r>
    </w:p>
    <w:p w:rsidR="00EB7AF1" w:rsidRPr="00F31509" w:rsidRDefault="60226960"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It is used by countries: thus, its use at FAO will reduce reporting burdens. In addition CPC expanded is designed not only for FAO but also for countries engaged in the collection and dissemination of data on agriculture and food products: it provides a flexible tool that allows increased granularity at the lower level, including local species and varieties, while maintaining comparability across countries at the higher level.</w:t>
      </w:r>
    </w:p>
    <w:p w:rsidR="00EB7AF1" w:rsidRPr="00401F1C" w:rsidRDefault="60226960"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It aligns with ISIC and HS: when these classifications are updated, the CPC is also updated.</w:t>
      </w:r>
    </w:p>
    <w:p w:rsidR="00EB7AF1" w:rsidRPr="00C500F7" w:rsidRDefault="00401F1C"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As it is highly aligned with HS, data conversion for SUA/FBS is improved compared to FCL (65% of the HS 2007-CPC Ver.2 correspondences are one-to-one or many-to-one vs. 35% in the case of HS-FCL, even higher alignment is between HS 2012 and CPC Ver.2.1), see (Figure 28).</w:t>
      </w:r>
    </w:p>
    <w:p w:rsidR="00EB7AF1" w:rsidRDefault="000B360D" w:rsidP="00C500F7">
      <w:pPr>
        <w:tabs>
          <w:tab w:val="left" w:pos="703"/>
        </w:tabs>
        <w:jc w:val="both"/>
        <w:rPr>
          <w:rFonts w:asciiTheme="majorBidi" w:hAnsiTheme="majorBidi" w:cstheme="majorBidi"/>
          <w:lang w:val="en-GB"/>
        </w:rPr>
      </w:pPr>
      <w:r w:rsidRPr="00F31509">
        <w:rPr>
          <w:rFonts w:asciiTheme="majorBidi" w:hAnsiTheme="majorBidi" w:cstheme="majorBidi"/>
          <w:noProof/>
          <w:lang w:eastAsia="en-US"/>
        </w:rPr>
        <w:drawing>
          <wp:inline distT="0" distB="0" distL="0" distR="0">
            <wp:extent cx="4470400" cy="3377883"/>
            <wp:effectExtent l="0" t="0" r="0" b="635"/>
            <wp:docPr id="976110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71085" cy="3378401"/>
                    </a:xfrm>
                    <a:prstGeom prst="rect">
                      <a:avLst/>
                    </a:prstGeom>
                  </pic:spPr>
                </pic:pic>
              </a:graphicData>
            </a:graphic>
          </wp:inline>
        </w:drawing>
      </w:r>
    </w:p>
    <w:p w:rsidR="00B406F4" w:rsidRPr="00F31509" w:rsidRDefault="00B406F4" w:rsidP="00B406F4">
      <w:pPr>
        <w:pStyle w:val="Caption"/>
        <w:jc w:val="both"/>
        <w:rPr>
          <w:rFonts w:asciiTheme="majorBidi" w:hAnsiTheme="majorBidi" w:cstheme="majorBidi"/>
          <w:lang w:val="en-GB"/>
        </w:rPr>
      </w:pPr>
      <w:bookmarkStart w:id="531" w:name="_Toc430872528"/>
      <w:r w:rsidRPr="00F31509">
        <w:rPr>
          <w:rFonts w:asciiTheme="majorBidi" w:eastAsia="Times New Roman" w:hAnsiTheme="majorBidi" w:cstheme="majorBidi"/>
          <w:lang w:val="en-GB"/>
        </w:rPr>
        <w:t xml:space="preserve">Figure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1C3696" w:rsidRPr="00F31509">
        <w:rPr>
          <w:rFonts w:asciiTheme="majorBidi" w:hAnsiTheme="majorBidi" w:cstheme="majorBidi"/>
          <w:lang w:val="en-GB"/>
        </w:rPr>
        <w:fldChar w:fldCharType="separate"/>
      </w:r>
      <w:r w:rsidRPr="00F31509">
        <w:rPr>
          <w:rFonts w:asciiTheme="majorBidi" w:eastAsia="Times New Roman" w:hAnsiTheme="majorBidi" w:cstheme="majorBidi"/>
          <w:noProof/>
          <w:lang w:val="en-GB"/>
        </w:rPr>
        <w:t>2</w:t>
      </w:r>
      <w:r>
        <w:rPr>
          <w:rFonts w:asciiTheme="majorBidi" w:eastAsia="Times New Roman" w:hAnsiTheme="majorBidi" w:cstheme="majorBidi"/>
          <w:noProof/>
          <w:lang w:val="en-GB"/>
        </w:rPr>
        <w:t>8</w:t>
      </w:r>
      <w:r w:rsidR="001C3696"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xml:space="preserve">: </w:t>
      </w:r>
      <w:r w:rsidRPr="00B406F4">
        <w:rPr>
          <w:rFonts w:asciiTheme="majorBidi" w:eastAsia="Times New Roman" w:hAnsiTheme="majorBidi" w:cstheme="majorBidi"/>
          <w:lang w:val="en-GB"/>
        </w:rPr>
        <w:t>Quality of links between HS – FCL</w:t>
      </w:r>
      <w:r w:rsidR="00DD47B4">
        <w:rPr>
          <w:rFonts w:asciiTheme="majorBidi" w:eastAsia="Times New Roman" w:hAnsiTheme="majorBidi" w:cstheme="majorBidi"/>
          <w:lang w:val="en-GB"/>
        </w:rPr>
        <w:t xml:space="preserve"> </w:t>
      </w:r>
      <w:r w:rsidRPr="00B406F4">
        <w:rPr>
          <w:rFonts w:asciiTheme="majorBidi" w:eastAsia="Times New Roman" w:hAnsiTheme="majorBidi" w:cstheme="majorBidi"/>
          <w:lang w:val="en-GB"/>
        </w:rPr>
        <w:t>(shaded)  and HS - CPC</w:t>
      </w:r>
      <w:bookmarkEnd w:id="531"/>
    </w:p>
    <w:p w:rsidR="00B406F4" w:rsidRDefault="00B406F4" w:rsidP="00C500F7">
      <w:pPr>
        <w:tabs>
          <w:tab w:val="left" w:pos="703"/>
        </w:tabs>
        <w:jc w:val="both"/>
        <w:rPr>
          <w:rFonts w:asciiTheme="majorBidi" w:eastAsia="Times New Roman" w:hAnsiTheme="majorBidi" w:cstheme="majorBidi"/>
          <w:lang w:val="en-GB"/>
        </w:rPr>
      </w:pP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The latest CPC Ver. 2.1</w:t>
      </w:r>
      <w:r w:rsidR="000B360D" w:rsidRPr="00F31509">
        <w:rPr>
          <w:rStyle w:val="FootnoteReference"/>
          <w:rFonts w:asciiTheme="majorBidi" w:eastAsia="Times New Roman" w:hAnsiTheme="majorBidi" w:cstheme="majorBidi"/>
          <w:lang w:val="en-GB"/>
        </w:rPr>
        <w:footnoteReference w:id="61"/>
      </w:r>
      <w:r w:rsidRPr="00F31509">
        <w:rPr>
          <w:rFonts w:asciiTheme="majorBidi" w:eastAsia="Times New Roman" w:hAnsiTheme="majorBidi" w:cstheme="majorBidi"/>
          <w:lang w:val="en-GB"/>
        </w:rPr>
        <w:t>is complemented with an official annex developed by FAO to meet the needs of agricultural statistics; such structure is called “</w:t>
      </w:r>
      <w:r w:rsidRPr="00F31509">
        <w:rPr>
          <w:rFonts w:asciiTheme="majorBidi" w:eastAsia="Times New Roman" w:hAnsiTheme="majorBidi" w:cstheme="majorBidi"/>
          <w:i/>
          <w:iCs/>
          <w:lang w:val="en-GB"/>
        </w:rPr>
        <w:t>CPC expanded for agricultural statistics</w:t>
      </w:r>
      <w:r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lastRenderedPageBreak/>
        <w:t>CPC expanded provides additional detail on agricultural commodities (primary products) and is obtained adding one level (two digits) at the lower of the standard CPC</w:t>
      </w:r>
      <w:r w:rsidR="000B360D" w:rsidRPr="00F31509">
        <w:rPr>
          <w:rStyle w:val="FootnoteReference"/>
          <w:rFonts w:asciiTheme="majorBidi" w:eastAsia="Times New Roman" w:hAnsiTheme="majorBidi" w:cstheme="majorBidi"/>
          <w:lang w:val="en-GB"/>
        </w:rPr>
        <w:footnoteReference w:id="62"/>
      </w:r>
      <w:r w:rsidRPr="00F31509">
        <w:rPr>
          <w:rFonts w:asciiTheme="majorBidi" w:eastAsia="Times New Roman" w:hAnsiTheme="majorBidi" w:cstheme="majorBidi"/>
          <w:lang w:val="en-GB"/>
        </w:rPr>
        <w:t xml:space="preserve"> (Figure 29). </w:t>
      </w:r>
    </w:p>
    <w:p w:rsidR="483DA69D" w:rsidRPr="00F31509" w:rsidRDefault="483DA69D" w:rsidP="00C500F7">
      <w:pPr>
        <w:jc w:val="both"/>
        <w:rPr>
          <w:rFonts w:asciiTheme="majorBidi" w:hAnsiTheme="majorBidi" w:cstheme="majorBidi"/>
          <w:lang w:val="en-GB"/>
        </w:rPr>
      </w:pPr>
      <w:r w:rsidRPr="00F31509">
        <w:rPr>
          <w:rFonts w:asciiTheme="majorBidi" w:hAnsiTheme="majorBidi" w:cstheme="majorBidi"/>
          <w:noProof/>
          <w:lang w:eastAsia="en-US"/>
        </w:rPr>
        <w:drawing>
          <wp:inline distT="0" distB="0" distL="0" distR="0">
            <wp:extent cx="4486275" cy="1866900"/>
            <wp:effectExtent l="0" t="0" r="0" b="0"/>
            <wp:docPr id="21068907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86275" cy="1866900"/>
                    </a:xfrm>
                    <a:prstGeom prst="rect">
                      <a:avLst/>
                    </a:prstGeom>
                  </pic:spPr>
                </pic:pic>
              </a:graphicData>
            </a:graphic>
          </wp:inline>
        </w:drawing>
      </w:r>
    </w:p>
    <w:p w:rsidR="00B406F4" w:rsidRPr="00F31509" w:rsidRDefault="00B406F4" w:rsidP="00B406F4">
      <w:pPr>
        <w:pStyle w:val="Caption"/>
        <w:jc w:val="both"/>
        <w:rPr>
          <w:rFonts w:asciiTheme="majorBidi" w:hAnsiTheme="majorBidi" w:cstheme="majorBidi"/>
          <w:lang w:val="en-GB"/>
        </w:rPr>
      </w:pPr>
      <w:bookmarkStart w:id="532" w:name="_Toc430872529"/>
      <w:r w:rsidRPr="00F31509">
        <w:rPr>
          <w:rFonts w:asciiTheme="majorBidi" w:eastAsia="Times New Roman" w:hAnsiTheme="majorBidi" w:cstheme="majorBidi"/>
          <w:lang w:val="en-GB"/>
        </w:rPr>
        <w:t xml:space="preserve">Figure </w:t>
      </w:r>
      <w:r w:rsidR="001C3696"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1C3696" w:rsidRPr="00F31509">
        <w:rPr>
          <w:rFonts w:asciiTheme="majorBidi" w:hAnsiTheme="majorBidi" w:cstheme="majorBidi"/>
          <w:lang w:val="en-GB"/>
        </w:rPr>
        <w:fldChar w:fldCharType="separate"/>
      </w:r>
      <w:r w:rsidRPr="00F31509">
        <w:rPr>
          <w:rFonts w:asciiTheme="majorBidi" w:eastAsia="Times New Roman" w:hAnsiTheme="majorBidi" w:cstheme="majorBidi"/>
          <w:noProof/>
          <w:lang w:val="en-GB"/>
        </w:rPr>
        <w:t>2</w:t>
      </w:r>
      <w:r w:rsidR="001C3696" w:rsidRPr="00F31509">
        <w:rPr>
          <w:rFonts w:asciiTheme="majorBidi" w:hAnsiTheme="majorBidi" w:cstheme="majorBidi"/>
          <w:lang w:val="en-GB"/>
        </w:rPr>
        <w:fldChar w:fldCharType="end"/>
      </w:r>
      <w:r>
        <w:rPr>
          <w:rFonts w:asciiTheme="majorBidi" w:hAnsiTheme="majorBidi" w:cstheme="majorBidi"/>
          <w:lang w:val="en-GB"/>
        </w:rPr>
        <w:t>9</w:t>
      </w:r>
      <w:r w:rsidRPr="00F31509">
        <w:rPr>
          <w:rFonts w:asciiTheme="majorBidi" w:eastAsia="Times New Roman" w:hAnsiTheme="majorBidi" w:cstheme="majorBidi"/>
          <w:lang w:val="en-GB"/>
        </w:rPr>
        <w:t xml:space="preserve">: </w:t>
      </w:r>
      <w:r w:rsidRPr="00B406F4">
        <w:rPr>
          <w:rFonts w:asciiTheme="majorBidi" w:eastAsia="Times New Roman" w:hAnsiTheme="majorBidi" w:cstheme="majorBidi"/>
          <w:lang w:val="en-GB"/>
        </w:rPr>
        <w:t>CPC expanded code for “Mixed grain” (0103 in FCL)</w:t>
      </w:r>
      <w:bookmarkEnd w:id="532"/>
    </w:p>
    <w:p w:rsidR="00A74724" w:rsidRDefault="00A74724" w:rsidP="000264F4">
      <w:pPr>
        <w:pStyle w:val="Heading2"/>
      </w:pPr>
    </w:p>
    <w:p w:rsidR="00EB7AF1" w:rsidRPr="00F31509" w:rsidRDefault="60226960" w:rsidP="000264F4">
      <w:pPr>
        <w:pStyle w:val="Heading2"/>
      </w:pPr>
      <w:r w:rsidRPr="00F31509">
        <w:t>CPC implementation in the production and trade domains</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The FAO Statistics Division (ESS) collects production data through a production questionnaire (PQ) that is sent on an annual basis to National Statistical Offices and Ministries of Agriculture around the world (supplementary sources are also used for selected commodities and countries). Product lists included in PQs are country-specific, which means that the number and type of commodities can vary from country to country. The generic template of the PQ includes 209 primary commodities (167 crops and 42 livestock) and 47 processed products (34 vegetable oils and cakes, 4 dried fruits, 6 alcoholic beverages, and 3 sugar products). The classification currently used is the CPC expanded for agricultural statistics, in place of the FCL.</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Trade data in ESS are not collected through a questionnaire: countries used to send to ESS their full trade files while now data are</w:t>
      </w:r>
      <w:r w:rsidR="00A74724">
        <w:rPr>
          <w:rFonts w:asciiTheme="majorBidi" w:eastAsia="Times New Roman" w:hAnsiTheme="majorBidi" w:cstheme="majorBidi"/>
          <w:lang w:val="en-GB"/>
        </w:rPr>
        <w:t xml:space="preserve"> mainly</w:t>
      </w:r>
      <w:r w:rsidRPr="00F31509">
        <w:rPr>
          <w:rFonts w:asciiTheme="majorBidi" w:eastAsia="Times New Roman" w:hAnsiTheme="majorBidi" w:cstheme="majorBidi"/>
          <w:lang w:val="en-GB"/>
        </w:rPr>
        <w:t xml:space="preserve"> received from the UN Statistics Division (through Comtrade database). In the past, trade data were eventually converted from HS to FCL format. From now on trade series will be published in HS format while they will be converted to CPC to compile Supply and Utilization Accounts (SUA).</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A prerequisite for the implementation of CPC in the new system was to increase detail on agriculture, forest and fishery products in CPC. To this end, over the past ten years</w:t>
      </w:r>
      <w:r w:rsidR="00401F1C" w:rsidRPr="00401F1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FAO contributed significantly to CPC ver.2 and ver.2.1 together with UNSD and the Expert Group on International Classifications. </w:t>
      </w:r>
    </w:p>
    <w:p w:rsidR="00EB7AF1" w:rsidRPr="00F31509" w:rsidRDefault="483DA69D"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lastRenderedPageBreak/>
        <w:t>In addition, a CPC expanded for agricultural statistics was developed and added as an official annex to CPC Ver.2.1. When detail in CPC 2.1 expanded is not sufficient, the classification is expanded further in FAOSTAT according to FAO needs and data available. In this way high harmonization between FCL and CPC is ensured.</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CPC is planned to be used for future data collection and to be applied to old time-series</w:t>
      </w:r>
      <w:r w:rsidRPr="00F31509">
        <w:rPr>
          <w:rFonts w:asciiTheme="majorBidi" w:eastAsia="Times New Roman" w:hAnsiTheme="majorBidi" w:cstheme="majorBidi"/>
          <w:strike/>
          <w:lang w:val="en-GB"/>
        </w:rPr>
        <w:t>,</w:t>
      </w:r>
      <w:r w:rsidRPr="00F31509">
        <w:rPr>
          <w:rFonts w:asciiTheme="majorBidi" w:eastAsia="Times New Roman" w:hAnsiTheme="majorBidi" w:cstheme="majorBidi"/>
          <w:lang w:val="en-GB"/>
        </w:rPr>
        <w:t xml:space="preserve"> in order to allow data comparability over time and avoid breaks in the series.</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Although the basic condition for data back cast is to have double coded data for at least one year, it seemed difficult for FAO to increase its data request to countries: additional burden on national offices might have lowered the response rate and hampered the data collection process. Therefore ESS identified alternative solutions to allow progress in the change of the classification and data back cast, while reducing the cost of this operation. The solution adopted depended on the type of link encountered and allowed full alignment between FCL and CPC:</w:t>
      </w:r>
    </w:p>
    <w:p w:rsidR="00EB7AF1" w:rsidRPr="00F31509" w:rsidRDefault="60226960" w:rsidP="00C500F7">
      <w:pPr>
        <w:pStyle w:val="ListParagraph"/>
        <w:numPr>
          <w:ilvl w:val="0"/>
          <w:numId w:val="3"/>
        </w:numPr>
        <w:tabs>
          <w:tab w:val="left" w:pos="703"/>
        </w:tabs>
        <w:contextualSpacing w:val="0"/>
        <w:jc w:val="both"/>
        <w:rPr>
          <w:rFonts w:asciiTheme="majorBidi" w:hAnsiTheme="majorBidi" w:cstheme="majorBidi"/>
        </w:rPr>
      </w:pPr>
      <w:r w:rsidRPr="00F31509">
        <w:rPr>
          <w:rFonts w:asciiTheme="majorBidi" w:eastAsia="Times New Roman" w:hAnsiTheme="majorBidi" w:cstheme="majorBidi"/>
          <w:b/>
          <w:bCs/>
        </w:rPr>
        <w:t>One-to-one</w:t>
      </w:r>
      <w:r w:rsidRPr="00F31509">
        <w:rPr>
          <w:rFonts w:asciiTheme="majorBidi" w:eastAsia="Times New Roman" w:hAnsiTheme="majorBidi" w:cstheme="majorBidi"/>
        </w:rPr>
        <w:t xml:space="preserve"> cases are resolved quite easily as old data are transferred to the new classification assigning codes and definitions according to the new classification while data remain the same (“key method”</w:t>
      </w:r>
      <w:r w:rsidR="000B360D" w:rsidRPr="00F31509">
        <w:rPr>
          <w:rStyle w:val="FootnoteReference"/>
          <w:rFonts w:asciiTheme="majorBidi" w:eastAsia="Times New Roman" w:hAnsiTheme="majorBidi" w:cstheme="majorBidi"/>
        </w:rPr>
        <w:footnoteReference w:id="63"/>
      </w:r>
      <w:r w:rsidRPr="00F31509">
        <w:rPr>
          <w:rFonts w:asciiTheme="majorBidi" w:eastAsia="Times New Roman" w:hAnsiTheme="majorBidi" w:cstheme="majorBidi"/>
        </w:rPr>
        <w:t xml:space="preserve">). </w:t>
      </w:r>
    </w:p>
    <w:p w:rsidR="00EB7AF1" w:rsidRPr="00F31509" w:rsidRDefault="60226960" w:rsidP="00C500F7">
      <w:pPr>
        <w:pStyle w:val="ListParagraph"/>
        <w:numPr>
          <w:ilvl w:val="0"/>
          <w:numId w:val="3"/>
        </w:numPr>
        <w:tabs>
          <w:tab w:val="left" w:pos="703"/>
        </w:tabs>
        <w:contextualSpacing w:val="0"/>
        <w:jc w:val="both"/>
        <w:rPr>
          <w:rFonts w:asciiTheme="majorBidi" w:hAnsiTheme="majorBidi" w:cstheme="majorBidi"/>
        </w:rPr>
      </w:pPr>
      <w:r w:rsidRPr="00F31509">
        <w:rPr>
          <w:rFonts w:asciiTheme="majorBidi" w:eastAsia="Times New Roman" w:hAnsiTheme="majorBidi" w:cstheme="majorBidi"/>
        </w:rPr>
        <w:t xml:space="preserve">Also for </w:t>
      </w:r>
      <w:r w:rsidRPr="00F31509">
        <w:rPr>
          <w:rFonts w:asciiTheme="majorBidi" w:eastAsia="Times New Roman" w:hAnsiTheme="majorBidi" w:cstheme="majorBidi"/>
          <w:b/>
          <w:bCs/>
        </w:rPr>
        <w:t>many-to-one</w:t>
      </w:r>
      <w:r w:rsidRPr="00F31509">
        <w:rPr>
          <w:rFonts w:asciiTheme="majorBidi" w:eastAsia="Times New Roman" w:hAnsiTheme="majorBidi" w:cstheme="majorBidi"/>
        </w:rPr>
        <w:t xml:space="preserve"> cases data conversion is straightforward as data in FCL are aggregated into the target classification (CPC). Such an aggregation entails a loss of information, as CPC is less detailed than FCL. Not to lose information in FAOSTAT, many-to-one cases have been turned into one-to-one correlations: first the target classification is expanded further according to the detail available in FCL and then the “key method” is applied. When detail in CPC 2.1 expanded is not sufficient, the classification is expanded further for FAOSTAT purpose.</w:t>
      </w:r>
    </w:p>
    <w:p w:rsidR="00EB7AF1" w:rsidRPr="00F31509" w:rsidRDefault="60226960" w:rsidP="00C500F7">
      <w:pPr>
        <w:tabs>
          <w:tab w:val="left" w:pos="703"/>
        </w:tabs>
        <w:ind w:left="357"/>
        <w:jc w:val="both"/>
        <w:rPr>
          <w:rFonts w:asciiTheme="majorBidi" w:hAnsiTheme="majorBidi" w:cstheme="majorBidi"/>
          <w:lang w:val="en-GB"/>
        </w:rPr>
      </w:pPr>
      <w:r w:rsidRPr="00F31509">
        <w:rPr>
          <w:rFonts w:asciiTheme="majorBidi" w:eastAsia="Times New Roman" w:hAnsiTheme="majorBidi" w:cstheme="majorBidi"/>
          <w:lang w:val="en-GB"/>
        </w:rPr>
        <w:t xml:space="preserve">More difficulties are faced for one-to-many and many-to-many types of links. In these cases data are converted based on statisticians’ best judgment according to the </w:t>
      </w:r>
      <w:r w:rsidRPr="00F31509">
        <w:rPr>
          <w:rFonts w:asciiTheme="majorBidi" w:eastAsia="Times New Roman" w:hAnsiTheme="majorBidi" w:cstheme="majorBidi"/>
          <w:i/>
          <w:iCs/>
          <w:lang w:val="en-GB"/>
        </w:rPr>
        <w:t>dominant</w:t>
      </w:r>
      <w:r w:rsidRPr="00F31509">
        <w:rPr>
          <w:rFonts w:asciiTheme="majorBidi" w:eastAsia="Times New Roman" w:hAnsiTheme="majorBidi" w:cstheme="majorBidi"/>
          <w:lang w:val="en-GB"/>
        </w:rPr>
        <w:t xml:space="preserve"> correspondence. Coefficients of conversion have not been calculated, given the lack of information in both formats for at least one year, therefore </w:t>
      </w:r>
      <w:r w:rsidRPr="00A74724">
        <w:rPr>
          <w:rFonts w:asciiTheme="majorBidi" w:eastAsia="Times New Roman" w:hAnsiTheme="majorBidi" w:cstheme="majorBidi"/>
          <w:lang w:val="en-GB"/>
        </w:rPr>
        <w:t>there is a risk to</w:t>
      </w:r>
      <w:r w:rsidRPr="00F31509">
        <w:rPr>
          <w:rFonts w:asciiTheme="majorBidi" w:eastAsia="Times New Roman" w:hAnsiTheme="majorBidi" w:cstheme="majorBidi"/>
          <w:lang w:val="en-GB"/>
        </w:rPr>
        <w:t xml:space="preserve"> threaten data quality in the conversion. Conversion keys used are 1 and 0 exclusively:</w:t>
      </w:r>
    </w:p>
    <w:p w:rsidR="00EB7AF1" w:rsidRPr="00F31509" w:rsidRDefault="60226960" w:rsidP="00C500F7">
      <w:pPr>
        <w:pStyle w:val="ListParagraph"/>
        <w:numPr>
          <w:ilvl w:val="0"/>
          <w:numId w:val="3"/>
        </w:numPr>
        <w:tabs>
          <w:tab w:val="left" w:pos="703"/>
        </w:tabs>
        <w:contextualSpacing w:val="0"/>
        <w:jc w:val="both"/>
        <w:rPr>
          <w:rFonts w:asciiTheme="majorBidi" w:hAnsiTheme="majorBidi" w:cstheme="majorBidi"/>
        </w:rPr>
      </w:pPr>
      <w:r w:rsidRPr="00F31509">
        <w:rPr>
          <w:rFonts w:asciiTheme="majorBidi" w:eastAsia="Times New Roman" w:hAnsiTheme="majorBidi" w:cstheme="majorBidi"/>
          <w:b/>
          <w:bCs/>
        </w:rPr>
        <w:t>One-to-many</w:t>
      </w:r>
      <w:r w:rsidRPr="00F31509">
        <w:rPr>
          <w:rFonts w:asciiTheme="majorBidi" w:eastAsia="Times New Roman" w:hAnsiTheme="majorBidi" w:cstheme="majorBidi"/>
        </w:rPr>
        <w:t xml:space="preserve"> relations between FCL and CPC are managed identifying the dominant correlation based on statistician’s best judgement and assigning the conversion key “1” accordingly. </w:t>
      </w:r>
    </w:p>
    <w:p w:rsidR="00EB7AF1" w:rsidRPr="00F31509" w:rsidRDefault="60226960" w:rsidP="00C500F7">
      <w:pPr>
        <w:pStyle w:val="ListParagraph"/>
        <w:numPr>
          <w:ilvl w:val="0"/>
          <w:numId w:val="3"/>
        </w:numPr>
        <w:tabs>
          <w:tab w:val="left" w:pos="703"/>
        </w:tabs>
        <w:contextualSpacing w:val="0"/>
        <w:jc w:val="both"/>
        <w:rPr>
          <w:rFonts w:asciiTheme="majorBidi" w:hAnsiTheme="majorBidi" w:cstheme="majorBidi"/>
        </w:rPr>
      </w:pPr>
      <w:r w:rsidRPr="00F31509">
        <w:rPr>
          <w:rFonts w:asciiTheme="majorBidi" w:eastAsia="Times New Roman" w:hAnsiTheme="majorBidi" w:cstheme="majorBidi"/>
        </w:rPr>
        <w:t xml:space="preserve">In </w:t>
      </w:r>
      <w:r w:rsidRPr="00F31509">
        <w:rPr>
          <w:rFonts w:asciiTheme="majorBidi" w:eastAsia="Times New Roman" w:hAnsiTheme="majorBidi" w:cstheme="majorBidi"/>
          <w:b/>
          <w:bCs/>
        </w:rPr>
        <w:t>many-to-many</w:t>
      </w:r>
      <w:r w:rsidRPr="00F31509">
        <w:rPr>
          <w:rFonts w:asciiTheme="majorBidi" w:eastAsia="Times New Roman" w:hAnsiTheme="majorBidi" w:cstheme="majorBidi"/>
        </w:rPr>
        <w:t xml:space="preserve"> cases, which represent a minority in the FCL-CPC correlations, the target classification is modified and aligned to the source one.</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lastRenderedPageBreak/>
        <w:t>Details and examples are provided in Appendix 1.</w:t>
      </w:r>
    </w:p>
    <w:p w:rsidR="00A74724" w:rsidRDefault="00A74724" w:rsidP="000264F4">
      <w:pPr>
        <w:pStyle w:val="Heading2"/>
      </w:pPr>
    </w:p>
    <w:p w:rsidR="00EB7AF1" w:rsidRPr="00F31509" w:rsidRDefault="60226960" w:rsidP="000264F4">
      <w:pPr>
        <w:pStyle w:val="Heading2"/>
      </w:pPr>
      <w:r w:rsidRPr="00F31509">
        <w:t>CPC implementation for SUA and FBS</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The compilation of SUA and FBS is based on commodity trees.  What is called a “commodity tree” in FAO should not be confused with a classification tree or “hierarchy”.  </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A </w:t>
      </w:r>
      <w:r w:rsidRPr="00F31509">
        <w:rPr>
          <w:rFonts w:asciiTheme="majorBidi" w:eastAsia="Times New Roman" w:hAnsiTheme="majorBidi" w:cstheme="majorBidi"/>
          <w:b/>
          <w:bCs/>
          <w:lang w:val="en-GB"/>
        </w:rPr>
        <w:t>commodity tree</w:t>
      </w:r>
      <w:r w:rsidRPr="00F31509">
        <w:rPr>
          <w:rFonts w:asciiTheme="majorBidi" w:eastAsia="Times New Roman" w:hAnsiTheme="majorBidi" w:cstheme="majorBidi"/>
          <w:lang w:val="en-GB"/>
        </w:rPr>
        <w:t xml:space="preserve"> (CT) is a “</w:t>
      </w:r>
      <w:r w:rsidRPr="00F31509">
        <w:rPr>
          <w:rFonts w:asciiTheme="majorBidi" w:eastAsia="Times New Roman" w:hAnsiTheme="majorBidi" w:cstheme="majorBidi"/>
          <w:i/>
          <w:iCs/>
          <w:lang w:val="en-GB"/>
        </w:rPr>
        <w:t>symbolic representation of the flow from a primary commodity to various processed products derived from it, together with the conversion factors from one commodity to another</w:t>
      </w:r>
      <w:r w:rsidRPr="00F31509">
        <w:rPr>
          <w:rFonts w:asciiTheme="majorBidi" w:eastAsia="Times New Roman" w:hAnsiTheme="majorBidi" w:cstheme="majorBidi"/>
          <w:lang w:val="en-GB"/>
        </w:rPr>
        <w:t>”</w:t>
      </w:r>
      <w:r w:rsidR="000B360D" w:rsidRPr="00F31509">
        <w:rPr>
          <w:rStyle w:val="FootnoteReference"/>
          <w:rFonts w:asciiTheme="majorBidi" w:eastAsia="Times New Roman" w:hAnsiTheme="majorBidi" w:cstheme="majorBidi"/>
          <w:lang w:val="en-GB"/>
        </w:rPr>
        <w:footnoteReference w:id="64"/>
      </w:r>
      <w:r w:rsidRPr="00F31509">
        <w:rPr>
          <w:rFonts w:asciiTheme="majorBidi" w:eastAsia="Times New Roman" w:hAnsiTheme="majorBidi" w:cstheme="majorBidi"/>
          <w:lang w:val="en-GB"/>
        </w:rPr>
        <w:t xml:space="preserve">. </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A </w:t>
      </w:r>
      <w:r w:rsidRPr="00F31509">
        <w:rPr>
          <w:rFonts w:asciiTheme="majorBidi" w:eastAsia="Times New Roman" w:hAnsiTheme="majorBidi" w:cstheme="majorBidi"/>
          <w:b/>
          <w:bCs/>
          <w:lang w:val="en-GB"/>
        </w:rPr>
        <w:t>statistical classification</w:t>
      </w:r>
      <w:r w:rsidRPr="00F31509">
        <w:rPr>
          <w:rFonts w:asciiTheme="majorBidi" w:eastAsia="Times New Roman" w:hAnsiTheme="majorBidi" w:cstheme="majorBidi"/>
          <w:lang w:val="en-GB"/>
        </w:rPr>
        <w:t xml:space="preserve"> is </w:t>
      </w:r>
      <w:r w:rsidRPr="00F31509">
        <w:rPr>
          <w:rFonts w:asciiTheme="majorBidi" w:eastAsia="Times New Roman" w:hAnsiTheme="majorBidi" w:cstheme="majorBidi"/>
          <w:strike/>
          <w:lang w:val="en-GB"/>
        </w:rPr>
        <w:t xml:space="preserve"> </w:t>
      </w:r>
      <w:r w:rsidRPr="00F31509">
        <w:rPr>
          <w:rFonts w:asciiTheme="majorBidi" w:eastAsia="Times New Roman" w:hAnsiTheme="majorBidi" w:cstheme="majorBidi"/>
          <w:lang w:val="en-GB"/>
        </w:rPr>
        <w:t>“</w:t>
      </w:r>
      <w:r w:rsidRPr="00F31509">
        <w:rPr>
          <w:rFonts w:asciiTheme="majorBidi" w:eastAsia="Times New Roman" w:hAnsiTheme="majorBidi" w:cstheme="majorBidi"/>
          <w:i/>
          <w:iCs/>
          <w:lang w:val="en-GB"/>
        </w:rPr>
        <w:t xml:space="preserve">a set of categories which may be assigned to one or more variables” </w:t>
      </w:r>
      <w:r w:rsidRPr="00F31509">
        <w:rPr>
          <w:rFonts w:asciiTheme="majorBidi" w:eastAsia="Times New Roman" w:hAnsiTheme="majorBidi" w:cstheme="majorBidi"/>
          <w:lang w:val="en-GB"/>
        </w:rPr>
        <w:t xml:space="preserve">where “the </w:t>
      </w:r>
      <w:r w:rsidRPr="00F31509">
        <w:rPr>
          <w:rFonts w:asciiTheme="majorBidi" w:eastAsia="Times New Roman" w:hAnsiTheme="majorBidi" w:cstheme="majorBidi"/>
          <w:i/>
          <w:iCs/>
          <w:lang w:val="en-GB"/>
        </w:rPr>
        <w:t>categories are defined in terms of one or more characteristics of a particular population of units of observation. A statistical classification may have a flat, linear structure or may be hierarchically structured, such that all categories at lower levels are sub-categories of a category at the next level up.</w:t>
      </w:r>
      <w:r w:rsidRPr="00F31509">
        <w:rPr>
          <w:rFonts w:asciiTheme="majorBidi" w:eastAsia="Times New Roman" w:hAnsiTheme="majorBidi" w:cstheme="majorBidi"/>
          <w:lang w:val="en-GB"/>
        </w:rPr>
        <w:t>”</w:t>
      </w:r>
      <w:r w:rsidR="000B360D" w:rsidRPr="00F31509">
        <w:rPr>
          <w:rStyle w:val="FootnoteReference"/>
          <w:rFonts w:asciiTheme="majorBidi" w:eastAsia="Times New Roman" w:hAnsiTheme="majorBidi" w:cstheme="majorBidi"/>
          <w:lang w:val="en-GB"/>
        </w:rPr>
        <w:footnoteReference w:id="65"/>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The FAOSTAT commodity list is a flat classification (or “a list”) where commodities are listed following an ascendant order (in most cases). The FCL itself does not set the relations amongst commodities as all categories are on the same level: to distinguish primary from processed products the printed version of the FCL uses capital letters, which is not a c</w:t>
      </w:r>
      <w:r w:rsidR="00FC6477">
        <w:rPr>
          <w:rFonts w:asciiTheme="majorBidi" w:eastAsia="Times New Roman" w:hAnsiTheme="majorBidi" w:cstheme="majorBidi"/>
          <w:lang w:val="en-GB"/>
        </w:rPr>
        <w:t>lassification feature (Figure 30</w:t>
      </w:r>
      <w:r w:rsidRPr="00F31509">
        <w:rPr>
          <w:rFonts w:asciiTheme="majorBidi" w:eastAsia="Times New Roman" w:hAnsiTheme="majorBidi" w:cstheme="majorBidi"/>
          <w:lang w:val="en-GB"/>
        </w:rPr>
        <w:t>). It is the commodity tree that sets the links amongst commodities listed in FCL through the application of extraction rates. Extraction rates “</w:t>
      </w:r>
      <w:r w:rsidRPr="00F31509">
        <w:rPr>
          <w:rFonts w:asciiTheme="majorBidi" w:eastAsia="Times New Roman" w:hAnsiTheme="majorBidi" w:cstheme="majorBidi"/>
          <w:i/>
          <w:iCs/>
          <w:lang w:val="en-GB"/>
        </w:rPr>
        <w:t>indicate, in percentage terms, the amount of the processed product concerned obtained from the processing of the parent/originating product, in most cases a primary products</w:t>
      </w:r>
      <w:r w:rsidRPr="00F31509">
        <w:rPr>
          <w:rFonts w:asciiTheme="majorBidi" w:eastAsia="Times New Roman" w:hAnsiTheme="majorBidi" w:cstheme="majorBidi"/>
          <w:lang w:val="en-GB"/>
        </w:rPr>
        <w:t>”</w:t>
      </w:r>
      <w:r w:rsidR="000B360D" w:rsidRPr="00F31509">
        <w:rPr>
          <w:rStyle w:val="FootnoteReference"/>
          <w:rFonts w:asciiTheme="majorBidi" w:eastAsia="Times New Roman" w:hAnsiTheme="majorBidi" w:cstheme="majorBidi"/>
          <w:lang w:val="en-GB"/>
        </w:rPr>
        <w:footnoteReference w:id="66"/>
      </w:r>
      <w:r w:rsidRPr="00F31509">
        <w:rPr>
          <w:rFonts w:asciiTheme="majorBidi" w:eastAsia="Times New Roman" w:hAnsiTheme="majorBidi" w:cstheme="majorBidi"/>
          <w:lang w:val="en-GB"/>
        </w:rPr>
        <w:t xml:space="preserve"> (Figure </w:t>
      </w:r>
      <w:r w:rsidR="00FC6477">
        <w:rPr>
          <w:rFonts w:asciiTheme="majorBidi" w:eastAsia="Times New Roman" w:hAnsiTheme="majorBidi" w:cstheme="majorBidi"/>
          <w:lang w:val="en-GB"/>
        </w:rPr>
        <w:t>31</w:t>
      </w:r>
      <w:r w:rsidRPr="00F31509">
        <w:rPr>
          <w:rFonts w:asciiTheme="majorBidi" w:eastAsia="Times New Roman" w:hAnsiTheme="majorBidi" w:cstheme="majorBidi"/>
          <w:lang w:val="en-GB"/>
        </w:rPr>
        <w:t xml:space="preserve">). </w:t>
      </w:r>
    </w:p>
    <w:p w:rsidR="00D84045" w:rsidRDefault="001C3696" w:rsidP="00C500F7">
      <w:pPr>
        <w:tabs>
          <w:tab w:val="left" w:pos="703"/>
        </w:tabs>
        <w:jc w:val="both"/>
        <w:rPr>
          <w:rFonts w:asciiTheme="majorBidi" w:eastAsia="Times New Roman" w:hAnsiTheme="majorBidi" w:cstheme="majorBidi"/>
          <w:b/>
          <w:bCs/>
          <w:i/>
          <w:iCs/>
          <w:lang w:val="en-GB"/>
        </w:rPr>
      </w:pPr>
      <w:r w:rsidRPr="001C3696">
        <w:rPr>
          <w:rFonts w:ascii="Times New Roman" w:hAnsi="Times New Roman" w:cs="Times New Roman"/>
          <w:noProof/>
          <w:lang w:val="it-IT" w:eastAsia="it-IT"/>
        </w:rPr>
        <w:pict>
          <v:shape id="Text Box 19" o:spid="_x0000_s1032" type="#_x0000_t202" style="position:absolute;left:0;text-align:left;margin-left:5.5pt;margin-top:2.15pt;width:181.5pt;height:86.8pt;z-index:25170329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" fillcolor="#ededed" strokecolor="black [3040]">
            <v:fill color2="#bcbcbc" rotate="t" colors="0 #ededed;42598f #d0d0d0;1 #bcbcbc" focus="100%" type="gradient"/>
            <v:shadow on="t" opacity="24903f" origin=",.5" offset="0,.55556mm"/>
            <v:textbox style="mso-next-textbox:#Text Box 19">
              <w:txbxContent>
                <w:p w:rsidR="00BB22F5" w:rsidRPr="00EA02F5" w:rsidRDefault="00BB22F5" w:rsidP="00D84045">
                  <w:pPr>
                    <w:spacing w:after="0"/>
                    <w:rPr>
                      <w:rFonts w:ascii="Calibri" w:hAnsi="Calibri"/>
                      <w:b/>
                      <w:sz w:val="20"/>
                      <w:lang w:val="en-GB"/>
                    </w:rPr>
                  </w:pPr>
                  <w:r w:rsidRPr="00EA02F5">
                    <w:rPr>
                      <w:rFonts w:ascii="Calibri" w:hAnsi="Calibri"/>
                      <w:b/>
                      <w:sz w:val="20"/>
                      <w:lang w:val="en-GB"/>
                    </w:rPr>
                    <w:t>Group 1: Cereals</w:t>
                  </w:r>
                </w:p>
                <w:p w:rsidR="00BB22F5" w:rsidRPr="00EA02F5" w:rsidRDefault="00BB22F5" w:rsidP="00D84045">
                  <w:pPr>
                    <w:spacing w:after="0"/>
                    <w:rPr>
                      <w:rFonts w:ascii="Calibri" w:hAnsi="Calibri"/>
                      <w:sz w:val="20"/>
                      <w:lang w:val="en-GB"/>
                    </w:rPr>
                  </w:pPr>
                  <w:r w:rsidRPr="00EA02F5">
                    <w:rPr>
                      <w:rFonts w:ascii="Calibri" w:hAnsi="Calibri"/>
                      <w:sz w:val="20"/>
                      <w:lang w:val="en-GB"/>
                    </w:rPr>
                    <w:t>0070 MILLET</w:t>
                  </w:r>
                </w:p>
                <w:p w:rsidR="00BB22F5" w:rsidRPr="00EA02F5" w:rsidRDefault="00BB22F5" w:rsidP="00D84045">
                  <w:pPr>
                    <w:spacing w:after="0"/>
                    <w:rPr>
                      <w:rFonts w:ascii="Calibri" w:hAnsi="Calibri"/>
                      <w:sz w:val="20"/>
                      <w:lang w:val="en-GB"/>
                    </w:rPr>
                  </w:pPr>
                  <w:r w:rsidRPr="00EA02F5">
                    <w:rPr>
                      <w:rFonts w:ascii="Calibri" w:hAnsi="Calibri"/>
                      <w:sz w:val="20"/>
                      <w:lang w:val="en-GB"/>
                    </w:rPr>
                    <w:t>0080 Flour of millet</w:t>
                  </w:r>
                </w:p>
                <w:p w:rsidR="00BB22F5" w:rsidRPr="00EA02F5" w:rsidRDefault="00BB22F5" w:rsidP="00D84045">
                  <w:pPr>
                    <w:spacing w:after="0"/>
                    <w:rPr>
                      <w:rFonts w:ascii="Calibri" w:hAnsi="Calibri"/>
                      <w:sz w:val="20"/>
                      <w:lang w:val="en-GB"/>
                    </w:rPr>
                  </w:pPr>
                  <w:r w:rsidRPr="00EA02F5">
                    <w:rPr>
                      <w:rFonts w:ascii="Calibri" w:hAnsi="Calibri"/>
                      <w:sz w:val="20"/>
                      <w:lang w:val="en-GB"/>
                    </w:rPr>
                    <w:t>0081 Bran of millet</w:t>
                  </w:r>
                </w:p>
                <w:p w:rsidR="00BB22F5" w:rsidRPr="00EA02F5" w:rsidRDefault="00BB22F5" w:rsidP="00D84045">
                  <w:pPr>
                    <w:spacing w:after="0"/>
                    <w:rPr>
                      <w:rFonts w:ascii="Calibri" w:hAnsi="Calibri"/>
                      <w:sz w:val="20"/>
                      <w:lang w:val="en-GB"/>
                    </w:rPr>
                  </w:pPr>
                  <w:r w:rsidRPr="00EA02F5">
                    <w:rPr>
                      <w:rFonts w:ascii="Calibri" w:hAnsi="Calibri"/>
                      <w:sz w:val="20"/>
                      <w:lang w:val="en-GB"/>
                    </w:rPr>
                    <w:t>0082 Beer of millet</w:t>
                  </w:r>
                </w:p>
                <w:p w:rsidR="00BB22F5" w:rsidRPr="00EA02F5" w:rsidRDefault="00BB22F5" w:rsidP="00D84045">
                  <w:pPr>
                    <w:spacing w:after="0"/>
                  </w:pPr>
                </w:p>
              </w:txbxContent>
            </v:textbox>
            <w10:wrap type="square"/>
          </v:shape>
        </w:pict>
      </w:r>
      <w:r w:rsidR="000B360D" w:rsidRPr="00F31509">
        <w:rPr>
          <w:rFonts w:asciiTheme="majorBidi" w:hAnsiTheme="majorBidi" w:cstheme="majorBidi"/>
          <w:lang w:val="en-GB"/>
        </w:rPr>
        <w:br/>
      </w:r>
    </w:p>
    <w:p w:rsidR="00D84045" w:rsidRDefault="00D84045" w:rsidP="00C500F7">
      <w:pPr>
        <w:tabs>
          <w:tab w:val="left" w:pos="703"/>
        </w:tabs>
        <w:jc w:val="both"/>
        <w:rPr>
          <w:rFonts w:asciiTheme="majorBidi" w:eastAsia="Times New Roman" w:hAnsiTheme="majorBidi" w:cstheme="majorBidi"/>
          <w:b/>
          <w:bCs/>
          <w:i/>
          <w:iCs/>
          <w:lang w:val="en-GB"/>
        </w:rPr>
      </w:pPr>
    </w:p>
    <w:p w:rsidR="00D84045" w:rsidRDefault="00D84045" w:rsidP="00C500F7">
      <w:pPr>
        <w:tabs>
          <w:tab w:val="left" w:pos="703"/>
        </w:tabs>
        <w:jc w:val="both"/>
        <w:rPr>
          <w:rFonts w:asciiTheme="majorBidi" w:eastAsia="Times New Roman" w:hAnsiTheme="majorBidi" w:cstheme="majorBidi"/>
          <w:b/>
          <w:bCs/>
          <w:i/>
          <w:iCs/>
          <w:lang w:val="en-GB"/>
        </w:rPr>
      </w:pPr>
    </w:p>
    <w:p w:rsidR="000264F4" w:rsidRDefault="000264F4" w:rsidP="00C500F7">
      <w:pPr>
        <w:tabs>
          <w:tab w:val="left" w:pos="703"/>
        </w:tabs>
        <w:jc w:val="both"/>
        <w:rPr>
          <w:rFonts w:asciiTheme="majorBidi" w:eastAsia="Times New Roman" w:hAnsiTheme="majorBidi" w:cstheme="majorBidi"/>
          <w:b/>
          <w:bCs/>
          <w:i/>
          <w:iCs/>
          <w:lang w:val="en-GB"/>
        </w:rPr>
      </w:pPr>
    </w:p>
    <w:p w:rsidR="004F7A80" w:rsidRPr="00F31509" w:rsidRDefault="004F7A80" w:rsidP="004F7A80">
      <w:pPr>
        <w:pStyle w:val="Caption"/>
        <w:jc w:val="both"/>
        <w:rPr>
          <w:rFonts w:asciiTheme="majorBidi" w:hAnsiTheme="majorBidi" w:cstheme="majorBidi"/>
          <w:lang w:val="en-GB"/>
        </w:rPr>
      </w:pPr>
      <w:r w:rsidRPr="00F31509">
        <w:rPr>
          <w:rFonts w:asciiTheme="majorBidi" w:eastAsia="Times New Roman" w:hAnsiTheme="majorBidi" w:cstheme="majorBidi"/>
          <w:lang w:val="en-GB"/>
        </w:rPr>
        <w:t xml:space="preserve">Figure </w:t>
      </w:r>
      <w:r>
        <w:rPr>
          <w:rFonts w:asciiTheme="majorBidi" w:eastAsia="Times New Roman" w:hAnsiTheme="majorBidi" w:cstheme="majorBidi"/>
          <w:lang w:val="en-GB"/>
        </w:rPr>
        <w:t>30: Classification of millet and its derived products in FCL</w:t>
      </w:r>
    </w:p>
    <w:p w:rsidR="004F7A80" w:rsidRDefault="004F7A80" w:rsidP="000C4D1A">
      <w:pPr>
        <w:pStyle w:val="Caption"/>
        <w:jc w:val="both"/>
        <w:rPr>
          <w:rFonts w:asciiTheme="majorBidi" w:eastAsia="Times New Roman" w:hAnsiTheme="majorBidi" w:cstheme="majorBidi"/>
          <w:lang w:val="en-GB"/>
        </w:rPr>
      </w:pPr>
    </w:p>
    <w:p w:rsidR="004F7A80" w:rsidRDefault="004F7A80" w:rsidP="000C4D1A">
      <w:pPr>
        <w:pStyle w:val="Caption"/>
        <w:jc w:val="both"/>
        <w:rPr>
          <w:rFonts w:asciiTheme="majorBidi" w:eastAsia="Times New Roman" w:hAnsiTheme="majorBidi" w:cstheme="majorBidi"/>
          <w:lang w:val="en-GB"/>
        </w:rPr>
      </w:pPr>
    </w:p>
    <w:p w:rsidR="00EB7AF1" w:rsidRPr="00F31509" w:rsidRDefault="483DA69D" w:rsidP="00C500F7">
      <w:pPr>
        <w:jc w:val="both"/>
        <w:rPr>
          <w:rFonts w:asciiTheme="majorBidi" w:hAnsiTheme="majorBidi" w:cstheme="majorBidi"/>
          <w:lang w:val="en-GB"/>
        </w:rPr>
      </w:pPr>
      <w:r w:rsidRPr="00F31509">
        <w:rPr>
          <w:rFonts w:asciiTheme="majorBidi" w:hAnsiTheme="majorBidi" w:cstheme="majorBidi"/>
          <w:noProof/>
          <w:lang w:eastAsia="en-US"/>
        </w:rPr>
        <w:lastRenderedPageBreak/>
        <w:drawing>
          <wp:inline distT="0" distB="0" distL="0" distR="0">
            <wp:extent cx="2794000" cy="1910472"/>
            <wp:effectExtent l="0" t="0" r="0" b="0"/>
            <wp:docPr id="17602970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795972" cy="1911821"/>
                    </a:xfrm>
                    <a:prstGeom prst="rect">
                      <a:avLst/>
                    </a:prstGeom>
                    <a:noFill/>
                    <a:ln>
                      <a:noFill/>
                    </a:ln>
                  </pic:spPr>
                </pic:pic>
              </a:graphicData>
            </a:graphic>
          </wp:inline>
        </w:drawing>
      </w:r>
    </w:p>
    <w:p w:rsidR="00B406F4" w:rsidRPr="00F31509" w:rsidRDefault="00B406F4" w:rsidP="00B406F4">
      <w:pPr>
        <w:pStyle w:val="Caption"/>
        <w:jc w:val="both"/>
        <w:rPr>
          <w:rFonts w:asciiTheme="majorBidi" w:hAnsiTheme="majorBidi" w:cstheme="majorBidi"/>
          <w:lang w:val="en-GB"/>
        </w:rPr>
      </w:pPr>
      <w:r w:rsidRPr="00F31509">
        <w:rPr>
          <w:rFonts w:asciiTheme="majorBidi" w:eastAsia="Times New Roman" w:hAnsiTheme="majorBidi" w:cstheme="majorBidi"/>
          <w:lang w:val="en-GB"/>
        </w:rPr>
        <w:t xml:space="preserve">Figure </w:t>
      </w:r>
      <w:r>
        <w:rPr>
          <w:rFonts w:asciiTheme="majorBidi" w:hAnsiTheme="majorBidi" w:cstheme="majorBidi"/>
          <w:lang w:val="en-GB"/>
        </w:rPr>
        <w:t>31</w:t>
      </w:r>
      <w:r w:rsidRPr="00F31509">
        <w:rPr>
          <w:rFonts w:asciiTheme="majorBidi" w:eastAsia="Times New Roman" w:hAnsiTheme="majorBidi" w:cstheme="majorBidi"/>
          <w:lang w:val="en-GB"/>
        </w:rPr>
        <w:t xml:space="preserve">: </w:t>
      </w:r>
      <w:r w:rsidRPr="00B406F4">
        <w:rPr>
          <w:rFonts w:asciiTheme="majorBidi" w:eastAsia="Times New Roman" w:hAnsiTheme="majorBidi" w:cstheme="majorBidi"/>
          <w:lang w:val="en-GB"/>
        </w:rPr>
        <w:t>Commodity tree of millet (a simple example as it only includes 1st level processed products)</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As long as single commodities are identified in the reference product classification (one-to-one and one-to-many correspondences), commodity trees can be developed. Commodity trees are “independent” from the statistical classification used, or better: their structure does not depend on the reference classification hierarchy. Indeed, relations set in the trees should not be confused with the classification hierarchy. In a hierarchical classification</w:t>
      </w:r>
      <w:r w:rsidRPr="00F31509">
        <w:rPr>
          <w:rFonts w:asciiTheme="majorBidi" w:eastAsia="Times New Roman" w:hAnsiTheme="majorBidi" w:cstheme="majorBidi"/>
          <w:u w:val="single"/>
          <w:lang w:val="en-GB"/>
        </w:rPr>
        <w:t>,</w:t>
      </w:r>
      <w:r w:rsidRPr="00F31509">
        <w:rPr>
          <w:rFonts w:asciiTheme="majorBidi" w:eastAsia="Times New Roman" w:hAnsiTheme="majorBidi" w:cstheme="majorBidi"/>
          <w:lang w:val="en-GB"/>
        </w:rPr>
        <w:t xml:space="preserve"> items at the lower level can be grouped/aggregated into an item at the higher level. For example: millet, wheat, barley and maize can be grouped into “cereals” or seeds and grains of millet can be grouped into “millet”. This is not true for commodity trees where flour, bran and beer cannot be grouped into millet unless quantities are first expressed in terms of primary equivalents by applying extraction rates. </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Therefore in CT the key is the </w:t>
      </w:r>
      <w:r w:rsidRPr="00F31509">
        <w:rPr>
          <w:rFonts w:asciiTheme="majorBidi" w:eastAsia="Times New Roman" w:hAnsiTheme="majorBidi" w:cstheme="majorBidi"/>
          <w:i/>
          <w:iCs/>
          <w:lang w:val="en-GB"/>
        </w:rPr>
        <w:t>relation</w:t>
      </w:r>
      <w:r w:rsidRPr="00F31509">
        <w:rPr>
          <w:rFonts w:asciiTheme="majorBidi" w:eastAsia="Times New Roman" w:hAnsiTheme="majorBidi" w:cstheme="majorBidi"/>
          <w:lang w:val="en-GB"/>
        </w:rPr>
        <w:t xml:space="preserve"> set amongst commodities (Figure 32) while commodities are listed in the reference product classification (Figure 33). This approach based on commodity trees will be maintained in the new system. The innovation is that SUA are expressed in CPC expanded, in place of the FCL. However, commodities in FBS, defined in terms of primary equivalents, will continue follow the </w:t>
      </w:r>
      <w:r w:rsidRPr="00F31509">
        <w:rPr>
          <w:rFonts w:asciiTheme="majorBidi" w:eastAsia="Times New Roman" w:hAnsiTheme="majorBidi" w:cstheme="majorBidi"/>
          <w:i/>
          <w:iCs/>
          <w:lang w:val="en-GB"/>
        </w:rPr>
        <w:t>ad hoc</w:t>
      </w:r>
      <w:r w:rsidRPr="00F31509">
        <w:rPr>
          <w:rFonts w:asciiTheme="majorBidi" w:eastAsia="Times New Roman" w:hAnsiTheme="majorBidi" w:cstheme="majorBidi"/>
          <w:lang w:val="en-GB"/>
        </w:rPr>
        <w:t xml:space="preserve"> codification as in the old system (while links built to CPC). For example: Millet in FBS is coded 2517 (as in the old system) and is defined as millet (0118) and the following processed products expressed in terms of primary equivalent: flour of millet including groats, meal and pellets (23120.05); bran of millet (39120.07).</w:t>
      </w:r>
    </w:p>
    <w:p w:rsidR="00EB7AF1" w:rsidRDefault="483DA69D" w:rsidP="00C500F7">
      <w:pPr>
        <w:tabs>
          <w:tab w:val="left" w:pos="703"/>
        </w:tabs>
        <w:jc w:val="both"/>
        <w:rPr>
          <w:rFonts w:asciiTheme="majorBidi" w:eastAsia="Times New Roman" w:hAnsiTheme="majorBidi" w:cstheme="majorBidi"/>
          <w:lang w:val="en-GB"/>
        </w:rPr>
      </w:pPr>
      <w:r w:rsidRPr="00F31509">
        <w:rPr>
          <w:rFonts w:asciiTheme="majorBidi" w:eastAsia="Times New Roman" w:hAnsiTheme="majorBidi" w:cstheme="majorBidi"/>
          <w:lang w:val="en-GB"/>
        </w:rPr>
        <w:t>The classification scheme used in the new system is summarized in Figure 34.</w:t>
      </w:r>
    </w:p>
    <w:p w:rsidR="00EB7AF1" w:rsidRDefault="60226960" w:rsidP="00C500F7">
      <w:pPr>
        <w:tabs>
          <w:tab w:val="left" w:pos="703"/>
        </w:tabs>
        <w:jc w:val="both"/>
        <w:rPr>
          <w:rFonts w:asciiTheme="majorBidi" w:eastAsia="Book Antiqua" w:hAnsiTheme="majorBidi" w:cstheme="majorBidi"/>
          <w:lang w:val="en-GB"/>
        </w:rPr>
      </w:pPr>
      <w:r w:rsidRPr="00F31509">
        <w:rPr>
          <w:rFonts w:asciiTheme="majorBidi" w:eastAsia="Book Antiqua" w:hAnsiTheme="majorBidi" w:cstheme="majorBidi"/>
          <w:lang w:val="en-GB"/>
        </w:rPr>
        <w:t xml:space="preserve"> </w:t>
      </w:r>
      <w:r w:rsidR="000B360D" w:rsidRPr="00F31509">
        <w:rPr>
          <w:rFonts w:asciiTheme="majorBidi" w:hAnsiTheme="majorBidi" w:cstheme="majorBidi"/>
          <w:noProof/>
          <w:lang w:eastAsia="en-US"/>
        </w:rPr>
        <w:drawing>
          <wp:inline distT="0" distB="0" distL="0" distR="0">
            <wp:extent cx="2711085" cy="2016369"/>
            <wp:effectExtent l="0" t="0" r="6985" b="0"/>
            <wp:docPr id="9135447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11085" cy="2016369"/>
                    </a:xfrm>
                    <a:prstGeom prst="rect">
                      <a:avLst/>
                    </a:prstGeom>
                  </pic:spPr>
                </pic:pic>
              </a:graphicData>
            </a:graphic>
          </wp:inline>
        </w:drawing>
      </w:r>
    </w:p>
    <w:p w:rsidR="00B406F4" w:rsidRPr="00F31509" w:rsidRDefault="00B406F4" w:rsidP="00B406F4">
      <w:pPr>
        <w:pStyle w:val="Caption"/>
        <w:jc w:val="both"/>
        <w:rPr>
          <w:rFonts w:asciiTheme="majorBidi" w:hAnsiTheme="majorBidi" w:cstheme="majorBidi"/>
          <w:lang w:val="en-GB"/>
        </w:rPr>
      </w:pPr>
      <w:r w:rsidRPr="00F31509">
        <w:rPr>
          <w:rFonts w:asciiTheme="majorBidi" w:eastAsia="Times New Roman" w:hAnsiTheme="majorBidi" w:cstheme="majorBidi"/>
          <w:lang w:val="en-GB"/>
        </w:rPr>
        <w:t xml:space="preserve">Figure </w:t>
      </w:r>
      <w:r>
        <w:rPr>
          <w:rFonts w:asciiTheme="majorBidi" w:hAnsiTheme="majorBidi" w:cstheme="majorBidi"/>
          <w:lang w:val="en-GB"/>
        </w:rPr>
        <w:t>32</w:t>
      </w:r>
      <w:r w:rsidRPr="00F31509">
        <w:rPr>
          <w:rFonts w:asciiTheme="majorBidi" w:eastAsia="Times New Roman" w:hAnsiTheme="majorBidi" w:cstheme="majorBidi"/>
          <w:lang w:val="en-GB"/>
        </w:rPr>
        <w:t xml:space="preserve">: </w:t>
      </w:r>
      <w:r w:rsidRPr="00B406F4">
        <w:rPr>
          <w:rFonts w:asciiTheme="majorBidi" w:eastAsia="Times New Roman" w:hAnsiTheme="majorBidi" w:cstheme="majorBidi"/>
          <w:lang w:val="en-GB"/>
        </w:rPr>
        <w:t>Commodity tree of millet in CPC</w:t>
      </w:r>
    </w:p>
    <w:p w:rsidR="00A74724" w:rsidRDefault="00A74724" w:rsidP="00A74724">
      <w:pPr>
        <w:tabs>
          <w:tab w:val="left" w:pos="703"/>
        </w:tabs>
        <w:jc w:val="both"/>
        <w:rPr>
          <w:rFonts w:asciiTheme="majorBidi" w:eastAsia="Book Antiqua" w:hAnsiTheme="majorBidi" w:cstheme="majorBidi"/>
          <w:lang w:val="en-GB"/>
        </w:rPr>
      </w:pPr>
    </w:p>
    <w:p w:rsidR="00B406F4" w:rsidRPr="004F7A80" w:rsidRDefault="001C3696" w:rsidP="004F7A80">
      <w:pPr>
        <w:tabs>
          <w:tab w:val="left" w:pos="703"/>
        </w:tabs>
        <w:jc w:val="both"/>
        <w:rPr>
          <w:rFonts w:ascii="Times New Roman" w:hAnsi="Times New Roman" w:cs="Times New Roman"/>
          <w:i/>
        </w:rPr>
      </w:pPr>
      <w:r w:rsidRPr="001C3696">
        <w:rPr>
          <w:rFonts w:ascii="Times New Roman" w:hAnsi="Times New Roman" w:cs="Times New Roman"/>
          <w:i/>
          <w:noProof/>
          <w:lang w:val="it-IT" w:eastAsia="it-IT"/>
        </w:rPr>
        <w:lastRenderedPageBreak/>
        <w:pict>
          <v:shape id="Text Box 21" o:spid="_x0000_s1034" type="#_x0000_t202" style="position:absolute;left:0;text-align:left;margin-left:-10.95pt;margin-top:-3.85pt;width:445.15pt;height:301.85pt;z-index:25170944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" fillcolor="#ededed" strokecolor="black [3040]">
            <v:fill color2="#bcbcbc" rotate="t" colors="0 #ededed;42598f #d0d0d0;1 #bcbcbc" focus="100%" type="gradient"/>
            <v:shadow on="t" opacity="24903f" origin=",.5" offset="0,.55556mm"/>
            <v:textbox style="mso-next-textbox:#Text Box 21">
              <w:txbxContent>
                <w:p w:rsidR="00BB22F5" w:rsidRPr="0095201C" w:rsidRDefault="00BB22F5" w:rsidP="006D7B99">
                  <w:pPr>
                    <w:spacing w:after="0"/>
                    <w:rPr>
                      <w:rFonts w:ascii="Calibri" w:hAnsi="Calibri"/>
                      <w:b/>
                      <w:sz w:val="20"/>
                      <w:szCs w:val="20"/>
                      <w:lang w:val="en-GB"/>
                    </w:rPr>
                  </w:pPr>
                  <w:r w:rsidRPr="0095201C">
                    <w:rPr>
                      <w:rFonts w:ascii="Calibri" w:hAnsi="Calibri"/>
                      <w:b/>
                      <w:sz w:val="20"/>
                      <w:szCs w:val="20"/>
                      <w:lang w:val="en-GB"/>
                    </w:rPr>
                    <w:t xml:space="preserve">Section 0: Agriculture, forestry and fishery products </w:t>
                  </w:r>
                </w:p>
                <w:p w:rsidR="00BB22F5" w:rsidRPr="0095201C" w:rsidRDefault="00BB22F5" w:rsidP="006D7B99">
                  <w:pPr>
                    <w:spacing w:after="0"/>
                    <w:rPr>
                      <w:rFonts w:ascii="Calibri" w:hAnsi="Calibri"/>
                      <w:sz w:val="20"/>
                      <w:szCs w:val="20"/>
                      <w:lang w:val="en-GB"/>
                    </w:rPr>
                  </w:pPr>
                  <w:r w:rsidRPr="0095201C">
                    <w:rPr>
                      <w:rFonts w:ascii="Calibri" w:hAnsi="Calibri"/>
                      <w:sz w:val="20"/>
                      <w:szCs w:val="20"/>
                      <w:lang w:val="en-GB"/>
                    </w:rPr>
                    <w:t>Division 01: Products of agriculture, horticulture and market gardening</w:t>
                  </w:r>
                </w:p>
                <w:p w:rsidR="00BB22F5" w:rsidRPr="0095201C" w:rsidRDefault="00BB22F5" w:rsidP="006D7B99">
                  <w:pPr>
                    <w:spacing w:after="0"/>
                    <w:rPr>
                      <w:rFonts w:ascii="Calibri" w:hAnsi="Calibri"/>
                      <w:sz w:val="20"/>
                      <w:szCs w:val="20"/>
                      <w:lang w:val="en-GB"/>
                    </w:rPr>
                  </w:pPr>
                  <w:r w:rsidRPr="0095201C">
                    <w:rPr>
                      <w:rFonts w:ascii="Calibri" w:hAnsi="Calibri"/>
                      <w:sz w:val="20"/>
                      <w:szCs w:val="20"/>
                      <w:lang w:val="en-GB"/>
                    </w:rPr>
                    <w:t>Group 011: Cerals</w:t>
                  </w:r>
                </w:p>
                <w:p w:rsidR="00BB22F5" w:rsidRPr="0095201C" w:rsidRDefault="00BB22F5" w:rsidP="006D7B99">
                  <w:pPr>
                    <w:spacing w:after="0"/>
                    <w:rPr>
                      <w:rFonts w:ascii="Calibri" w:hAnsi="Calibri"/>
                      <w:b/>
                      <w:color w:val="0000FF"/>
                      <w:sz w:val="20"/>
                      <w:szCs w:val="20"/>
                      <w:lang w:val="en-GB"/>
                    </w:rPr>
                  </w:pPr>
                  <w:r w:rsidRPr="0095201C">
                    <w:rPr>
                      <w:rFonts w:ascii="Calibri" w:hAnsi="Calibri"/>
                      <w:sz w:val="20"/>
                      <w:szCs w:val="20"/>
                      <w:lang w:val="en-GB"/>
                    </w:rPr>
                    <w:t xml:space="preserve">Class </w:t>
                  </w:r>
                  <w:r w:rsidRPr="0095201C">
                    <w:rPr>
                      <w:rFonts w:ascii="Calibri" w:hAnsi="Calibri"/>
                      <w:b/>
                      <w:color w:val="0000FF"/>
                      <w:sz w:val="20"/>
                      <w:szCs w:val="20"/>
                      <w:lang w:val="en-GB"/>
                    </w:rPr>
                    <w:t xml:space="preserve">0118: MILLET </w:t>
                  </w:r>
                </w:p>
                <w:p w:rsidR="00BB22F5" w:rsidRPr="0095201C" w:rsidRDefault="00BB22F5" w:rsidP="006D7B99">
                  <w:pPr>
                    <w:spacing w:before="120" w:after="0"/>
                    <w:rPr>
                      <w:rFonts w:ascii="Calibri" w:hAnsi="Calibri"/>
                      <w:b/>
                      <w:sz w:val="20"/>
                      <w:szCs w:val="20"/>
                      <w:lang w:val="en-GB"/>
                    </w:rPr>
                  </w:pPr>
                  <w:r w:rsidRPr="0095201C">
                    <w:rPr>
                      <w:rFonts w:ascii="Calibri" w:hAnsi="Calibri"/>
                      <w:b/>
                      <w:sz w:val="20"/>
                      <w:szCs w:val="20"/>
                      <w:lang w:val="en-GB"/>
                    </w:rPr>
                    <w:t>Section 2: Food products, beverages and tobacco [...]</w:t>
                  </w:r>
                </w:p>
                <w:p w:rsidR="00BB22F5" w:rsidRPr="0095201C" w:rsidRDefault="00BB22F5" w:rsidP="006D7B99">
                  <w:pPr>
                    <w:spacing w:after="0"/>
                    <w:rPr>
                      <w:rFonts w:ascii="Calibri" w:hAnsi="Calibri"/>
                      <w:sz w:val="20"/>
                      <w:szCs w:val="20"/>
                      <w:lang w:val="en-GB"/>
                    </w:rPr>
                  </w:pPr>
                  <w:r w:rsidRPr="0095201C">
                    <w:rPr>
                      <w:rFonts w:ascii="Calibri" w:hAnsi="Calibri"/>
                      <w:sz w:val="20"/>
                      <w:szCs w:val="20"/>
                      <w:lang w:val="en-GB"/>
                    </w:rPr>
                    <w:t>Division 23: Grain mill products, starches and starch products; other food products</w:t>
                  </w:r>
                </w:p>
                <w:p w:rsidR="00BB22F5" w:rsidRPr="0095201C" w:rsidRDefault="00BB22F5" w:rsidP="006D7B99">
                  <w:pPr>
                    <w:spacing w:after="0"/>
                    <w:rPr>
                      <w:rFonts w:ascii="Calibri" w:hAnsi="Calibri"/>
                      <w:sz w:val="20"/>
                      <w:szCs w:val="20"/>
                      <w:lang w:val="en-GB"/>
                    </w:rPr>
                  </w:pPr>
                  <w:r w:rsidRPr="0095201C">
                    <w:rPr>
                      <w:rFonts w:ascii="Calibri" w:hAnsi="Calibri"/>
                      <w:sz w:val="20"/>
                      <w:szCs w:val="20"/>
                      <w:lang w:val="en-GB"/>
                    </w:rPr>
                    <w:t>Group 231: Grain mill products</w:t>
                  </w:r>
                </w:p>
                <w:p w:rsidR="00BB22F5" w:rsidRPr="0095201C" w:rsidRDefault="00BB22F5" w:rsidP="006D7B99">
                  <w:pPr>
                    <w:spacing w:after="0"/>
                    <w:rPr>
                      <w:rFonts w:ascii="Calibri" w:hAnsi="Calibri"/>
                      <w:sz w:val="20"/>
                      <w:szCs w:val="20"/>
                      <w:lang w:val="en-GB"/>
                    </w:rPr>
                  </w:pPr>
                  <w:r w:rsidRPr="0095201C">
                    <w:rPr>
                      <w:rFonts w:ascii="Calibri" w:hAnsi="Calibri"/>
                      <w:sz w:val="20"/>
                      <w:szCs w:val="20"/>
                      <w:lang w:val="en-GB"/>
                    </w:rPr>
                    <w:t>Class 2312: Other cereals flour</w:t>
                  </w:r>
                </w:p>
                <w:p w:rsidR="00BB22F5" w:rsidRPr="0095201C" w:rsidRDefault="00BB22F5" w:rsidP="006D7B99">
                  <w:pPr>
                    <w:spacing w:after="0"/>
                    <w:rPr>
                      <w:rFonts w:ascii="Calibri" w:hAnsi="Calibri"/>
                      <w:sz w:val="20"/>
                      <w:szCs w:val="20"/>
                      <w:lang w:val="en-GB"/>
                    </w:rPr>
                  </w:pPr>
                  <w:r w:rsidRPr="0095201C">
                    <w:rPr>
                      <w:rFonts w:ascii="Calibri" w:hAnsi="Calibri"/>
                      <w:sz w:val="20"/>
                      <w:szCs w:val="20"/>
                      <w:lang w:val="en-GB"/>
                    </w:rPr>
                    <w:t>Subclass 23120: Other cereal flours</w:t>
                  </w:r>
                </w:p>
                <w:p w:rsidR="00BB22F5" w:rsidRPr="0095201C" w:rsidRDefault="00BB22F5" w:rsidP="006D7B99">
                  <w:pPr>
                    <w:spacing w:after="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23120.05 Flour of millet</w:t>
                  </w:r>
                </w:p>
                <w:p w:rsidR="00BB22F5" w:rsidRPr="0095201C" w:rsidRDefault="00BB22F5" w:rsidP="006D7B99">
                  <w:pPr>
                    <w:spacing w:after="0"/>
                    <w:rPr>
                      <w:rFonts w:ascii="Calibri" w:hAnsi="Calibri"/>
                      <w:sz w:val="20"/>
                      <w:szCs w:val="20"/>
                      <w:lang w:val="en-GB"/>
                    </w:rPr>
                  </w:pPr>
                  <w:r w:rsidRPr="0095201C">
                    <w:rPr>
                      <w:rFonts w:ascii="Calibri" w:hAnsi="Calibri"/>
                      <w:sz w:val="20"/>
                      <w:szCs w:val="20"/>
                      <w:lang w:val="en-GB"/>
                    </w:rPr>
                    <w:t>Division 24: Beverages</w:t>
                  </w:r>
                </w:p>
                <w:p w:rsidR="00BB22F5" w:rsidRPr="0095201C" w:rsidRDefault="00BB22F5" w:rsidP="006D7B99">
                  <w:pPr>
                    <w:spacing w:after="0"/>
                    <w:rPr>
                      <w:rFonts w:ascii="Calibri" w:hAnsi="Calibri"/>
                      <w:sz w:val="20"/>
                      <w:szCs w:val="20"/>
                      <w:lang w:val="en-GB"/>
                    </w:rPr>
                  </w:pPr>
                  <w:r w:rsidRPr="0095201C">
                    <w:rPr>
                      <w:rFonts w:ascii="Calibri" w:hAnsi="Calibri"/>
                      <w:sz w:val="20"/>
                      <w:szCs w:val="20"/>
                      <w:lang w:val="en-GB"/>
                    </w:rPr>
                    <w:t>Group 243: Malt liquors and malt</w:t>
                  </w:r>
                </w:p>
                <w:p w:rsidR="00BB22F5" w:rsidRPr="0095201C" w:rsidRDefault="00BB22F5" w:rsidP="006D7B99">
                  <w:pPr>
                    <w:spacing w:after="0"/>
                    <w:rPr>
                      <w:rFonts w:ascii="Calibri" w:hAnsi="Calibri"/>
                      <w:sz w:val="20"/>
                      <w:szCs w:val="20"/>
                      <w:lang w:val="en-GB"/>
                    </w:rPr>
                  </w:pPr>
                  <w:r w:rsidRPr="0095201C">
                    <w:rPr>
                      <w:rFonts w:ascii="Calibri" w:hAnsi="Calibri"/>
                      <w:sz w:val="20"/>
                      <w:szCs w:val="20"/>
                      <w:lang w:val="en-GB"/>
                    </w:rPr>
                    <w:t>Class 24310: Beer made from malt</w:t>
                  </w:r>
                </w:p>
                <w:p w:rsidR="00BB22F5" w:rsidRPr="0095201C" w:rsidRDefault="00BB22F5" w:rsidP="006D7B99">
                  <w:pPr>
                    <w:spacing w:after="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24310.03 Beer of millet</w:t>
                  </w:r>
                </w:p>
                <w:p w:rsidR="00BB22F5" w:rsidRPr="0095201C" w:rsidRDefault="00BB22F5" w:rsidP="006D7B99">
                  <w:pPr>
                    <w:spacing w:before="120" w:after="0"/>
                    <w:rPr>
                      <w:rFonts w:ascii="Calibri" w:hAnsi="Calibri"/>
                      <w:b/>
                      <w:sz w:val="20"/>
                      <w:szCs w:val="20"/>
                      <w:lang w:val="en-GB"/>
                    </w:rPr>
                  </w:pPr>
                  <w:r w:rsidRPr="0095201C">
                    <w:rPr>
                      <w:rFonts w:ascii="Calibri" w:hAnsi="Calibri"/>
                      <w:b/>
                      <w:sz w:val="20"/>
                      <w:szCs w:val="20"/>
                      <w:lang w:val="en-GB"/>
                    </w:rPr>
                    <w:t xml:space="preserve">Section 3: Other transportable goods </w:t>
                  </w:r>
                </w:p>
                <w:p w:rsidR="00BB22F5" w:rsidRPr="0095201C" w:rsidRDefault="00BB22F5" w:rsidP="006D7B99">
                  <w:pPr>
                    <w:spacing w:after="0"/>
                    <w:rPr>
                      <w:rFonts w:ascii="Calibri" w:hAnsi="Calibri"/>
                      <w:sz w:val="20"/>
                      <w:szCs w:val="20"/>
                      <w:lang w:val="en-GB"/>
                    </w:rPr>
                  </w:pPr>
                  <w:r w:rsidRPr="0095201C">
                    <w:rPr>
                      <w:rFonts w:ascii="Calibri" w:hAnsi="Calibri"/>
                      <w:sz w:val="20"/>
                      <w:szCs w:val="20"/>
                      <w:lang w:val="en-GB"/>
                    </w:rPr>
                    <w:t>Division 39: Wastes or scraps</w:t>
                  </w:r>
                </w:p>
                <w:p w:rsidR="00BB22F5" w:rsidRPr="0095201C" w:rsidRDefault="00BB22F5" w:rsidP="006D7B99">
                  <w:pPr>
                    <w:spacing w:after="0"/>
                    <w:rPr>
                      <w:rFonts w:ascii="Calibri" w:hAnsi="Calibri"/>
                      <w:sz w:val="20"/>
                      <w:szCs w:val="20"/>
                      <w:lang w:val="en-GB"/>
                    </w:rPr>
                  </w:pPr>
                  <w:r w:rsidRPr="0095201C">
                    <w:rPr>
                      <w:rFonts w:ascii="Calibri" w:hAnsi="Calibri"/>
                      <w:sz w:val="20"/>
                      <w:szCs w:val="20"/>
                      <w:lang w:val="en-GB"/>
                    </w:rPr>
                    <w:t>Group 391: Wastes from food and tobacco industry</w:t>
                  </w:r>
                </w:p>
                <w:p w:rsidR="00BB22F5" w:rsidRPr="0095201C" w:rsidRDefault="00BB22F5" w:rsidP="006D7B99">
                  <w:pPr>
                    <w:spacing w:after="0"/>
                    <w:rPr>
                      <w:rFonts w:ascii="Calibri" w:hAnsi="Calibri"/>
                      <w:sz w:val="20"/>
                      <w:szCs w:val="20"/>
                      <w:lang w:val="en-GB"/>
                    </w:rPr>
                  </w:pPr>
                  <w:r w:rsidRPr="0095201C">
                    <w:rPr>
                      <w:rFonts w:ascii="Calibri" w:hAnsi="Calibri"/>
                      <w:sz w:val="20"/>
                      <w:szCs w:val="20"/>
                      <w:lang w:val="en-GB"/>
                    </w:rPr>
                    <w:t>Class 3912: Bran and other residues from the working of cereals or legumes</w:t>
                  </w:r>
                </w:p>
                <w:p w:rsidR="00BB22F5" w:rsidRPr="0095201C" w:rsidRDefault="00BB22F5" w:rsidP="006D7B99">
                  <w:pPr>
                    <w:spacing w:after="0"/>
                    <w:rPr>
                      <w:rFonts w:ascii="Calibri" w:hAnsi="Calibri"/>
                      <w:sz w:val="20"/>
                      <w:szCs w:val="20"/>
                      <w:lang w:val="en-GB"/>
                    </w:rPr>
                  </w:pPr>
                  <w:r w:rsidRPr="0095201C">
                    <w:rPr>
                      <w:rFonts w:ascii="Calibri" w:hAnsi="Calibri"/>
                      <w:sz w:val="20"/>
                      <w:szCs w:val="20"/>
                      <w:lang w:val="en-GB"/>
                    </w:rPr>
                    <w:t>Subclass 39120: Bran and other residues from the working of cereals or legumes</w:t>
                  </w:r>
                </w:p>
                <w:p w:rsidR="00BB22F5" w:rsidRPr="0095201C" w:rsidRDefault="00BB22F5" w:rsidP="006D7B99">
                  <w:pPr>
                    <w:spacing w:after="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39120.07: Bran of millet</w:t>
                  </w:r>
                </w:p>
                <w:p w:rsidR="00BB22F5" w:rsidRDefault="00BB22F5" w:rsidP="006D7B99">
                  <w:pPr>
                    <w:spacing w:after="0"/>
                  </w:pPr>
                </w:p>
              </w:txbxContent>
            </v:textbox>
            <w10:wrap type="square"/>
          </v:shape>
        </w:pict>
      </w:r>
      <w:r w:rsidR="00B406F4" w:rsidRPr="004F7A80">
        <w:rPr>
          <w:rFonts w:asciiTheme="majorBidi" w:eastAsia="Times New Roman" w:hAnsiTheme="majorBidi" w:cstheme="majorBidi"/>
          <w:i/>
          <w:lang w:val="en-GB"/>
        </w:rPr>
        <w:t xml:space="preserve">Figure </w:t>
      </w:r>
      <w:r w:rsidR="00B406F4" w:rsidRPr="004F7A80">
        <w:rPr>
          <w:rFonts w:asciiTheme="majorBidi" w:hAnsiTheme="majorBidi" w:cstheme="majorBidi"/>
          <w:i/>
          <w:lang w:val="en-GB"/>
        </w:rPr>
        <w:t>33</w:t>
      </w:r>
      <w:r w:rsidR="00B406F4" w:rsidRPr="004F7A80">
        <w:rPr>
          <w:rFonts w:asciiTheme="majorBidi" w:eastAsia="Times New Roman" w:hAnsiTheme="majorBidi" w:cstheme="majorBidi"/>
          <w:i/>
          <w:lang w:val="en-GB"/>
        </w:rPr>
        <w:t>: Classification of millet and its derived products in CPC; CPC hierarchy reflects the economic activity of origin</w:t>
      </w:r>
    </w:p>
    <w:p w:rsidR="0092387E" w:rsidRDefault="001C3696" w:rsidP="004D705D">
      <w:pPr>
        <w:jc w:val="center"/>
      </w:pPr>
      <w:r w:rsidRPr="001C3696">
        <w:rPr>
          <w:noProof/>
          <w:lang w:val="it-IT" w:eastAsia="it-IT"/>
        </w:rPr>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112" o:spid="_x0000_s1053" type="#_x0000_t102" style="position:absolute;left:0;text-align:left;margin-left:140.45pt;margin-top:73.05pt;width:28.35pt;height:33.75pt;z-index:25173094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" fillcolor="white [3201]" strokecolor="#95b3d7 [1940]" strokeweight="1pt">
            <v:fill color2="#b8cce4 [1300]" focus="100%" type="gradient"/>
            <v:shadow on="t" color="#243f60 [1604]" opacity=".5" offset="1pt"/>
          </v:shape>
        </w:pict>
      </w:r>
      <w:r w:rsidRPr="001C3696">
        <w:rPr>
          <w:noProof/>
          <w:lang w:val="it-IT" w:eastAsia="it-IT"/>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118" o:spid="_x0000_s1052" type="#_x0000_t103" style="position:absolute;left:0;text-align:left;margin-left:252.8pt;margin-top:74.55pt;width:28.35pt;height:33.75pt;z-index:25172992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" fillcolor="white [3201]" strokecolor="#95b3d7 [1940]" strokeweight="1pt">
            <v:fill color2="#b8cce4 [1300]" focus="100%" type="gradient"/>
            <v:shadow on="t" color="#243f60 [1604]" opacity=".5" offset="1pt"/>
          </v:shape>
        </w:pict>
      </w:r>
      <w:r w:rsidRPr="001C3696">
        <w:rPr>
          <w:noProof/>
          <w:lang w:val="it-IT" w:eastAsia="it-IT"/>
        </w:rPr>
        <w:pict>
          <v:roundrect id="Rounded Rectangle 113" o:spid="_x0000_s1035" style="position:absolute;left:0;text-align:left;margin-left:120.2pt;margin-top:108.3pt;width:183pt;height:50.25pt;z-index:251724800;visibility:visib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" fillcolor="white [3201]" strokecolor="#666 [1936]" strokeweight="1pt">
            <v:fill color2="#999 [1296]" focus="100%" type="gradient"/>
            <v:shadow on="t" color="#7f7f7f [1601]" opacity=".5" offset="1pt"/>
            <v:textbox style="mso-next-textbox:#Rounded Rectangle 113">
              <w:txbxContent>
                <w:p w:rsidR="00BB22F5" w:rsidRPr="00B070B5" w:rsidRDefault="00BB22F5" w:rsidP="0092387E">
                  <w:pPr>
                    <w:spacing w:after="120"/>
                    <w:jc w:val="center"/>
                    <w:rPr>
                      <w:rFonts w:asciiTheme="minorHAnsi" w:hAnsiTheme="minorHAnsi"/>
                      <w:sz w:val="20"/>
                      <w:szCs w:val="20"/>
                    </w:rPr>
                  </w:pPr>
                  <w:r w:rsidRPr="00B070B5">
                    <w:rPr>
                      <w:rFonts w:asciiTheme="minorHAnsi" w:hAnsiTheme="minorHAnsi"/>
                      <w:sz w:val="20"/>
                      <w:szCs w:val="20"/>
                    </w:rPr>
                    <w:t>SUA</w:t>
                  </w:r>
                </w:p>
                <w:p w:rsidR="00BB22F5" w:rsidRPr="00B070B5" w:rsidRDefault="00BB22F5" w:rsidP="0092387E">
                  <w:pPr>
                    <w:spacing w:after="120"/>
                    <w:jc w:val="center"/>
                    <w:rPr>
                      <w:rFonts w:asciiTheme="minorHAnsi" w:hAnsiTheme="minorHAnsi"/>
                      <w:b/>
                      <w:sz w:val="20"/>
                      <w:szCs w:val="20"/>
                    </w:rPr>
                  </w:pPr>
                  <w:r w:rsidRPr="00B070B5">
                    <w:rPr>
                      <w:rFonts w:asciiTheme="minorHAnsi" w:hAnsiTheme="minorHAnsi"/>
                      <w:b/>
                      <w:sz w:val="20"/>
                      <w:szCs w:val="20"/>
                    </w:rPr>
                    <w:t>CPC expanded</w:t>
                  </w:r>
                </w:p>
              </w:txbxContent>
            </v:textbox>
          </v:roundrect>
        </w:pict>
      </w:r>
      <w:r w:rsidRPr="001C3696">
        <w:rPr>
          <w:noProof/>
          <w:lang w:val="it-IT" w:eastAsia="it-IT"/>
        </w:rPr>
        <w:pict>
          <v:roundrect id="Rounded Rectangle 115" o:spid="_x0000_s1036" style="position:absolute;left:0;text-align:left;margin-left:120.2pt;margin-top:195.15pt;width:183.1pt;height:49.95pt;z-index:251725824;visibility:visib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" fillcolor="white [3201]" strokecolor="#666 [1936]" strokeweight="1pt">
            <v:fill color2="#999 [1296]" focus="100%" type="gradient"/>
            <v:shadow on="t" color="#7f7f7f [1601]" opacity=".5" offset="1pt"/>
            <v:textbox style="mso-next-textbox:#Rounded Rectangle 115">
              <w:txbxContent>
                <w:p w:rsidR="00BB22F5" w:rsidRPr="00B070B5" w:rsidRDefault="00BB22F5" w:rsidP="0092387E">
                  <w:pPr>
                    <w:spacing w:after="120"/>
                    <w:jc w:val="center"/>
                    <w:rPr>
                      <w:rFonts w:asciiTheme="minorHAnsi" w:hAnsiTheme="minorHAnsi"/>
                      <w:sz w:val="20"/>
                      <w:szCs w:val="20"/>
                    </w:rPr>
                  </w:pPr>
                  <w:r w:rsidRPr="00B070B5">
                    <w:rPr>
                      <w:rFonts w:asciiTheme="minorHAnsi" w:hAnsiTheme="minorHAnsi"/>
                      <w:sz w:val="20"/>
                      <w:szCs w:val="20"/>
                    </w:rPr>
                    <w:t>FBS</w:t>
                  </w:r>
                </w:p>
                <w:p w:rsidR="00BB22F5" w:rsidRPr="00B070B5" w:rsidRDefault="00BB22F5" w:rsidP="0092387E">
                  <w:pPr>
                    <w:spacing w:after="120"/>
                    <w:jc w:val="center"/>
                    <w:rPr>
                      <w:rFonts w:asciiTheme="minorHAnsi" w:hAnsiTheme="minorHAnsi"/>
                      <w:b/>
                      <w:sz w:val="20"/>
                      <w:szCs w:val="20"/>
                    </w:rPr>
                  </w:pPr>
                  <w:r w:rsidRPr="00B070B5">
                    <w:rPr>
                      <w:rFonts w:asciiTheme="minorHAnsi" w:hAnsiTheme="minorHAnsi"/>
                      <w:b/>
                      <w:i/>
                      <w:sz w:val="20"/>
                      <w:szCs w:val="20"/>
                    </w:rPr>
                    <w:t xml:space="preserve">ad hoc </w:t>
                  </w:r>
                  <w:r w:rsidRPr="00B070B5">
                    <w:rPr>
                      <w:rFonts w:asciiTheme="minorHAnsi" w:hAnsiTheme="minorHAnsi"/>
                      <w:b/>
                      <w:sz w:val="20"/>
                      <w:szCs w:val="20"/>
                    </w:rPr>
                    <w:t>codification &amp; definitions</w:t>
                  </w:r>
                </w:p>
              </w:txbxContent>
            </v:textbox>
          </v:roundrect>
        </w:pict>
      </w:r>
      <w:r w:rsidRPr="001C3696">
        <w:rPr>
          <w:noProof/>
          <w:lang w:val="it-IT" w:eastAsia="it-IT"/>
        </w:rPr>
        <w:pict>
          <v:roundrect id="Rounded Rectangle 116" o:spid="_x0000_s1037" style="position:absolute;left:0;text-align:left;margin-left:217.7pt;margin-top:12.75pt;width:85.05pt;height:62.25pt;z-index:251727872;visibility:visib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" fillcolor="white [3201]" strokecolor="#666 [1936]" strokeweight="1pt">
            <v:fill color2="#999 [1296]" focus="100%" type="gradient"/>
            <v:shadow on="t" color="#7f7f7f [1601]" opacity=".5" offset="1pt"/>
            <v:textbox style="mso-next-textbox:#Rounded Rectangle 116">
              <w:txbxContent>
                <w:p w:rsidR="00BB22F5" w:rsidRPr="00B070B5" w:rsidRDefault="00BB22F5" w:rsidP="0092387E">
                  <w:pPr>
                    <w:spacing w:after="120"/>
                    <w:jc w:val="center"/>
                    <w:rPr>
                      <w:rFonts w:asciiTheme="minorHAnsi" w:hAnsiTheme="minorHAnsi"/>
                      <w:sz w:val="20"/>
                      <w:szCs w:val="20"/>
                    </w:rPr>
                  </w:pPr>
                  <w:r w:rsidRPr="00B070B5">
                    <w:rPr>
                      <w:rFonts w:asciiTheme="minorHAnsi" w:hAnsiTheme="minorHAnsi"/>
                      <w:sz w:val="20"/>
                      <w:szCs w:val="20"/>
                    </w:rPr>
                    <w:t xml:space="preserve">Trade </w:t>
                  </w:r>
                  <w:r>
                    <w:rPr>
                      <w:rFonts w:asciiTheme="minorHAnsi" w:hAnsiTheme="minorHAnsi"/>
                      <w:sz w:val="20"/>
                      <w:szCs w:val="20"/>
                    </w:rPr>
                    <w:t xml:space="preserve">            </w:t>
                  </w:r>
                  <w:r w:rsidRPr="00B070B5">
                    <w:rPr>
                      <w:rFonts w:asciiTheme="minorHAnsi" w:hAnsiTheme="minorHAnsi"/>
                      <w:sz w:val="20"/>
                      <w:szCs w:val="20"/>
                    </w:rPr>
                    <w:t>domain</w:t>
                  </w:r>
                </w:p>
                <w:p w:rsidR="00BB22F5" w:rsidRPr="00B070B5" w:rsidRDefault="00BB22F5" w:rsidP="0092387E">
                  <w:pPr>
                    <w:spacing w:after="120"/>
                    <w:jc w:val="center"/>
                    <w:rPr>
                      <w:rFonts w:asciiTheme="minorHAnsi" w:hAnsiTheme="minorHAnsi"/>
                      <w:b/>
                      <w:sz w:val="20"/>
                      <w:szCs w:val="20"/>
                    </w:rPr>
                  </w:pPr>
                  <w:r w:rsidRPr="00B070B5">
                    <w:rPr>
                      <w:rFonts w:asciiTheme="minorHAnsi" w:hAnsiTheme="minorHAnsi"/>
                      <w:b/>
                      <w:sz w:val="20"/>
                      <w:szCs w:val="20"/>
                    </w:rPr>
                    <w:t>HS</w:t>
                  </w:r>
                </w:p>
              </w:txbxContent>
            </v:textbox>
          </v:roundrect>
        </w:pict>
      </w:r>
      <w:r w:rsidRPr="001C3696">
        <w:rPr>
          <w:noProof/>
          <w:lang w:val="it-IT" w:eastAsia="it-IT"/>
        </w:rPr>
        <w:pict>
          <v:roundrect id="Rounded Rectangle 117" o:spid="_x0000_s1038" style="position:absolute;left:0;text-align:left;margin-left:114.7pt;margin-top:12.8pt;width:85.05pt;height:60.75pt;z-index:251726848;visibility:visib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" fillcolor="white [3201]" strokecolor="#666 [1936]" strokeweight="1pt">
            <v:fill color2="#999 [1296]" focus="100%" type="gradient"/>
            <v:shadow on="t" color="#7f7f7f [1601]" opacity=".5" offset="1pt"/>
            <v:textbox style="mso-next-textbox:#Rounded Rectangle 117">
              <w:txbxContent>
                <w:p w:rsidR="00BB22F5" w:rsidRPr="00B070B5" w:rsidRDefault="00BB22F5" w:rsidP="0092387E">
                  <w:pPr>
                    <w:spacing w:after="120"/>
                    <w:jc w:val="center"/>
                    <w:rPr>
                      <w:rFonts w:asciiTheme="minorHAnsi" w:hAnsiTheme="minorHAnsi"/>
                      <w:sz w:val="20"/>
                      <w:szCs w:val="20"/>
                    </w:rPr>
                  </w:pPr>
                  <w:r w:rsidRPr="00B070B5">
                    <w:rPr>
                      <w:rFonts w:asciiTheme="minorHAnsi" w:hAnsiTheme="minorHAnsi"/>
                      <w:sz w:val="20"/>
                      <w:szCs w:val="20"/>
                    </w:rPr>
                    <w:t>Production domain</w:t>
                  </w:r>
                </w:p>
                <w:p w:rsidR="00BB22F5" w:rsidRPr="00B070B5" w:rsidRDefault="00BB22F5" w:rsidP="0092387E">
                  <w:pPr>
                    <w:spacing w:after="120"/>
                    <w:jc w:val="center"/>
                    <w:rPr>
                      <w:rFonts w:asciiTheme="minorHAnsi" w:hAnsiTheme="minorHAnsi"/>
                      <w:b/>
                      <w:sz w:val="20"/>
                      <w:szCs w:val="20"/>
                    </w:rPr>
                  </w:pPr>
                  <w:r w:rsidRPr="00B070B5">
                    <w:rPr>
                      <w:rFonts w:asciiTheme="minorHAnsi" w:hAnsiTheme="minorHAnsi"/>
                      <w:b/>
                      <w:sz w:val="20"/>
                      <w:szCs w:val="20"/>
                    </w:rPr>
                    <w:t>CPC expanded</w:t>
                  </w:r>
                </w:p>
              </w:txbxContent>
            </v:textbox>
          </v:roundrect>
        </w:pict>
      </w:r>
    </w:p>
    <w:p w:rsidR="0092387E" w:rsidRPr="009616CB" w:rsidRDefault="0092387E" w:rsidP="004D705D">
      <w:pPr>
        <w:jc w:val="center"/>
        <w:rPr>
          <w:rFonts w:ascii="Times New Roman" w:hAnsi="Times New Roman" w:cs="Times New Roman"/>
          <w:noProof/>
          <w:sz w:val="24"/>
          <w:szCs w:val="24"/>
          <w:lang w:val="en-GB"/>
        </w:rPr>
      </w:pPr>
    </w:p>
    <w:p w:rsidR="0092387E" w:rsidRDefault="0092387E" w:rsidP="004D705D">
      <w:pPr>
        <w:jc w:val="center"/>
        <w:rPr>
          <w:rFonts w:ascii="Times New Roman" w:hAnsi="Times New Roman" w:cs="Times New Roman"/>
          <w:noProof/>
          <w:sz w:val="24"/>
          <w:szCs w:val="24"/>
          <w:lang w:val="en-GB"/>
        </w:rPr>
      </w:pPr>
    </w:p>
    <w:p w:rsidR="0092387E" w:rsidRDefault="001C3696" w:rsidP="004D705D">
      <w:pPr>
        <w:suppressAutoHyphens w:val="0"/>
        <w:spacing w:after="0" w:line="240" w:lineRule="auto"/>
        <w:jc w:val="center"/>
        <w:rPr>
          <w:rFonts w:ascii="Times New Roman" w:hAnsi="Times New Roman" w:cs="Times New Roman"/>
          <w:noProof/>
          <w:sz w:val="24"/>
          <w:szCs w:val="24"/>
          <w:lang w:val="en-GB"/>
        </w:rPr>
      </w:pPr>
      <w:r w:rsidRPr="001C3696">
        <w:rPr>
          <w:noProof/>
          <w:lang w:val="it-IT" w:eastAsia="it-IT"/>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4" o:spid="_x0000_s1051" type="#_x0000_t67" style="position:absolute;left:0;text-align:left;margin-left:195.25pt;margin-top:84.45pt;width:30pt;height:30.75pt;z-index:25172889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" fillcolor="white [3201]" strokecolor="#95b3d7 [1940]" strokeweight="1pt">
            <v:fill color2="#b8cce4 [1300]" focus="100%" type="gradient"/>
            <v:shadow on="t" color="#243f60 [1604]" opacity=".5" offset="1pt"/>
            <v:textbox style="layout-flow:vertical-ideographic"/>
          </v:shape>
        </w:pict>
      </w: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B406F4" w:rsidRPr="00F31509" w:rsidRDefault="00B406F4" w:rsidP="00B406F4">
      <w:pPr>
        <w:pStyle w:val="Caption"/>
        <w:jc w:val="both"/>
        <w:rPr>
          <w:rFonts w:asciiTheme="majorBidi" w:hAnsiTheme="majorBidi" w:cstheme="majorBidi"/>
          <w:lang w:val="en-GB"/>
        </w:rPr>
      </w:pPr>
      <w:r w:rsidRPr="00F31509">
        <w:rPr>
          <w:rFonts w:asciiTheme="majorBidi" w:eastAsia="Times New Roman" w:hAnsiTheme="majorBidi" w:cstheme="majorBidi"/>
          <w:lang w:val="en-GB"/>
        </w:rPr>
        <w:t xml:space="preserve">Figure </w:t>
      </w:r>
      <w:r>
        <w:rPr>
          <w:rFonts w:asciiTheme="majorBidi" w:hAnsiTheme="majorBidi" w:cstheme="majorBidi"/>
          <w:lang w:val="en-GB"/>
        </w:rPr>
        <w:t>34</w:t>
      </w:r>
      <w:r w:rsidRPr="00F31509">
        <w:rPr>
          <w:rFonts w:asciiTheme="majorBidi" w:eastAsia="Times New Roman" w:hAnsiTheme="majorBidi" w:cstheme="majorBidi"/>
          <w:lang w:val="en-GB"/>
        </w:rPr>
        <w:t xml:space="preserve">: </w:t>
      </w:r>
      <w:r w:rsidRPr="00B406F4">
        <w:rPr>
          <w:rFonts w:asciiTheme="majorBidi" w:eastAsia="Times New Roman" w:hAnsiTheme="majorBidi" w:cstheme="majorBidi"/>
          <w:lang w:val="en-GB"/>
        </w:rPr>
        <w:t>Classification scheme used in the new system</w:t>
      </w:r>
    </w:p>
    <w:p w:rsidR="00BA19DC" w:rsidRPr="00F31509" w:rsidRDefault="00194FEC" w:rsidP="000264F4">
      <w:pPr>
        <w:pStyle w:val="Heading2"/>
      </w:pPr>
      <w:bookmarkStart w:id="533" w:name="_Toc293229092"/>
      <w:bookmarkStart w:id="534" w:name="_Toc428436078"/>
      <w:bookmarkStart w:id="535" w:name="_Toc428436379"/>
      <w:bookmarkStart w:id="536" w:name="_Toc428436505"/>
      <w:r w:rsidRPr="00F31509">
        <w:lastRenderedPageBreak/>
        <w:t>Appendix 1</w:t>
      </w:r>
      <w:bookmarkEnd w:id="533"/>
      <w:bookmarkEnd w:id="534"/>
      <w:bookmarkEnd w:id="535"/>
      <w:bookmarkEnd w:id="536"/>
    </w:p>
    <w:p w:rsidR="00194FEC" w:rsidRPr="00F31509" w:rsidRDefault="00F419F3" w:rsidP="00C500F7">
      <w:pPr>
        <w:jc w:val="both"/>
        <w:rPr>
          <w:rFonts w:asciiTheme="majorBidi" w:hAnsiTheme="majorBidi" w:cstheme="majorBidi"/>
          <w:lang w:val="en-GB"/>
        </w:rPr>
      </w:pPr>
      <w:r w:rsidRPr="00F31509">
        <w:rPr>
          <w:rFonts w:asciiTheme="majorBidi" w:eastAsia="Times New Roman" w:hAnsiTheme="majorBidi" w:cstheme="majorBidi"/>
          <w:lang w:val="en-GB"/>
        </w:rPr>
        <w:t xml:space="preserve">The following are examples </w:t>
      </w:r>
      <w:r w:rsidR="00194FEC" w:rsidRPr="00F31509">
        <w:rPr>
          <w:rFonts w:asciiTheme="majorBidi" w:eastAsia="Times New Roman" w:hAnsiTheme="majorBidi" w:cstheme="majorBidi"/>
          <w:lang w:val="en-GB"/>
        </w:rPr>
        <w:t>of solutions adopted to convert FAOSTAT data on agricultural commodities from FCL to CPC format</w:t>
      </w:r>
      <w:r w:rsidRPr="00F31509">
        <w:rPr>
          <w:rFonts w:asciiTheme="majorBidi" w:eastAsia="Times New Roman" w:hAnsiTheme="majorBidi" w:cstheme="majorBidi"/>
          <w:lang w:val="en-GB"/>
        </w:rPr>
        <w:t>.</w:t>
      </w:r>
    </w:p>
    <w:p w:rsidR="00EB7AF1" w:rsidRPr="004F311A" w:rsidRDefault="00EB7AF1" w:rsidP="00C500F7">
      <w:pPr>
        <w:jc w:val="both"/>
        <w:rPr>
          <w:rFonts w:asciiTheme="majorBidi" w:hAnsiTheme="majorBidi" w:cstheme="majorBidi"/>
          <w:lang w:val="en-GB" w:eastAsia="en-GB"/>
        </w:rPr>
      </w:pPr>
      <w:r w:rsidRPr="004F311A">
        <w:rPr>
          <w:rFonts w:asciiTheme="majorBidi" w:eastAsia="Times New Roman" w:hAnsiTheme="majorBidi" w:cstheme="majorBidi"/>
          <w:lang w:val="en-GB" w:eastAsia="en-GB"/>
        </w:rPr>
        <w:t xml:space="preserve">In </w:t>
      </w:r>
      <w:r w:rsidRPr="004F311A">
        <w:rPr>
          <w:rFonts w:asciiTheme="majorBidi" w:eastAsia="Times New Roman" w:hAnsiTheme="majorBidi" w:cstheme="majorBidi"/>
          <w:b/>
          <w:bCs/>
          <w:lang w:val="en-GB" w:eastAsia="en-GB"/>
        </w:rPr>
        <w:t>one-to-one</w:t>
      </w:r>
      <w:r w:rsidRPr="004F311A">
        <w:rPr>
          <w:rFonts w:asciiTheme="majorBidi" w:eastAsia="Times New Roman" w:hAnsiTheme="majorBidi" w:cstheme="majorBidi"/>
          <w:lang w:val="en-GB" w:eastAsia="en-GB"/>
        </w:rPr>
        <w:t xml:space="preserve"> cases old data are transferred to the new classification</w:t>
      </w:r>
      <w:r w:rsidR="00F419F3" w:rsidRPr="004F311A">
        <w:rPr>
          <w:rFonts w:asciiTheme="majorBidi" w:eastAsia="Times New Roman" w:hAnsiTheme="majorBidi" w:cstheme="majorBidi"/>
          <w:lang w:val="en-GB" w:eastAsia="en-GB"/>
        </w:rPr>
        <w:t>,</w:t>
      </w:r>
      <w:r w:rsidRPr="004F311A">
        <w:rPr>
          <w:rFonts w:asciiTheme="majorBidi" w:eastAsia="Times New Roman" w:hAnsiTheme="majorBidi" w:cstheme="majorBidi"/>
          <w:lang w:val="en-GB" w:eastAsia="en-GB"/>
        </w:rPr>
        <w:t xml:space="preserve"> i.e. codes and definitions are re-assigned according to the new classification while data remain the same (</w:t>
      </w:r>
      <w:r w:rsidRPr="004F311A">
        <w:rPr>
          <w:rFonts w:asciiTheme="majorBidi" w:eastAsia="Times New Roman" w:hAnsiTheme="majorBidi" w:cstheme="majorBidi"/>
          <w:highlight w:val="lightGray"/>
          <w:lang w:val="en-GB" w:eastAsia="en-GB"/>
        </w:rPr>
        <w:t>Example 1</w:t>
      </w:r>
      <w:r w:rsidRPr="004F311A">
        <w:rPr>
          <w:rFonts w:asciiTheme="majorBidi" w:eastAsia="Times New Roman" w:hAnsiTheme="majorBidi" w:cstheme="majorBidi"/>
          <w:lang w:val="en-GB" w:eastAsia="en-GB"/>
        </w:rPr>
        <w:t>).</w:t>
      </w:r>
    </w:p>
    <w:p w:rsidR="00EB7AF1" w:rsidRPr="004F311A" w:rsidRDefault="483DA69D" w:rsidP="00C500F7">
      <w:pPr>
        <w:jc w:val="both"/>
        <w:rPr>
          <w:rFonts w:asciiTheme="majorBidi" w:hAnsiTheme="majorBidi" w:cstheme="majorBidi"/>
          <w:lang w:val="en-GB" w:eastAsia="en-GB"/>
        </w:rPr>
      </w:pPr>
      <w:r w:rsidRPr="004F311A">
        <w:rPr>
          <w:rFonts w:asciiTheme="majorBidi" w:eastAsia="Times New Roman" w:hAnsiTheme="majorBidi" w:cstheme="majorBidi"/>
          <w:lang w:val="en-GB" w:eastAsia="en-GB"/>
        </w:rPr>
        <w:t>Example 1:</w:t>
      </w:r>
      <w:r w:rsidRPr="004F311A">
        <w:rPr>
          <w:rFonts w:asciiTheme="majorBidi" w:eastAsia="Times New Roman" w:hAnsiTheme="majorBidi" w:cstheme="majorBidi"/>
          <w:sz w:val="20"/>
          <w:szCs w:val="20"/>
          <w:lang w:val="en-GB" w:eastAsia="en-GB"/>
        </w:rPr>
        <w:t xml:space="preserve"> D</w:t>
      </w:r>
      <w:r w:rsidRPr="004F311A">
        <w:rPr>
          <w:rFonts w:asciiTheme="majorBidi" w:eastAsia="Times New Roman" w:hAnsiTheme="majorBidi" w:cstheme="majorBidi"/>
          <w:lang w:val="en-GB" w:eastAsia="en-GB"/>
        </w:rPr>
        <w:t>ata conversion from FCL to CPC in case of one-to-one type of link</w:t>
      </w:r>
    </w:p>
    <w:tbl>
      <w:tblPr>
        <w:tblW w:w="5018"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736"/>
        <w:gridCol w:w="1260"/>
        <w:gridCol w:w="1959"/>
        <w:gridCol w:w="1250"/>
        <w:gridCol w:w="931"/>
        <w:gridCol w:w="1258"/>
        <w:gridCol w:w="1881"/>
      </w:tblGrid>
      <w:tr w:rsidR="00B2210D" w:rsidRPr="00B445C5" w:rsidTr="00B445C5">
        <w:trPr>
          <w:trHeight w:val="300"/>
          <w:jc w:val="center"/>
        </w:trPr>
        <w:tc>
          <w:tcPr>
            <w:tcW w:w="2132" w:type="pct"/>
            <w:gridSpan w:val="3"/>
            <w:shd w:val="clear" w:color="auto" w:fill="DDD9C3"/>
            <w:noWrap/>
            <w:vAlign w:val="center"/>
            <w:hideMark/>
          </w:tcPr>
          <w:p w:rsidR="00B2210D" w:rsidRPr="00B445C5" w:rsidRDefault="00B2210D" w:rsidP="00C500F7">
            <w:pPr>
              <w:jc w:val="both"/>
              <w:rPr>
                <w:rFonts w:asciiTheme="majorBidi" w:hAnsiTheme="majorBidi" w:cstheme="majorBidi"/>
                <w:i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FCL</w:t>
            </w:r>
          </w:p>
        </w:tc>
        <w:tc>
          <w:tcPr>
            <w:tcW w:w="674" w:type="pct"/>
            <w:vMerge w:val="restart"/>
            <w:tcBorders>
              <w:top w:val="double" w:sz="4" w:space="0" w:color="8DB3E2" w:themeColor="text2" w:themeTint="66"/>
            </w:tcBorders>
            <w:shd w:val="clear" w:color="auto" w:fill="auto"/>
            <w:vAlign w:val="center"/>
          </w:tcPr>
          <w:p w:rsidR="00B2210D" w:rsidRPr="00B445C5" w:rsidRDefault="00B2210D" w:rsidP="00FC6477">
            <w:pPr>
              <w:spacing w:after="0" w:line="240" w:lineRule="auto"/>
              <w:jc w:val="both"/>
              <w:rPr>
                <w:rFonts w:asciiTheme="majorBidi" w:hAnsiTheme="majorBidi" w:cstheme="majorBidi"/>
                <w:bCs/>
                <w:sz w:val="18"/>
                <w:szCs w:val="18"/>
                <w:lang w:val="en-GB" w:eastAsia="en-US"/>
              </w:rPr>
            </w:pPr>
            <w:r w:rsidRPr="00B445C5">
              <w:rPr>
                <w:rFonts w:asciiTheme="majorBidi" w:eastAsia="Times New Roman" w:hAnsiTheme="majorBidi" w:cstheme="majorBidi"/>
                <w:sz w:val="18"/>
                <w:szCs w:val="18"/>
                <w:lang w:val="en-GB" w:eastAsia="en-US"/>
              </w:rPr>
              <w:t>FCL</w:t>
            </w:r>
            <w:r w:rsidR="006D7B99" w:rsidRPr="00B445C5">
              <w:rPr>
                <w:rFonts w:asciiTheme="majorBidi" w:eastAsia="Times New Roman" w:hAnsiTheme="majorBidi" w:cstheme="majorBidi"/>
                <w:sz w:val="18"/>
                <w:szCs w:val="18"/>
                <w:lang w:val="en-GB" w:eastAsia="en-US"/>
              </w:rPr>
              <w:sym w:font="Wingdings" w:char="F0E0"/>
            </w:r>
            <w:r w:rsidRPr="00B445C5">
              <w:rPr>
                <w:rFonts w:asciiTheme="majorBidi" w:eastAsia="Times New Roman" w:hAnsiTheme="majorBidi" w:cstheme="majorBidi"/>
                <w:sz w:val="18"/>
                <w:szCs w:val="18"/>
                <w:lang w:val="en-GB" w:eastAsia="en-US"/>
              </w:rPr>
              <w:t>CPC</w:t>
            </w:r>
          </w:p>
          <w:p w:rsidR="00B2210D" w:rsidRPr="00B445C5" w:rsidRDefault="00B2210D" w:rsidP="00FC6477">
            <w:pPr>
              <w:spacing w:after="0" w:line="240" w:lineRule="auto"/>
              <w:jc w:val="both"/>
              <w:rPr>
                <w:rFonts w:asciiTheme="majorBidi" w:hAnsiTheme="majorBidi" w:cstheme="majorBidi"/>
                <w:iCs/>
                <w:sz w:val="18"/>
                <w:szCs w:val="18"/>
                <w:lang w:val="en-GB" w:eastAsia="en-US"/>
              </w:rPr>
            </w:pPr>
            <w:r w:rsidRPr="00B445C5">
              <w:rPr>
                <w:rFonts w:asciiTheme="majorBidi" w:eastAsia="Times New Roman" w:hAnsiTheme="majorBidi" w:cstheme="majorBidi"/>
                <w:sz w:val="18"/>
                <w:szCs w:val="18"/>
                <w:lang w:val="en-GB" w:eastAsia="en-US"/>
              </w:rPr>
              <w:t>conversion factor</w:t>
            </w:r>
          </w:p>
        </w:tc>
        <w:tc>
          <w:tcPr>
            <w:tcW w:w="2194" w:type="pct"/>
            <w:gridSpan w:val="3"/>
            <w:shd w:val="clear" w:color="auto" w:fill="DBE5F1" w:themeFill="accent1" w:themeFillTint="33"/>
            <w:noWrap/>
            <w:vAlign w:val="center"/>
            <w:hideMark/>
          </w:tcPr>
          <w:p w:rsidR="00B2210D" w:rsidRPr="00B445C5" w:rsidRDefault="00B2210D" w:rsidP="00C500F7">
            <w:pPr>
              <w:jc w:val="both"/>
              <w:rPr>
                <w:rFonts w:asciiTheme="majorBidi" w:hAnsiTheme="majorBidi" w:cstheme="majorBidi"/>
                <w:i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CPC ver. 2.1</w:t>
            </w:r>
          </w:p>
        </w:tc>
      </w:tr>
      <w:tr w:rsidR="00B2210D" w:rsidRPr="00B445C5" w:rsidTr="00B445C5">
        <w:trPr>
          <w:trHeight w:val="300"/>
          <w:jc w:val="center"/>
        </w:trPr>
        <w:tc>
          <w:tcPr>
            <w:tcW w:w="397" w:type="pct"/>
            <w:noWrap/>
            <w:vAlign w:val="center"/>
            <w:hideMark/>
          </w:tcPr>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code</w:t>
            </w:r>
          </w:p>
        </w:tc>
        <w:tc>
          <w:tcPr>
            <w:tcW w:w="679" w:type="pct"/>
            <w:noWrap/>
            <w:vAlign w:val="center"/>
            <w:hideMark/>
          </w:tcPr>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r w:rsidRPr="00B445C5">
              <w:rPr>
                <w:rFonts w:asciiTheme="majorBidi" w:eastAsia="Times New Roman" w:hAnsiTheme="majorBidi" w:cstheme="majorBidi"/>
                <w:sz w:val="18"/>
                <w:szCs w:val="18"/>
                <w:lang w:val="en-GB" w:eastAsia="en-GB"/>
              </w:rPr>
              <w:t>descriptor</w:t>
            </w:r>
          </w:p>
        </w:tc>
        <w:tc>
          <w:tcPr>
            <w:tcW w:w="1055" w:type="pct"/>
            <w:noWrap/>
            <w:vAlign w:val="center"/>
            <w:hideMark/>
          </w:tcPr>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data (old format)</w:t>
            </w:r>
          </w:p>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production quantity</w:t>
            </w:r>
          </w:p>
        </w:tc>
        <w:tc>
          <w:tcPr>
            <w:tcW w:w="674" w:type="pct"/>
            <w:vMerge/>
            <w:vAlign w:val="center"/>
          </w:tcPr>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p>
        </w:tc>
        <w:tc>
          <w:tcPr>
            <w:tcW w:w="502" w:type="pct"/>
            <w:noWrap/>
            <w:vAlign w:val="center"/>
            <w:hideMark/>
          </w:tcPr>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code</w:t>
            </w:r>
          </w:p>
        </w:tc>
        <w:tc>
          <w:tcPr>
            <w:tcW w:w="678" w:type="pct"/>
            <w:noWrap/>
            <w:vAlign w:val="center"/>
            <w:hideMark/>
          </w:tcPr>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r w:rsidRPr="00B445C5">
              <w:rPr>
                <w:rFonts w:asciiTheme="majorBidi" w:eastAsia="Times New Roman" w:hAnsiTheme="majorBidi" w:cstheme="majorBidi"/>
                <w:sz w:val="18"/>
                <w:szCs w:val="18"/>
                <w:lang w:val="en-GB" w:eastAsia="en-GB"/>
              </w:rPr>
              <w:t>descriptor</w:t>
            </w:r>
          </w:p>
        </w:tc>
        <w:tc>
          <w:tcPr>
            <w:tcW w:w="1013" w:type="pct"/>
            <w:noWrap/>
            <w:vAlign w:val="center"/>
            <w:hideMark/>
          </w:tcPr>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data (new format)</w:t>
            </w:r>
          </w:p>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production quantity</w:t>
            </w:r>
          </w:p>
        </w:tc>
      </w:tr>
      <w:tr w:rsidR="00B2210D" w:rsidRPr="00B445C5" w:rsidTr="00B445C5">
        <w:trPr>
          <w:trHeight w:hRule="exact" w:val="642"/>
          <w:jc w:val="center"/>
        </w:trPr>
        <w:tc>
          <w:tcPr>
            <w:tcW w:w="397" w:type="pct"/>
            <w:noWrap/>
            <w:vAlign w:val="center"/>
            <w:hideMark/>
          </w:tcPr>
          <w:p w:rsidR="00B2210D" w:rsidRPr="00B445C5" w:rsidRDefault="00B2210D" w:rsidP="00C500F7">
            <w:pPr>
              <w:jc w:val="both"/>
              <w:rPr>
                <w:rFonts w:asciiTheme="majorBidi" w:hAnsiTheme="majorBidi" w:cstheme="majorBidi"/>
                <w:color w:val="000000"/>
                <w:sz w:val="18"/>
                <w:szCs w:val="18"/>
                <w:lang w:val="en-GB" w:eastAsia="en-US"/>
              </w:rPr>
            </w:pPr>
            <w:r w:rsidRPr="00B445C5">
              <w:rPr>
                <w:rFonts w:asciiTheme="majorBidi" w:hAnsiTheme="majorBidi" w:cstheme="majorBidi"/>
                <w:color w:val="000000"/>
                <w:sz w:val="18"/>
                <w:szCs w:val="18"/>
                <w:lang w:val="en-GB" w:eastAsia="en-US"/>
              </w:rPr>
              <w:t>0125</w:t>
            </w:r>
          </w:p>
        </w:tc>
        <w:tc>
          <w:tcPr>
            <w:tcW w:w="679" w:type="pct"/>
            <w:noWrap/>
            <w:vAlign w:val="center"/>
            <w:hideMark/>
          </w:tcPr>
          <w:p w:rsidR="00B2210D" w:rsidRPr="00B445C5" w:rsidRDefault="00B2210D" w:rsidP="00C500F7">
            <w:pPr>
              <w:jc w:val="both"/>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cassava</w:t>
            </w:r>
          </w:p>
        </w:tc>
        <w:tc>
          <w:tcPr>
            <w:tcW w:w="1055" w:type="pct"/>
            <w:noWrap/>
            <w:vAlign w:val="center"/>
            <w:hideMark/>
          </w:tcPr>
          <w:p w:rsidR="00B2210D" w:rsidRPr="00B445C5" w:rsidRDefault="006D7B99" w:rsidP="00C500F7">
            <w:pPr>
              <w:jc w:val="both"/>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4,</w:t>
            </w:r>
            <w:r w:rsidR="00B2210D" w:rsidRPr="00B445C5">
              <w:rPr>
                <w:rFonts w:asciiTheme="majorBidi" w:eastAsia="Times New Roman" w:hAnsiTheme="majorBidi" w:cstheme="majorBidi"/>
                <w:b/>
                <w:bCs/>
                <w:color w:val="000000"/>
                <w:sz w:val="18"/>
                <w:szCs w:val="18"/>
                <w:lang w:val="en-GB" w:eastAsia="en-US"/>
              </w:rPr>
              <w:t>082</w:t>
            </w:r>
            <w:r w:rsidRPr="00B445C5">
              <w:rPr>
                <w:rFonts w:asciiTheme="majorBidi" w:eastAsia="Times New Roman" w:hAnsiTheme="majorBidi" w:cstheme="majorBidi"/>
                <w:b/>
                <w:bCs/>
                <w:color w:val="000000"/>
                <w:sz w:val="18"/>
                <w:szCs w:val="18"/>
                <w:lang w:val="en-GB" w:eastAsia="en-US"/>
              </w:rPr>
              <w:t>,</w:t>
            </w:r>
            <w:r w:rsidR="00B2210D" w:rsidRPr="00B445C5">
              <w:rPr>
                <w:rFonts w:asciiTheme="majorBidi" w:eastAsia="Times New Roman" w:hAnsiTheme="majorBidi" w:cstheme="majorBidi"/>
                <w:b/>
                <w:bCs/>
                <w:color w:val="000000"/>
                <w:sz w:val="18"/>
                <w:szCs w:val="18"/>
                <w:lang w:val="en-GB" w:eastAsia="en-US"/>
              </w:rPr>
              <w:t>903 tonnes</w:t>
            </w:r>
          </w:p>
        </w:tc>
        <w:tc>
          <w:tcPr>
            <w:tcW w:w="674" w:type="pct"/>
            <w:vAlign w:val="center"/>
          </w:tcPr>
          <w:p w:rsidR="00B2210D" w:rsidRPr="00B445C5" w:rsidRDefault="00B2210D" w:rsidP="0092387E">
            <w:pPr>
              <w:jc w:val="center"/>
              <w:rPr>
                <w:rFonts w:asciiTheme="majorBidi" w:hAnsiTheme="majorBidi" w:cstheme="majorBidi"/>
                <w:b/>
                <w:color w:val="0000FF"/>
                <w:sz w:val="18"/>
                <w:szCs w:val="18"/>
                <w:lang w:val="en-GB" w:eastAsia="en-US"/>
              </w:rPr>
            </w:pPr>
            <w:r w:rsidRPr="00B445C5">
              <w:rPr>
                <w:rFonts w:asciiTheme="majorBidi" w:hAnsiTheme="majorBidi" w:cstheme="majorBidi"/>
                <w:b/>
                <w:color w:val="0000FF"/>
                <w:sz w:val="18"/>
                <w:szCs w:val="18"/>
                <w:lang w:val="en-GB" w:eastAsia="en-US"/>
              </w:rPr>
              <w:t>1</w:t>
            </w:r>
          </w:p>
        </w:tc>
        <w:tc>
          <w:tcPr>
            <w:tcW w:w="502" w:type="pct"/>
            <w:noWrap/>
            <w:vAlign w:val="center"/>
            <w:hideMark/>
          </w:tcPr>
          <w:p w:rsidR="00B2210D" w:rsidRPr="00B445C5" w:rsidRDefault="00B2210D" w:rsidP="00C500F7">
            <w:pPr>
              <w:jc w:val="both"/>
              <w:rPr>
                <w:rFonts w:asciiTheme="majorBidi" w:hAnsiTheme="majorBidi" w:cstheme="majorBidi"/>
                <w:color w:val="000000"/>
                <w:sz w:val="18"/>
                <w:szCs w:val="18"/>
                <w:lang w:val="en-GB" w:eastAsia="en-US"/>
              </w:rPr>
            </w:pPr>
            <w:r w:rsidRPr="00B445C5">
              <w:rPr>
                <w:rFonts w:asciiTheme="majorBidi" w:hAnsiTheme="majorBidi" w:cstheme="majorBidi"/>
                <w:color w:val="000000"/>
                <w:sz w:val="18"/>
                <w:szCs w:val="18"/>
                <w:lang w:val="en-GB" w:eastAsia="en-US"/>
              </w:rPr>
              <w:t>01520</w:t>
            </w:r>
          </w:p>
        </w:tc>
        <w:tc>
          <w:tcPr>
            <w:tcW w:w="678" w:type="pct"/>
            <w:noWrap/>
            <w:vAlign w:val="center"/>
            <w:hideMark/>
          </w:tcPr>
          <w:p w:rsidR="00B2210D" w:rsidRPr="00B445C5" w:rsidRDefault="00B2210D" w:rsidP="00C500F7">
            <w:pPr>
              <w:jc w:val="both"/>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cassava</w:t>
            </w:r>
          </w:p>
        </w:tc>
        <w:tc>
          <w:tcPr>
            <w:tcW w:w="1013" w:type="pct"/>
            <w:noWrap/>
            <w:vAlign w:val="center"/>
            <w:hideMark/>
          </w:tcPr>
          <w:p w:rsidR="00B2210D" w:rsidRPr="00B445C5" w:rsidRDefault="006D7B99" w:rsidP="00C500F7">
            <w:pPr>
              <w:jc w:val="both"/>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4,</w:t>
            </w:r>
            <w:r w:rsidR="00B2210D" w:rsidRPr="00B445C5">
              <w:rPr>
                <w:rFonts w:asciiTheme="majorBidi" w:eastAsia="Times New Roman" w:hAnsiTheme="majorBidi" w:cstheme="majorBidi"/>
                <w:b/>
                <w:bCs/>
                <w:color w:val="000000"/>
                <w:sz w:val="18"/>
                <w:szCs w:val="18"/>
                <w:lang w:val="en-GB" w:eastAsia="en-US"/>
              </w:rPr>
              <w:t>082</w:t>
            </w:r>
            <w:r w:rsidRPr="00B445C5">
              <w:rPr>
                <w:rFonts w:asciiTheme="majorBidi" w:eastAsia="Times New Roman" w:hAnsiTheme="majorBidi" w:cstheme="majorBidi"/>
                <w:b/>
                <w:bCs/>
                <w:color w:val="000000"/>
                <w:sz w:val="18"/>
                <w:szCs w:val="18"/>
                <w:lang w:val="en-GB" w:eastAsia="en-US"/>
              </w:rPr>
              <w:t>,</w:t>
            </w:r>
            <w:r w:rsidR="00B2210D" w:rsidRPr="00B445C5">
              <w:rPr>
                <w:rFonts w:asciiTheme="majorBidi" w:eastAsia="Times New Roman" w:hAnsiTheme="majorBidi" w:cstheme="majorBidi"/>
                <w:b/>
                <w:bCs/>
                <w:color w:val="000000"/>
                <w:sz w:val="18"/>
                <w:szCs w:val="18"/>
                <w:lang w:val="en-GB" w:eastAsia="en-US"/>
              </w:rPr>
              <w:t>903 tonnes</w:t>
            </w:r>
          </w:p>
        </w:tc>
      </w:tr>
    </w:tbl>
    <w:p w:rsidR="00EB7AF1" w:rsidRPr="00C500F7" w:rsidRDefault="00EB7AF1" w:rsidP="00C500F7">
      <w:pPr>
        <w:jc w:val="both"/>
        <w:rPr>
          <w:rFonts w:asciiTheme="majorBidi" w:hAnsiTheme="majorBidi" w:cstheme="majorBidi"/>
          <w:i/>
          <w:lang w:val="en-GB" w:eastAsia="en-GB"/>
        </w:rPr>
      </w:pPr>
      <w:r w:rsidRPr="004F311A">
        <w:rPr>
          <w:rFonts w:asciiTheme="majorBidi" w:hAnsiTheme="majorBidi" w:cstheme="majorBidi"/>
          <w:i/>
          <w:lang w:val="en-GB" w:eastAsia="en-GB"/>
        </w:rPr>
        <w:t>Data are taken as example and refer to the production of cassava in Cameroon, 2011 (source: FAOSTAT)</w:t>
      </w:r>
    </w:p>
    <w:p w:rsidR="00EB7AF1" w:rsidRPr="004F311A" w:rsidRDefault="00EB7AF1" w:rsidP="00C500F7">
      <w:pPr>
        <w:jc w:val="both"/>
        <w:rPr>
          <w:rFonts w:asciiTheme="majorBidi" w:hAnsiTheme="majorBidi" w:cstheme="majorBidi"/>
          <w:lang w:val="en-GB" w:eastAsia="en-GB"/>
        </w:rPr>
      </w:pPr>
      <w:r w:rsidRPr="004F311A">
        <w:rPr>
          <w:rFonts w:asciiTheme="majorBidi" w:hAnsiTheme="majorBidi" w:cstheme="majorBidi"/>
          <w:lang w:val="en-GB" w:eastAsia="en-GB"/>
        </w:rPr>
        <w:t xml:space="preserve">Also for </w:t>
      </w:r>
      <w:r w:rsidRPr="004F311A">
        <w:rPr>
          <w:rFonts w:asciiTheme="majorBidi" w:hAnsiTheme="majorBidi" w:cstheme="majorBidi"/>
          <w:b/>
          <w:lang w:val="en-GB" w:eastAsia="en-GB"/>
        </w:rPr>
        <w:t>many-to-one</w:t>
      </w:r>
      <w:r w:rsidRPr="004F311A">
        <w:rPr>
          <w:rFonts w:asciiTheme="majorBidi" w:hAnsiTheme="majorBidi" w:cstheme="majorBidi"/>
          <w:lang w:val="en-GB" w:eastAsia="en-GB"/>
        </w:rPr>
        <w:t xml:space="preserve"> cases data conversion is straightforward as data in FCL are aggregated into CPC. Such an aggregation entails a loss of information, as the target classification is less detailed than the source one (</w:t>
      </w:r>
      <w:r w:rsidRPr="004F311A">
        <w:rPr>
          <w:rFonts w:asciiTheme="majorBidi" w:hAnsiTheme="majorBidi" w:cstheme="majorBidi"/>
          <w:highlight w:val="lightGray"/>
          <w:lang w:val="en-GB" w:eastAsia="en-GB"/>
        </w:rPr>
        <w:t>Example 2</w:t>
      </w:r>
      <w:r w:rsidRPr="004F311A">
        <w:rPr>
          <w:rFonts w:asciiTheme="majorBidi" w:hAnsiTheme="majorBidi" w:cstheme="majorBidi"/>
          <w:lang w:val="en-GB" w:eastAsia="en-GB"/>
        </w:rPr>
        <w:t xml:space="preserve">). </w:t>
      </w:r>
    </w:p>
    <w:p w:rsidR="00EB7AF1" w:rsidRPr="005C6648" w:rsidRDefault="00EB7AF1" w:rsidP="00C500F7">
      <w:pPr>
        <w:jc w:val="both"/>
        <w:rPr>
          <w:rFonts w:asciiTheme="majorBidi" w:hAnsiTheme="majorBidi" w:cstheme="majorBidi"/>
          <w:lang w:val="en-GB" w:eastAsia="en-GB"/>
        </w:rPr>
      </w:pPr>
      <w:r w:rsidRPr="005C6648">
        <w:rPr>
          <w:rFonts w:asciiTheme="majorBidi" w:eastAsia="Times New Roman" w:hAnsiTheme="majorBidi" w:cstheme="majorBidi"/>
          <w:lang w:val="en-GB" w:eastAsia="en-GB"/>
        </w:rPr>
        <w:t>Example 2:</w:t>
      </w:r>
      <w:bookmarkStart w:id="537" w:name="_Toc275621548"/>
      <w:bookmarkStart w:id="538" w:name="_Toc275958881"/>
      <w:bookmarkStart w:id="539" w:name="_Toc275958937"/>
      <w:bookmarkStart w:id="540" w:name="_Toc275958954"/>
      <w:r w:rsidRPr="005C6648">
        <w:rPr>
          <w:rFonts w:asciiTheme="majorBidi" w:eastAsia="Times New Roman" w:hAnsiTheme="majorBidi" w:cstheme="majorBidi"/>
          <w:lang w:val="en-GB" w:eastAsia="en-GB"/>
        </w:rPr>
        <w:t xml:space="preserve"> Data conversion from FCL to CPC in case of many-to-one type of link</w:t>
      </w:r>
      <w:bookmarkEnd w:id="537"/>
      <w:bookmarkEnd w:id="538"/>
      <w:bookmarkEnd w:id="539"/>
      <w:bookmarkEnd w:id="540"/>
    </w:p>
    <w:tbl>
      <w:tblPr>
        <w:tblW w:w="5022"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768"/>
        <w:gridCol w:w="1196"/>
        <w:gridCol w:w="1836"/>
        <w:gridCol w:w="1275"/>
        <w:gridCol w:w="993"/>
        <w:gridCol w:w="1433"/>
        <w:gridCol w:w="1782"/>
      </w:tblGrid>
      <w:tr w:rsidR="00B2210D" w:rsidRPr="00B445C5" w:rsidTr="00B445C5">
        <w:trPr>
          <w:trHeight w:val="389"/>
          <w:jc w:val="center"/>
        </w:trPr>
        <w:tc>
          <w:tcPr>
            <w:tcW w:w="2046" w:type="pct"/>
            <w:gridSpan w:val="3"/>
            <w:shd w:val="clear" w:color="auto" w:fill="DDD9C3"/>
            <w:noWrap/>
            <w:vAlign w:val="center"/>
            <w:hideMark/>
          </w:tcPr>
          <w:p w:rsidR="00B2210D" w:rsidRPr="00B445C5" w:rsidRDefault="00B2210D" w:rsidP="00B445C5">
            <w:pPr>
              <w:spacing w:after="0" w:line="240" w:lineRule="auto"/>
              <w:rPr>
                <w:rFonts w:asciiTheme="majorBidi" w:hAnsiTheme="majorBidi" w:cstheme="majorBidi"/>
                <w:i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FCL</w:t>
            </w:r>
          </w:p>
        </w:tc>
        <w:tc>
          <w:tcPr>
            <w:tcW w:w="687" w:type="pct"/>
            <w:vMerge w:val="restart"/>
            <w:tcBorders>
              <w:top w:val="double" w:sz="4" w:space="0" w:color="8DB3E2" w:themeColor="text2" w:themeTint="66"/>
            </w:tcBorders>
            <w:shd w:val="clear" w:color="auto" w:fill="auto"/>
            <w:vAlign w:val="center"/>
          </w:tcPr>
          <w:p w:rsidR="00B2210D" w:rsidRPr="00B445C5" w:rsidRDefault="00B2210D" w:rsidP="00B445C5">
            <w:pPr>
              <w:spacing w:after="0" w:line="240" w:lineRule="auto"/>
              <w:rPr>
                <w:rFonts w:asciiTheme="majorBidi" w:hAnsiTheme="majorBidi" w:cstheme="majorBidi"/>
                <w:bCs/>
                <w:sz w:val="18"/>
                <w:szCs w:val="18"/>
                <w:lang w:val="en-GB" w:eastAsia="en-US"/>
              </w:rPr>
            </w:pPr>
            <w:r w:rsidRPr="00B445C5">
              <w:rPr>
                <w:rFonts w:asciiTheme="majorBidi" w:eastAsia="Times New Roman" w:hAnsiTheme="majorBidi" w:cstheme="majorBidi"/>
                <w:sz w:val="18"/>
                <w:szCs w:val="18"/>
                <w:lang w:val="en-GB" w:eastAsia="en-US"/>
              </w:rPr>
              <w:t>FC</w:t>
            </w:r>
            <w:r w:rsidR="006D7B99" w:rsidRPr="00B445C5">
              <w:rPr>
                <w:rFonts w:asciiTheme="majorBidi" w:eastAsia="Times New Roman" w:hAnsiTheme="majorBidi" w:cstheme="majorBidi"/>
                <w:sz w:val="18"/>
                <w:szCs w:val="18"/>
                <w:lang w:val="en-GB" w:eastAsia="en-US"/>
              </w:rPr>
              <w:t>L</w:t>
            </w:r>
            <w:r w:rsidR="006D7B99" w:rsidRPr="00B445C5">
              <w:rPr>
                <w:rFonts w:asciiTheme="majorBidi" w:eastAsia="Times New Roman" w:hAnsiTheme="majorBidi" w:cstheme="majorBidi"/>
                <w:sz w:val="18"/>
                <w:szCs w:val="18"/>
                <w:lang w:val="en-GB" w:eastAsia="en-US"/>
              </w:rPr>
              <w:sym w:font="Wingdings" w:char="F0E0"/>
            </w:r>
            <w:r w:rsidRPr="00B445C5">
              <w:rPr>
                <w:rFonts w:asciiTheme="majorBidi" w:eastAsia="Times New Roman" w:hAnsiTheme="majorBidi" w:cstheme="majorBidi"/>
                <w:sz w:val="18"/>
                <w:szCs w:val="18"/>
                <w:lang w:val="en-GB" w:eastAsia="en-US"/>
              </w:rPr>
              <w:t>CPC</w:t>
            </w:r>
          </w:p>
          <w:p w:rsidR="00B2210D" w:rsidRPr="00B445C5" w:rsidRDefault="00B2210D" w:rsidP="00B445C5">
            <w:pPr>
              <w:spacing w:after="0" w:line="240" w:lineRule="auto"/>
              <w:rPr>
                <w:rFonts w:asciiTheme="majorBidi" w:hAnsiTheme="majorBidi" w:cstheme="majorBidi"/>
                <w:iCs/>
                <w:sz w:val="18"/>
                <w:szCs w:val="18"/>
                <w:lang w:val="en-GB" w:eastAsia="en-US"/>
              </w:rPr>
            </w:pPr>
            <w:r w:rsidRPr="00B445C5">
              <w:rPr>
                <w:rFonts w:asciiTheme="majorBidi" w:eastAsia="Times New Roman" w:hAnsiTheme="majorBidi" w:cstheme="majorBidi"/>
                <w:sz w:val="18"/>
                <w:szCs w:val="18"/>
                <w:lang w:val="en-GB" w:eastAsia="en-US"/>
              </w:rPr>
              <w:t>conversion factor</w:t>
            </w:r>
          </w:p>
        </w:tc>
        <w:tc>
          <w:tcPr>
            <w:tcW w:w="2268" w:type="pct"/>
            <w:gridSpan w:val="3"/>
            <w:shd w:val="clear" w:color="auto" w:fill="DBE5F1" w:themeFill="accent1" w:themeFillTint="33"/>
            <w:noWrap/>
            <w:vAlign w:val="center"/>
            <w:hideMark/>
          </w:tcPr>
          <w:p w:rsidR="00B2210D" w:rsidRPr="00B445C5" w:rsidRDefault="00B2210D" w:rsidP="00B445C5">
            <w:pPr>
              <w:spacing w:after="0" w:line="240" w:lineRule="auto"/>
              <w:rPr>
                <w:rFonts w:asciiTheme="majorBidi" w:hAnsiTheme="majorBidi" w:cstheme="majorBidi"/>
                <w:i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CPC ver.2.1</w:t>
            </w:r>
          </w:p>
        </w:tc>
      </w:tr>
      <w:tr w:rsidR="00B2210D" w:rsidRPr="00B445C5" w:rsidTr="00B445C5">
        <w:trPr>
          <w:trHeight w:val="300"/>
          <w:jc w:val="center"/>
        </w:trPr>
        <w:tc>
          <w:tcPr>
            <w:tcW w:w="413" w:type="pct"/>
            <w:shd w:val="clear" w:color="auto" w:fill="auto"/>
            <w:noWrap/>
            <w:vAlign w:val="center"/>
            <w:hideMark/>
          </w:tcPr>
          <w:p w:rsidR="00B2210D" w:rsidRPr="00B445C5" w:rsidRDefault="00B2210D" w:rsidP="00B445C5">
            <w:pPr>
              <w:spacing w:after="0" w:line="240" w:lineRule="auto"/>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code</w:t>
            </w:r>
          </w:p>
        </w:tc>
        <w:tc>
          <w:tcPr>
            <w:tcW w:w="644" w:type="pct"/>
            <w:shd w:val="clear" w:color="auto" w:fill="auto"/>
            <w:noWrap/>
            <w:vAlign w:val="center"/>
            <w:hideMark/>
          </w:tcPr>
          <w:p w:rsidR="00B2210D" w:rsidRPr="00B445C5" w:rsidRDefault="00B2210D" w:rsidP="00B445C5">
            <w:pPr>
              <w:spacing w:after="0" w:line="240" w:lineRule="auto"/>
              <w:rPr>
                <w:rFonts w:asciiTheme="majorBidi" w:hAnsiTheme="majorBidi" w:cstheme="majorBidi"/>
                <w:bCs/>
                <w:color w:val="000000"/>
                <w:sz w:val="18"/>
                <w:szCs w:val="18"/>
                <w:lang w:val="en-GB" w:eastAsia="en-US"/>
              </w:rPr>
            </w:pPr>
            <w:r w:rsidRPr="00B445C5">
              <w:rPr>
                <w:rFonts w:asciiTheme="majorBidi" w:eastAsia="Times New Roman" w:hAnsiTheme="majorBidi" w:cstheme="majorBidi"/>
                <w:sz w:val="18"/>
                <w:szCs w:val="18"/>
                <w:lang w:val="en-GB" w:eastAsia="en-GB"/>
              </w:rPr>
              <w:t>descriptor</w:t>
            </w:r>
          </w:p>
        </w:tc>
        <w:tc>
          <w:tcPr>
            <w:tcW w:w="989" w:type="pct"/>
            <w:shd w:val="clear" w:color="auto" w:fill="auto"/>
            <w:noWrap/>
            <w:vAlign w:val="center"/>
            <w:hideMark/>
          </w:tcPr>
          <w:p w:rsidR="00B2210D" w:rsidRPr="00B445C5" w:rsidRDefault="00B2210D" w:rsidP="00B445C5">
            <w:pPr>
              <w:spacing w:after="0" w:line="240" w:lineRule="auto"/>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data (old format)</w:t>
            </w:r>
          </w:p>
          <w:p w:rsidR="00B2210D" w:rsidRPr="00B445C5" w:rsidRDefault="00B2210D" w:rsidP="00B445C5">
            <w:pPr>
              <w:spacing w:after="0" w:line="240" w:lineRule="auto"/>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production quantity</w:t>
            </w:r>
          </w:p>
        </w:tc>
        <w:tc>
          <w:tcPr>
            <w:tcW w:w="687" w:type="pct"/>
            <w:vMerge/>
            <w:vAlign w:val="center"/>
          </w:tcPr>
          <w:p w:rsidR="00B2210D" w:rsidRPr="00B445C5" w:rsidRDefault="00B2210D" w:rsidP="00B445C5">
            <w:pPr>
              <w:spacing w:after="0" w:line="240" w:lineRule="auto"/>
              <w:rPr>
                <w:rFonts w:asciiTheme="majorBidi" w:hAnsiTheme="majorBidi" w:cstheme="majorBidi"/>
                <w:bCs/>
                <w:color w:val="000000"/>
                <w:sz w:val="18"/>
                <w:szCs w:val="18"/>
                <w:lang w:val="en-GB" w:eastAsia="en-US"/>
              </w:rPr>
            </w:pPr>
          </w:p>
        </w:tc>
        <w:tc>
          <w:tcPr>
            <w:tcW w:w="535" w:type="pct"/>
            <w:tcBorders>
              <w:top w:val="single" w:sz="4" w:space="0" w:color="8DB3E2" w:themeColor="text2" w:themeTint="66"/>
              <w:bottom w:val="single" w:sz="4" w:space="0" w:color="8DB3E2" w:themeColor="text2" w:themeTint="66"/>
            </w:tcBorders>
            <w:shd w:val="clear" w:color="auto" w:fill="auto"/>
            <w:noWrap/>
            <w:vAlign w:val="center"/>
            <w:hideMark/>
          </w:tcPr>
          <w:p w:rsidR="00B2210D" w:rsidRPr="00B445C5" w:rsidRDefault="00B2210D" w:rsidP="00B445C5">
            <w:pPr>
              <w:spacing w:after="0" w:line="240" w:lineRule="auto"/>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code</w:t>
            </w:r>
          </w:p>
        </w:tc>
        <w:tc>
          <w:tcPr>
            <w:tcW w:w="772" w:type="pct"/>
            <w:shd w:val="clear" w:color="auto" w:fill="auto"/>
            <w:noWrap/>
            <w:vAlign w:val="center"/>
            <w:hideMark/>
          </w:tcPr>
          <w:p w:rsidR="00B2210D" w:rsidRPr="00B445C5" w:rsidRDefault="00B2210D" w:rsidP="00B445C5">
            <w:pPr>
              <w:spacing w:after="0" w:line="240" w:lineRule="auto"/>
              <w:rPr>
                <w:rFonts w:asciiTheme="majorBidi" w:hAnsiTheme="majorBidi" w:cstheme="majorBidi"/>
                <w:bCs/>
                <w:color w:val="000000"/>
                <w:sz w:val="18"/>
                <w:szCs w:val="18"/>
                <w:lang w:val="en-GB" w:eastAsia="en-US"/>
              </w:rPr>
            </w:pPr>
            <w:r w:rsidRPr="00B445C5">
              <w:rPr>
                <w:rFonts w:asciiTheme="majorBidi" w:eastAsia="Times New Roman" w:hAnsiTheme="majorBidi" w:cstheme="majorBidi"/>
                <w:sz w:val="18"/>
                <w:szCs w:val="18"/>
                <w:lang w:val="en-GB" w:eastAsia="en-GB"/>
              </w:rPr>
              <w:t>descriptor</w:t>
            </w:r>
          </w:p>
        </w:tc>
        <w:tc>
          <w:tcPr>
            <w:tcW w:w="960" w:type="pct"/>
            <w:shd w:val="clear" w:color="auto" w:fill="auto"/>
            <w:noWrap/>
            <w:vAlign w:val="center"/>
            <w:hideMark/>
          </w:tcPr>
          <w:p w:rsidR="00B2210D" w:rsidRPr="00B445C5" w:rsidRDefault="00B2210D" w:rsidP="00B445C5">
            <w:pPr>
              <w:spacing w:after="0" w:line="240" w:lineRule="auto"/>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data (new format)</w:t>
            </w:r>
          </w:p>
          <w:p w:rsidR="00B2210D" w:rsidRPr="00B445C5" w:rsidRDefault="00B2210D" w:rsidP="00B445C5">
            <w:pPr>
              <w:spacing w:after="0" w:line="240" w:lineRule="auto"/>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production quantity</w:t>
            </w:r>
          </w:p>
        </w:tc>
      </w:tr>
      <w:tr w:rsidR="00B2210D" w:rsidRPr="00B445C5" w:rsidTr="00B445C5">
        <w:trPr>
          <w:trHeight w:hRule="exact" w:val="642"/>
          <w:jc w:val="center"/>
        </w:trPr>
        <w:tc>
          <w:tcPr>
            <w:tcW w:w="413" w:type="pct"/>
            <w:shd w:val="clear" w:color="auto" w:fill="auto"/>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r w:rsidRPr="00B445C5">
              <w:rPr>
                <w:rFonts w:asciiTheme="majorBidi" w:hAnsiTheme="majorBidi" w:cstheme="majorBidi"/>
                <w:sz w:val="18"/>
                <w:szCs w:val="18"/>
                <w:lang w:val="en-GB"/>
              </w:rPr>
              <w:t>0430</w:t>
            </w:r>
          </w:p>
        </w:tc>
        <w:tc>
          <w:tcPr>
            <w:tcW w:w="644" w:type="pct"/>
            <w:shd w:val="clear" w:color="auto" w:fill="auto"/>
            <w:noWrap/>
            <w:vAlign w:val="center"/>
          </w:tcPr>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okra</w:t>
            </w:r>
          </w:p>
        </w:tc>
        <w:tc>
          <w:tcPr>
            <w:tcW w:w="989" w:type="pct"/>
            <w:shd w:val="clear" w:color="auto" w:fill="auto"/>
            <w:noWrap/>
            <w:vAlign w:val="center"/>
          </w:tcPr>
          <w:p w:rsidR="00B2210D" w:rsidRPr="00B445C5" w:rsidRDefault="00B2210D" w:rsidP="00B445C5">
            <w:pPr>
              <w:spacing w:after="0" w:line="240" w:lineRule="auto"/>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5,784,000 tonnes</w:t>
            </w:r>
          </w:p>
        </w:tc>
        <w:tc>
          <w:tcPr>
            <w:tcW w:w="687" w:type="pct"/>
            <w:vMerge w:val="restart"/>
            <w:vAlign w:val="center"/>
          </w:tcPr>
          <w:p w:rsidR="00B2210D" w:rsidRPr="00B445C5" w:rsidRDefault="00B2210D" w:rsidP="00B445C5">
            <w:pPr>
              <w:spacing w:after="0" w:line="240" w:lineRule="auto"/>
              <w:jc w:val="center"/>
              <w:rPr>
                <w:rFonts w:asciiTheme="majorBidi" w:hAnsiTheme="majorBidi" w:cstheme="majorBidi"/>
                <w:color w:val="000000"/>
                <w:sz w:val="18"/>
                <w:szCs w:val="18"/>
                <w:lang w:val="en-GB" w:eastAsia="en-US"/>
              </w:rPr>
            </w:pPr>
            <w:r w:rsidRPr="00B445C5">
              <w:rPr>
                <w:rFonts w:asciiTheme="majorBidi" w:eastAsia="Times New Roman" w:hAnsiTheme="majorBidi" w:cstheme="majorBidi"/>
                <w:b/>
                <w:bCs/>
                <w:color w:val="0000FF"/>
                <w:sz w:val="18"/>
                <w:szCs w:val="18"/>
                <w:lang w:val="en-GB" w:eastAsia="en-US"/>
              </w:rPr>
              <w:t>Σ</w:t>
            </w:r>
          </w:p>
        </w:tc>
        <w:tc>
          <w:tcPr>
            <w:tcW w:w="535" w:type="pct"/>
            <w:vMerge w:val="restart"/>
            <w:tcBorders>
              <w:top w:val="single" w:sz="4" w:space="0" w:color="8DB3E2" w:themeColor="text2" w:themeTint="66"/>
            </w:tcBorders>
            <w:shd w:val="clear" w:color="auto" w:fill="auto"/>
            <w:noWrap/>
            <w:vAlign w:val="center"/>
          </w:tcPr>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hAnsiTheme="majorBidi" w:cstheme="majorBidi"/>
                <w:color w:val="000000"/>
                <w:sz w:val="18"/>
                <w:szCs w:val="18"/>
                <w:lang w:val="en-GB" w:eastAsia="en-US"/>
              </w:rPr>
              <w:t>01239</w:t>
            </w:r>
          </w:p>
        </w:tc>
        <w:tc>
          <w:tcPr>
            <w:tcW w:w="772" w:type="pct"/>
            <w:vMerge w:val="restart"/>
            <w:shd w:val="clear" w:color="auto" w:fill="auto"/>
            <w:noWrap/>
            <w:vAlign w:val="center"/>
          </w:tcPr>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other fruit bearing vegetables</w:t>
            </w:r>
          </w:p>
        </w:tc>
        <w:tc>
          <w:tcPr>
            <w:tcW w:w="960" w:type="pct"/>
            <w:vMerge w:val="restart"/>
            <w:shd w:val="clear" w:color="auto" w:fill="auto"/>
            <w:noWrap/>
            <w:vAlign w:val="center"/>
          </w:tcPr>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hAnsiTheme="majorBidi" w:cstheme="majorBidi"/>
                <w:color w:val="000000"/>
                <w:sz w:val="18"/>
                <w:szCs w:val="18"/>
                <w:lang w:val="en-GB" w:eastAsia="en-US"/>
              </w:rPr>
              <w:t>5,784,000+</w:t>
            </w:r>
          </w:p>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27,557,000=</w:t>
            </w:r>
          </w:p>
          <w:p w:rsidR="00B2210D" w:rsidRPr="00B445C5" w:rsidRDefault="00B2210D" w:rsidP="00B445C5">
            <w:pPr>
              <w:spacing w:after="0" w:line="240" w:lineRule="auto"/>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33,341,000 tonnes</w:t>
            </w:r>
          </w:p>
          <w:p w:rsidR="00B2210D" w:rsidRPr="00B445C5" w:rsidRDefault="00B2210D" w:rsidP="00B445C5">
            <w:pPr>
              <w:spacing w:after="0" w:line="240" w:lineRule="auto"/>
              <w:rPr>
                <w:rFonts w:asciiTheme="majorBidi" w:hAnsiTheme="majorBidi" w:cstheme="majorBidi"/>
                <w:color w:val="000000"/>
                <w:sz w:val="18"/>
                <w:szCs w:val="18"/>
                <w:lang w:val="en-GB" w:eastAsia="en-US"/>
              </w:rPr>
            </w:pPr>
          </w:p>
        </w:tc>
      </w:tr>
      <w:tr w:rsidR="00B2210D" w:rsidRPr="00B445C5" w:rsidTr="00B445C5">
        <w:trPr>
          <w:trHeight w:hRule="exact" w:val="642"/>
          <w:jc w:val="center"/>
        </w:trPr>
        <w:tc>
          <w:tcPr>
            <w:tcW w:w="413" w:type="pct"/>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r w:rsidRPr="00B445C5">
              <w:rPr>
                <w:rFonts w:asciiTheme="majorBidi" w:hAnsiTheme="majorBidi" w:cstheme="majorBidi"/>
                <w:sz w:val="18"/>
                <w:szCs w:val="18"/>
                <w:lang w:val="en-GB"/>
              </w:rPr>
              <w:t>0463</w:t>
            </w:r>
          </w:p>
        </w:tc>
        <w:tc>
          <w:tcPr>
            <w:tcW w:w="644" w:type="pct"/>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other vegetables</w:t>
            </w:r>
          </w:p>
        </w:tc>
        <w:tc>
          <w:tcPr>
            <w:tcW w:w="989" w:type="pct"/>
            <w:noWrap/>
            <w:vAlign w:val="center"/>
          </w:tcPr>
          <w:p w:rsidR="00B2210D" w:rsidRPr="00B445C5" w:rsidRDefault="00B2210D" w:rsidP="00B445C5">
            <w:pPr>
              <w:spacing w:after="0" w:line="240" w:lineRule="auto"/>
              <w:jc w:val="both"/>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27,557,000 tonnes</w:t>
            </w:r>
          </w:p>
        </w:tc>
        <w:tc>
          <w:tcPr>
            <w:tcW w:w="687" w:type="pct"/>
            <w:vMerge/>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p>
        </w:tc>
        <w:tc>
          <w:tcPr>
            <w:tcW w:w="535" w:type="pct"/>
            <w:vMerge/>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p>
        </w:tc>
        <w:tc>
          <w:tcPr>
            <w:tcW w:w="772" w:type="pct"/>
            <w:vMerge/>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p>
        </w:tc>
        <w:tc>
          <w:tcPr>
            <w:tcW w:w="960" w:type="pct"/>
            <w:vMerge/>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p>
        </w:tc>
      </w:tr>
    </w:tbl>
    <w:p w:rsidR="006D7B99" w:rsidRPr="00C500F7" w:rsidRDefault="00EB7AF1" w:rsidP="00C500F7">
      <w:pPr>
        <w:jc w:val="both"/>
        <w:rPr>
          <w:rFonts w:asciiTheme="majorBidi" w:hAnsiTheme="majorBidi" w:cstheme="majorBidi"/>
          <w:i/>
          <w:lang w:val="en-GB" w:eastAsia="en-GB"/>
        </w:rPr>
      </w:pPr>
      <w:r w:rsidRPr="004F311A">
        <w:rPr>
          <w:rFonts w:asciiTheme="majorBidi" w:hAnsiTheme="majorBidi" w:cstheme="majorBidi"/>
          <w:i/>
          <w:lang w:val="en-GB" w:eastAsia="en-GB"/>
        </w:rPr>
        <w:t>Data refer to the production of okra and other fresh vegetables in India, 2011 (source: FAOSTAT)</w:t>
      </w:r>
    </w:p>
    <w:p w:rsidR="00EB7AF1" w:rsidRPr="004F311A" w:rsidRDefault="00FC0360" w:rsidP="00C500F7">
      <w:pPr>
        <w:jc w:val="both"/>
        <w:rPr>
          <w:rFonts w:asciiTheme="majorBidi" w:hAnsiTheme="majorBidi" w:cstheme="majorBidi"/>
          <w:lang w:val="en-GB" w:eastAsia="en-GB"/>
        </w:rPr>
      </w:pPr>
      <w:r w:rsidRPr="004F311A">
        <w:rPr>
          <w:rFonts w:asciiTheme="majorBidi" w:hAnsiTheme="majorBidi" w:cstheme="majorBidi"/>
          <w:lang w:val="en-GB" w:eastAsia="en-GB"/>
        </w:rPr>
        <w:t>In order to n</w:t>
      </w:r>
      <w:r w:rsidR="00EB7AF1" w:rsidRPr="004F311A">
        <w:rPr>
          <w:rFonts w:asciiTheme="majorBidi" w:hAnsiTheme="majorBidi" w:cstheme="majorBidi"/>
          <w:lang w:val="en-GB" w:eastAsia="en-GB"/>
        </w:rPr>
        <w:t xml:space="preserve">ot lose information in FAOSTAT, many-to-one cases are turned into one-to-one correlations: first the target classification is expanded further according to the detail available in FCL (new CPC expanded codes 01239.01 and 01239.90 in </w:t>
      </w:r>
      <w:r w:rsidR="00EB7AF1" w:rsidRPr="004F311A">
        <w:rPr>
          <w:rFonts w:asciiTheme="majorBidi" w:hAnsiTheme="majorBidi" w:cstheme="majorBidi"/>
          <w:highlight w:val="lightGray"/>
          <w:lang w:val="en-GB" w:eastAsia="en-GB"/>
        </w:rPr>
        <w:t>Example 3</w:t>
      </w:r>
      <w:r w:rsidR="00EB7AF1" w:rsidRPr="004F311A">
        <w:rPr>
          <w:rFonts w:asciiTheme="majorBidi" w:hAnsiTheme="majorBidi" w:cstheme="majorBidi"/>
          <w:lang w:val="en-GB" w:eastAsia="en-GB"/>
        </w:rPr>
        <w:t xml:space="preserve">) and then the “key method” is applied as in </w:t>
      </w:r>
      <w:r w:rsidR="00EB7AF1" w:rsidRPr="004F311A">
        <w:rPr>
          <w:rFonts w:asciiTheme="majorBidi" w:hAnsiTheme="majorBidi" w:cstheme="majorBidi"/>
          <w:highlight w:val="lightGray"/>
          <w:lang w:val="en-GB" w:eastAsia="en-GB"/>
        </w:rPr>
        <w:t>Example 1</w:t>
      </w:r>
      <w:r w:rsidR="00EB7AF1" w:rsidRPr="004F311A">
        <w:rPr>
          <w:rFonts w:asciiTheme="majorBidi" w:hAnsiTheme="majorBidi" w:cstheme="majorBidi"/>
          <w:lang w:val="en-GB" w:eastAsia="en-GB"/>
        </w:rPr>
        <w:t>. When detail in CPC 2.1 expanded is not yet sufficient, the classification is expanded further for FAOSTAT purpose.</w:t>
      </w:r>
    </w:p>
    <w:p w:rsidR="00EB7AF1" w:rsidRPr="00F31509" w:rsidRDefault="00EB7AF1" w:rsidP="00C500F7">
      <w:pPr>
        <w:jc w:val="both"/>
        <w:rPr>
          <w:rFonts w:asciiTheme="majorBidi" w:hAnsiTheme="majorBidi" w:cstheme="majorBidi"/>
          <w:sz w:val="24"/>
          <w:szCs w:val="24"/>
          <w:lang w:val="en-GB" w:eastAsia="en-GB"/>
        </w:rPr>
      </w:pPr>
    </w:p>
    <w:p w:rsidR="00EB7AF1" w:rsidRPr="005C6648" w:rsidRDefault="00EB7AF1" w:rsidP="00C500F7">
      <w:pPr>
        <w:keepNext/>
        <w:jc w:val="both"/>
        <w:rPr>
          <w:rFonts w:asciiTheme="majorBidi" w:hAnsiTheme="majorBidi" w:cstheme="majorBidi"/>
          <w:lang w:val="en-GB" w:eastAsia="en-GB"/>
        </w:rPr>
      </w:pPr>
      <w:r w:rsidRPr="005C6648">
        <w:rPr>
          <w:rFonts w:asciiTheme="majorBidi" w:eastAsia="Times New Roman" w:hAnsiTheme="majorBidi" w:cstheme="majorBidi"/>
          <w:lang w:val="en-GB" w:eastAsia="en-GB"/>
        </w:rPr>
        <w:lastRenderedPageBreak/>
        <w:t>Example 3:</w:t>
      </w:r>
      <w:bookmarkStart w:id="541" w:name="_Toc275621549"/>
      <w:bookmarkStart w:id="542" w:name="_Toc275958882"/>
      <w:bookmarkStart w:id="543" w:name="_Toc275958938"/>
      <w:bookmarkStart w:id="544" w:name="_Toc275958955"/>
      <w:r w:rsidRPr="005C6648">
        <w:rPr>
          <w:rFonts w:asciiTheme="majorBidi" w:eastAsia="Times New Roman" w:hAnsiTheme="majorBidi" w:cstheme="majorBidi"/>
          <w:lang w:val="en-GB" w:eastAsia="en-GB"/>
        </w:rPr>
        <w:t xml:space="preserve"> FCL - CPC data conversion when many-to-one are turned into a one-to-one correlations</w:t>
      </w:r>
      <w:bookmarkEnd w:id="541"/>
      <w:bookmarkEnd w:id="542"/>
      <w:bookmarkEnd w:id="543"/>
      <w:bookmarkEnd w:id="544"/>
      <w:r w:rsidRPr="005C6648">
        <w:rPr>
          <w:rFonts w:asciiTheme="majorBidi" w:eastAsia="Times New Roman" w:hAnsiTheme="majorBidi" w:cstheme="majorBidi"/>
          <w:lang w:val="en-GB" w:eastAsia="en-GB"/>
        </w:rPr>
        <w:t xml:space="preserve"> (codes in </w:t>
      </w:r>
      <w:r w:rsidRPr="005C6648">
        <w:rPr>
          <w:rFonts w:asciiTheme="majorBidi" w:eastAsia="Times New Roman" w:hAnsiTheme="majorBidi" w:cstheme="majorBidi"/>
          <w:b/>
          <w:bCs/>
          <w:color w:val="0000FF"/>
          <w:lang w:val="en-GB" w:eastAsia="en-US"/>
        </w:rPr>
        <w:t>bold blue</w:t>
      </w:r>
      <w:r w:rsidRPr="005C6648">
        <w:rPr>
          <w:rFonts w:asciiTheme="majorBidi" w:eastAsia="Times New Roman" w:hAnsiTheme="majorBidi" w:cstheme="majorBidi"/>
          <w:lang w:val="en-GB" w:eastAsia="en-GB"/>
        </w:rPr>
        <w:t xml:space="preserve"> text are the CPC expanded codes)</w:t>
      </w:r>
    </w:p>
    <w:tbl>
      <w:tblPr>
        <w:tblW w:w="9180" w:type="dxa"/>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817"/>
        <w:gridCol w:w="992"/>
        <w:gridCol w:w="1560"/>
        <w:gridCol w:w="1275"/>
        <w:gridCol w:w="993"/>
        <w:gridCol w:w="1701"/>
        <w:gridCol w:w="1842"/>
      </w:tblGrid>
      <w:tr w:rsidR="00B2210D" w:rsidRPr="00155602" w:rsidTr="008066B5">
        <w:trPr>
          <w:trHeight w:val="300"/>
        </w:trPr>
        <w:tc>
          <w:tcPr>
            <w:tcW w:w="3369" w:type="dxa"/>
            <w:gridSpan w:val="3"/>
            <w:shd w:val="clear" w:color="auto" w:fill="DDD9C3"/>
            <w:noWrap/>
            <w:vAlign w:val="center"/>
            <w:hideMark/>
          </w:tcPr>
          <w:p w:rsidR="00B2210D" w:rsidRPr="00155602" w:rsidRDefault="00B2210D" w:rsidP="00155602">
            <w:pPr>
              <w:keepNext/>
              <w:spacing w:after="0" w:line="240" w:lineRule="auto"/>
              <w:jc w:val="both"/>
              <w:rPr>
                <w:rFonts w:asciiTheme="majorBidi" w:hAnsiTheme="majorBidi" w:cstheme="majorBidi"/>
                <w:i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FCL</w:t>
            </w:r>
          </w:p>
        </w:tc>
        <w:tc>
          <w:tcPr>
            <w:tcW w:w="1275" w:type="dxa"/>
            <w:vMerge w:val="restart"/>
            <w:tcBorders>
              <w:top w:val="double" w:sz="4" w:space="0" w:color="8DB3E2" w:themeColor="text2" w:themeTint="66"/>
            </w:tcBorders>
            <w:shd w:val="clear" w:color="auto" w:fill="auto"/>
            <w:vAlign w:val="center"/>
          </w:tcPr>
          <w:p w:rsidR="008066B5" w:rsidRPr="00155602" w:rsidRDefault="005C6648" w:rsidP="00155602">
            <w:pPr>
              <w:keepNext/>
              <w:spacing w:after="0" w:line="240" w:lineRule="auto"/>
              <w:jc w:val="both"/>
              <w:rPr>
                <w:rFonts w:asciiTheme="majorBidi" w:eastAsia="Times New Roman" w:hAnsiTheme="majorBidi" w:cstheme="majorBidi"/>
                <w:sz w:val="18"/>
                <w:szCs w:val="18"/>
                <w:lang w:val="en-GB" w:eastAsia="en-US"/>
              </w:rPr>
            </w:pPr>
            <w:r w:rsidRPr="00155602">
              <w:rPr>
                <w:rFonts w:asciiTheme="majorBidi" w:eastAsia="Times New Roman" w:hAnsiTheme="majorBidi" w:cstheme="majorBidi"/>
                <w:sz w:val="18"/>
                <w:szCs w:val="18"/>
                <w:lang w:val="en-GB" w:eastAsia="en-US"/>
              </w:rPr>
              <w:t>FCL</w:t>
            </w:r>
            <w:r w:rsidRPr="00155602">
              <w:rPr>
                <w:rFonts w:asciiTheme="majorBidi" w:eastAsia="Times New Roman" w:hAnsiTheme="majorBidi" w:cstheme="majorBidi"/>
                <w:sz w:val="18"/>
                <w:szCs w:val="18"/>
                <w:lang w:val="en-GB" w:eastAsia="en-US"/>
              </w:rPr>
              <w:sym w:font="Wingdings" w:char="F0E0"/>
            </w:r>
            <w:r w:rsidR="008066B5" w:rsidRPr="00155602">
              <w:rPr>
                <w:rFonts w:asciiTheme="majorBidi" w:eastAsia="Times New Roman" w:hAnsiTheme="majorBidi" w:cstheme="majorBidi"/>
                <w:sz w:val="18"/>
                <w:szCs w:val="18"/>
                <w:lang w:val="en-GB" w:eastAsia="en-US"/>
              </w:rPr>
              <w:t>CPC</w:t>
            </w:r>
          </w:p>
          <w:p w:rsidR="00B2210D" w:rsidRPr="00155602" w:rsidRDefault="00B2210D" w:rsidP="00155602">
            <w:pPr>
              <w:keepNext/>
              <w:spacing w:after="0" w:line="240" w:lineRule="auto"/>
              <w:jc w:val="both"/>
              <w:rPr>
                <w:rFonts w:asciiTheme="majorBidi" w:hAnsiTheme="majorBidi" w:cstheme="majorBidi"/>
                <w:iCs/>
                <w:sz w:val="18"/>
                <w:szCs w:val="18"/>
                <w:lang w:val="en-GB" w:eastAsia="en-US"/>
              </w:rPr>
            </w:pPr>
            <w:r w:rsidRPr="00155602">
              <w:rPr>
                <w:rFonts w:asciiTheme="majorBidi" w:eastAsia="Times New Roman" w:hAnsiTheme="majorBidi" w:cstheme="majorBidi"/>
                <w:sz w:val="18"/>
                <w:szCs w:val="18"/>
                <w:lang w:val="en-GB" w:eastAsia="en-US"/>
              </w:rPr>
              <w:t>conversion factor</w:t>
            </w:r>
          </w:p>
        </w:tc>
        <w:tc>
          <w:tcPr>
            <w:tcW w:w="4536" w:type="dxa"/>
            <w:gridSpan w:val="3"/>
            <w:shd w:val="clear" w:color="auto" w:fill="DBE5F1" w:themeFill="accent1" w:themeFillTint="33"/>
            <w:noWrap/>
            <w:vAlign w:val="center"/>
            <w:hideMark/>
          </w:tcPr>
          <w:p w:rsidR="00B2210D" w:rsidRPr="00155602" w:rsidRDefault="00B2210D" w:rsidP="00155602">
            <w:pPr>
              <w:keepNext/>
              <w:spacing w:after="0" w:line="240" w:lineRule="auto"/>
              <w:jc w:val="both"/>
              <w:rPr>
                <w:rFonts w:asciiTheme="majorBidi" w:hAnsiTheme="majorBidi" w:cstheme="majorBidi"/>
                <w:i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CPC ver.2.1 expanded</w:t>
            </w:r>
          </w:p>
        </w:tc>
      </w:tr>
      <w:tr w:rsidR="00D06399" w:rsidRPr="00155602" w:rsidTr="00155602">
        <w:trPr>
          <w:trHeight w:val="384"/>
        </w:trPr>
        <w:tc>
          <w:tcPr>
            <w:tcW w:w="817"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code</w:t>
            </w:r>
          </w:p>
        </w:tc>
        <w:tc>
          <w:tcPr>
            <w:tcW w:w="992"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sz w:val="18"/>
                <w:szCs w:val="18"/>
                <w:lang w:val="en-GB" w:eastAsia="en-GB"/>
              </w:rPr>
              <w:t>descriptor</w:t>
            </w:r>
          </w:p>
        </w:tc>
        <w:tc>
          <w:tcPr>
            <w:tcW w:w="1560"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data (old format)</w:t>
            </w:r>
          </w:p>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production quantity</w:t>
            </w:r>
          </w:p>
        </w:tc>
        <w:tc>
          <w:tcPr>
            <w:tcW w:w="1275" w:type="dxa"/>
            <w:vMerge/>
            <w:vAlign w:val="center"/>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p>
        </w:tc>
        <w:tc>
          <w:tcPr>
            <w:tcW w:w="993"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code</w:t>
            </w:r>
          </w:p>
        </w:tc>
        <w:tc>
          <w:tcPr>
            <w:tcW w:w="1701"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sz w:val="18"/>
                <w:szCs w:val="18"/>
                <w:lang w:val="en-GB" w:eastAsia="en-GB"/>
              </w:rPr>
              <w:t>descriptor</w:t>
            </w:r>
          </w:p>
        </w:tc>
        <w:tc>
          <w:tcPr>
            <w:tcW w:w="1842"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data (new format)</w:t>
            </w:r>
          </w:p>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production quantity</w:t>
            </w:r>
          </w:p>
        </w:tc>
      </w:tr>
      <w:tr w:rsidR="00D06399" w:rsidRPr="00155602" w:rsidTr="00155602">
        <w:trPr>
          <w:trHeight w:val="559"/>
        </w:trPr>
        <w:tc>
          <w:tcPr>
            <w:tcW w:w="817"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n/a</w:t>
            </w:r>
          </w:p>
        </w:tc>
        <w:tc>
          <w:tcPr>
            <w:tcW w:w="992"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n/a</w:t>
            </w:r>
          </w:p>
        </w:tc>
        <w:tc>
          <w:tcPr>
            <w:tcW w:w="1560"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n/a</w:t>
            </w:r>
          </w:p>
        </w:tc>
        <w:tc>
          <w:tcPr>
            <w:tcW w:w="1275" w:type="dxa"/>
            <w:vAlign w:val="center"/>
          </w:tcPr>
          <w:p w:rsidR="00B2210D" w:rsidRPr="00155602" w:rsidRDefault="00B2210D" w:rsidP="00155602">
            <w:pPr>
              <w:keepNext/>
              <w:spacing w:after="0" w:line="240" w:lineRule="auto"/>
              <w:jc w:val="center"/>
              <w:rPr>
                <w:rFonts w:asciiTheme="majorBidi" w:hAnsiTheme="majorBidi" w:cstheme="majorBidi"/>
                <w:b/>
                <w:bCs/>
                <w:color w:val="000000"/>
                <w:sz w:val="18"/>
                <w:szCs w:val="18"/>
                <w:lang w:val="en-GB" w:eastAsia="en-US"/>
              </w:rPr>
            </w:pPr>
          </w:p>
        </w:tc>
        <w:tc>
          <w:tcPr>
            <w:tcW w:w="993"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hAnsiTheme="majorBidi" w:cstheme="majorBidi"/>
                <w:color w:val="000000"/>
                <w:sz w:val="18"/>
                <w:szCs w:val="18"/>
                <w:lang w:val="en-GB" w:eastAsia="en-US"/>
              </w:rPr>
              <w:t>01239</w:t>
            </w:r>
          </w:p>
        </w:tc>
        <w:tc>
          <w:tcPr>
            <w:tcW w:w="1701"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other fruit-bearing vegetables</w:t>
            </w:r>
          </w:p>
        </w:tc>
        <w:tc>
          <w:tcPr>
            <w:tcW w:w="1842"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33</w:t>
            </w:r>
            <w:r w:rsidR="00D06399" w:rsidRPr="00155602">
              <w:rPr>
                <w:rFonts w:asciiTheme="majorBidi" w:eastAsia="Times New Roman" w:hAnsiTheme="majorBidi" w:cstheme="majorBidi"/>
                <w:color w:val="000000"/>
                <w:sz w:val="18"/>
                <w:szCs w:val="18"/>
                <w:lang w:val="en-GB" w:eastAsia="en-US"/>
              </w:rPr>
              <w:t>,</w:t>
            </w:r>
            <w:r w:rsidRPr="00155602">
              <w:rPr>
                <w:rFonts w:asciiTheme="majorBidi" w:eastAsia="Times New Roman" w:hAnsiTheme="majorBidi" w:cstheme="majorBidi"/>
                <w:color w:val="000000"/>
                <w:sz w:val="18"/>
                <w:szCs w:val="18"/>
                <w:lang w:val="en-GB" w:eastAsia="en-US"/>
              </w:rPr>
              <w:t>341</w:t>
            </w:r>
            <w:r w:rsidR="00D06399" w:rsidRPr="00155602">
              <w:rPr>
                <w:rFonts w:asciiTheme="majorBidi" w:eastAsia="Times New Roman" w:hAnsiTheme="majorBidi" w:cstheme="majorBidi"/>
                <w:color w:val="000000"/>
                <w:sz w:val="18"/>
                <w:szCs w:val="18"/>
                <w:lang w:val="en-GB" w:eastAsia="en-US"/>
              </w:rPr>
              <w:t>,</w:t>
            </w:r>
            <w:r w:rsidRPr="00155602">
              <w:rPr>
                <w:rFonts w:asciiTheme="majorBidi" w:eastAsia="Times New Roman" w:hAnsiTheme="majorBidi" w:cstheme="majorBidi"/>
                <w:color w:val="000000"/>
                <w:sz w:val="18"/>
                <w:szCs w:val="18"/>
                <w:lang w:val="en-GB" w:eastAsia="en-US"/>
              </w:rPr>
              <w:t xml:space="preserve">000 tonnes </w:t>
            </w:r>
          </w:p>
        </w:tc>
      </w:tr>
      <w:tr w:rsidR="00D06399" w:rsidRPr="00155602" w:rsidTr="00155602">
        <w:trPr>
          <w:trHeight w:val="614"/>
        </w:trPr>
        <w:tc>
          <w:tcPr>
            <w:tcW w:w="817"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hAnsiTheme="majorBidi" w:cstheme="majorBidi"/>
                <w:sz w:val="18"/>
                <w:szCs w:val="18"/>
                <w:lang w:val="en-GB"/>
              </w:rPr>
              <w:t>0430</w:t>
            </w:r>
          </w:p>
        </w:tc>
        <w:tc>
          <w:tcPr>
            <w:tcW w:w="992"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okra</w:t>
            </w:r>
          </w:p>
        </w:tc>
        <w:tc>
          <w:tcPr>
            <w:tcW w:w="1560"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b/>
                <w:bCs/>
                <w:color w:val="000000"/>
                <w:sz w:val="18"/>
                <w:szCs w:val="18"/>
                <w:lang w:val="en-GB" w:eastAsia="en-US"/>
              </w:rPr>
              <w:t>5</w:t>
            </w:r>
            <w:r w:rsidR="00D06399" w:rsidRPr="00155602">
              <w:rPr>
                <w:rFonts w:asciiTheme="majorBidi" w:eastAsia="Times New Roman" w:hAnsiTheme="majorBidi" w:cstheme="majorBidi"/>
                <w:b/>
                <w:bCs/>
                <w:color w:val="000000"/>
                <w:sz w:val="18"/>
                <w:szCs w:val="18"/>
                <w:lang w:val="en-GB" w:eastAsia="en-US"/>
              </w:rPr>
              <w:t>,</w:t>
            </w:r>
            <w:r w:rsidRPr="00155602">
              <w:rPr>
                <w:rFonts w:asciiTheme="majorBidi" w:eastAsia="Times New Roman" w:hAnsiTheme="majorBidi" w:cstheme="majorBidi"/>
                <w:b/>
                <w:bCs/>
                <w:color w:val="000000"/>
                <w:sz w:val="18"/>
                <w:szCs w:val="18"/>
                <w:lang w:val="en-GB" w:eastAsia="en-US"/>
              </w:rPr>
              <w:t>784</w:t>
            </w:r>
            <w:r w:rsidR="00D06399" w:rsidRPr="00155602">
              <w:rPr>
                <w:rFonts w:asciiTheme="majorBidi" w:eastAsia="Times New Roman" w:hAnsiTheme="majorBidi" w:cstheme="majorBidi"/>
                <w:b/>
                <w:bCs/>
                <w:color w:val="000000"/>
                <w:sz w:val="18"/>
                <w:szCs w:val="18"/>
                <w:lang w:val="en-GB" w:eastAsia="en-US"/>
              </w:rPr>
              <w:t>,</w:t>
            </w:r>
            <w:r w:rsidRPr="00155602">
              <w:rPr>
                <w:rFonts w:asciiTheme="majorBidi" w:eastAsia="Times New Roman" w:hAnsiTheme="majorBidi" w:cstheme="majorBidi"/>
                <w:b/>
                <w:bCs/>
                <w:color w:val="000000"/>
                <w:sz w:val="18"/>
                <w:szCs w:val="18"/>
                <w:lang w:val="en-GB" w:eastAsia="en-US"/>
              </w:rPr>
              <w:t>000 tonnes</w:t>
            </w:r>
          </w:p>
        </w:tc>
        <w:tc>
          <w:tcPr>
            <w:tcW w:w="1275" w:type="dxa"/>
            <w:vAlign w:val="center"/>
          </w:tcPr>
          <w:p w:rsidR="00B2210D" w:rsidRPr="00155602" w:rsidRDefault="00B2210D" w:rsidP="00155602">
            <w:pPr>
              <w:keepNext/>
              <w:spacing w:after="0" w:line="240" w:lineRule="auto"/>
              <w:jc w:val="center"/>
              <w:rPr>
                <w:rFonts w:asciiTheme="majorBidi" w:hAnsiTheme="majorBidi" w:cstheme="majorBidi"/>
                <w:b/>
                <w:bCs/>
                <w:color w:val="0000FF"/>
                <w:sz w:val="18"/>
                <w:szCs w:val="18"/>
                <w:lang w:val="en-GB" w:eastAsia="en-US"/>
              </w:rPr>
            </w:pPr>
            <w:r w:rsidRPr="00155602">
              <w:rPr>
                <w:rFonts w:asciiTheme="majorBidi" w:hAnsiTheme="majorBidi" w:cstheme="majorBidi"/>
                <w:b/>
                <w:bCs/>
                <w:color w:val="0000FF"/>
                <w:sz w:val="18"/>
                <w:szCs w:val="18"/>
                <w:lang w:val="en-GB" w:eastAsia="en-US"/>
              </w:rPr>
              <w:t>1</w:t>
            </w:r>
          </w:p>
        </w:tc>
        <w:tc>
          <w:tcPr>
            <w:tcW w:w="993"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FF"/>
                <w:sz w:val="18"/>
                <w:szCs w:val="18"/>
                <w:lang w:val="en-GB" w:eastAsia="en-US"/>
              </w:rPr>
            </w:pPr>
            <w:r w:rsidRPr="00155602">
              <w:rPr>
                <w:rFonts w:asciiTheme="majorBidi" w:hAnsiTheme="majorBidi" w:cstheme="majorBidi"/>
                <w:b/>
                <w:color w:val="0000FF"/>
                <w:sz w:val="18"/>
                <w:szCs w:val="18"/>
                <w:lang w:val="en-GB" w:eastAsia="en-US"/>
              </w:rPr>
              <w:t>01239.01</w:t>
            </w:r>
          </w:p>
        </w:tc>
        <w:tc>
          <w:tcPr>
            <w:tcW w:w="1701"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okra</w:t>
            </w:r>
          </w:p>
        </w:tc>
        <w:tc>
          <w:tcPr>
            <w:tcW w:w="1842"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b/>
                <w:bCs/>
                <w:color w:val="000000"/>
                <w:sz w:val="18"/>
                <w:szCs w:val="18"/>
                <w:lang w:val="en-GB" w:eastAsia="en-US"/>
              </w:rPr>
              <w:t>5</w:t>
            </w:r>
            <w:r w:rsidR="00D06399" w:rsidRPr="00155602">
              <w:rPr>
                <w:rFonts w:asciiTheme="majorBidi" w:eastAsia="Times New Roman" w:hAnsiTheme="majorBidi" w:cstheme="majorBidi"/>
                <w:b/>
                <w:bCs/>
                <w:color w:val="000000"/>
                <w:sz w:val="18"/>
                <w:szCs w:val="18"/>
                <w:lang w:val="en-GB" w:eastAsia="en-US"/>
              </w:rPr>
              <w:t>,</w:t>
            </w:r>
            <w:r w:rsidRPr="00155602">
              <w:rPr>
                <w:rFonts w:asciiTheme="majorBidi" w:eastAsia="Times New Roman" w:hAnsiTheme="majorBidi" w:cstheme="majorBidi"/>
                <w:b/>
                <w:bCs/>
                <w:color w:val="000000"/>
                <w:sz w:val="18"/>
                <w:szCs w:val="18"/>
                <w:lang w:val="en-GB" w:eastAsia="en-US"/>
              </w:rPr>
              <w:t>784</w:t>
            </w:r>
            <w:r w:rsidR="00D06399" w:rsidRPr="00155602">
              <w:rPr>
                <w:rFonts w:asciiTheme="majorBidi" w:eastAsia="Times New Roman" w:hAnsiTheme="majorBidi" w:cstheme="majorBidi"/>
                <w:b/>
                <w:bCs/>
                <w:color w:val="000000"/>
                <w:sz w:val="18"/>
                <w:szCs w:val="18"/>
                <w:lang w:val="en-GB" w:eastAsia="en-US"/>
              </w:rPr>
              <w:t>,</w:t>
            </w:r>
            <w:r w:rsidRPr="00155602">
              <w:rPr>
                <w:rFonts w:asciiTheme="majorBidi" w:eastAsia="Times New Roman" w:hAnsiTheme="majorBidi" w:cstheme="majorBidi"/>
                <w:b/>
                <w:bCs/>
                <w:color w:val="000000"/>
                <w:sz w:val="18"/>
                <w:szCs w:val="18"/>
                <w:lang w:val="en-GB" w:eastAsia="en-US"/>
              </w:rPr>
              <w:t>000 tonnes</w:t>
            </w:r>
          </w:p>
        </w:tc>
      </w:tr>
      <w:tr w:rsidR="00D06399" w:rsidRPr="00155602" w:rsidTr="00155602">
        <w:trPr>
          <w:trHeight w:val="848"/>
        </w:trPr>
        <w:tc>
          <w:tcPr>
            <w:tcW w:w="817"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hAnsiTheme="majorBidi" w:cstheme="majorBidi"/>
                <w:sz w:val="18"/>
                <w:szCs w:val="18"/>
                <w:lang w:val="en-GB"/>
              </w:rPr>
              <w:t>0463</w:t>
            </w:r>
          </w:p>
        </w:tc>
        <w:tc>
          <w:tcPr>
            <w:tcW w:w="992"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other vegetables</w:t>
            </w:r>
          </w:p>
        </w:tc>
        <w:tc>
          <w:tcPr>
            <w:tcW w:w="1560"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b/>
                <w:bCs/>
                <w:color w:val="000000"/>
                <w:sz w:val="18"/>
                <w:szCs w:val="18"/>
                <w:lang w:val="en-GB" w:eastAsia="en-US"/>
              </w:rPr>
              <w:t>27</w:t>
            </w:r>
            <w:r w:rsidR="00D06399" w:rsidRPr="00155602">
              <w:rPr>
                <w:rFonts w:asciiTheme="majorBidi" w:eastAsia="Times New Roman" w:hAnsiTheme="majorBidi" w:cstheme="majorBidi"/>
                <w:b/>
                <w:bCs/>
                <w:color w:val="000000"/>
                <w:sz w:val="18"/>
                <w:szCs w:val="18"/>
                <w:lang w:val="en-GB" w:eastAsia="en-US"/>
              </w:rPr>
              <w:t>,</w:t>
            </w:r>
            <w:r w:rsidRPr="00155602">
              <w:rPr>
                <w:rFonts w:asciiTheme="majorBidi" w:eastAsia="Times New Roman" w:hAnsiTheme="majorBidi" w:cstheme="majorBidi"/>
                <w:b/>
                <w:bCs/>
                <w:color w:val="000000"/>
                <w:sz w:val="18"/>
                <w:szCs w:val="18"/>
                <w:lang w:val="en-GB" w:eastAsia="en-US"/>
              </w:rPr>
              <w:t>557</w:t>
            </w:r>
            <w:r w:rsidR="00D06399" w:rsidRPr="00155602">
              <w:rPr>
                <w:rFonts w:asciiTheme="majorBidi" w:eastAsia="Times New Roman" w:hAnsiTheme="majorBidi" w:cstheme="majorBidi"/>
                <w:b/>
                <w:bCs/>
                <w:color w:val="000000"/>
                <w:sz w:val="18"/>
                <w:szCs w:val="18"/>
                <w:lang w:val="en-GB" w:eastAsia="en-US"/>
              </w:rPr>
              <w:t>,</w:t>
            </w:r>
            <w:r w:rsidRPr="00155602">
              <w:rPr>
                <w:rFonts w:asciiTheme="majorBidi" w:eastAsia="Times New Roman" w:hAnsiTheme="majorBidi" w:cstheme="majorBidi"/>
                <w:b/>
                <w:bCs/>
                <w:color w:val="000000"/>
                <w:sz w:val="18"/>
                <w:szCs w:val="18"/>
                <w:lang w:val="en-GB" w:eastAsia="en-US"/>
              </w:rPr>
              <w:t>000 tonnes</w:t>
            </w:r>
          </w:p>
        </w:tc>
        <w:tc>
          <w:tcPr>
            <w:tcW w:w="1275" w:type="dxa"/>
            <w:vAlign w:val="center"/>
          </w:tcPr>
          <w:p w:rsidR="00B2210D" w:rsidRPr="00155602" w:rsidRDefault="00B2210D" w:rsidP="00155602">
            <w:pPr>
              <w:keepNext/>
              <w:spacing w:after="0" w:line="240" w:lineRule="auto"/>
              <w:jc w:val="center"/>
              <w:rPr>
                <w:rFonts w:asciiTheme="majorBidi" w:hAnsiTheme="majorBidi" w:cstheme="majorBidi"/>
                <w:b/>
                <w:bCs/>
                <w:color w:val="0000FF"/>
                <w:sz w:val="18"/>
                <w:szCs w:val="18"/>
                <w:lang w:val="en-GB" w:eastAsia="en-US"/>
              </w:rPr>
            </w:pPr>
            <w:r w:rsidRPr="00155602">
              <w:rPr>
                <w:rFonts w:asciiTheme="majorBidi" w:hAnsiTheme="majorBidi" w:cstheme="majorBidi"/>
                <w:b/>
                <w:bCs/>
                <w:color w:val="0000FF"/>
                <w:sz w:val="18"/>
                <w:szCs w:val="18"/>
                <w:lang w:val="en-GB" w:eastAsia="en-US"/>
              </w:rPr>
              <w:t>1</w:t>
            </w:r>
          </w:p>
        </w:tc>
        <w:tc>
          <w:tcPr>
            <w:tcW w:w="993" w:type="dxa"/>
            <w:noWrap/>
            <w:vAlign w:val="center"/>
          </w:tcPr>
          <w:p w:rsidR="00B2210D" w:rsidRPr="00155602" w:rsidRDefault="00B2210D" w:rsidP="00155602">
            <w:pPr>
              <w:keepNext/>
              <w:spacing w:after="0" w:line="240" w:lineRule="auto"/>
              <w:jc w:val="both"/>
              <w:rPr>
                <w:rFonts w:asciiTheme="majorBidi" w:hAnsiTheme="majorBidi" w:cstheme="majorBidi"/>
                <w:b/>
                <w:bCs/>
                <w:color w:val="0000FF"/>
                <w:sz w:val="18"/>
                <w:szCs w:val="18"/>
                <w:lang w:val="en-GB" w:eastAsia="en-US"/>
              </w:rPr>
            </w:pPr>
            <w:r w:rsidRPr="00155602">
              <w:rPr>
                <w:rFonts w:asciiTheme="majorBidi" w:hAnsiTheme="majorBidi" w:cstheme="majorBidi"/>
                <w:b/>
                <w:color w:val="0000FF"/>
                <w:sz w:val="18"/>
                <w:szCs w:val="18"/>
                <w:lang w:val="en-GB" w:eastAsia="en-US"/>
              </w:rPr>
              <w:t>01239.90</w:t>
            </w:r>
          </w:p>
        </w:tc>
        <w:tc>
          <w:tcPr>
            <w:tcW w:w="1701"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other fruit-bearing vegetables n.e.c.</w:t>
            </w:r>
          </w:p>
        </w:tc>
        <w:tc>
          <w:tcPr>
            <w:tcW w:w="1842"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b/>
                <w:bCs/>
                <w:color w:val="000000"/>
                <w:sz w:val="18"/>
                <w:szCs w:val="18"/>
                <w:lang w:val="en-GB" w:eastAsia="en-US"/>
              </w:rPr>
              <w:t>27</w:t>
            </w:r>
            <w:r w:rsidR="00D06399" w:rsidRPr="00155602">
              <w:rPr>
                <w:rFonts w:asciiTheme="majorBidi" w:eastAsia="Times New Roman" w:hAnsiTheme="majorBidi" w:cstheme="majorBidi"/>
                <w:b/>
                <w:bCs/>
                <w:color w:val="000000"/>
                <w:sz w:val="18"/>
                <w:szCs w:val="18"/>
                <w:lang w:val="en-GB" w:eastAsia="en-US"/>
              </w:rPr>
              <w:t>,</w:t>
            </w:r>
            <w:r w:rsidRPr="00155602">
              <w:rPr>
                <w:rFonts w:asciiTheme="majorBidi" w:eastAsia="Times New Roman" w:hAnsiTheme="majorBidi" w:cstheme="majorBidi"/>
                <w:b/>
                <w:bCs/>
                <w:color w:val="000000"/>
                <w:sz w:val="18"/>
                <w:szCs w:val="18"/>
                <w:lang w:val="en-GB" w:eastAsia="en-US"/>
              </w:rPr>
              <w:t>557</w:t>
            </w:r>
            <w:r w:rsidR="00D06399" w:rsidRPr="00155602">
              <w:rPr>
                <w:rFonts w:asciiTheme="majorBidi" w:eastAsia="Times New Roman" w:hAnsiTheme="majorBidi" w:cstheme="majorBidi"/>
                <w:b/>
                <w:bCs/>
                <w:color w:val="000000"/>
                <w:sz w:val="18"/>
                <w:szCs w:val="18"/>
                <w:lang w:val="en-GB" w:eastAsia="en-US"/>
              </w:rPr>
              <w:t>,</w:t>
            </w:r>
            <w:r w:rsidRPr="00155602">
              <w:rPr>
                <w:rFonts w:asciiTheme="majorBidi" w:eastAsia="Times New Roman" w:hAnsiTheme="majorBidi" w:cstheme="majorBidi"/>
                <w:b/>
                <w:bCs/>
                <w:color w:val="000000"/>
                <w:sz w:val="18"/>
                <w:szCs w:val="18"/>
                <w:lang w:val="en-GB" w:eastAsia="en-US"/>
              </w:rPr>
              <w:t>000 tonnes</w:t>
            </w:r>
          </w:p>
        </w:tc>
      </w:tr>
    </w:tbl>
    <w:p w:rsidR="00EB7AF1" w:rsidRPr="005C6648" w:rsidRDefault="00EB7AF1" w:rsidP="00C500F7">
      <w:pPr>
        <w:jc w:val="both"/>
        <w:rPr>
          <w:rFonts w:asciiTheme="majorBidi" w:hAnsiTheme="majorBidi" w:cstheme="majorBidi"/>
          <w:i/>
          <w:lang w:val="en-GB" w:eastAsia="en-GB"/>
        </w:rPr>
      </w:pPr>
      <w:r w:rsidRPr="005C6648">
        <w:rPr>
          <w:rFonts w:asciiTheme="majorBidi" w:hAnsiTheme="majorBidi" w:cstheme="majorBidi"/>
          <w:i/>
          <w:lang w:val="en-GB" w:eastAsia="en-GB"/>
        </w:rPr>
        <w:t>Data refer to the production of okra and other fresh vegetables in India, 2011 (source: FAOSTAT)</w:t>
      </w:r>
    </w:p>
    <w:p w:rsidR="00EB7AF1" w:rsidRPr="004F311A" w:rsidRDefault="00EB7AF1" w:rsidP="00C500F7">
      <w:pPr>
        <w:jc w:val="both"/>
        <w:rPr>
          <w:rFonts w:asciiTheme="majorBidi" w:hAnsiTheme="majorBidi" w:cstheme="majorBidi"/>
          <w:lang w:val="en-GB" w:eastAsia="en-GB"/>
        </w:rPr>
      </w:pPr>
      <w:r w:rsidRPr="004F311A">
        <w:rPr>
          <w:rFonts w:asciiTheme="majorBidi" w:hAnsiTheme="majorBidi" w:cstheme="majorBidi"/>
          <w:lang w:val="en-GB" w:eastAsia="en-GB"/>
        </w:rPr>
        <w:t xml:space="preserve">More difficulties are faced for one-to-many and many-to-many types of links. In these cases data have been converted based on statisticians’ best judgment according to the </w:t>
      </w:r>
      <w:r w:rsidRPr="004F311A">
        <w:rPr>
          <w:rFonts w:asciiTheme="majorBidi" w:hAnsiTheme="majorBidi" w:cstheme="majorBidi"/>
          <w:i/>
          <w:lang w:val="en-GB" w:eastAsia="en-GB"/>
        </w:rPr>
        <w:t>dominant</w:t>
      </w:r>
      <w:r w:rsidRPr="004F311A">
        <w:rPr>
          <w:rFonts w:asciiTheme="majorBidi" w:hAnsiTheme="majorBidi" w:cstheme="majorBidi"/>
          <w:lang w:val="en-GB" w:eastAsia="en-GB"/>
        </w:rPr>
        <w:t xml:space="preserve"> correspondence. Coefficients of conversion have not been calculated, given the lack of information in both formats for at least one year and, therefore, the risk to threaten data quality in the conversion. The conversion keys assigned are 1 and 0 exclusively.</w:t>
      </w:r>
    </w:p>
    <w:p w:rsidR="00EB7AF1" w:rsidRPr="004F311A" w:rsidRDefault="00EB7AF1" w:rsidP="00C500F7">
      <w:pPr>
        <w:jc w:val="both"/>
        <w:rPr>
          <w:rFonts w:asciiTheme="majorBidi" w:hAnsiTheme="majorBidi" w:cstheme="majorBidi"/>
          <w:lang w:val="en-GB" w:eastAsia="en-GB"/>
        </w:rPr>
      </w:pPr>
      <w:r w:rsidRPr="004F311A">
        <w:rPr>
          <w:rFonts w:asciiTheme="majorBidi" w:eastAsia="Times New Roman" w:hAnsiTheme="majorBidi" w:cstheme="majorBidi"/>
          <w:b/>
          <w:bCs/>
          <w:lang w:val="en-GB" w:eastAsia="en-GB"/>
        </w:rPr>
        <w:t>One-to-many</w:t>
      </w:r>
      <w:r w:rsidRPr="004F311A">
        <w:rPr>
          <w:rFonts w:asciiTheme="majorBidi" w:eastAsia="Times New Roman" w:hAnsiTheme="majorBidi" w:cstheme="majorBidi"/>
          <w:lang w:val="en-GB" w:eastAsia="en-GB"/>
        </w:rPr>
        <w:t xml:space="preserve"> relations between FCL and CPC mainly concern agricultural (primary) vs. industrial (processed) products. For example, fresh and dried fruit in FCL are sometimes classified together while they are separated in CPC. This is due to the fact that CPC is closely linked to the International Standard Industrial Classification of All Economic Activities (ISIC) and dried fruit is considered as an output of the manufacturing industry and not of agriculture. The solution adopted for data conversion in FAOSTAT when dried fruit is not dedicated </w:t>
      </w:r>
      <w:r w:rsidR="008116E9" w:rsidRPr="004F311A">
        <w:rPr>
          <w:rFonts w:asciiTheme="majorBidi" w:eastAsia="Times New Roman" w:hAnsiTheme="majorBidi" w:cstheme="majorBidi"/>
          <w:lang w:val="en-GB" w:eastAsia="en-GB"/>
        </w:rPr>
        <w:t xml:space="preserve">to </w:t>
      </w:r>
      <w:r w:rsidRPr="004F311A">
        <w:rPr>
          <w:rFonts w:asciiTheme="majorBidi" w:eastAsia="Times New Roman" w:hAnsiTheme="majorBidi" w:cstheme="majorBidi"/>
          <w:lang w:val="en-GB" w:eastAsia="en-GB"/>
        </w:rPr>
        <w:t xml:space="preserve">a specific class (as in the case of dates) is to associate FCL data only to the items in the agricultural section of CPC, leaving blanks in correspondence of the industrial goods section. In </w:t>
      </w:r>
      <w:r w:rsidRPr="004F311A">
        <w:rPr>
          <w:rFonts w:asciiTheme="majorBidi" w:eastAsia="Times New Roman" w:hAnsiTheme="majorBidi" w:cstheme="majorBidi"/>
          <w:highlight w:val="lightGray"/>
          <w:lang w:val="en-GB" w:eastAsia="en-GB"/>
        </w:rPr>
        <w:t>Example 4</w:t>
      </w:r>
      <w:r w:rsidRPr="004F311A">
        <w:rPr>
          <w:rFonts w:asciiTheme="majorBidi" w:eastAsia="Times New Roman" w:hAnsiTheme="majorBidi" w:cstheme="majorBidi"/>
          <w:lang w:val="en-GB" w:eastAsia="en-GB"/>
        </w:rPr>
        <w:t xml:space="preserve"> below, the one-to-many correlation is converted into one-to-one, assigning the conversion factor “1” to the class that, based on statistician’s best judgment, is the one better covering the FCL boundaries (dominant correspondence). In the metadata it will be noted that 01314 may, in some years for some countries, include information on dates dried on farm.</w:t>
      </w:r>
    </w:p>
    <w:p w:rsidR="00EB7AF1" w:rsidRPr="005C6648" w:rsidRDefault="00EB7AF1" w:rsidP="00C500F7">
      <w:pPr>
        <w:keepNext/>
        <w:jc w:val="both"/>
        <w:rPr>
          <w:rFonts w:asciiTheme="majorBidi" w:hAnsiTheme="majorBidi" w:cstheme="majorBidi"/>
          <w:lang w:val="en-GB" w:eastAsia="en-GB"/>
        </w:rPr>
      </w:pPr>
      <w:r w:rsidRPr="005C6648">
        <w:rPr>
          <w:rFonts w:asciiTheme="majorBidi" w:eastAsia="Times New Roman" w:hAnsiTheme="majorBidi" w:cstheme="majorBidi"/>
          <w:lang w:val="en-GB" w:eastAsia="en-GB"/>
        </w:rPr>
        <w:t xml:space="preserve">Example 4: </w:t>
      </w:r>
      <w:bookmarkStart w:id="545" w:name="_Toc275621550"/>
      <w:bookmarkStart w:id="546" w:name="_Toc275958883"/>
      <w:bookmarkStart w:id="547" w:name="_Toc275958939"/>
      <w:bookmarkStart w:id="548" w:name="_Toc275958956"/>
      <w:r w:rsidRPr="005C6648">
        <w:rPr>
          <w:rFonts w:asciiTheme="majorBidi" w:eastAsia="Times New Roman" w:hAnsiTheme="majorBidi" w:cstheme="majorBidi"/>
          <w:lang w:val="en-GB" w:eastAsia="en-GB"/>
        </w:rPr>
        <w:t>Data conversion from FCL to CPC in case of one-to-many type of link</w:t>
      </w:r>
      <w:bookmarkEnd w:id="545"/>
      <w:bookmarkEnd w:id="546"/>
      <w:bookmarkEnd w:id="547"/>
      <w:bookmarkEnd w:id="548"/>
    </w:p>
    <w:tbl>
      <w:tblPr>
        <w:tblW w:w="0" w:type="auto"/>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675"/>
        <w:gridCol w:w="1466"/>
        <w:gridCol w:w="1617"/>
        <w:gridCol w:w="1170"/>
        <w:gridCol w:w="1659"/>
        <w:gridCol w:w="1038"/>
        <w:gridCol w:w="1617"/>
      </w:tblGrid>
      <w:tr w:rsidR="00B2210D" w:rsidRPr="00155602" w:rsidTr="005C6648">
        <w:trPr>
          <w:trHeight w:val="300"/>
          <w:jc w:val="center"/>
        </w:trPr>
        <w:tc>
          <w:tcPr>
            <w:tcW w:w="3758" w:type="dxa"/>
            <w:gridSpan w:val="3"/>
            <w:shd w:val="clear" w:color="auto" w:fill="DDD9C3"/>
            <w:noWrap/>
            <w:vAlign w:val="center"/>
            <w:hideMark/>
          </w:tcPr>
          <w:p w:rsidR="00B2210D" w:rsidRPr="00155602" w:rsidRDefault="00B2210D" w:rsidP="00155602">
            <w:pPr>
              <w:keepNext/>
              <w:spacing w:after="0" w:line="240" w:lineRule="auto"/>
              <w:jc w:val="both"/>
              <w:rPr>
                <w:rFonts w:asciiTheme="majorBidi" w:hAnsiTheme="majorBidi" w:cstheme="majorBidi"/>
                <w:i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FCL</w:t>
            </w:r>
          </w:p>
        </w:tc>
        <w:tc>
          <w:tcPr>
            <w:tcW w:w="1170" w:type="dxa"/>
            <w:vMerge w:val="restart"/>
            <w:tcBorders>
              <w:top w:val="double" w:sz="4" w:space="0" w:color="8DB3E2" w:themeColor="text2" w:themeTint="66"/>
              <w:bottom w:val="single" w:sz="4" w:space="0" w:color="8DB3E2" w:themeColor="text2" w:themeTint="66"/>
            </w:tcBorders>
            <w:shd w:val="clear" w:color="auto" w:fill="auto"/>
            <w:vAlign w:val="center"/>
          </w:tcPr>
          <w:p w:rsidR="00B2210D" w:rsidRPr="00155602" w:rsidRDefault="00B2210D" w:rsidP="00155602">
            <w:pPr>
              <w:spacing w:after="0" w:line="240" w:lineRule="auto"/>
              <w:jc w:val="both"/>
              <w:rPr>
                <w:rFonts w:asciiTheme="majorBidi" w:hAnsiTheme="majorBidi" w:cstheme="majorBidi"/>
                <w:sz w:val="18"/>
                <w:szCs w:val="18"/>
                <w:lang w:val="en-GB"/>
              </w:rPr>
            </w:pPr>
            <w:r w:rsidRPr="00155602">
              <w:rPr>
                <w:rFonts w:asciiTheme="majorBidi" w:eastAsia="Times New Roman" w:hAnsiTheme="majorBidi" w:cstheme="majorBidi"/>
                <w:color w:val="000000"/>
                <w:sz w:val="18"/>
                <w:szCs w:val="18"/>
                <w:lang w:val="en-GB" w:eastAsia="en-US"/>
              </w:rPr>
              <w:t>FCL</w:t>
            </w:r>
            <w:r w:rsidR="005C6648" w:rsidRPr="00155602">
              <w:rPr>
                <w:rFonts w:asciiTheme="majorBidi" w:eastAsia="Times New Roman" w:hAnsiTheme="majorBidi" w:cstheme="majorBidi"/>
                <w:color w:val="000000"/>
                <w:sz w:val="18"/>
                <w:szCs w:val="18"/>
                <w:lang w:val="en-GB" w:eastAsia="en-US"/>
              </w:rPr>
              <w:sym w:font="Wingdings" w:char="F0E0"/>
            </w:r>
            <w:r w:rsidRPr="00155602">
              <w:rPr>
                <w:rFonts w:asciiTheme="majorBidi" w:eastAsia="Times New Roman" w:hAnsiTheme="majorBidi" w:cstheme="majorBidi"/>
                <w:color w:val="000000"/>
                <w:sz w:val="18"/>
                <w:szCs w:val="18"/>
                <w:lang w:val="en-GB" w:eastAsia="en-US"/>
              </w:rPr>
              <w:t xml:space="preserve">CPC </w:t>
            </w:r>
          </w:p>
          <w:p w:rsidR="00B2210D" w:rsidRPr="00155602" w:rsidRDefault="00B2210D" w:rsidP="00155602">
            <w:pPr>
              <w:keepNext/>
              <w:spacing w:after="0" w:line="240" w:lineRule="auto"/>
              <w:jc w:val="both"/>
              <w:rPr>
                <w:rFonts w:asciiTheme="majorBidi" w:hAnsiTheme="majorBidi" w:cstheme="majorBidi"/>
                <w:i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conversion factor</w:t>
            </w:r>
          </w:p>
        </w:tc>
        <w:tc>
          <w:tcPr>
            <w:tcW w:w="4314" w:type="dxa"/>
            <w:gridSpan w:val="3"/>
            <w:shd w:val="clear" w:color="auto" w:fill="DBE5F1" w:themeFill="accent1" w:themeFillTint="33"/>
            <w:noWrap/>
            <w:vAlign w:val="center"/>
            <w:hideMark/>
          </w:tcPr>
          <w:p w:rsidR="00B2210D" w:rsidRPr="00155602" w:rsidRDefault="00B2210D" w:rsidP="00155602">
            <w:pPr>
              <w:keepNext/>
              <w:spacing w:after="0" w:line="240" w:lineRule="auto"/>
              <w:jc w:val="both"/>
              <w:rPr>
                <w:rFonts w:asciiTheme="majorBidi" w:hAnsiTheme="majorBidi" w:cstheme="majorBidi"/>
                <w:i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CPC ver.2.1 expanded</w:t>
            </w:r>
          </w:p>
        </w:tc>
      </w:tr>
      <w:tr w:rsidR="00B2210D" w:rsidRPr="00155602" w:rsidTr="00155602">
        <w:trPr>
          <w:trHeight w:val="866"/>
          <w:jc w:val="center"/>
        </w:trPr>
        <w:tc>
          <w:tcPr>
            <w:tcW w:w="675"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code</w:t>
            </w:r>
          </w:p>
        </w:tc>
        <w:tc>
          <w:tcPr>
            <w:tcW w:w="1466"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sz w:val="18"/>
                <w:szCs w:val="18"/>
                <w:lang w:val="en-GB" w:eastAsia="en-GB"/>
              </w:rPr>
              <w:t>descriptor</w:t>
            </w:r>
          </w:p>
        </w:tc>
        <w:tc>
          <w:tcPr>
            <w:tcW w:w="1617"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data (old format)</w:t>
            </w:r>
          </w:p>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production quantity</w:t>
            </w:r>
          </w:p>
        </w:tc>
        <w:tc>
          <w:tcPr>
            <w:tcW w:w="1170" w:type="dxa"/>
            <w:vMerge/>
            <w:tcBorders>
              <w:top w:val="single" w:sz="4" w:space="0" w:color="8DB3E2"/>
              <w:bottom w:val="single" w:sz="4" w:space="0" w:color="8DB3E2"/>
            </w:tcBorders>
            <w:shd w:val="clear" w:color="auto" w:fill="auto"/>
            <w:vAlign w:val="center"/>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p>
        </w:tc>
        <w:tc>
          <w:tcPr>
            <w:tcW w:w="1659"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commentRangeStart w:id="549"/>
            <w:r w:rsidRPr="00155602">
              <w:rPr>
                <w:rFonts w:asciiTheme="majorBidi" w:eastAsia="Times New Roman" w:hAnsiTheme="majorBidi" w:cstheme="majorBidi"/>
                <w:color w:val="000000"/>
                <w:sz w:val="18"/>
                <w:szCs w:val="18"/>
                <w:lang w:val="en-GB" w:eastAsia="en-US"/>
              </w:rPr>
              <w:t>code</w:t>
            </w:r>
            <w:commentRangeEnd w:id="549"/>
            <w:r w:rsidRPr="00155602">
              <w:rPr>
                <w:rStyle w:val="CommentReference"/>
                <w:rFonts w:asciiTheme="majorBidi" w:hAnsiTheme="majorBidi" w:cstheme="majorBidi"/>
                <w:sz w:val="18"/>
                <w:szCs w:val="18"/>
                <w:lang w:val="en-GB"/>
              </w:rPr>
              <w:commentReference w:id="549"/>
            </w:r>
          </w:p>
        </w:tc>
        <w:tc>
          <w:tcPr>
            <w:tcW w:w="1038"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sz w:val="18"/>
                <w:szCs w:val="18"/>
                <w:lang w:val="en-GB" w:eastAsia="en-GB"/>
              </w:rPr>
              <w:t>descriptor</w:t>
            </w:r>
          </w:p>
        </w:tc>
        <w:tc>
          <w:tcPr>
            <w:tcW w:w="1617"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data (new format)</w:t>
            </w:r>
          </w:p>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production quantity</w:t>
            </w:r>
          </w:p>
        </w:tc>
      </w:tr>
      <w:tr w:rsidR="00B2210D" w:rsidRPr="00155602" w:rsidTr="008066B5">
        <w:trPr>
          <w:trHeight w:hRule="exact" w:val="556"/>
          <w:jc w:val="center"/>
        </w:trPr>
        <w:tc>
          <w:tcPr>
            <w:tcW w:w="675" w:type="dxa"/>
            <w:vMerge w:val="restart"/>
            <w:noWrap/>
            <w:vAlign w:val="center"/>
            <w:hideMark/>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hAnsiTheme="majorBidi" w:cstheme="majorBidi"/>
                <w:color w:val="000000"/>
                <w:sz w:val="18"/>
                <w:szCs w:val="18"/>
                <w:lang w:val="en-GB" w:eastAsia="en-US"/>
              </w:rPr>
              <w:t>0577</w:t>
            </w:r>
          </w:p>
        </w:tc>
        <w:tc>
          <w:tcPr>
            <w:tcW w:w="1466" w:type="dxa"/>
            <w:vMerge w:val="restart"/>
            <w:noWrap/>
            <w:vAlign w:val="center"/>
            <w:hideMark/>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hAnsiTheme="majorBidi" w:cstheme="majorBidi"/>
                <w:color w:val="000000"/>
                <w:sz w:val="18"/>
                <w:szCs w:val="18"/>
                <w:lang w:val="en-GB" w:eastAsia="en-US"/>
              </w:rPr>
              <w:t>dates (fresh+dried)</w:t>
            </w:r>
          </w:p>
        </w:tc>
        <w:tc>
          <w:tcPr>
            <w:tcW w:w="1617" w:type="dxa"/>
            <w:vMerge w:val="restart"/>
            <w:noWrap/>
            <w:vAlign w:val="center"/>
            <w:hideMark/>
          </w:tcPr>
          <w:p w:rsidR="00B2210D" w:rsidRPr="00155602" w:rsidRDefault="00B2210D" w:rsidP="00155602">
            <w:pPr>
              <w:keepNext/>
              <w:spacing w:after="0" w:line="240" w:lineRule="auto"/>
              <w:jc w:val="both"/>
              <w:rPr>
                <w:rFonts w:asciiTheme="majorBidi" w:hAnsiTheme="majorBidi" w:cstheme="majorBidi"/>
                <w:b/>
                <w:sz w:val="18"/>
                <w:szCs w:val="18"/>
                <w:lang w:val="en-GB" w:eastAsia="en-US"/>
              </w:rPr>
            </w:pPr>
            <w:r w:rsidRPr="00155602">
              <w:rPr>
                <w:rFonts w:asciiTheme="majorBidi" w:eastAsia="Times New Roman" w:hAnsiTheme="majorBidi" w:cstheme="majorBidi"/>
                <w:b/>
                <w:bCs/>
                <w:sz w:val="18"/>
                <w:szCs w:val="18"/>
                <w:lang w:val="en-GB" w:eastAsia="en-US"/>
              </w:rPr>
              <w:t>724 894 tonnes</w:t>
            </w:r>
          </w:p>
        </w:tc>
        <w:tc>
          <w:tcPr>
            <w:tcW w:w="1170" w:type="dxa"/>
            <w:vAlign w:val="center"/>
          </w:tcPr>
          <w:p w:rsidR="00B2210D" w:rsidRPr="00155602" w:rsidRDefault="00B2210D" w:rsidP="00155602">
            <w:pPr>
              <w:keepNext/>
              <w:spacing w:after="0" w:line="240" w:lineRule="auto"/>
              <w:jc w:val="center"/>
              <w:rPr>
                <w:rFonts w:asciiTheme="majorBidi" w:hAnsiTheme="majorBidi" w:cstheme="majorBidi"/>
                <w:b/>
                <w:color w:val="0000FF"/>
                <w:sz w:val="18"/>
                <w:szCs w:val="18"/>
                <w:lang w:val="en-GB" w:eastAsia="en-US"/>
              </w:rPr>
            </w:pPr>
            <w:r w:rsidRPr="00155602">
              <w:rPr>
                <w:rFonts w:asciiTheme="majorBidi" w:hAnsiTheme="majorBidi" w:cstheme="majorBidi"/>
                <w:b/>
                <w:color w:val="0000FF"/>
                <w:sz w:val="18"/>
                <w:szCs w:val="18"/>
                <w:lang w:val="en-GB" w:eastAsia="en-US"/>
              </w:rPr>
              <w:t>1</w:t>
            </w:r>
          </w:p>
        </w:tc>
        <w:tc>
          <w:tcPr>
            <w:tcW w:w="1659" w:type="dxa"/>
            <w:noWrap/>
            <w:vAlign w:val="center"/>
            <w:hideMark/>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eastAsia="Times New Roman" w:hAnsiTheme="majorBidi" w:cstheme="majorBidi"/>
                <w:color w:val="000000"/>
                <w:sz w:val="18"/>
                <w:szCs w:val="18"/>
                <w:lang w:val="en-GB" w:eastAsia="en-US"/>
              </w:rPr>
              <w:t>01314 (agriculture)</w:t>
            </w:r>
          </w:p>
        </w:tc>
        <w:tc>
          <w:tcPr>
            <w:tcW w:w="1038" w:type="dxa"/>
            <w:noWrap/>
            <w:vAlign w:val="center"/>
            <w:hideMark/>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eastAsia="Times New Roman" w:hAnsiTheme="majorBidi" w:cstheme="majorBidi"/>
                <w:color w:val="000000"/>
                <w:sz w:val="18"/>
                <w:szCs w:val="18"/>
                <w:lang w:val="en-GB" w:eastAsia="en-US"/>
              </w:rPr>
              <w:t>dates, fresh</w:t>
            </w:r>
          </w:p>
        </w:tc>
        <w:tc>
          <w:tcPr>
            <w:tcW w:w="1617" w:type="dxa"/>
            <w:noWrap/>
            <w:vAlign w:val="center"/>
          </w:tcPr>
          <w:p w:rsidR="00B2210D" w:rsidRPr="00155602" w:rsidRDefault="005C6648" w:rsidP="00155602">
            <w:pPr>
              <w:keepNext/>
              <w:spacing w:after="0" w:line="240" w:lineRule="auto"/>
              <w:jc w:val="both"/>
              <w:rPr>
                <w:rFonts w:asciiTheme="majorBidi" w:hAnsiTheme="majorBidi" w:cstheme="majorBidi"/>
                <w:b/>
                <w:sz w:val="18"/>
                <w:szCs w:val="18"/>
                <w:lang w:val="en-GB" w:eastAsia="en-US"/>
              </w:rPr>
            </w:pPr>
            <w:r w:rsidRPr="00155602">
              <w:rPr>
                <w:rFonts w:asciiTheme="majorBidi" w:eastAsia="Times New Roman" w:hAnsiTheme="majorBidi" w:cstheme="majorBidi"/>
                <w:b/>
                <w:bCs/>
                <w:sz w:val="18"/>
                <w:szCs w:val="18"/>
                <w:lang w:val="en-GB" w:eastAsia="en-US"/>
              </w:rPr>
              <w:t>724,</w:t>
            </w:r>
            <w:r w:rsidR="00B2210D" w:rsidRPr="00155602">
              <w:rPr>
                <w:rFonts w:asciiTheme="majorBidi" w:eastAsia="Times New Roman" w:hAnsiTheme="majorBidi" w:cstheme="majorBidi"/>
                <w:b/>
                <w:bCs/>
                <w:sz w:val="18"/>
                <w:szCs w:val="18"/>
                <w:lang w:val="en-GB" w:eastAsia="en-US"/>
              </w:rPr>
              <w:t>894 tonnes</w:t>
            </w:r>
          </w:p>
        </w:tc>
      </w:tr>
      <w:tr w:rsidR="00B2210D" w:rsidRPr="00155602" w:rsidTr="008066B5">
        <w:trPr>
          <w:trHeight w:hRule="exact" w:val="578"/>
          <w:jc w:val="center"/>
        </w:trPr>
        <w:tc>
          <w:tcPr>
            <w:tcW w:w="675" w:type="dxa"/>
            <w:vMerge/>
            <w:noWrap/>
            <w:vAlign w:val="center"/>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p>
        </w:tc>
        <w:tc>
          <w:tcPr>
            <w:tcW w:w="1466" w:type="dxa"/>
            <w:vMerge/>
            <w:noWrap/>
            <w:vAlign w:val="center"/>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p>
        </w:tc>
        <w:tc>
          <w:tcPr>
            <w:tcW w:w="1617" w:type="dxa"/>
            <w:vMerge/>
            <w:noWrap/>
            <w:vAlign w:val="center"/>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p>
        </w:tc>
        <w:tc>
          <w:tcPr>
            <w:tcW w:w="1170" w:type="dxa"/>
            <w:vAlign w:val="center"/>
          </w:tcPr>
          <w:p w:rsidR="00B2210D" w:rsidRPr="00155602" w:rsidRDefault="00B2210D" w:rsidP="00155602">
            <w:pPr>
              <w:keepNext/>
              <w:spacing w:after="0" w:line="240" w:lineRule="auto"/>
              <w:jc w:val="center"/>
              <w:rPr>
                <w:rFonts w:asciiTheme="majorBidi" w:hAnsiTheme="majorBidi" w:cstheme="majorBidi"/>
                <w:b/>
                <w:color w:val="FF0000"/>
                <w:sz w:val="18"/>
                <w:szCs w:val="18"/>
                <w:lang w:val="en-GB" w:eastAsia="en-US"/>
              </w:rPr>
            </w:pPr>
            <w:r w:rsidRPr="00155602">
              <w:rPr>
                <w:rFonts w:asciiTheme="majorBidi" w:hAnsiTheme="majorBidi" w:cstheme="majorBidi"/>
                <w:b/>
                <w:color w:val="FF0000"/>
                <w:sz w:val="18"/>
                <w:szCs w:val="18"/>
                <w:lang w:val="en-GB" w:eastAsia="en-US"/>
              </w:rPr>
              <w:t>0</w:t>
            </w:r>
          </w:p>
        </w:tc>
        <w:tc>
          <w:tcPr>
            <w:tcW w:w="1659" w:type="dxa"/>
            <w:noWrap/>
            <w:vAlign w:val="center"/>
          </w:tcPr>
          <w:p w:rsidR="00B2210D" w:rsidRPr="00155602" w:rsidRDefault="00B2210D" w:rsidP="00155602">
            <w:pPr>
              <w:keepNext/>
              <w:spacing w:after="0" w:line="240" w:lineRule="auto"/>
              <w:jc w:val="both"/>
              <w:rPr>
                <w:rFonts w:asciiTheme="majorBidi" w:hAnsiTheme="majorBidi" w:cstheme="majorBidi"/>
                <w:sz w:val="18"/>
                <w:szCs w:val="18"/>
                <w:lang w:val="en-GB" w:eastAsia="en-US"/>
              </w:rPr>
            </w:pPr>
            <w:r w:rsidRPr="00155602">
              <w:rPr>
                <w:rFonts w:asciiTheme="majorBidi" w:eastAsia="Times New Roman" w:hAnsiTheme="majorBidi" w:cstheme="majorBidi"/>
                <w:sz w:val="18"/>
                <w:szCs w:val="18"/>
                <w:lang w:val="en-GB" w:eastAsia="en-US"/>
              </w:rPr>
              <w:t>214190.03 (industrial)</w:t>
            </w:r>
          </w:p>
        </w:tc>
        <w:tc>
          <w:tcPr>
            <w:tcW w:w="1038" w:type="dxa"/>
            <w:noWrap/>
            <w:vAlign w:val="center"/>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eastAsia="Times New Roman" w:hAnsiTheme="majorBidi" w:cstheme="majorBidi"/>
                <w:color w:val="000000"/>
                <w:sz w:val="18"/>
                <w:szCs w:val="18"/>
                <w:lang w:val="en-GB" w:eastAsia="en-US"/>
              </w:rPr>
              <w:t>dates, dried</w:t>
            </w:r>
          </w:p>
        </w:tc>
        <w:tc>
          <w:tcPr>
            <w:tcW w:w="1617" w:type="dxa"/>
            <w:noWrap/>
            <w:vAlign w:val="center"/>
          </w:tcPr>
          <w:p w:rsidR="00B2210D" w:rsidRPr="00155602" w:rsidRDefault="00B2210D" w:rsidP="00155602">
            <w:pPr>
              <w:keepNext/>
              <w:spacing w:after="0" w:line="240" w:lineRule="auto"/>
              <w:jc w:val="both"/>
              <w:rPr>
                <w:rFonts w:asciiTheme="majorBidi" w:hAnsiTheme="majorBidi" w:cstheme="majorBidi"/>
                <w:b/>
                <w:color w:val="FF0000"/>
                <w:sz w:val="18"/>
                <w:szCs w:val="18"/>
                <w:lang w:val="en-GB" w:eastAsia="en-US"/>
              </w:rPr>
            </w:pPr>
            <w:r w:rsidRPr="00155602">
              <w:rPr>
                <w:rFonts w:asciiTheme="majorBidi" w:hAnsiTheme="majorBidi" w:cstheme="majorBidi"/>
                <w:b/>
                <w:color w:val="FF0000"/>
                <w:sz w:val="18"/>
                <w:szCs w:val="18"/>
                <w:lang w:val="en-GB" w:eastAsia="en-US"/>
              </w:rPr>
              <w:t>0</w:t>
            </w:r>
          </w:p>
        </w:tc>
      </w:tr>
    </w:tbl>
    <w:p w:rsidR="00EB7AF1" w:rsidRPr="00C500F7" w:rsidRDefault="00EB7AF1" w:rsidP="00C500F7">
      <w:pPr>
        <w:keepNext/>
        <w:jc w:val="both"/>
        <w:rPr>
          <w:rFonts w:asciiTheme="majorBidi" w:hAnsiTheme="majorBidi" w:cstheme="majorBidi"/>
          <w:i/>
          <w:lang w:val="en-GB" w:eastAsia="en-GB"/>
        </w:rPr>
      </w:pPr>
      <w:r w:rsidRPr="005C6648">
        <w:rPr>
          <w:rFonts w:asciiTheme="majorBidi" w:hAnsiTheme="majorBidi" w:cstheme="majorBidi"/>
          <w:i/>
          <w:lang w:val="en-GB" w:eastAsia="en-GB"/>
        </w:rPr>
        <w:t>Data refer to the production of dates in Algeria, 2011 (source: FAOSTAT)</w:t>
      </w:r>
    </w:p>
    <w:p w:rsidR="00EB7AF1" w:rsidRPr="004F311A" w:rsidRDefault="00EB7AF1" w:rsidP="00C500F7">
      <w:pPr>
        <w:jc w:val="both"/>
        <w:rPr>
          <w:rFonts w:asciiTheme="majorBidi" w:hAnsiTheme="majorBidi" w:cstheme="majorBidi"/>
          <w:lang w:val="en-GB" w:eastAsia="en-GB"/>
        </w:rPr>
      </w:pPr>
      <w:r w:rsidRPr="004F311A">
        <w:rPr>
          <w:rFonts w:asciiTheme="majorBidi" w:hAnsiTheme="majorBidi" w:cstheme="majorBidi"/>
          <w:lang w:val="en-GB" w:eastAsia="en-GB"/>
        </w:rPr>
        <w:t xml:space="preserve">In </w:t>
      </w:r>
      <w:r w:rsidRPr="004F311A">
        <w:rPr>
          <w:rFonts w:asciiTheme="majorBidi" w:hAnsiTheme="majorBidi" w:cstheme="majorBidi"/>
          <w:b/>
          <w:lang w:val="en-GB" w:eastAsia="en-GB"/>
        </w:rPr>
        <w:t>many-to-many</w:t>
      </w:r>
      <w:r w:rsidRPr="004F311A">
        <w:rPr>
          <w:rFonts w:asciiTheme="majorBidi" w:hAnsiTheme="majorBidi" w:cstheme="majorBidi"/>
          <w:lang w:val="en-GB" w:eastAsia="en-GB"/>
        </w:rPr>
        <w:t xml:space="preserve"> cases, which represent a minority of cases in the FCL-CPC correlations, CPC is modified and aligned to FCL.</w:t>
      </w:r>
    </w:p>
    <w:p w:rsidR="00C500F7" w:rsidRDefault="00EB7AF1" w:rsidP="00C500F7">
      <w:pPr>
        <w:jc w:val="both"/>
        <w:rPr>
          <w:rFonts w:asciiTheme="majorBidi" w:eastAsia="Times New Roman" w:hAnsiTheme="majorBidi" w:cstheme="majorBidi"/>
          <w:lang w:val="en-GB" w:eastAsia="en-GB"/>
        </w:rPr>
      </w:pPr>
      <w:r w:rsidRPr="004F311A">
        <w:rPr>
          <w:rFonts w:asciiTheme="majorBidi" w:eastAsia="Times New Roman" w:hAnsiTheme="majorBidi" w:cstheme="majorBidi"/>
          <w:lang w:val="en-GB" w:eastAsia="en-GB"/>
        </w:rPr>
        <w:lastRenderedPageBreak/>
        <w:t xml:space="preserve">In </w:t>
      </w:r>
      <w:r w:rsidRPr="004F311A">
        <w:rPr>
          <w:rFonts w:asciiTheme="majorBidi" w:eastAsia="Times New Roman" w:hAnsiTheme="majorBidi" w:cstheme="majorBidi"/>
          <w:highlight w:val="lightGray"/>
          <w:lang w:val="en-GB" w:eastAsia="en-GB"/>
        </w:rPr>
        <w:t>Example 5</w:t>
      </w:r>
      <w:r w:rsidRPr="004F311A">
        <w:rPr>
          <w:rFonts w:asciiTheme="majorBidi" w:eastAsia="Times New Roman" w:hAnsiTheme="majorBidi" w:cstheme="majorBidi"/>
          <w:lang w:val="en-GB" w:eastAsia="en-GB"/>
        </w:rPr>
        <w:t xml:space="preserve">, the FCL code 0619 put “subtropical fruit” together with “fruit fresh </w:t>
      </w:r>
      <w:r w:rsidR="00CB25B1">
        <w:rPr>
          <w:rFonts w:asciiTheme="majorBidi" w:eastAsia="Times New Roman" w:hAnsiTheme="majorBidi" w:cstheme="majorBidi"/>
          <w:lang w:val="en-GB" w:eastAsia="en-GB"/>
        </w:rPr>
        <w:t>n.e.c.</w:t>
      </w:r>
      <w:r w:rsidRPr="004F311A">
        <w:rPr>
          <w:rFonts w:asciiTheme="majorBidi" w:eastAsia="Times New Roman" w:hAnsiTheme="majorBidi" w:cstheme="majorBidi"/>
          <w:lang w:val="en-GB" w:eastAsia="en-GB"/>
        </w:rPr>
        <w:t xml:space="preserve">” while in CPC subtropical fruit is classified with “other tropical and subtropical fruits, </w:t>
      </w:r>
      <w:r w:rsidR="00CB25B1">
        <w:rPr>
          <w:rFonts w:asciiTheme="majorBidi" w:eastAsia="Times New Roman" w:hAnsiTheme="majorBidi" w:cstheme="majorBidi"/>
          <w:lang w:val="en-GB" w:eastAsia="en-GB"/>
        </w:rPr>
        <w:t>n.e.c.</w:t>
      </w:r>
      <w:r w:rsidRPr="004F311A">
        <w:rPr>
          <w:rFonts w:asciiTheme="majorBidi" w:eastAsia="Times New Roman" w:hAnsiTheme="majorBidi" w:cstheme="majorBidi"/>
          <w:lang w:val="en-GB" w:eastAsia="en-GB"/>
        </w:rPr>
        <w:t xml:space="preserve">” (01319). This generates a mismatch between the two classifications. Given the impossibility </w:t>
      </w:r>
      <w:r w:rsidR="00B836CF" w:rsidRPr="004F311A">
        <w:rPr>
          <w:rFonts w:asciiTheme="majorBidi" w:eastAsia="Times New Roman" w:hAnsiTheme="majorBidi" w:cstheme="majorBidi"/>
          <w:lang w:val="en-GB" w:eastAsia="en-GB"/>
        </w:rPr>
        <w:t xml:space="preserve">of estimating </w:t>
      </w:r>
      <w:r w:rsidRPr="004F311A">
        <w:rPr>
          <w:rFonts w:asciiTheme="majorBidi" w:eastAsia="Times New Roman" w:hAnsiTheme="majorBidi" w:cstheme="majorBidi"/>
          <w:lang w:val="en-GB" w:eastAsia="en-GB"/>
        </w:rPr>
        <w:t xml:space="preserve">split ratios, and </w:t>
      </w:r>
      <w:r w:rsidR="008116E9" w:rsidRPr="004F311A">
        <w:rPr>
          <w:rFonts w:asciiTheme="majorBidi" w:eastAsia="Times New Roman" w:hAnsiTheme="majorBidi" w:cstheme="majorBidi"/>
          <w:lang w:val="en-GB" w:eastAsia="en-GB"/>
        </w:rPr>
        <w:t xml:space="preserve">to avoid </w:t>
      </w:r>
      <w:r w:rsidR="00B836CF" w:rsidRPr="004F311A">
        <w:rPr>
          <w:rFonts w:asciiTheme="majorBidi" w:eastAsia="Times New Roman" w:hAnsiTheme="majorBidi" w:cstheme="majorBidi"/>
          <w:lang w:val="en-GB" w:eastAsia="en-GB"/>
        </w:rPr>
        <w:t>introducing</w:t>
      </w:r>
      <w:r w:rsidRPr="004F311A">
        <w:rPr>
          <w:rFonts w:asciiTheme="majorBidi" w:eastAsia="Times New Roman" w:hAnsiTheme="majorBidi" w:cstheme="majorBidi"/>
          <w:lang w:val="en-GB" w:eastAsia="en-GB"/>
        </w:rPr>
        <w:t xml:space="preserve"> breaks in the series, CPC is adapted and aligned to FCL (</w:t>
      </w:r>
      <w:r w:rsidRPr="004F311A">
        <w:rPr>
          <w:rFonts w:asciiTheme="majorBidi" w:eastAsia="Times New Roman" w:hAnsiTheme="majorBidi" w:cstheme="majorBidi"/>
          <w:highlight w:val="lightGray"/>
          <w:lang w:val="en-GB" w:eastAsia="en-GB"/>
        </w:rPr>
        <w:t>Example 6</w:t>
      </w:r>
      <w:r w:rsidRPr="004F311A">
        <w:rPr>
          <w:rFonts w:asciiTheme="majorBidi" w:eastAsia="Times New Roman" w:hAnsiTheme="majorBidi" w:cstheme="majorBidi"/>
          <w:lang w:val="en-GB" w:eastAsia="en-GB"/>
        </w:rPr>
        <w:t>): the component “subtropical fruit” in CPC is moved under “other fruits n.e.c.” as in FAOSTAT (01359.90). Definitions in the metadata are adjusted accordingly.</w:t>
      </w:r>
    </w:p>
    <w:p w:rsidR="00EB7AF1" w:rsidRDefault="00EB7AF1" w:rsidP="00C500F7">
      <w:pPr>
        <w:jc w:val="both"/>
        <w:rPr>
          <w:rFonts w:asciiTheme="majorBidi" w:hAnsiTheme="majorBidi" w:cstheme="majorBidi"/>
          <w:lang w:val="en-GB" w:eastAsia="en-GB"/>
        </w:rPr>
      </w:pPr>
      <w:r w:rsidRPr="004F311A">
        <w:rPr>
          <w:rFonts w:asciiTheme="majorBidi" w:hAnsiTheme="majorBidi" w:cstheme="majorBidi"/>
          <w:lang w:val="en-GB" w:eastAsia="en-GB"/>
        </w:rPr>
        <w:t>Example 5:</w:t>
      </w:r>
      <w:r w:rsidRPr="004F311A">
        <w:rPr>
          <w:rFonts w:asciiTheme="majorBidi" w:hAnsiTheme="majorBidi" w:cstheme="majorBidi"/>
          <w:sz w:val="20"/>
          <w:szCs w:val="20"/>
          <w:lang w:val="en-GB" w:eastAsia="en-GB"/>
        </w:rPr>
        <w:t xml:space="preserve"> </w:t>
      </w:r>
      <w:r w:rsidRPr="004F311A">
        <w:rPr>
          <w:rFonts w:asciiTheme="majorBidi" w:hAnsiTheme="majorBidi" w:cstheme="majorBidi"/>
          <w:lang w:val="en-GB" w:eastAsia="en-GB"/>
        </w:rPr>
        <w:t>many-to-many correlations between FCL and CPC concerning tropical, subtropical and other fruit n.e.c.</w:t>
      </w:r>
    </w:p>
    <w:tbl>
      <w:tblPr>
        <w:tblW w:w="5000"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ook w:val="04A0"/>
      </w:tblPr>
      <w:tblGrid>
        <w:gridCol w:w="1069"/>
        <w:gridCol w:w="3277"/>
        <w:gridCol w:w="1081"/>
        <w:gridCol w:w="3815"/>
      </w:tblGrid>
      <w:tr w:rsidR="0092387E" w:rsidRPr="008066B5" w:rsidTr="0092387E">
        <w:trPr>
          <w:trHeight w:val="300"/>
          <w:jc w:val="center"/>
        </w:trPr>
        <w:tc>
          <w:tcPr>
            <w:tcW w:w="2351" w:type="pct"/>
            <w:gridSpan w:val="2"/>
            <w:tcBorders>
              <w:top w:val="double" w:sz="4" w:space="0" w:color="8DB3E2"/>
              <w:left w:val="double" w:sz="4" w:space="0" w:color="8DB3E2"/>
              <w:bottom w:val="single" w:sz="4" w:space="0" w:color="8DB3E2"/>
              <w:right w:val="single" w:sz="4" w:space="0" w:color="8DB3E2"/>
            </w:tcBorders>
            <w:shd w:val="clear" w:color="auto" w:fill="EEECE1"/>
            <w:noWrap/>
            <w:vAlign w:val="center"/>
            <w:hideMark/>
          </w:tcPr>
          <w:p w:rsidR="0092387E" w:rsidRPr="008066B5" w:rsidRDefault="0092387E" w:rsidP="0092387E">
            <w:pPr>
              <w:jc w:val="both"/>
              <w:rPr>
                <w:rFonts w:asciiTheme="majorBidi" w:hAnsiTheme="majorBidi" w:cstheme="majorBidi"/>
                <w:iCs/>
                <w:sz w:val="20"/>
                <w:szCs w:val="20"/>
                <w:lang w:val="en-GB" w:eastAsia="en-GB"/>
              </w:rPr>
            </w:pPr>
            <w:r w:rsidRPr="008066B5">
              <w:rPr>
                <w:rFonts w:asciiTheme="majorBidi" w:hAnsiTheme="majorBidi" w:cstheme="majorBidi"/>
                <w:iCs/>
                <w:sz w:val="20"/>
                <w:szCs w:val="20"/>
                <w:lang w:val="en-GB" w:eastAsia="en-GB"/>
              </w:rPr>
              <w:t>FCL</w:t>
            </w:r>
          </w:p>
        </w:tc>
        <w:tc>
          <w:tcPr>
            <w:tcW w:w="2649" w:type="pct"/>
            <w:gridSpan w:val="2"/>
            <w:tcBorders>
              <w:top w:val="double" w:sz="4" w:space="0" w:color="8DB3E2"/>
              <w:left w:val="single" w:sz="4" w:space="0" w:color="8DB3E2"/>
              <w:bottom w:val="single" w:sz="4" w:space="0" w:color="8DB3E2"/>
              <w:right w:val="double" w:sz="4" w:space="0" w:color="8DB3E2"/>
            </w:tcBorders>
            <w:shd w:val="clear" w:color="auto" w:fill="DBE5F1"/>
            <w:noWrap/>
            <w:vAlign w:val="center"/>
            <w:hideMark/>
          </w:tcPr>
          <w:p w:rsidR="0092387E" w:rsidRPr="008066B5" w:rsidRDefault="0092387E" w:rsidP="0092387E">
            <w:pPr>
              <w:jc w:val="both"/>
              <w:rPr>
                <w:rFonts w:asciiTheme="majorBidi" w:hAnsiTheme="majorBidi" w:cstheme="majorBidi"/>
                <w:iCs/>
                <w:sz w:val="20"/>
                <w:szCs w:val="20"/>
                <w:lang w:val="en-GB" w:eastAsia="en-GB"/>
              </w:rPr>
            </w:pPr>
            <w:r w:rsidRPr="008066B5">
              <w:rPr>
                <w:rFonts w:asciiTheme="majorBidi" w:hAnsiTheme="majorBidi" w:cstheme="majorBidi"/>
                <w:iCs/>
                <w:sz w:val="20"/>
                <w:szCs w:val="20"/>
                <w:lang w:val="en-GB" w:eastAsia="en-GB"/>
              </w:rPr>
              <w:t>CPC ver.2.1 expanded</w:t>
            </w:r>
          </w:p>
        </w:tc>
      </w:tr>
      <w:tr w:rsidR="0092387E" w:rsidRPr="008066B5" w:rsidTr="00155602">
        <w:trPr>
          <w:trHeight w:hRule="exact" w:val="339"/>
          <w:jc w:val="center"/>
        </w:trPr>
        <w:tc>
          <w:tcPr>
            <w:tcW w:w="578" w:type="pct"/>
            <w:shd w:val="clear" w:color="auto" w:fill="auto"/>
            <w:noWrap/>
            <w:vAlign w:val="center"/>
            <w:hideMark/>
          </w:tcPr>
          <w:p w:rsidR="0092387E" w:rsidRPr="008066B5" w:rsidRDefault="0092387E" w:rsidP="0092387E">
            <w:pPr>
              <w:jc w:val="both"/>
              <w:rPr>
                <w:rFonts w:asciiTheme="majorBidi" w:hAnsiTheme="majorBidi" w:cstheme="majorBidi"/>
                <w:bCs/>
                <w:sz w:val="20"/>
                <w:szCs w:val="20"/>
                <w:lang w:val="en-GB" w:eastAsia="en-GB"/>
              </w:rPr>
            </w:pPr>
            <w:r w:rsidRPr="008066B5">
              <w:rPr>
                <w:rFonts w:asciiTheme="majorBidi" w:hAnsiTheme="majorBidi" w:cstheme="majorBidi"/>
                <w:bCs/>
                <w:sz w:val="20"/>
                <w:szCs w:val="20"/>
                <w:lang w:val="en-GB" w:eastAsia="en-GB"/>
              </w:rPr>
              <w:t>code</w:t>
            </w:r>
          </w:p>
        </w:tc>
        <w:tc>
          <w:tcPr>
            <w:tcW w:w="1773" w:type="pct"/>
            <w:shd w:val="clear" w:color="auto" w:fill="auto"/>
            <w:noWrap/>
            <w:vAlign w:val="center"/>
            <w:hideMark/>
          </w:tcPr>
          <w:p w:rsidR="0092387E" w:rsidRPr="008066B5" w:rsidRDefault="0092387E" w:rsidP="0092387E">
            <w:pPr>
              <w:jc w:val="both"/>
              <w:rPr>
                <w:rFonts w:asciiTheme="majorBidi" w:hAnsiTheme="majorBidi" w:cstheme="majorBidi"/>
                <w:bCs/>
                <w:sz w:val="20"/>
                <w:szCs w:val="20"/>
                <w:lang w:val="en-GB" w:eastAsia="en-GB"/>
              </w:rPr>
            </w:pPr>
            <w:r w:rsidRPr="008066B5">
              <w:rPr>
                <w:rFonts w:asciiTheme="majorBidi" w:hAnsiTheme="majorBidi" w:cstheme="majorBidi"/>
                <w:sz w:val="20"/>
                <w:szCs w:val="20"/>
                <w:lang w:val="en-GB" w:eastAsia="en-GB"/>
              </w:rPr>
              <w:t>descriptor</w:t>
            </w:r>
          </w:p>
        </w:tc>
        <w:tc>
          <w:tcPr>
            <w:tcW w:w="585" w:type="pct"/>
            <w:shd w:val="clear" w:color="auto" w:fill="auto"/>
            <w:noWrap/>
            <w:vAlign w:val="center"/>
            <w:hideMark/>
          </w:tcPr>
          <w:p w:rsidR="0092387E" w:rsidRPr="008066B5" w:rsidRDefault="0092387E" w:rsidP="0092387E">
            <w:pPr>
              <w:jc w:val="both"/>
              <w:rPr>
                <w:rFonts w:asciiTheme="majorBidi" w:hAnsiTheme="majorBidi" w:cstheme="majorBidi"/>
                <w:bCs/>
                <w:sz w:val="20"/>
                <w:szCs w:val="20"/>
                <w:lang w:val="en-GB" w:eastAsia="en-GB"/>
              </w:rPr>
            </w:pPr>
            <w:r w:rsidRPr="008066B5">
              <w:rPr>
                <w:rFonts w:asciiTheme="majorBidi" w:hAnsiTheme="majorBidi" w:cstheme="majorBidi"/>
                <w:bCs/>
                <w:sz w:val="20"/>
                <w:szCs w:val="20"/>
                <w:lang w:val="en-GB" w:eastAsia="en-GB"/>
              </w:rPr>
              <w:t>code</w:t>
            </w:r>
          </w:p>
        </w:tc>
        <w:tc>
          <w:tcPr>
            <w:tcW w:w="2064" w:type="pct"/>
            <w:shd w:val="clear" w:color="auto" w:fill="auto"/>
            <w:noWrap/>
            <w:vAlign w:val="center"/>
            <w:hideMark/>
          </w:tcPr>
          <w:p w:rsidR="0092387E" w:rsidRPr="008066B5" w:rsidRDefault="0092387E" w:rsidP="0092387E">
            <w:pPr>
              <w:jc w:val="both"/>
              <w:rPr>
                <w:rFonts w:asciiTheme="majorBidi" w:hAnsiTheme="majorBidi" w:cstheme="majorBidi"/>
                <w:bCs/>
                <w:sz w:val="20"/>
                <w:szCs w:val="20"/>
                <w:lang w:val="en-GB" w:eastAsia="en-GB"/>
              </w:rPr>
            </w:pPr>
            <w:r w:rsidRPr="008066B5">
              <w:rPr>
                <w:rFonts w:asciiTheme="majorBidi" w:hAnsiTheme="majorBidi" w:cstheme="majorBidi"/>
                <w:sz w:val="20"/>
                <w:szCs w:val="20"/>
                <w:lang w:val="en-GB" w:eastAsia="en-GB"/>
              </w:rPr>
              <w:t>descriptor</w:t>
            </w:r>
          </w:p>
        </w:tc>
      </w:tr>
      <w:tr w:rsidR="0092387E" w:rsidRPr="008066B5" w:rsidTr="00155602">
        <w:trPr>
          <w:trHeight w:hRule="exact" w:val="570"/>
          <w:jc w:val="center"/>
        </w:trPr>
        <w:tc>
          <w:tcPr>
            <w:tcW w:w="578" w:type="pct"/>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0603</w:t>
            </w:r>
          </w:p>
        </w:tc>
        <w:tc>
          <w:tcPr>
            <w:tcW w:w="1773" w:type="pct"/>
            <w:shd w:val="clear" w:color="auto" w:fill="auto"/>
            <w:noWrap/>
            <w:vAlign w:val="center"/>
            <w:hideMark/>
          </w:tcPr>
          <w:p w:rsidR="0092387E" w:rsidRPr="008066B5" w:rsidRDefault="0092387E" w:rsidP="001374C2">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fruit tropical fresh, n.e.</w:t>
            </w:r>
            <w:r w:rsidR="001374C2">
              <w:rPr>
                <w:rFonts w:asciiTheme="majorBidi" w:hAnsiTheme="majorBidi" w:cstheme="majorBidi"/>
                <w:sz w:val="20"/>
                <w:szCs w:val="20"/>
                <w:lang w:val="en-GB" w:eastAsia="en-GB"/>
              </w:rPr>
              <w:t>c</w:t>
            </w:r>
            <w:r w:rsidRPr="008066B5">
              <w:rPr>
                <w:rFonts w:asciiTheme="majorBidi" w:hAnsiTheme="majorBidi" w:cstheme="majorBidi"/>
                <w:sz w:val="20"/>
                <w:szCs w:val="20"/>
                <w:lang w:val="en-GB" w:eastAsia="en-GB"/>
              </w:rPr>
              <w:t>.</w:t>
            </w:r>
          </w:p>
        </w:tc>
        <w:tc>
          <w:tcPr>
            <w:tcW w:w="585" w:type="pct"/>
            <w:vMerge w:val="restart"/>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01319</w:t>
            </w:r>
          </w:p>
        </w:tc>
        <w:tc>
          <w:tcPr>
            <w:tcW w:w="2064" w:type="pct"/>
            <w:vMerge w:val="restart"/>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other tropical and subtropical fruit, n.e.c.</w:t>
            </w:r>
          </w:p>
        </w:tc>
      </w:tr>
      <w:tr w:rsidR="0092387E" w:rsidRPr="008066B5" w:rsidTr="007043CF">
        <w:trPr>
          <w:trHeight w:val="464"/>
          <w:jc w:val="center"/>
        </w:trPr>
        <w:tc>
          <w:tcPr>
            <w:tcW w:w="578" w:type="pct"/>
            <w:vMerge w:val="restart"/>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0619</w:t>
            </w:r>
          </w:p>
        </w:tc>
        <w:tc>
          <w:tcPr>
            <w:tcW w:w="1773" w:type="pct"/>
            <w:vMerge w:val="restart"/>
            <w:shd w:val="clear" w:color="auto" w:fill="auto"/>
            <w:noWrap/>
            <w:vAlign w:val="center"/>
            <w:hideMark/>
          </w:tcPr>
          <w:p w:rsidR="0092387E" w:rsidRPr="008066B5" w:rsidRDefault="0092387E" w:rsidP="001374C2">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fruit fresh, n.e.</w:t>
            </w:r>
            <w:r w:rsidR="001374C2">
              <w:rPr>
                <w:rFonts w:asciiTheme="majorBidi" w:hAnsiTheme="majorBidi" w:cstheme="majorBidi"/>
                <w:sz w:val="20"/>
                <w:szCs w:val="20"/>
                <w:lang w:val="en-GB" w:eastAsia="en-GB"/>
              </w:rPr>
              <w:t>c</w:t>
            </w:r>
            <w:r w:rsidRPr="008066B5">
              <w:rPr>
                <w:rFonts w:asciiTheme="majorBidi" w:hAnsiTheme="majorBidi" w:cstheme="majorBidi"/>
                <w:sz w:val="20"/>
                <w:szCs w:val="20"/>
                <w:lang w:val="en-GB" w:eastAsia="en-GB"/>
              </w:rPr>
              <w:t>. (incl. subtropical)</w:t>
            </w:r>
          </w:p>
        </w:tc>
        <w:tc>
          <w:tcPr>
            <w:tcW w:w="585" w:type="pct"/>
            <w:vMerge/>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p>
        </w:tc>
        <w:tc>
          <w:tcPr>
            <w:tcW w:w="2064" w:type="pct"/>
            <w:vMerge/>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p>
        </w:tc>
      </w:tr>
      <w:tr w:rsidR="0092387E" w:rsidRPr="008066B5" w:rsidTr="0092387E">
        <w:trPr>
          <w:trHeight w:hRule="exact" w:val="371"/>
          <w:jc w:val="center"/>
        </w:trPr>
        <w:tc>
          <w:tcPr>
            <w:tcW w:w="578" w:type="pct"/>
            <w:vMerge/>
            <w:shd w:val="clear" w:color="auto" w:fill="auto"/>
            <w:noWrap/>
            <w:vAlign w:val="center"/>
          </w:tcPr>
          <w:p w:rsidR="0092387E" w:rsidRPr="008066B5" w:rsidRDefault="0092387E" w:rsidP="0092387E">
            <w:pPr>
              <w:jc w:val="both"/>
              <w:rPr>
                <w:rFonts w:asciiTheme="majorBidi" w:hAnsiTheme="majorBidi" w:cstheme="majorBidi"/>
                <w:sz w:val="20"/>
                <w:szCs w:val="20"/>
                <w:lang w:val="en-GB" w:eastAsia="en-GB"/>
              </w:rPr>
            </w:pPr>
          </w:p>
        </w:tc>
        <w:tc>
          <w:tcPr>
            <w:tcW w:w="1773" w:type="pct"/>
            <w:vMerge/>
            <w:shd w:val="clear" w:color="auto" w:fill="auto"/>
            <w:noWrap/>
            <w:vAlign w:val="center"/>
          </w:tcPr>
          <w:p w:rsidR="0092387E" w:rsidRPr="008066B5" w:rsidRDefault="0092387E" w:rsidP="0092387E">
            <w:pPr>
              <w:jc w:val="both"/>
              <w:rPr>
                <w:rFonts w:asciiTheme="majorBidi" w:hAnsiTheme="majorBidi" w:cstheme="majorBidi"/>
                <w:sz w:val="20"/>
                <w:szCs w:val="20"/>
                <w:lang w:val="en-GB" w:eastAsia="en-GB"/>
              </w:rPr>
            </w:pPr>
          </w:p>
        </w:tc>
        <w:tc>
          <w:tcPr>
            <w:tcW w:w="585" w:type="pct"/>
            <w:shd w:val="clear" w:color="auto" w:fill="auto"/>
            <w:noWrap/>
            <w:vAlign w:val="center"/>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01359.90</w:t>
            </w:r>
          </w:p>
        </w:tc>
        <w:tc>
          <w:tcPr>
            <w:tcW w:w="2064" w:type="pct"/>
            <w:shd w:val="clear" w:color="auto" w:fill="auto"/>
            <w:noWrap/>
            <w:vAlign w:val="center"/>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other fruits, n.e.c.</w:t>
            </w:r>
          </w:p>
        </w:tc>
      </w:tr>
    </w:tbl>
    <w:p w:rsidR="00EB7AF1" w:rsidRDefault="00EB7AF1" w:rsidP="00C500F7">
      <w:pPr>
        <w:keepNext/>
        <w:jc w:val="both"/>
        <w:rPr>
          <w:rFonts w:asciiTheme="majorBidi" w:eastAsia="Times New Roman" w:hAnsiTheme="majorBidi" w:cstheme="majorBidi"/>
          <w:lang w:val="en-GB" w:eastAsia="en-GB"/>
        </w:rPr>
      </w:pPr>
      <w:r w:rsidRPr="004F311A">
        <w:rPr>
          <w:rFonts w:asciiTheme="majorBidi" w:eastAsia="Times New Roman" w:hAnsiTheme="majorBidi" w:cstheme="majorBidi"/>
          <w:lang w:val="en-GB" w:eastAsia="en-GB"/>
        </w:rPr>
        <w:t>Example 6:</w:t>
      </w:r>
      <w:bookmarkStart w:id="550" w:name="_Toc275621551"/>
      <w:bookmarkStart w:id="551" w:name="_Toc275958884"/>
      <w:bookmarkStart w:id="552" w:name="_Toc275958940"/>
      <w:bookmarkStart w:id="553" w:name="_Toc275958957"/>
      <w:r w:rsidRPr="004F311A">
        <w:rPr>
          <w:rFonts w:asciiTheme="majorBidi" w:eastAsia="Times New Roman" w:hAnsiTheme="majorBidi" w:cstheme="majorBidi"/>
          <w:lang w:val="en-GB" w:eastAsia="en-GB"/>
        </w:rPr>
        <w:t xml:space="preserve"> Data conversion from FCL to CPC in case of many-to-many type of link</w:t>
      </w:r>
      <w:bookmarkEnd w:id="550"/>
      <w:bookmarkEnd w:id="551"/>
      <w:bookmarkEnd w:id="552"/>
      <w:bookmarkEnd w:id="553"/>
    </w:p>
    <w:tbl>
      <w:tblPr>
        <w:tblW w:w="9242" w:type="dxa"/>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747"/>
        <w:gridCol w:w="1172"/>
        <w:gridCol w:w="1733"/>
        <w:gridCol w:w="1193"/>
        <w:gridCol w:w="981"/>
        <w:gridCol w:w="1795"/>
        <w:gridCol w:w="1621"/>
      </w:tblGrid>
      <w:tr w:rsidR="009937F7" w:rsidRPr="007043CF" w:rsidTr="000C1376">
        <w:trPr>
          <w:trHeight w:val="300"/>
        </w:trPr>
        <w:tc>
          <w:tcPr>
            <w:tcW w:w="3652" w:type="dxa"/>
            <w:gridSpan w:val="3"/>
            <w:shd w:val="clear" w:color="000000" w:fill="DDD9C3"/>
            <w:noWrap/>
            <w:vAlign w:val="center"/>
            <w:hideMark/>
          </w:tcPr>
          <w:p w:rsidR="009937F7" w:rsidRPr="007043CF" w:rsidRDefault="009937F7" w:rsidP="007043CF">
            <w:pPr>
              <w:keepNext/>
              <w:spacing w:after="0" w:line="240" w:lineRule="auto"/>
              <w:jc w:val="both"/>
              <w:rPr>
                <w:rFonts w:ascii="Times New Roman" w:hAnsi="Times New Roman" w:cs="Times New Roman"/>
                <w:iCs/>
                <w:color w:val="000000"/>
                <w:sz w:val="18"/>
                <w:szCs w:val="18"/>
                <w:lang w:val="en-GB" w:eastAsia="en-US"/>
              </w:rPr>
            </w:pPr>
            <w:r w:rsidRPr="007043CF">
              <w:rPr>
                <w:rFonts w:ascii="Times New Roman" w:hAnsi="Times New Roman" w:cs="Times New Roman"/>
                <w:iCs/>
                <w:color w:val="000000"/>
                <w:sz w:val="18"/>
                <w:szCs w:val="18"/>
                <w:lang w:val="en-GB" w:eastAsia="en-US"/>
              </w:rPr>
              <w:t>FCL</w:t>
            </w:r>
          </w:p>
        </w:tc>
        <w:tc>
          <w:tcPr>
            <w:tcW w:w="1193" w:type="dxa"/>
            <w:vMerge w:val="restart"/>
            <w:tcBorders>
              <w:top w:val="double" w:sz="4" w:space="0" w:color="8DB3E2"/>
              <w:bottom w:val="single" w:sz="4" w:space="0" w:color="8DB3E2"/>
            </w:tcBorders>
            <w:shd w:val="clear" w:color="auto" w:fill="auto"/>
            <w:vAlign w:val="center"/>
          </w:tcPr>
          <w:p w:rsidR="009937F7" w:rsidRPr="007043CF" w:rsidRDefault="000C1376" w:rsidP="007043CF">
            <w:pPr>
              <w:keepNext/>
              <w:spacing w:after="0" w:line="240" w:lineRule="auto"/>
              <w:jc w:val="both"/>
              <w:rPr>
                <w:rFonts w:ascii="Times New Roman" w:hAnsi="Times New Roman" w:cs="Times New Roman"/>
                <w:iCs/>
                <w:color w:val="000000"/>
                <w:sz w:val="18"/>
                <w:szCs w:val="18"/>
                <w:lang w:val="en-GB" w:eastAsia="en-US"/>
              </w:rPr>
            </w:pPr>
            <w:r w:rsidRPr="007043CF">
              <w:rPr>
                <w:rFonts w:ascii="Times New Roman" w:hAnsi="Times New Roman" w:cs="Times New Roman"/>
                <w:bCs/>
                <w:color w:val="000000"/>
                <w:sz w:val="18"/>
                <w:szCs w:val="18"/>
                <w:lang w:val="en-GB" w:eastAsia="en-US"/>
              </w:rPr>
              <w:t>FCL</w:t>
            </w:r>
            <w:r w:rsidR="009937F7" w:rsidRPr="007043CF">
              <w:rPr>
                <w:rFonts w:ascii="Times New Roman" w:hAnsi="Times New Roman" w:cs="Times New Roman"/>
                <w:bCs/>
                <w:color w:val="000000"/>
                <w:sz w:val="18"/>
                <w:szCs w:val="18"/>
                <w:lang w:val="en-GB" w:eastAsia="en-US"/>
              </w:rPr>
              <w:sym w:font="Wingdings" w:char="F0E0"/>
            </w:r>
            <w:r w:rsidR="009937F7" w:rsidRPr="007043CF">
              <w:rPr>
                <w:rFonts w:ascii="Times New Roman" w:hAnsi="Times New Roman" w:cs="Times New Roman"/>
                <w:bCs/>
                <w:color w:val="000000"/>
                <w:sz w:val="18"/>
                <w:szCs w:val="18"/>
                <w:lang w:val="en-GB" w:eastAsia="en-US"/>
              </w:rPr>
              <w:t>CPC conversion factor</w:t>
            </w:r>
          </w:p>
        </w:tc>
        <w:tc>
          <w:tcPr>
            <w:tcW w:w="4397" w:type="dxa"/>
            <w:gridSpan w:val="3"/>
            <w:shd w:val="clear" w:color="000000" w:fill="DBE5F1"/>
            <w:noWrap/>
            <w:vAlign w:val="center"/>
            <w:hideMark/>
          </w:tcPr>
          <w:p w:rsidR="009937F7" w:rsidRPr="007043CF" w:rsidRDefault="009937F7" w:rsidP="007043CF">
            <w:pPr>
              <w:keepNext/>
              <w:spacing w:after="0" w:line="240" w:lineRule="auto"/>
              <w:jc w:val="both"/>
              <w:rPr>
                <w:rFonts w:ascii="Times New Roman" w:hAnsi="Times New Roman" w:cs="Times New Roman"/>
                <w:iCs/>
                <w:color w:val="000000"/>
                <w:sz w:val="18"/>
                <w:szCs w:val="18"/>
                <w:lang w:val="en-GB" w:eastAsia="en-US"/>
              </w:rPr>
            </w:pPr>
            <w:r w:rsidRPr="007043CF">
              <w:rPr>
                <w:rFonts w:ascii="Times New Roman" w:hAnsi="Times New Roman" w:cs="Times New Roman"/>
                <w:iCs/>
                <w:color w:val="000000"/>
                <w:sz w:val="18"/>
                <w:szCs w:val="18"/>
                <w:lang w:val="en-GB" w:eastAsia="en-US"/>
              </w:rPr>
              <w:t>CPC ver.2.1 expanded</w:t>
            </w:r>
          </w:p>
        </w:tc>
      </w:tr>
      <w:tr w:rsidR="00C500F7" w:rsidRPr="007043CF" w:rsidTr="007043CF">
        <w:trPr>
          <w:trHeight w:val="1139"/>
        </w:trPr>
        <w:tc>
          <w:tcPr>
            <w:tcW w:w="747" w:type="dxa"/>
            <w:shd w:val="clear" w:color="auto" w:fill="auto"/>
            <w:noWrap/>
            <w:vAlign w:val="center"/>
            <w:hideMark/>
          </w:tcPr>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r w:rsidRPr="007043CF">
              <w:rPr>
                <w:rFonts w:ascii="Times New Roman" w:hAnsi="Times New Roman" w:cs="Times New Roman"/>
                <w:bCs/>
                <w:color w:val="000000"/>
                <w:sz w:val="18"/>
                <w:szCs w:val="18"/>
                <w:lang w:val="en-GB" w:eastAsia="en-US"/>
              </w:rPr>
              <w:t>code</w:t>
            </w:r>
          </w:p>
        </w:tc>
        <w:tc>
          <w:tcPr>
            <w:tcW w:w="1172" w:type="dxa"/>
            <w:shd w:val="clear" w:color="auto" w:fill="auto"/>
            <w:noWrap/>
            <w:vAlign w:val="center"/>
            <w:hideMark/>
          </w:tcPr>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r w:rsidRPr="007043CF">
              <w:rPr>
                <w:rFonts w:ascii="Times New Roman" w:hAnsi="Times New Roman" w:cs="Times New Roman"/>
                <w:sz w:val="18"/>
                <w:szCs w:val="18"/>
                <w:lang w:val="en-GB" w:eastAsia="en-GB"/>
              </w:rPr>
              <w:t>descriptor</w:t>
            </w:r>
          </w:p>
        </w:tc>
        <w:tc>
          <w:tcPr>
            <w:tcW w:w="1733" w:type="dxa"/>
            <w:shd w:val="clear" w:color="auto" w:fill="auto"/>
            <w:noWrap/>
            <w:vAlign w:val="center"/>
            <w:hideMark/>
          </w:tcPr>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r w:rsidRPr="007043CF">
              <w:rPr>
                <w:rFonts w:ascii="Times New Roman" w:hAnsi="Times New Roman" w:cs="Times New Roman"/>
                <w:bCs/>
                <w:color w:val="000000"/>
                <w:sz w:val="18"/>
                <w:szCs w:val="18"/>
                <w:lang w:val="en-GB" w:eastAsia="en-US"/>
              </w:rPr>
              <w:t>data (old format)</w:t>
            </w:r>
          </w:p>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r w:rsidRPr="007043CF">
              <w:rPr>
                <w:rFonts w:ascii="Times New Roman" w:hAnsi="Times New Roman" w:cs="Times New Roman"/>
                <w:bCs/>
                <w:color w:val="000000"/>
                <w:sz w:val="18"/>
                <w:szCs w:val="18"/>
                <w:lang w:val="en-GB" w:eastAsia="en-US"/>
              </w:rPr>
              <w:t>production quantity</w:t>
            </w:r>
          </w:p>
        </w:tc>
        <w:tc>
          <w:tcPr>
            <w:tcW w:w="1193" w:type="dxa"/>
            <w:vMerge/>
            <w:tcBorders>
              <w:top w:val="single" w:sz="4" w:space="0" w:color="8DB3E2"/>
              <w:bottom w:val="single" w:sz="4" w:space="0" w:color="8DB3E2"/>
            </w:tcBorders>
            <w:shd w:val="clear" w:color="auto" w:fill="auto"/>
            <w:vAlign w:val="center"/>
          </w:tcPr>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p>
        </w:tc>
        <w:tc>
          <w:tcPr>
            <w:tcW w:w="981" w:type="dxa"/>
            <w:shd w:val="clear" w:color="auto" w:fill="auto"/>
            <w:noWrap/>
            <w:vAlign w:val="center"/>
            <w:hideMark/>
          </w:tcPr>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r w:rsidRPr="007043CF">
              <w:rPr>
                <w:rFonts w:ascii="Times New Roman" w:hAnsi="Times New Roman" w:cs="Times New Roman"/>
                <w:bCs/>
                <w:color w:val="000000"/>
                <w:sz w:val="18"/>
                <w:szCs w:val="18"/>
                <w:lang w:val="en-GB" w:eastAsia="en-US"/>
              </w:rPr>
              <w:t>code</w:t>
            </w:r>
          </w:p>
        </w:tc>
        <w:tc>
          <w:tcPr>
            <w:tcW w:w="1795" w:type="dxa"/>
            <w:shd w:val="clear" w:color="auto" w:fill="auto"/>
            <w:noWrap/>
            <w:vAlign w:val="center"/>
            <w:hideMark/>
          </w:tcPr>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r w:rsidRPr="007043CF">
              <w:rPr>
                <w:rFonts w:ascii="Times New Roman" w:hAnsi="Times New Roman" w:cs="Times New Roman"/>
                <w:sz w:val="18"/>
                <w:szCs w:val="18"/>
                <w:lang w:val="en-GB" w:eastAsia="en-GB"/>
              </w:rPr>
              <w:t>descriptor</w:t>
            </w:r>
          </w:p>
        </w:tc>
        <w:tc>
          <w:tcPr>
            <w:tcW w:w="1621" w:type="dxa"/>
            <w:shd w:val="clear" w:color="auto" w:fill="auto"/>
            <w:noWrap/>
            <w:vAlign w:val="center"/>
            <w:hideMark/>
          </w:tcPr>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r w:rsidRPr="007043CF">
              <w:rPr>
                <w:rFonts w:ascii="Times New Roman" w:hAnsi="Times New Roman" w:cs="Times New Roman"/>
                <w:bCs/>
                <w:color w:val="000000"/>
                <w:sz w:val="18"/>
                <w:szCs w:val="18"/>
                <w:lang w:val="en-GB" w:eastAsia="en-US"/>
              </w:rPr>
              <w:t>data (new format)</w:t>
            </w:r>
          </w:p>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r w:rsidRPr="007043CF">
              <w:rPr>
                <w:rFonts w:ascii="Times New Roman" w:hAnsi="Times New Roman" w:cs="Times New Roman"/>
                <w:bCs/>
                <w:color w:val="000000"/>
                <w:sz w:val="18"/>
                <w:szCs w:val="18"/>
                <w:lang w:val="en-GB" w:eastAsia="en-US"/>
              </w:rPr>
              <w:t>production quantity</w:t>
            </w:r>
          </w:p>
        </w:tc>
      </w:tr>
      <w:tr w:rsidR="009937F7" w:rsidRPr="007043CF" w:rsidTr="007043CF">
        <w:trPr>
          <w:trHeight w:val="300"/>
        </w:trPr>
        <w:tc>
          <w:tcPr>
            <w:tcW w:w="747"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0603</w:t>
            </w:r>
          </w:p>
        </w:tc>
        <w:tc>
          <w:tcPr>
            <w:tcW w:w="1172"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fruit tropical fresh, n.e.</w:t>
            </w:r>
            <w:r w:rsidR="001374C2" w:rsidRPr="007043CF">
              <w:rPr>
                <w:rFonts w:ascii="Times New Roman" w:hAnsi="Times New Roman" w:cs="Times New Roman"/>
                <w:color w:val="000000"/>
                <w:sz w:val="18"/>
                <w:szCs w:val="18"/>
                <w:lang w:val="en-GB" w:eastAsia="en-US"/>
              </w:rPr>
              <w:t>c</w:t>
            </w:r>
            <w:r w:rsidRPr="007043CF">
              <w:rPr>
                <w:rFonts w:ascii="Times New Roman" w:hAnsi="Times New Roman" w:cs="Times New Roman"/>
                <w:color w:val="000000"/>
                <w:sz w:val="18"/>
                <w:szCs w:val="18"/>
                <w:lang w:val="en-GB" w:eastAsia="en-US"/>
              </w:rPr>
              <w:t>.</w:t>
            </w:r>
          </w:p>
        </w:tc>
        <w:tc>
          <w:tcPr>
            <w:tcW w:w="1733"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b/>
                <w:color w:val="000000"/>
                <w:sz w:val="18"/>
                <w:szCs w:val="18"/>
                <w:lang w:val="en-GB" w:eastAsia="en-US"/>
              </w:rPr>
            </w:pPr>
            <w:r w:rsidRPr="007043CF">
              <w:rPr>
                <w:rFonts w:ascii="Times New Roman" w:hAnsi="Times New Roman" w:cs="Times New Roman"/>
                <w:b/>
                <w:color w:val="000000"/>
                <w:sz w:val="18"/>
                <w:szCs w:val="18"/>
                <w:lang w:val="en-GB" w:eastAsia="en-US"/>
              </w:rPr>
              <w:t>52,684 tonnes</w:t>
            </w:r>
          </w:p>
        </w:tc>
        <w:tc>
          <w:tcPr>
            <w:tcW w:w="1193" w:type="dxa"/>
            <w:tcBorders>
              <w:top w:val="single" w:sz="4" w:space="0" w:color="8DB3E2"/>
            </w:tcBorders>
            <w:vAlign w:val="center"/>
          </w:tcPr>
          <w:p w:rsidR="009937F7" w:rsidRPr="007043CF" w:rsidRDefault="009937F7" w:rsidP="007043CF">
            <w:pPr>
              <w:keepNext/>
              <w:spacing w:after="0" w:line="240" w:lineRule="auto"/>
              <w:jc w:val="center"/>
              <w:rPr>
                <w:rFonts w:asciiTheme="majorBidi" w:hAnsiTheme="majorBidi" w:cstheme="majorBidi"/>
                <w:b/>
                <w:color w:val="0000FF"/>
                <w:sz w:val="18"/>
                <w:szCs w:val="18"/>
                <w:lang w:val="en-GB" w:eastAsia="en-US"/>
              </w:rPr>
            </w:pPr>
            <w:r w:rsidRPr="007043CF">
              <w:rPr>
                <w:rFonts w:asciiTheme="majorBidi" w:hAnsiTheme="majorBidi" w:cstheme="majorBidi"/>
                <w:b/>
                <w:color w:val="0000FF"/>
                <w:sz w:val="18"/>
                <w:szCs w:val="18"/>
                <w:lang w:val="en-GB" w:eastAsia="en-US"/>
              </w:rPr>
              <w:t>1</w:t>
            </w:r>
          </w:p>
        </w:tc>
        <w:tc>
          <w:tcPr>
            <w:tcW w:w="981"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01319</w:t>
            </w:r>
          </w:p>
        </w:tc>
        <w:tc>
          <w:tcPr>
            <w:tcW w:w="1795" w:type="dxa"/>
            <w:shd w:val="clear" w:color="auto" w:fill="auto"/>
            <w:noWrap/>
            <w:vAlign w:val="center"/>
            <w:hideMark/>
          </w:tcPr>
          <w:p w:rsidR="009937F7" w:rsidRPr="007043CF" w:rsidRDefault="009937F7" w:rsidP="007043CF">
            <w:pPr>
              <w:keepNext/>
              <w:spacing w:after="0" w:line="240" w:lineRule="auto"/>
              <w:rPr>
                <w:rFonts w:ascii="Times New Roman" w:hAnsi="Times New Roman" w:cs="Times New Roman"/>
                <w:sz w:val="18"/>
                <w:szCs w:val="18"/>
                <w:lang w:val="en-GB" w:eastAsia="en-US"/>
              </w:rPr>
            </w:pPr>
            <w:r w:rsidRPr="007043CF">
              <w:rPr>
                <w:rFonts w:ascii="Times New Roman" w:hAnsi="Times New Roman" w:cs="Times New Roman"/>
                <w:sz w:val="18"/>
                <w:szCs w:val="18"/>
                <w:lang w:val="en-GB" w:eastAsia="en-US"/>
              </w:rPr>
              <w:t xml:space="preserve">other tropical </w:t>
            </w:r>
            <w:r w:rsidRPr="007043CF">
              <w:rPr>
                <w:rFonts w:ascii="Times New Roman" w:hAnsi="Times New Roman" w:cs="Times New Roman"/>
                <w:b/>
                <w:sz w:val="18"/>
                <w:szCs w:val="18"/>
                <w:lang w:val="en-GB" w:eastAsia="en-US"/>
              </w:rPr>
              <w:t>and subtropical</w:t>
            </w:r>
            <w:r w:rsidRPr="007043CF">
              <w:rPr>
                <w:rFonts w:ascii="Times New Roman" w:hAnsi="Times New Roman" w:cs="Times New Roman"/>
                <w:sz w:val="18"/>
                <w:szCs w:val="18"/>
                <w:lang w:val="en-GB" w:eastAsia="en-US"/>
              </w:rPr>
              <w:t xml:space="preserve"> fruit, n.e.c. </w:t>
            </w:r>
            <w:r w:rsidRPr="007043CF">
              <w:rPr>
                <w:rFonts w:ascii="Times New Roman" w:hAnsi="Times New Roman" w:cs="Times New Roman"/>
                <w:sz w:val="18"/>
                <w:szCs w:val="18"/>
                <w:lang w:val="en-GB" w:eastAsia="en-US"/>
              </w:rPr>
              <w:sym w:font="Wingdings" w:char="F0E0"/>
            </w:r>
            <w:r w:rsidRPr="007043CF">
              <w:rPr>
                <w:rFonts w:ascii="Times New Roman" w:hAnsi="Times New Roman" w:cs="Times New Roman"/>
                <w:sz w:val="18"/>
                <w:szCs w:val="18"/>
                <w:lang w:val="en-GB" w:eastAsia="en-US"/>
              </w:rPr>
              <w:t xml:space="preserve"> other tropical fruit, n.e.c. (excluding subtropical fruit)</w:t>
            </w:r>
          </w:p>
        </w:tc>
        <w:tc>
          <w:tcPr>
            <w:tcW w:w="1621"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b/>
                <w:color w:val="000000"/>
                <w:sz w:val="18"/>
                <w:szCs w:val="18"/>
                <w:lang w:val="en-GB" w:eastAsia="en-US"/>
              </w:rPr>
            </w:pPr>
            <w:r w:rsidRPr="007043CF">
              <w:rPr>
                <w:rFonts w:ascii="Times New Roman" w:hAnsi="Times New Roman" w:cs="Times New Roman"/>
                <w:b/>
                <w:color w:val="000000"/>
                <w:sz w:val="18"/>
                <w:szCs w:val="18"/>
                <w:lang w:val="en-GB" w:eastAsia="en-US"/>
              </w:rPr>
              <w:t>52,684 tonnes</w:t>
            </w:r>
          </w:p>
        </w:tc>
      </w:tr>
      <w:tr w:rsidR="009937F7" w:rsidRPr="007043CF" w:rsidTr="007043CF">
        <w:trPr>
          <w:trHeight w:val="300"/>
        </w:trPr>
        <w:tc>
          <w:tcPr>
            <w:tcW w:w="747"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0619</w:t>
            </w:r>
          </w:p>
        </w:tc>
        <w:tc>
          <w:tcPr>
            <w:tcW w:w="1172"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 xml:space="preserve">fruit </w:t>
            </w:r>
            <w:r w:rsidRPr="007043CF">
              <w:rPr>
                <w:rFonts w:ascii="Times New Roman" w:hAnsi="Times New Roman" w:cs="Times New Roman"/>
                <w:sz w:val="18"/>
                <w:szCs w:val="18"/>
                <w:lang w:val="en-GB" w:eastAsia="en-US"/>
              </w:rPr>
              <w:t>fresh, n.e.</w:t>
            </w:r>
            <w:r w:rsidR="001374C2" w:rsidRPr="007043CF">
              <w:rPr>
                <w:rFonts w:ascii="Times New Roman" w:hAnsi="Times New Roman" w:cs="Times New Roman"/>
                <w:sz w:val="18"/>
                <w:szCs w:val="18"/>
                <w:lang w:val="en-GB" w:eastAsia="en-US"/>
              </w:rPr>
              <w:t>c</w:t>
            </w:r>
            <w:r w:rsidRPr="007043CF">
              <w:rPr>
                <w:rFonts w:ascii="Times New Roman" w:hAnsi="Times New Roman" w:cs="Times New Roman"/>
                <w:sz w:val="18"/>
                <w:szCs w:val="18"/>
                <w:lang w:val="en-GB" w:eastAsia="en-US"/>
              </w:rPr>
              <w:t>. (incl. subtropical)</w:t>
            </w:r>
          </w:p>
        </w:tc>
        <w:tc>
          <w:tcPr>
            <w:tcW w:w="1733"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b/>
                <w:color w:val="000000"/>
                <w:sz w:val="18"/>
                <w:szCs w:val="18"/>
                <w:lang w:val="en-GB" w:eastAsia="en-US"/>
              </w:rPr>
            </w:pPr>
            <w:r w:rsidRPr="007043CF">
              <w:rPr>
                <w:rFonts w:ascii="Times New Roman" w:hAnsi="Times New Roman" w:cs="Times New Roman"/>
                <w:b/>
                <w:color w:val="000000"/>
                <w:sz w:val="18"/>
                <w:szCs w:val="18"/>
                <w:lang w:val="en-GB" w:eastAsia="en-US"/>
              </w:rPr>
              <w:t>193,686(E) tonnes</w:t>
            </w:r>
          </w:p>
        </w:tc>
        <w:tc>
          <w:tcPr>
            <w:tcW w:w="1193" w:type="dxa"/>
            <w:vAlign w:val="center"/>
          </w:tcPr>
          <w:p w:rsidR="009937F7" w:rsidRPr="007043CF" w:rsidRDefault="009937F7" w:rsidP="007043CF">
            <w:pPr>
              <w:keepNext/>
              <w:spacing w:after="0" w:line="240" w:lineRule="auto"/>
              <w:jc w:val="center"/>
              <w:rPr>
                <w:rFonts w:asciiTheme="majorBidi" w:hAnsiTheme="majorBidi" w:cstheme="majorBidi"/>
                <w:b/>
                <w:color w:val="0000FF"/>
                <w:sz w:val="18"/>
                <w:szCs w:val="18"/>
                <w:lang w:val="en-GB" w:eastAsia="en-US"/>
              </w:rPr>
            </w:pPr>
            <w:r w:rsidRPr="007043CF">
              <w:rPr>
                <w:rFonts w:asciiTheme="majorBidi" w:hAnsiTheme="majorBidi" w:cstheme="majorBidi"/>
                <w:b/>
                <w:color w:val="0000FF"/>
                <w:sz w:val="18"/>
                <w:szCs w:val="18"/>
                <w:lang w:val="en-GB" w:eastAsia="en-US"/>
              </w:rPr>
              <w:t>1</w:t>
            </w:r>
          </w:p>
        </w:tc>
        <w:tc>
          <w:tcPr>
            <w:tcW w:w="981"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01359.90</w:t>
            </w:r>
          </w:p>
        </w:tc>
        <w:tc>
          <w:tcPr>
            <w:tcW w:w="1795" w:type="dxa"/>
            <w:shd w:val="clear" w:color="auto" w:fill="auto"/>
            <w:noWrap/>
            <w:vAlign w:val="center"/>
            <w:hideMark/>
          </w:tcPr>
          <w:p w:rsidR="009937F7" w:rsidRPr="007043CF" w:rsidRDefault="009937F7" w:rsidP="007043CF">
            <w:pPr>
              <w:keepNext/>
              <w:spacing w:after="0" w:line="240" w:lineRule="auto"/>
              <w:rPr>
                <w:rFonts w:ascii="Times New Roman" w:hAnsi="Times New Roman" w:cs="Times New Roman"/>
                <w:sz w:val="18"/>
                <w:szCs w:val="18"/>
                <w:lang w:val="en-GB" w:eastAsia="en-US"/>
              </w:rPr>
            </w:pPr>
            <w:r w:rsidRPr="007043CF">
              <w:rPr>
                <w:rFonts w:ascii="Times New Roman" w:hAnsi="Times New Roman" w:cs="Times New Roman"/>
                <w:sz w:val="18"/>
                <w:szCs w:val="18"/>
                <w:lang w:val="en-GB" w:eastAsia="en-US"/>
              </w:rPr>
              <w:t xml:space="preserve">other fruit, n.e.c. </w:t>
            </w:r>
            <w:r w:rsidRPr="007043CF">
              <w:rPr>
                <w:rFonts w:ascii="Times New Roman" w:hAnsi="Times New Roman" w:cs="Times New Roman"/>
                <w:sz w:val="18"/>
                <w:szCs w:val="18"/>
                <w:lang w:val="en-GB" w:eastAsia="en-US"/>
              </w:rPr>
              <w:sym w:font="Wingdings" w:char="F0E0"/>
            </w:r>
            <w:r w:rsidRPr="007043CF">
              <w:rPr>
                <w:rFonts w:ascii="Times New Roman" w:hAnsi="Times New Roman" w:cs="Times New Roman"/>
                <w:sz w:val="18"/>
                <w:szCs w:val="18"/>
                <w:lang w:val="en-GB" w:eastAsia="en-US"/>
              </w:rPr>
              <w:t xml:space="preserve"> other fruit, n.e.c. (</w:t>
            </w:r>
            <w:r w:rsidRPr="007043CF">
              <w:rPr>
                <w:rFonts w:ascii="Times New Roman" w:hAnsi="Times New Roman" w:cs="Times New Roman"/>
                <w:b/>
                <w:sz w:val="18"/>
                <w:szCs w:val="18"/>
                <w:lang w:val="en-GB" w:eastAsia="en-US"/>
              </w:rPr>
              <w:t>including</w:t>
            </w:r>
            <w:r w:rsidRPr="007043CF">
              <w:rPr>
                <w:rFonts w:ascii="Times New Roman" w:hAnsi="Times New Roman" w:cs="Times New Roman"/>
                <w:sz w:val="18"/>
                <w:szCs w:val="18"/>
                <w:lang w:val="en-GB" w:eastAsia="en-US"/>
              </w:rPr>
              <w:t xml:space="preserve"> subtropical fruit)</w:t>
            </w:r>
          </w:p>
        </w:tc>
        <w:tc>
          <w:tcPr>
            <w:tcW w:w="1621"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b/>
                <w:color w:val="000000"/>
                <w:sz w:val="18"/>
                <w:szCs w:val="18"/>
                <w:lang w:val="en-GB" w:eastAsia="en-US"/>
              </w:rPr>
            </w:pPr>
            <w:r w:rsidRPr="007043CF">
              <w:rPr>
                <w:rFonts w:ascii="Times New Roman" w:hAnsi="Times New Roman" w:cs="Times New Roman"/>
                <w:b/>
                <w:color w:val="000000"/>
                <w:sz w:val="18"/>
                <w:szCs w:val="18"/>
                <w:lang w:val="en-GB" w:eastAsia="en-US"/>
              </w:rPr>
              <w:t>193,686(E) tonnes</w:t>
            </w:r>
          </w:p>
        </w:tc>
      </w:tr>
    </w:tbl>
    <w:p w:rsidR="00EB7AF1" w:rsidRPr="004F311A" w:rsidRDefault="00EB7AF1" w:rsidP="00C500F7">
      <w:pPr>
        <w:keepNext/>
        <w:jc w:val="both"/>
        <w:rPr>
          <w:rFonts w:asciiTheme="majorBidi" w:hAnsiTheme="majorBidi" w:cstheme="majorBidi"/>
          <w:i/>
          <w:lang w:val="en-GB" w:eastAsia="en-GB"/>
        </w:rPr>
      </w:pPr>
      <w:r w:rsidRPr="004F311A">
        <w:rPr>
          <w:rFonts w:asciiTheme="majorBidi" w:hAnsiTheme="majorBidi" w:cstheme="majorBidi"/>
          <w:i/>
          <w:lang w:val="en-GB" w:eastAsia="en-GB"/>
        </w:rPr>
        <w:t>Data refer to the production of tropical fruit n.e.</w:t>
      </w:r>
      <w:r w:rsidR="001374C2">
        <w:rPr>
          <w:rFonts w:asciiTheme="majorBidi" w:hAnsiTheme="majorBidi" w:cstheme="majorBidi"/>
          <w:i/>
          <w:lang w:val="en-GB" w:eastAsia="en-GB"/>
        </w:rPr>
        <w:t>c</w:t>
      </w:r>
      <w:r w:rsidRPr="004F311A">
        <w:rPr>
          <w:rFonts w:asciiTheme="majorBidi" w:hAnsiTheme="majorBidi" w:cstheme="majorBidi"/>
          <w:i/>
          <w:lang w:val="en-GB" w:eastAsia="en-GB"/>
        </w:rPr>
        <w:t xml:space="preserve"> and fruit n.e.</w:t>
      </w:r>
      <w:r w:rsidR="001374C2">
        <w:rPr>
          <w:rFonts w:asciiTheme="majorBidi" w:hAnsiTheme="majorBidi" w:cstheme="majorBidi"/>
          <w:i/>
          <w:lang w:val="en-GB" w:eastAsia="en-GB"/>
        </w:rPr>
        <w:t>c</w:t>
      </w:r>
      <w:r w:rsidRPr="004F311A">
        <w:rPr>
          <w:rFonts w:asciiTheme="majorBidi" w:hAnsiTheme="majorBidi" w:cstheme="majorBidi"/>
          <w:i/>
          <w:lang w:val="en-GB" w:eastAsia="en-GB"/>
        </w:rPr>
        <w:t>. in Ecuador, 2011 (source: FAOSTAT; (E) = FAO estimates)</w:t>
      </w:r>
    </w:p>
    <w:p w:rsidR="00374C82" w:rsidRPr="00F31509" w:rsidRDefault="00374C82" w:rsidP="00C500F7">
      <w:pPr>
        <w:suppressAutoHyphens w:val="0"/>
        <w:jc w:val="both"/>
        <w:rPr>
          <w:rFonts w:asciiTheme="majorBidi" w:hAnsiTheme="majorBidi" w:cstheme="majorBidi"/>
          <w:lang w:val="en-GB"/>
        </w:rPr>
      </w:pPr>
      <w:r w:rsidRPr="00F31509">
        <w:rPr>
          <w:rFonts w:asciiTheme="majorBidi" w:hAnsiTheme="majorBidi" w:cstheme="majorBidi"/>
          <w:lang w:val="en-GB"/>
        </w:rPr>
        <w:br w:type="page"/>
      </w:r>
    </w:p>
    <w:p w:rsidR="00374C82" w:rsidRPr="008066B5" w:rsidRDefault="00374C82" w:rsidP="008066B5">
      <w:pPr>
        <w:pStyle w:val="Heading1"/>
        <w:spacing w:before="0" w:after="200"/>
        <w:rPr>
          <w:rFonts w:asciiTheme="majorBidi" w:hAnsiTheme="majorBidi" w:cstheme="majorBidi"/>
        </w:rPr>
      </w:pPr>
      <w:bookmarkStart w:id="554" w:name="_Toc428436079"/>
      <w:bookmarkStart w:id="555" w:name="_Toc428436380"/>
      <w:bookmarkStart w:id="556" w:name="_Toc428436506"/>
      <w:r w:rsidRPr="00F31509">
        <w:rPr>
          <w:rFonts w:asciiTheme="majorBidi" w:hAnsiTheme="majorBidi" w:cstheme="majorBidi"/>
        </w:rPr>
        <w:lastRenderedPageBreak/>
        <w:t>Concepts and Definitions used in FAO Food Balance Sheets</w:t>
      </w:r>
      <w:bookmarkEnd w:id="554"/>
      <w:bookmarkEnd w:id="555"/>
      <w:bookmarkEnd w:id="556"/>
    </w:p>
    <w:p w:rsidR="00374C82" w:rsidRPr="008066B5" w:rsidRDefault="00374C82" w:rsidP="000264F4">
      <w:pPr>
        <w:pStyle w:val="Heading2"/>
        <w:rPr>
          <w:rFonts w:eastAsiaTheme="majorEastAsia"/>
          <w:lang w:eastAsia="it-IT"/>
        </w:rPr>
      </w:pPr>
      <w:bookmarkStart w:id="557" w:name="_Toc428436080"/>
      <w:bookmarkStart w:id="558" w:name="_Toc428436381"/>
      <w:bookmarkStart w:id="559" w:name="_Toc428436507"/>
      <w:r w:rsidRPr="00F31509">
        <w:t>Commodity Coverage</w:t>
      </w:r>
      <w:bookmarkEnd w:id="557"/>
      <w:bookmarkEnd w:id="558"/>
      <w:bookmarkEnd w:id="559"/>
    </w:p>
    <w:p w:rsidR="483DA69D" w:rsidRPr="00F31509" w:rsidRDefault="726F4BD4" w:rsidP="00C500F7">
      <w:pPr>
        <w:jc w:val="both"/>
        <w:rPr>
          <w:rFonts w:asciiTheme="majorBidi" w:hAnsiTheme="majorBidi" w:cstheme="majorBidi"/>
          <w:lang w:val="en-GB"/>
        </w:rPr>
      </w:pPr>
      <w:r w:rsidRPr="00F31509">
        <w:rPr>
          <w:rFonts w:asciiTheme="majorBidi" w:eastAsia="Times New Roman" w:hAnsiTheme="majorBidi" w:cstheme="majorBidi"/>
          <w:lang w:val="en-GB"/>
        </w:rPr>
        <w:t xml:space="preserve">All potentially edible commodities, in principle, should be taken into account in preparing food balance sheets (FBS) regardless of whether they are actually eaten or used for non-food purposes. </w:t>
      </w:r>
    </w:p>
    <w:p w:rsidR="483DA69D" w:rsidRPr="00F31509" w:rsidRDefault="483DA69D" w:rsidP="00C500F7">
      <w:pPr>
        <w:jc w:val="both"/>
        <w:rPr>
          <w:rFonts w:asciiTheme="majorBidi" w:hAnsiTheme="majorBidi" w:cstheme="majorBidi"/>
          <w:lang w:val="en-GB"/>
        </w:rPr>
      </w:pPr>
      <w:r w:rsidRPr="00F31509">
        <w:rPr>
          <w:rFonts w:asciiTheme="majorBidi" w:eastAsia="Times New Roman" w:hAnsiTheme="majorBidi" w:cstheme="majorBidi"/>
          <w:lang w:val="en-GB"/>
        </w:rPr>
        <w:t>Generally, FBS are constructed for primary crops</w:t>
      </w:r>
      <w:r w:rsidRPr="00F31509">
        <w:rPr>
          <w:rFonts w:asciiTheme="majorBidi" w:eastAsia="Times New Roman" w:hAnsiTheme="majorBidi" w:cstheme="majorBidi"/>
          <w:strike/>
          <w:lang w:val="en-GB"/>
        </w:rPr>
        <w:t>,</w:t>
      </w:r>
      <w:r w:rsidRPr="00F31509">
        <w:rPr>
          <w:rFonts w:asciiTheme="majorBidi" w:eastAsia="Times New Roman" w:hAnsiTheme="majorBidi" w:cstheme="majorBidi"/>
          <w:lang w:val="en-GB"/>
        </w:rPr>
        <w:t xml:space="preserve"> livestock and fish</w:t>
      </w:r>
      <w:r w:rsidRPr="00F31509">
        <w:rPr>
          <w:rStyle w:val="FootnoteReference"/>
          <w:rFonts w:asciiTheme="majorBidi" w:eastAsia="Times New Roman" w:hAnsiTheme="majorBidi" w:cstheme="majorBidi"/>
          <w:lang w:val="en-GB"/>
        </w:rPr>
        <w:footnoteReference w:id="67"/>
      </w:r>
      <w:r w:rsidRPr="00F31509">
        <w:rPr>
          <w:rFonts w:asciiTheme="majorBidi" w:eastAsia="Times New Roman" w:hAnsiTheme="majorBidi" w:cstheme="majorBidi"/>
          <w:lang w:val="en-GB"/>
        </w:rPr>
        <w:t xml:space="preserve"> commodities. They include processed products at different stages of processing even though it is difficult to obtain data for all the different forms of processed products, and even more difficult, to always accurately trace the components of the processed composite products. </w:t>
      </w:r>
    </w:p>
    <w:p w:rsidR="483DA69D" w:rsidRPr="00F31509" w:rsidRDefault="726F4BD4" w:rsidP="00C500F7">
      <w:pPr>
        <w:jc w:val="both"/>
        <w:rPr>
          <w:rFonts w:asciiTheme="majorBidi" w:hAnsiTheme="majorBidi" w:cstheme="majorBidi"/>
          <w:lang w:val="en-GB"/>
        </w:rPr>
      </w:pPr>
      <w:r w:rsidRPr="00F31509">
        <w:rPr>
          <w:rFonts w:asciiTheme="majorBidi" w:eastAsia="Times New Roman" w:hAnsiTheme="majorBidi" w:cstheme="majorBidi"/>
          <w:lang w:val="en-GB"/>
        </w:rPr>
        <w:t>Commodities are grouped and coded for FBS purposes, and defined in terms of primary equivalent. Links to CPC Version 2.1 Expanded are provided in brackets. Default composition can be adjusted by countries according to the availability of commodities at national level.</w:t>
      </w:r>
    </w:p>
    <w:p w:rsidR="483DA69D" w:rsidRPr="00F31509" w:rsidRDefault="726F4BD4" w:rsidP="00C500F7">
      <w:pPr>
        <w:jc w:val="both"/>
        <w:rPr>
          <w:rFonts w:asciiTheme="majorBidi" w:hAnsiTheme="majorBidi" w:cstheme="majorBidi"/>
          <w:lang w:val="en-GB"/>
        </w:rPr>
      </w:pPr>
      <w:r w:rsidRPr="00F31509">
        <w:rPr>
          <w:rFonts w:asciiTheme="majorBidi" w:eastAsia="Times New Roman" w:hAnsiTheme="majorBidi" w:cstheme="majorBidi"/>
          <w:lang w:val="en-GB"/>
        </w:rPr>
        <w:t>Example of default composition and commodity codes in FBS:</w:t>
      </w:r>
    </w:p>
    <w:p w:rsidR="009937F7" w:rsidRDefault="001C3696" w:rsidP="00C500F7">
      <w:pPr>
        <w:pStyle w:val="ListParagraph"/>
        <w:ind w:left="0"/>
        <w:contextualSpacing w:val="0"/>
        <w:jc w:val="both"/>
        <w:rPr>
          <w:rFonts w:ascii="Times New Roman" w:eastAsiaTheme="majorEastAsia" w:hAnsi="Times New Roman"/>
          <w:szCs w:val="20"/>
          <w:lang w:eastAsia="it-IT"/>
        </w:rPr>
      </w:pPr>
      <w:r w:rsidRPr="001C3696">
        <w:rPr>
          <w:rFonts w:ascii="Times New Roman" w:eastAsiaTheme="majorEastAsia" w:hAnsi="Times New Roman"/>
          <w:noProof/>
          <w:szCs w:val="20"/>
          <w:lang w:val="it-IT" w:eastAsia="it-IT"/>
        </w:rPr>
        <w:pict>
          <v:shapetype id="_x0000_t32" coordsize="21600,21600" o:spt="32" o:oned="t" path="m,l21600,21600e" filled="f">
            <v:path arrowok="t" fillok="f" o:connecttype="none"/>
            <o:lock v:ext="edit" shapetype="t"/>
          </v:shapetype>
          <v:shape id="AutoShape 41" o:spid="_x0000_s1050" type="#_x0000_t32" style="position:absolute;left:0;text-align:left;margin-left:22pt;margin-top:21.1pt;width:0;height:24.5pt;flip:y;z-index:25171968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" strokecolor="#95b3d7 [1940]">
            <v:stroke endarrow="block"/>
          </v:shape>
        </w:pict>
      </w:r>
      <w:r w:rsidRPr="001C3696">
        <w:rPr>
          <w:noProof/>
          <w:lang w:val="it-IT" w:eastAsia="it-IT"/>
        </w:rPr>
        <w:pict>
          <v:shape id="Text Box 63" o:spid="_x0000_s1039" type="#_x0000_t202" style="position:absolute;left:0;text-align:left;margin-left:-5.45pt;margin-top:.75pt;width:82.5pt;height:19.5pt;z-index:25171251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" fillcolor="white [3201]" strokecolor="#95b3d7 [1940]" strokeweight="2.25pt">
            <v:textbox style="mso-next-textbox:#Text Box 63">
              <w:txbxContent>
                <w:p w:rsidR="00BB22F5" w:rsidRPr="00BA3A99" w:rsidRDefault="00BB22F5" w:rsidP="009937F7">
                  <w:pPr>
                    <w:jc w:val="center"/>
                    <w:rPr>
                      <w:sz w:val="18"/>
                      <w:szCs w:val="18"/>
                    </w:rPr>
                  </w:pPr>
                  <w:r w:rsidRPr="00BA3A99">
                    <w:rPr>
                      <w:sz w:val="18"/>
                      <w:szCs w:val="18"/>
                    </w:rPr>
                    <w:t>FBS ad hoc code</w:t>
                  </w:r>
                </w:p>
              </w:txbxContent>
            </v:textbox>
          </v:shape>
        </w:pict>
      </w:r>
      <w:r w:rsidRPr="001C3696">
        <w:rPr>
          <w:noProof/>
          <w:lang w:val="it-IT" w:eastAsia="it-IT"/>
        </w:rPr>
        <w:pict>
          <v:shape id="Text Box 70" o:spid="_x0000_s1040" type="#_x0000_t202" style="position:absolute;left:0;text-align:left;margin-left:306pt;margin-top:6.05pt;width:141.75pt;height:49.5pt;z-index:251716608;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" fillcolor="white [3201]" strokecolor="#95b3d7 [1940]" strokeweight="2.25pt">
            <v:textbox style="mso-next-textbox:#Text Box 70">
              <w:txbxContent>
                <w:p w:rsidR="00BB22F5" w:rsidRPr="00BA3A99" w:rsidRDefault="00BB22F5" w:rsidP="009937F7">
                  <w:pPr>
                    <w:jc w:val="center"/>
                    <w:rPr>
                      <w:sz w:val="18"/>
                      <w:szCs w:val="18"/>
                    </w:rPr>
                  </w:pPr>
                  <w:r w:rsidRPr="00BA3A99">
                    <w:rPr>
                      <w:sz w:val="18"/>
                      <w:szCs w:val="18"/>
                    </w:rPr>
                    <w:t xml:space="preserve">Default composition </w:t>
                  </w:r>
                  <w:r>
                    <w:rPr>
                      <w:sz w:val="18"/>
                      <w:szCs w:val="18"/>
                    </w:rPr>
                    <w:t xml:space="preserve">in </w:t>
                  </w:r>
                  <w:r w:rsidRPr="00BA3A99">
                    <w:rPr>
                      <w:sz w:val="18"/>
                      <w:szCs w:val="18"/>
                    </w:rPr>
                    <w:t>p</w:t>
                  </w:r>
                  <w:r w:rsidRPr="005D3B4C">
                    <w:rPr>
                      <w:sz w:val="18"/>
                      <w:szCs w:val="18"/>
                    </w:rPr>
                    <w:t xml:space="preserve">rimary </w:t>
                  </w:r>
                  <w:r>
                    <w:rPr>
                      <w:sz w:val="18"/>
                      <w:szCs w:val="18"/>
                    </w:rPr>
                    <w:t xml:space="preserve">equivalent </w:t>
                  </w:r>
                  <w:r w:rsidRPr="00BA3A99">
                    <w:rPr>
                      <w:sz w:val="18"/>
                      <w:szCs w:val="18"/>
                    </w:rPr>
                    <w:t>with links to CPC2.1Expanded</w:t>
                  </w:r>
                </w:p>
              </w:txbxContent>
            </v:textbox>
          </v:shape>
        </w:pict>
      </w:r>
      <w:r w:rsidRPr="001C3696">
        <w:rPr>
          <w:noProof/>
          <w:lang w:val="it-IT" w:eastAsia="it-IT"/>
        </w:rPr>
        <w:pict>
          <v:shape id="Text Box 64" o:spid="_x0000_s1041" type="#_x0000_t202" style="position:absolute;left:0;text-align:left;margin-left:100.5pt;margin-top:11.5pt;width:89.25pt;height:19.65pt;z-index:25171353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" fillcolor="white [3201]" strokecolor="#95b3d7 [1940]" strokeweight="2.25pt">
            <v:path arrowok="t"/>
            <v:textbox style="mso-next-textbox:#Text Box 64">
              <w:txbxContent>
                <w:p w:rsidR="00BB22F5" w:rsidRPr="00BA3A99" w:rsidRDefault="00BB22F5" w:rsidP="009937F7">
                  <w:pPr>
                    <w:jc w:val="center"/>
                    <w:rPr>
                      <w:sz w:val="18"/>
                      <w:szCs w:val="18"/>
                    </w:rPr>
                  </w:pPr>
                  <w:r>
                    <w:rPr>
                      <w:sz w:val="18"/>
                      <w:szCs w:val="18"/>
                    </w:rPr>
                    <w:t xml:space="preserve">FBS descriptor </w:t>
                  </w:r>
                </w:p>
              </w:txbxContent>
            </v:textbox>
          </v:shape>
        </w:pict>
      </w:r>
    </w:p>
    <w:p w:rsidR="009937F7" w:rsidRDefault="001C3696" w:rsidP="00C500F7">
      <w:pPr>
        <w:pStyle w:val="ListParagraph"/>
        <w:ind w:left="0"/>
        <w:contextualSpacing w:val="0"/>
        <w:jc w:val="both"/>
        <w:rPr>
          <w:rFonts w:ascii="Times New Roman" w:eastAsiaTheme="majorEastAsia" w:hAnsi="Times New Roman"/>
          <w:szCs w:val="20"/>
          <w:lang w:eastAsia="it-IT"/>
        </w:rPr>
      </w:pPr>
      <w:r w:rsidRPr="001C3696">
        <w:rPr>
          <w:noProof/>
          <w:lang w:val="it-IT" w:eastAsia="it-IT"/>
        </w:rPr>
        <w:pict>
          <v:shape id="AutoShape 42" o:spid="_x0000_s1049" type="#_x0000_t32" style="position:absolute;left:0;text-align:left;margin-left:78.75pt;margin-top:7.15pt;width:21pt;height:15.5pt;flip:y;z-index:25172070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" strokecolor="#95b3d7 [1940]">
            <v:stroke endarrow="block"/>
          </v:shape>
        </w:pict>
      </w:r>
      <w:r w:rsidRPr="001C3696">
        <w:rPr>
          <w:noProof/>
          <w:sz w:val="20"/>
          <w:szCs w:val="20"/>
          <w:lang w:val="it-IT" w:eastAsia="it-IT"/>
        </w:rPr>
        <w:pict>
          <v:roundrect id="Rounded Rectangle 67" o:spid="_x0000_s1048" style="position:absolute;left:0;text-align:left;margin-left:48.15pt;margin-top:22.15pt;width:32.25pt;height:21.75pt;z-index:251714560;visibility:visible;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" filled="f" strokecolor="#95b3d7 [1940]" strokeweight="1.5pt">
            <v:stroke joinstyle="miter"/>
          </v:roundrect>
        </w:pict>
      </w:r>
      <w:r w:rsidRPr="001C3696">
        <w:rPr>
          <w:noProof/>
          <w:sz w:val="20"/>
          <w:szCs w:val="20"/>
          <w:lang w:val="it-IT" w:eastAsia="it-IT"/>
        </w:rPr>
        <w:pict>
          <v:roundrect id="Rounded Rectangle 61" o:spid="_x0000_s1047" style="position:absolute;left:0;text-align:left;margin-left:-1.9pt;margin-top:22.05pt;width:47.25pt;height:21.1pt;z-index:251711488;visibility:visibl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" filled="f" strokecolor="#95b3d7 [1940]" strokeweight="1.5pt">
            <v:stroke joinstyle="miter"/>
          </v:roundrect>
        </w:pict>
      </w:r>
    </w:p>
    <w:p w:rsidR="009937F7" w:rsidRPr="009937F7" w:rsidRDefault="001C3696" w:rsidP="00C500F7">
      <w:pPr>
        <w:pStyle w:val="Heading3"/>
        <w:spacing w:before="0" w:after="200"/>
        <w:jc w:val="both"/>
        <w:rPr>
          <w:rFonts w:ascii="Times New Roman" w:hAnsi="Times New Roman"/>
          <w:sz w:val="20"/>
          <w:szCs w:val="20"/>
        </w:rPr>
      </w:pPr>
      <w:r w:rsidRPr="001C3696">
        <w:rPr>
          <w:noProof/>
          <w:sz w:val="20"/>
          <w:szCs w:val="20"/>
          <w:lang w:val="it-IT" w:eastAsia="it-IT"/>
        </w:rPr>
        <w:pict>
          <v:shape id="AutoShape 44" o:spid="_x0000_s1046" type="#_x0000_t32" style="position:absolute;left:0;text-align:left;margin-left:344.25pt;margin-top:8.7pt;width:0;height:25.95pt;flip:y;z-index:25172172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" strokecolor="#95b3d7 [1940]">
            <v:stroke endarrow="block"/>
          </v:shape>
        </w:pict>
      </w:r>
      <w:r w:rsidR="009937F7" w:rsidRPr="009937F7">
        <w:rPr>
          <w:rFonts w:ascii="Times New Roman" w:hAnsi="Times New Roman"/>
          <w:sz w:val="20"/>
          <w:szCs w:val="20"/>
        </w:rPr>
        <w:t>FBS 2517 – Millet</w:t>
      </w:r>
    </w:p>
    <w:p w:rsidR="009937F7" w:rsidRPr="009937F7" w:rsidRDefault="001C3696" w:rsidP="008066B5">
      <w:pPr>
        <w:jc w:val="both"/>
        <w:rPr>
          <w:rFonts w:ascii="Times New Roman" w:eastAsiaTheme="majorEastAsia" w:hAnsi="Times New Roman"/>
          <w:sz w:val="20"/>
          <w:szCs w:val="20"/>
          <w:lang w:val="en-GB" w:eastAsia="it-IT"/>
        </w:rPr>
      </w:pPr>
      <w:r w:rsidRPr="001C3696">
        <w:rPr>
          <w:noProof/>
          <w:sz w:val="20"/>
          <w:szCs w:val="20"/>
          <w:lang w:val="it-IT" w:eastAsia="it-IT"/>
        </w:rPr>
        <w:pict>
          <v:roundrect id="Rounded Rectangle 68" o:spid="_x0000_s1045" style="position:absolute;left:0;text-align:left;margin-left:-3.7pt;margin-top:.45pt;width:460.25pt;height:30.35pt;z-index:251715584;visibility:visible;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" filled="f" strokecolor="#95b3d7 [1940]" strokeweight="1.5pt">
            <v:stroke joinstyle="miter"/>
          </v:roundrect>
        </w:pict>
      </w:r>
      <w:r w:rsidR="009937F7" w:rsidRPr="009937F7">
        <w:rPr>
          <w:rFonts w:ascii="Times New Roman" w:eastAsiaTheme="majorEastAsia" w:hAnsi="Times New Roman"/>
          <w:sz w:val="20"/>
          <w:szCs w:val="20"/>
          <w:lang w:eastAsia="it-IT"/>
        </w:rPr>
        <w:t xml:space="preserve">Includes millet (0118) and the following processed products: </w:t>
      </w:r>
      <w:r w:rsidR="009937F7" w:rsidRPr="009937F7">
        <w:rPr>
          <w:rFonts w:ascii="Times New Roman" w:eastAsiaTheme="majorEastAsia" w:hAnsi="Times New Roman"/>
          <w:sz w:val="20"/>
          <w:szCs w:val="20"/>
          <w:lang w:val="en-GB" w:eastAsia="it-IT"/>
        </w:rPr>
        <w:t>flour of millet, including groats, meal and pellets (23120.05; 23130</w:t>
      </w:r>
      <w:r w:rsidR="009937F7" w:rsidRPr="009937F7">
        <w:rPr>
          <w:rFonts w:ascii="Times New Roman" w:eastAsiaTheme="majorEastAsia" w:hAnsi="Times New Roman"/>
          <w:sz w:val="20"/>
          <w:szCs w:val="20"/>
          <w:lang w:eastAsia="it-IT"/>
        </w:rPr>
        <w:t>*</w:t>
      </w:r>
      <w:r w:rsidR="009937F7" w:rsidRPr="009937F7">
        <w:rPr>
          <w:rFonts w:ascii="Times New Roman" w:eastAsiaTheme="majorEastAsia" w:hAnsi="Times New Roman"/>
          <w:sz w:val="20"/>
          <w:szCs w:val="20"/>
          <w:lang w:val="en-GB" w:eastAsia="it-IT"/>
        </w:rPr>
        <w:t>) and bran of millet (39120.07).</w:t>
      </w:r>
    </w:p>
    <w:p w:rsidR="008066B5" w:rsidRDefault="001C3696" w:rsidP="008066B5">
      <w:pPr>
        <w:widowControl w:val="0"/>
        <w:autoSpaceDE w:val="0"/>
        <w:autoSpaceDN w:val="0"/>
        <w:adjustRightInd w:val="0"/>
        <w:spacing w:after="0"/>
        <w:jc w:val="both"/>
        <w:rPr>
          <w:rFonts w:ascii="Times New Roman" w:hAnsi="Times New Roman" w:cs="Times New Roman"/>
          <w:sz w:val="20"/>
          <w:szCs w:val="20"/>
        </w:rPr>
      </w:pPr>
      <w:r w:rsidRPr="001C3696">
        <w:rPr>
          <w:noProof/>
          <w:sz w:val="20"/>
          <w:szCs w:val="20"/>
          <w:lang w:val="it-IT" w:eastAsia="it-IT"/>
        </w:rPr>
        <w:pict>
          <v:roundrect id="Rounded Rectangle 74" o:spid="_x0000_s1044" style="position:absolute;left:0;text-align:left;margin-left:-5.4pt;margin-top:3.05pt;width:461.95pt;height:163.9pt;z-index:251717632;visibility:visible;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" filled="f" strokecolor="#95b3d7 [1940]" strokeweight="1.5pt">
            <v:stroke joinstyle="miter"/>
          </v:roundrect>
        </w:pict>
      </w:r>
    </w:p>
    <w:p w:rsidR="009937F7" w:rsidRPr="009937F7" w:rsidRDefault="009937F7" w:rsidP="008066B5">
      <w:pPr>
        <w:widowControl w:val="0"/>
        <w:autoSpaceDE w:val="0"/>
        <w:autoSpaceDN w:val="0"/>
        <w:adjustRightInd w:val="0"/>
        <w:spacing w:after="0"/>
        <w:jc w:val="both"/>
        <w:rPr>
          <w:rFonts w:ascii="Times New Roman" w:hAnsi="Times New Roman" w:cs="Times New Roman"/>
          <w:bCs/>
          <w:sz w:val="20"/>
          <w:szCs w:val="20"/>
        </w:rPr>
      </w:pPr>
      <w:r w:rsidRPr="009937F7">
        <w:rPr>
          <w:rFonts w:ascii="Times New Roman" w:hAnsi="Times New Roman" w:cs="Times New Roman"/>
          <w:sz w:val="20"/>
          <w:szCs w:val="20"/>
        </w:rPr>
        <w:t xml:space="preserve">Millet </w:t>
      </w:r>
      <w:r w:rsidRPr="009937F7">
        <w:rPr>
          <w:rFonts w:ascii="Times New Roman" w:hAnsi="Times New Roman" w:cs="Times New Roman"/>
          <w:bCs/>
          <w:sz w:val="20"/>
          <w:szCs w:val="20"/>
        </w:rPr>
        <w:t xml:space="preserve">includes small-grained cereals of different botanical species and </w:t>
      </w:r>
      <w:r w:rsidRPr="009937F7">
        <w:rPr>
          <w:rFonts w:ascii="Times New Roman" w:hAnsi="Times New Roman" w:cs="Times New Roman"/>
          <w:sz w:val="20"/>
          <w:szCs w:val="20"/>
        </w:rPr>
        <w:t>with different local names, whether or not processed,</w:t>
      </w:r>
      <w:r w:rsidRPr="009937F7">
        <w:rPr>
          <w:rFonts w:ascii="Times New Roman" w:hAnsi="Times New Roman" w:cs="Times New Roman"/>
          <w:bCs/>
          <w:sz w:val="20"/>
          <w:szCs w:val="20"/>
        </w:rPr>
        <w:t xml:space="preserve"> including among all:</w:t>
      </w:r>
    </w:p>
    <w:p w:rsidR="009937F7" w:rsidRPr="009937F7" w:rsidRDefault="009937F7" w:rsidP="008066B5">
      <w:pPr>
        <w:widowControl w:val="0"/>
        <w:autoSpaceDE w:val="0"/>
        <w:autoSpaceDN w:val="0"/>
        <w:adjustRightInd w:val="0"/>
        <w:spacing w:after="0"/>
        <w:jc w:val="both"/>
        <w:rPr>
          <w:rFonts w:ascii="Times New Roman" w:hAnsi="Times New Roman" w:cs="Times New Roman"/>
          <w:bCs/>
          <w:i/>
          <w:iCs/>
          <w:sz w:val="20"/>
          <w:szCs w:val="20"/>
        </w:rPr>
      </w:pPr>
      <w:r w:rsidRPr="009937F7">
        <w:rPr>
          <w:rFonts w:ascii="Times New Roman" w:hAnsi="Times New Roman" w:cs="Times New Roman"/>
          <w:bCs/>
          <w:i/>
          <w:iCs/>
          <w:sz w:val="20"/>
          <w:szCs w:val="20"/>
        </w:rPr>
        <w:t xml:space="preserve">Echinocloa frumentacea </w:t>
      </w:r>
      <w:r w:rsidRPr="009937F7">
        <w:rPr>
          <w:rFonts w:ascii="Times New Roman" w:hAnsi="Times New Roman" w:cs="Times New Roman"/>
          <w:bCs/>
          <w:sz w:val="20"/>
          <w:szCs w:val="20"/>
        </w:rPr>
        <w:t>(barnyard or Japanese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bCs/>
          <w:sz w:val="20"/>
          <w:szCs w:val="20"/>
        </w:rPr>
      </w:pPr>
      <w:r w:rsidRPr="009937F7">
        <w:rPr>
          <w:rFonts w:ascii="Times New Roman" w:hAnsi="Times New Roman" w:cs="Times New Roman"/>
          <w:bCs/>
          <w:i/>
          <w:iCs/>
          <w:sz w:val="20"/>
          <w:szCs w:val="20"/>
        </w:rPr>
        <w:t xml:space="preserve">Eleusine coracana </w:t>
      </w:r>
      <w:r w:rsidRPr="009937F7">
        <w:rPr>
          <w:rFonts w:ascii="Times New Roman" w:hAnsi="Times New Roman" w:cs="Times New Roman"/>
          <w:bCs/>
          <w:sz w:val="20"/>
          <w:szCs w:val="20"/>
        </w:rPr>
        <w:t>(ragi, finger or African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bCs/>
          <w:i/>
          <w:iCs/>
          <w:sz w:val="20"/>
          <w:szCs w:val="20"/>
        </w:rPr>
      </w:pPr>
      <w:r w:rsidRPr="009937F7">
        <w:rPr>
          <w:rFonts w:ascii="Times New Roman" w:hAnsi="Times New Roman" w:cs="Times New Roman"/>
          <w:bCs/>
          <w:i/>
          <w:iCs/>
          <w:sz w:val="20"/>
          <w:szCs w:val="20"/>
        </w:rPr>
        <w:t xml:space="preserve">Panicum miliaceum </w:t>
      </w:r>
      <w:r w:rsidRPr="009937F7">
        <w:rPr>
          <w:rFonts w:ascii="Times New Roman" w:hAnsi="Times New Roman" w:cs="Times New Roman"/>
          <w:bCs/>
          <w:sz w:val="20"/>
          <w:szCs w:val="20"/>
        </w:rPr>
        <w:t>(common, golden or proso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bCs/>
          <w:i/>
          <w:iCs/>
          <w:sz w:val="20"/>
          <w:szCs w:val="20"/>
        </w:rPr>
      </w:pPr>
      <w:r w:rsidRPr="009937F7">
        <w:rPr>
          <w:rFonts w:ascii="Times New Roman" w:hAnsi="Times New Roman" w:cs="Times New Roman"/>
          <w:bCs/>
          <w:i/>
          <w:iCs/>
          <w:sz w:val="20"/>
          <w:szCs w:val="20"/>
        </w:rPr>
        <w:t xml:space="preserve">Paspalum scrobiculatum </w:t>
      </w:r>
      <w:r w:rsidRPr="009937F7">
        <w:rPr>
          <w:rFonts w:ascii="Times New Roman" w:hAnsi="Times New Roman" w:cs="Times New Roman"/>
          <w:bCs/>
          <w:sz w:val="20"/>
          <w:szCs w:val="20"/>
        </w:rPr>
        <w:t>(koda or ditch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bCs/>
          <w:i/>
          <w:iCs/>
          <w:sz w:val="20"/>
          <w:szCs w:val="20"/>
        </w:rPr>
      </w:pPr>
      <w:r w:rsidRPr="009937F7">
        <w:rPr>
          <w:rFonts w:ascii="Times New Roman" w:hAnsi="Times New Roman" w:cs="Times New Roman"/>
          <w:bCs/>
          <w:i/>
          <w:iCs/>
          <w:sz w:val="20"/>
          <w:szCs w:val="20"/>
        </w:rPr>
        <w:t xml:space="preserve">Pennisetum glaucum </w:t>
      </w:r>
      <w:r w:rsidRPr="009937F7">
        <w:rPr>
          <w:rFonts w:ascii="Times New Roman" w:hAnsi="Times New Roman" w:cs="Times New Roman"/>
          <w:bCs/>
          <w:sz w:val="20"/>
          <w:szCs w:val="20"/>
        </w:rPr>
        <w:t>(pearl or cattail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sz w:val="20"/>
          <w:szCs w:val="20"/>
        </w:rPr>
      </w:pPr>
      <w:r w:rsidRPr="009937F7">
        <w:rPr>
          <w:rFonts w:ascii="Times New Roman" w:hAnsi="Times New Roman" w:cs="Times New Roman"/>
          <w:bCs/>
          <w:i/>
          <w:iCs/>
          <w:sz w:val="20"/>
          <w:szCs w:val="20"/>
        </w:rPr>
        <w:t xml:space="preserve">Setaria italic </w:t>
      </w:r>
      <w:r w:rsidRPr="009937F7">
        <w:rPr>
          <w:rFonts w:ascii="Times New Roman" w:hAnsi="Times New Roman" w:cs="Times New Roman"/>
          <w:bCs/>
          <w:sz w:val="20"/>
          <w:szCs w:val="20"/>
        </w:rPr>
        <w:t xml:space="preserve">(foxtail millet) </w:t>
      </w:r>
      <w:r w:rsidRPr="009937F7">
        <w:rPr>
          <w:rFonts w:ascii="Times New Roman" w:hAnsi="Times New Roman" w:cs="Times New Roman"/>
          <w:sz w:val="20"/>
          <w:szCs w:val="20"/>
        </w:rPr>
        <w:t xml:space="preserve"> </w:t>
      </w:r>
    </w:p>
    <w:p w:rsidR="009937F7" w:rsidRPr="009937F7" w:rsidRDefault="009937F7" w:rsidP="00C500F7">
      <w:pPr>
        <w:widowControl w:val="0"/>
        <w:autoSpaceDE w:val="0"/>
        <w:autoSpaceDN w:val="0"/>
        <w:adjustRightInd w:val="0"/>
        <w:jc w:val="both"/>
        <w:rPr>
          <w:rFonts w:ascii="Times New Roman" w:hAnsi="Times New Roman" w:cs="Times New Roman"/>
          <w:bCs/>
          <w:sz w:val="20"/>
          <w:szCs w:val="20"/>
        </w:rPr>
      </w:pPr>
    </w:p>
    <w:p w:rsidR="009937F7" w:rsidRPr="009937F7" w:rsidRDefault="009937F7" w:rsidP="00C500F7">
      <w:pPr>
        <w:widowControl w:val="0"/>
        <w:autoSpaceDE w:val="0"/>
        <w:autoSpaceDN w:val="0"/>
        <w:adjustRightInd w:val="0"/>
        <w:jc w:val="both"/>
        <w:rPr>
          <w:rFonts w:ascii="Times New Roman" w:hAnsi="Times New Roman" w:cs="Times New Roman"/>
          <w:bCs/>
          <w:sz w:val="20"/>
          <w:szCs w:val="20"/>
        </w:rPr>
      </w:pPr>
      <w:r w:rsidRPr="009937F7">
        <w:rPr>
          <w:rFonts w:ascii="Times New Roman" w:hAnsi="Times New Roman" w:cs="Times New Roman"/>
          <w:bCs/>
          <w:sz w:val="20"/>
          <w:szCs w:val="20"/>
        </w:rPr>
        <w:t xml:space="preserve">It does not include </w:t>
      </w:r>
      <w:r w:rsidRPr="009937F7">
        <w:rPr>
          <w:rFonts w:ascii="Times New Roman" w:hAnsi="Times New Roman" w:cs="Times New Roman"/>
          <w:sz w:val="20"/>
          <w:szCs w:val="20"/>
        </w:rPr>
        <w:t>indian, large african millet, and</w:t>
      </w:r>
      <w:r w:rsidRPr="009937F7">
        <w:rPr>
          <w:rFonts w:ascii="Times New Roman" w:hAnsi="Times New Roman" w:cs="Times New Roman"/>
          <w:bCs/>
          <w:sz w:val="20"/>
          <w:szCs w:val="20"/>
        </w:rPr>
        <w:t xml:space="preserve"> teff (</w:t>
      </w:r>
      <w:r w:rsidRPr="009937F7">
        <w:rPr>
          <w:rFonts w:ascii="Times New Roman" w:hAnsi="Times New Roman" w:cs="Times New Roman"/>
          <w:bCs/>
          <w:i/>
          <w:iCs/>
          <w:sz w:val="20"/>
          <w:szCs w:val="20"/>
        </w:rPr>
        <w:t>Eragrostis abyssinica</w:t>
      </w:r>
      <w:r w:rsidRPr="009937F7">
        <w:rPr>
          <w:rFonts w:ascii="Times New Roman" w:hAnsi="Times New Roman" w:cs="Times New Roman"/>
          <w:bCs/>
          <w:sz w:val="20"/>
          <w:szCs w:val="20"/>
        </w:rPr>
        <w:t>) cf. 01199.01.</w:t>
      </w:r>
    </w:p>
    <w:p w:rsidR="009937F7" w:rsidRPr="009937F7" w:rsidRDefault="001C3696" w:rsidP="00C500F7">
      <w:pPr>
        <w:widowControl w:val="0"/>
        <w:autoSpaceDE w:val="0"/>
        <w:autoSpaceDN w:val="0"/>
        <w:adjustRightInd w:val="0"/>
        <w:jc w:val="both"/>
        <w:rPr>
          <w:rFonts w:ascii="Times New Roman" w:hAnsi="Times New Roman" w:cs="Times New Roman"/>
          <w:sz w:val="20"/>
          <w:szCs w:val="20"/>
        </w:rPr>
      </w:pPr>
      <w:r w:rsidRPr="001C3696">
        <w:rPr>
          <w:noProof/>
          <w:lang w:val="it-IT" w:eastAsia="it-IT"/>
        </w:rPr>
        <w:pict>
          <v:shape id="AutoShape 45" o:spid="_x0000_s1043" type="#_x0000_t32" style="position:absolute;left:0;text-align:left;margin-left:60.5pt;margin-top:4.8pt;width:0;height:17.25pt;z-index:25172275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" strokecolor="#95b3d7 [1940]">
            <v:stroke endarrow="block"/>
          </v:shape>
        </w:pict>
      </w:r>
    </w:p>
    <w:p w:rsidR="009937F7" w:rsidRPr="00BA3A99" w:rsidRDefault="001C3696" w:rsidP="00C500F7">
      <w:pPr>
        <w:pStyle w:val="ListParagraph"/>
        <w:ind w:left="0"/>
        <w:contextualSpacing w:val="0"/>
        <w:jc w:val="both"/>
        <w:rPr>
          <w:rFonts w:ascii="Times New Roman" w:eastAsiaTheme="majorEastAsia" w:hAnsi="Times New Roman"/>
          <w:szCs w:val="20"/>
          <w:lang w:val="en-US" w:eastAsia="it-IT"/>
        </w:rPr>
      </w:pPr>
      <w:r w:rsidRPr="001C3696">
        <w:rPr>
          <w:noProof/>
          <w:lang w:val="it-IT" w:eastAsia="it-IT"/>
        </w:rPr>
        <w:pict>
          <v:shape id="Text Box 77" o:spid="_x0000_s1042" type="#_x0000_t202" style="position:absolute;left:0;text-align:left;margin-left:0;margin-top:3.85pt;width:123pt;height:36.1pt;z-index:2517186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" fillcolor="white [3201]" strokecolor="#95b3d7 [1940]" strokeweight="1.5pt">
            <v:textbox style="mso-next-textbox:#Text Box 77">
              <w:txbxContent>
                <w:p w:rsidR="00BB22F5" w:rsidRPr="00BA3A99" w:rsidRDefault="00BB22F5" w:rsidP="009937F7">
                  <w:pPr>
                    <w:jc w:val="center"/>
                    <w:rPr>
                      <w:sz w:val="18"/>
                      <w:szCs w:val="18"/>
                    </w:rPr>
                  </w:pPr>
                  <w:r>
                    <w:rPr>
                      <w:sz w:val="18"/>
                      <w:szCs w:val="18"/>
                    </w:rPr>
                    <w:t>Description of the primary commodity</w:t>
                  </w:r>
                </w:p>
              </w:txbxContent>
            </v:textbox>
          </v:shape>
        </w:pict>
      </w:r>
    </w:p>
    <w:p w:rsidR="009937F7" w:rsidRDefault="009937F7" w:rsidP="00C500F7">
      <w:pPr>
        <w:pStyle w:val="ListParagraph"/>
        <w:ind w:left="0"/>
        <w:contextualSpacing w:val="0"/>
        <w:jc w:val="both"/>
        <w:rPr>
          <w:rFonts w:ascii="Times New Roman" w:eastAsiaTheme="majorEastAsia" w:hAnsi="Times New Roman"/>
          <w:szCs w:val="20"/>
          <w:lang w:eastAsia="it-IT"/>
        </w:rPr>
      </w:pPr>
    </w:p>
    <w:p w:rsidR="00EB7AF1" w:rsidRPr="00EF2733" w:rsidRDefault="00374C82" w:rsidP="000264F4">
      <w:pPr>
        <w:pStyle w:val="Heading2"/>
        <w:rPr>
          <w:rFonts w:eastAsiaTheme="majorEastAsia"/>
          <w:lang w:eastAsia="it-IT"/>
        </w:rPr>
      </w:pPr>
      <w:bookmarkStart w:id="560" w:name="_Toc428436081"/>
      <w:bookmarkStart w:id="561" w:name="_Toc428436382"/>
      <w:bookmarkStart w:id="562" w:name="_Toc428436508"/>
      <w:r w:rsidRPr="00F31509">
        <w:lastRenderedPageBreak/>
        <w:t>Cereals and cereal products</w:t>
      </w:r>
      <w:bookmarkEnd w:id="560"/>
      <w:bookmarkEnd w:id="561"/>
      <w:bookmarkEnd w:id="562"/>
    </w:p>
    <w:p w:rsidR="00EB7AF1" w:rsidRPr="00F31509" w:rsidRDefault="726F4BD4" w:rsidP="00C500F7">
      <w:pPr>
        <w:jc w:val="both"/>
        <w:rPr>
          <w:rFonts w:asciiTheme="majorBidi" w:hAnsiTheme="majorBidi" w:cstheme="majorBidi"/>
          <w:lang w:val="en-GB"/>
        </w:rPr>
      </w:pPr>
      <w:r w:rsidRPr="00F31509">
        <w:rPr>
          <w:rFonts w:asciiTheme="majorBidi" w:eastAsia="Times New Roman" w:hAnsiTheme="majorBidi" w:cstheme="majorBidi"/>
          <w:lang w:val="en-GB"/>
        </w:rPr>
        <w:t>CEREALS are generally of the gramineous family and, in the FAO concept, refer to crops harvested for dry grain only. Crops harvested green for forage, silage or grazing are classified as fodder crops. Also excluded are industrial crops, e.g. broom sorghum (Crude organic materials n.e.c.) and sweet sorghum when grown for syrup (Sugar crops n.e.c.). For international trade classifications, fresh cereals (other than sweet corn), whether or not suitable for use as fresh vegetables, are classified as cereals. Cereals are identified according to their genus. However, when two or more genera are sown and harvested as a mixture they should be classified and reported as "mixed grains".</w:t>
      </w:r>
    </w:p>
    <w:p w:rsidR="00EB7AF1" w:rsidRPr="008E1789" w:rsidRDefault="726F4BD4" w:rsidP="00AD3D7E">
      <w:pPr>
        <w:jc w:val="both"/>
        <w:rPr>
          <w:rFonts w:asciiTheme="majorBidi" w:hAnsiTheme="majorBidi" w:cstheme="majorBidi"/>
          <w:lang w:val="en-GB"/>
        </w:rPr>
      </w:pPr>
      <w:r w:rsidRPr="00F31509">
        <w:rPr>
          <w:rFonts w:asciiTheme="majorBidi" w:eastAsia="Times New Roman" w:hAnsiTheme="majorBidi" w:cstheme="majorBidi"/>
          <w:lang w:val="en-GB"/>
        </w:rPr>
        <w:t xml:space="preserve">Production data are reported in terms of clean, dry weight of grains (12-14% moisture) in the form usually marketed. Rice, however, is reported in terms of paddy. Apart from moisture content and inedible substances such as cellulose, cereal grains contain, along with traces of minerals and vitamins, carbohydrates - mainly starches - (comprising 65-75% of their total weight), as well as proteins (6-12%) and fat (1-5%). Cereal products derive either from the processing of grain through one or more mechanical or chemical operations, or from the processing of flour, meal or starch.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2511 - Wheat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wheat (0111) and the following processed products expressed in terms of primary equivalent: bread and wafers (23410; 23490); breakfast cereals (23140.03); bulgur (23140.02); flour of wheat (23110; 23130.01); macaroni (23710); pastry (23420; 23430); starch of wheat (23220.01); bran of wheat (39120.01), germ of wheat (23140.01), gluten of wheat (23220.02), mixes and doughs and food preparations of flour (23180), meal or malt extract (23999.02).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Wheat, species of </w:t>
      </w:r>
      <w:r w:rsidRPr="008E1789">
        <w:rPr>
          <w:rFonts w:asciiTheme="majorBidi" w:eastAsia="Times New Roman" w:hAnsiTheme="majorBidi" w:cstheme="majorBidi"/>
          <w:i/>
          <w:iCs/>
          <w:lang w:val="en-GB"/>
        </w:rPr>
        <w:t>Triticum</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 xml:space="preserve">T. aestivum </w:t>
      </w:r>
      <w:r w:rsidRPr="008E1789">
        <w:rPr>
          <w:rFonts w:asciiTheme="majorBidi" w:eastAsia="Times New Roman" w:hAnsiTheme="majorBidi" w:cstheme="majorBidi"/>
          <w:lang w:val="en-GB"/>
        </w:rPr>
        <w:t>(common wheat),</w:t>
      </w:r>
      <w:r w:rsidRPr="008E1789">
        <w:rPr>
          <w:rFonts w:asciiTheme="majorBidi" w:eastAsia="Times New Roman" w:hAnsiTheme="majorBidi" w:cstheme="majorBidi"/>
          <w:i/>
          <w:iCs/>
          <w:lang w:val="en-GB"/>
        </w:rPr>
        <w:t xml:space="preserve"> T. durum </w:t>
      </w:r>
      <w:r w:rsidRPr="008E1789">
        <w:rPr>
          <w:rFonts w:asciiTheme="majorBidi" w:eastAsia="Times New Roman" w:hAnsiTheme="majorBidi" w:cstheme="majorBidi"/>
          <w:lang w:val="en-GB"/>
        </w:rPr>
        <w:t>(durum)</w:t>
      </w:r>
      <w:r w:rsidRPr="008E1789">
        <w:rPr>
          <w:rFonts w:asciiTheme="majorBidi" w:eastAsia="Times New Roman" w:hAnsiTheme="majorBidi" w:cstheme="majorBidi"/>
          <w:i/>
          <w:iCs/>
          <w:lang w:val="en-GB"/>
        </w:rPr>
        <w:t xml:space="preserve"> and T. spelta </w:t>
      </w:r>
      <w:r w:rsidRPr="008E1789">
        <w:rPr>
          <w:rFonts w:asciiTheme="majorBidi" w:eastAsia="Times New Roman" w:hAnsiTheme="majorBidi" w:cstheme="majorBidi"/>
          <w:lang w:val="en-GB"/>
        </w:rPr>
        <w:t>(spelt). Common and durum wheat are the main types. Among common wheat, the main varieties are: spring and winter, hard and soft, red and white, whether or not processed.</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It includes meslin (a mixture wheat/rye).</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2805 - Rice (Milled Equivalent)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rice (0113) and the following processed products expressed in terms of primary equivalent:</w:t>
      </w:r>
      <w:r w:rsidRPr="008E1789">
        <w:rPr>
          <w:rFonts w:asciiTheme="majorBidi" w:eastAsia="Times New Roman" w:hAnsiTheme="majorBidi" w:cstheme="majorBidi"/>
          <w:u w:val="single"/>
          <w:lang w:val="en-GB"/>
        </w:rPr>
        <w:t xml:space="preserve">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Rice husked (23162); starch of rice (23220.03); rice flour (23120.01); rice gluten (39130.01) and bran of rice (39120.02);</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Rice, semi- or wholly milled (23161)</w:t>
      </w:r>
    </w:p>
    <w:p w:rsidR="00EB7AF1" w:rsidRPr="008E1789" w:rsidRDefault="726F4BD4" w:rsidP="00C500F7">
      <w:pPr>
        <w:pStyle w:val="ListParagraph"/>
        <w:numPr>
          <w:ilvl w:val="1"/>
          <w:numId w:val="2"/>
        </w:numPr>
        <w:contextualSpacing w:val="0"/>
        <w:jc w:val="both"/>
        <w:rPr>
          <w:rFonts w:asciiTheme="majorBidi" w:hAnsiTheme="majorBidi" w:cstheme="majorBidi"/>
        </w:rPr>
      </w:pPr>
      <w:r w:rsidRPr="008E1789">
        <w:rPr>
          <w:rFonts w:asciiTheme="majorBidi" w:eastAsia="Times New Roman" w:hAnsiTheme="majorBidi" w:cstheme="majorBidi"/>
        </w:rPr>
        <w:t>milled (husked) rice (23161.01);</w:t>
      </w:r>
      <w:r w:rsidRPr="008E1789">
        <w:rPr>
          <w:rFonts w:asciiTheme="majorBidi" w:eastAsia="Times New Roman" w:hAnsiTheme="majorBidi" w:cstheme="majorBidi"/>
          <w:u w:val="single"/>
        </w:rPr>
        <w:t xml:space="preserve"> </w:t>
      </w:r>
    </w:p>
    <w:p w:rsidR="00EB7AF1" w:rsidRPr="008E1789" w:rsidRDefault="726F4BD4" w:rsidP="00C500F7">
      <w:pPr>
        <w:pStyle w:val="ListParagraph"/>
        <w:numPr>
          <w:ilvl w:val="1"/>
          <w:numId w:val="2"/>
        </w:numPr>
        <w:contextualSpacing w:val="0"/>
        <w:jc w:val="both"/>
        <w:rPr>
          <w:rFonts w:asciiTheme="majorBidi" w:hAnsiTheme="majorBidi" w:cstheme="majorBidi"/>
        </w:rPr>
      </w:pPr>
      <w:r w:rsidRPr="008E1789">
        <w:rPr>
          <w:rFonts w:asciiTheme="majorBidi" w:eastAsia="Times New Roman" w:hAnsiTheme="majorBidi" w:cstheme="majorBidi"/>
        </w:rPr>
        <w:t>rice milled (23161.02);</w:t>
      </w:r>
    </w:p>
    <w:p w:rsidR="00EB7AF1" w:rsidRPr="008E1789" w:rsidRDefault="726F4BD4" w:rsidP="00C500F7">
      <w:pPr>
        <w:pStyle w:val="ListParagraph"/>
        <w:numPr>
          <w:ilvl w:val="1"/>
          <w:numId w:val="2"/>
        </w:numPr>
        <w:contextualSpacing w:val="0"/>
        <w:jc w:val="both"/>
        <w:rPr>
          <w:rFonts w:asciiTheme="majorBidi" w:hAnsiTheme="majorBidi" w:cstheme="majorBidi"/>
        </w:rPr>
      </w:pPr>
      <w:r w:rsidRPr="008E1789">
        <w:rPr>
          <w:rFonts w:asciiTheme="majorBidi" w:eastAsia="Times New Roman" w:hAnsiTheme="majorBidi" w:cstheme="majorBidi"/>
        </w:rPr>
        <w:t>rice broken (23161.03).</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 xml:space="preserve">Rice, species of </w:t>
      </w:r>
      <w:r w:rsidRPr="008E1789">
        <w:rPr>
          <w:rFonts w:asciiTheme="majorBidi" w:eastAsia="Times New Roman" w:hAnsiTheme="majorBidi" w:cstheme="majorBidi"/>
          <w:i/>
          <w:iCs/>
          <w:lang w:val="en-GB"/>
        </w:rPr>
        <w:t>Oryza</w:t>
      </w:r>
      <w:r w:rsidRPr="008E1789">
        <w:rPr>
          <w:rFonts w:asciiTheme="majorBidi" w:eastAsia="Times New Roman" w:hAnsiTheme="majorBidi" w:cstheme="majorBidi"/>
          <w:lang w:val="en-GB"/>
        </w:rPr>
        <w:t>, mainly</w:t>
      </w:r>
      <w:r w:rsidRPr="008E1789">
        <w:rPr>
          <w:rFonts w:asciiTheme="majorBidi" w:eastAsia="Times New Roman" w:hAnsiTheme="majorBidi" w:cstheme="majorBidi"/>
          <w:i/>
          <w:iCs/>
          <w:lang w:val="en-GB"/>
        </w:rPr>
        <w:t xml:space="preserve"> oryza sativa</w:t>
      </w:r>
      <w:r w:rsidRPr="008E1789">
        <w:rPr>
          <w:rFonts w:asciiTheme="majorBidi" w:eastAsia="Times New Roman" w:hAnsiTheme="majorBidi" w:cstheme="majorBidi"/>
          <w:lang w:val="en-GB"/>
        </w:rPr>
        <w:t>, not husked, also known as rice in the husk and rough rice. Used mainly for human food.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2513 - Barley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barley (0115) and the following processed products expressed in terms of primary equivalent: pot barley (23140.04); barley pearled (23140.05); malt (24320); malt extract (23999.01); bran of barley (39120.03), barley flour and grits (23120.02).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Barley, species of </w:t>
      </w:r>
      <w:r w:rsidRPr="008E1789">
        <w:rPr>
          <w:rFonts w:asciiTheme="majorBidi" w:eastAsia="Times New Roman" w:hAnsiTheme="majorBidi" w:cstheme="majorBidi"/>
          <w:i/>
          <w:iCs/>
          <w:lang w:val="en-GB"/>
        </w:rPr>
        <w:t>Hordeum</w:t>
      </w:r>
      <w:r w:rsidRPr="008E1789">
        <w:rPr>
          <w:rFonts w:asciiTheme="majorBidi" w:eastAsia="Times New Roman" w:hAnsiTheme="majorBidi" w:cstheme="majorBidi"/>
          <w:lang w:val="en-GB"/>
        </w:rPr>
        <w:t>, mainly</w:t>
      </w:r>
      <w:r w:rsidRPr="008E1789">
        <w:rPr>
          <w:rFonts w:asciiTheme="majorBidi" w:eastAsia="Times New Roman" w:hAnsiTheme="majorBidi" w:cstheme="majorBidi"/>
          <w:i/>
          <w:iCs/>
          <w:lang w:val="en-GB"/>
        </w:rPr>
        <w:t xml:space="preserve"> H. disticum </w:t>
      </w:r>
      <w:r w:rsidRPr="008E1789">
        <w:rPr>
          <w:rFonts w:asciiTheme="majorBidi" w:eastAsia="Times New Roman" w:hAnsiTheme="majorBidi" w:cstheme="majorBidi"/>
          <w:lang w:val="en-GB"/>
        </w:rPr>
        <w:t xml:space="preserve">(two-row barley), </w:t>
      </w:r>
      <w:r w:rsidRPr="008E1789">
        <w:rPr>
          <w:rFonts w:asciiTheme="majorBidi" w:eastAsia="Times New Roman" w:hAnsiTheme="majorBidi" w:cstheme="majorBidi"/>
          <w:i/>
          <w:iCs/>
          <w:lang w:val="en-GB"/>
        </w:rPr>
        <w:t>H.</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hexasticum</w:t>
      </w:r>
      <w:r w:rsidRPr="008E1789">
        <w:rPr>
          <w:rFonts w:asciiTheme="majorBidi" w:eastAsia="Times New Roman" w:hAnsiTheme="majorBidi" w:cstheme="majorBidi"/>
          <w:lang w:val="en-GB"/>
        </w:rPr>
        <w:t xml:space="preserve"> (six-row barley)</w:t>
      </w:r>
      <w:r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 xml:space="preserve">and </w:t>
      </w:r>
      <w:r w:rsidRPr="008E1789">
        <w:rPr>
          <w:rFonts w:asciiTheme="majorBidi" w:eastAsia="Times New Roman" w:hAnsiTheme="majorBidi" w:cstheme="majorBidi"/>
          <w:i/>
          <w:iCs/>
          <w:lang w:val="en-GB"/>
        </w:rPr>
        <w:t xml:space="preserve">H. vulgare </w:t>
      </w:r>
      <w:r w:rsidRPr="008E1789">
        <w:rPr>
          <w:rFonts w:asciiTheme="majorBidi" w:eastAsia="Times New Roman" w:hAnsiTheme="majorBidi" w:cstheme="majorBidi"/>
          <w:lang w:val="en-GB"/>
        </w:rPr>
        <w:t xml:space="preserve">(four-row barley), whether or not processed, including with husk and without (naked).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Barley tolerates poorer soils and lower temperatures better than wheat and it is used as a livestock feed, for the manufacture of malt and, when polished or pearled, for preparing foods. The roasted grains are a coffee substitute.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Barley does not include sprouted barley (malt), nor roasted malt, roasted barley (coffee substitutes), malt sprouts separated from the malted grain during the kilning process and other brewing wastes.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2514 - Maize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maize (0112) and the following processed products expressed in terms of primary equivalent: flour of maize (23120.03); starch of maize (23220.04); gluten feed and meal (39130.04); germ of maize (23140.06), bran of maize (39120.04), maize gluten (39130.02).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Maize, species of </w:t>
      </w:r>
      <w:r w:rsidRPr="008E1789">
        <w:rPr>
          <w:rFonts w:asciiTheme="majorBidi" w:eastAsia="Times New Roman" w:hAnsiTheme="majorBidi" w:cstheme="majorBidi"/>
          <w:i/>
          <w:iCs/>
          <w:lang w:val="en-GB"/>
        </w:rPr>
        <w:t>Zea mays</w:t>
      </w:r>
      <w:r w:rsidRPr="008E1789">
        <w:rPr>
          <w:rFonts w:asciiTheme="majorBidi" w:eastAsia="Times New Roman" w:hAnsiTheme="majorBidi" w:cstheme="majorBidi"/>
          <w:lang w:val="en-GB"/>
        </w:rPr>
        <w:t xml:space="preserve"> (corn, Indian corn, mealies), is a grain with a high germ content. At the national level, hybrid and ordinary maize should be reported separately owing to widely different yields and uses. Used largely for animal feed and commercial starch production.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It includes: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Corn seed; maize, hybrid, seed; maize seed.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White maize (not considered necessary for popcorn);</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Corn, unmilled, golden-yellow or white;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Corn, unmilled, reddish-brown or mottled;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Corn-on-the-cob, fresh (excl. sweet corn);</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Grain, maize, not hushed or otherwise worked;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Kernels, corn, fresh, suitable for human consumption;</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Maize in sheaves, cobs or threshed;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Maize not husked or otherwise worked;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Maize, cut before maturity, complete with husks;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Maize, unmilled;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Popcorn, on or off the cob, not popped.</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Maize does not include green corn (01290.01).</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2515</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rye (0116) and the following processed products expressed in terms of primary equivalent: flour of rye including groats, meal and pellets (23120.04); bran of rye (39120.05).</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 xml:space="preserve">Rye, species of </w:t>
      </w:r>
      <w:r w:rsidRPr="008E1789">
        <w:rPr>
          <w:rFonts w:asciiTheme="majorBidi" w:eastAsia="Times New Roman" w:hAnsiTheme="majorBidi" w:cstheme="majorBidi"/>
          <w:i/>
          <w:iCs/>
          <w:lang w:val="en-GB"/>
        </w:rPr>
        <w:t>Secale cereale</w:t>
      </w:r>
      <w:r w:rsidRPr="008E1789">
        <w:rPr>
          <w:rFonts w:asciiTheme="majorBidi" w:eastAsia="Times New Roman" w:hAnsiTheme="majorBidi" w:cstheme="majorBidi"/>
          <w:lang w:val="en-GB"/>
        </w:rPr>
        <w:t>, whether or not processed, including rye denatured and unmilled, is a grain that is tolerant of poor soils, high latitudes and altitudes. Mainly used in making bread, whisky and beer. When fed to livestock, it is generally mixed with other grains.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2516 – Oats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oats (0117) and the following processed products expressed in terms of primary equivalent: oats rolled (23140.07); bran of oats (39120.06).</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Oats, species of </w:t>
      </w:r>
      <w:r w:rsidRPr="008E1789">
        <w:rPr>
          <w:rFonts w:asciiTheme="majorBidi" w:eastAsia="Times New Roman" w:hAnsiTheme="majorBidi" w:cstheme="majorBidi"/>
          <w:i/>
          <w:iCs/>
          <w:lang w:val="en-GB"/>
        </w:rPr>
        <w:t>Avena sativa,</w:t>
      </w:r>
      <w:r w:rsidRPr="008E1789">
        <w:rPr>
          <w:rFonts w:asciiTheme="majorBidi" w:eastAsia="Times New Roman" w:hAnsiTheme="majorBidi" w:cstheme="majorBidi"/>
          <w:lang w:val="en-GB"/>
        </w:rPr>
        <w:t xml:space="preserve"> grains with their husks as well as those which in their natural state have no husk or hull, whether or not processed, is plant with open, spreading panicle-bearing large spikelets.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There are two main kinds of oats: grey (or black) oats and white (or yellow) oats.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Used primarily in breakfast foods, it makes excellent fodder for horses.</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It includes unmilled oats.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2517 - Millet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Includes: millet (0118) and the following </w:t>
      </w:r>
      <w:commentRangeStart w:id="563"/>
      <w:commentRangeEnd w:id="563"/>
      <w:r w:rsidR="00EB7AF1" w:rsidRPr="008E1789">
        <w:rPr>
          <w:rStyle w:val="CommentReference"/>
          <w:rFonts w:asciiTheme="majorBidi" w:hAnsiTheme="majorBidi" w:cstheme="majorBidi"/>
          <w:lang w:val="en-GB"/>
        </w:rPr>
        <w:commentReference w:id="563"/>
      </w:r>
      <w:r w:rsidRPr="008E1789">
        <w:rPr>
          <w:rFonts w:asciiTheme="majorBidi" w:eastAsia="Times New Roman" w:hAnsiTheme="majorBidi" w:cstheme="majorBidi"/>
          <w:lang w:val="en-GB"/>
        </w:rPr>
        <w:t xml:space="preserve">processed products expressed in terms of primary equivalent: flour of millet </w:t>
      </w:r>
      <w:commentRangeStart w:id="564"/>
      <w:r w:rsidRPr="008E1789">
        <w:rPr>
          <w:rFonts w:asciiTheme="majorBidi" w:eastAsia="Times New Roman" w:hAnsiTheme="majorBidi" w:cstheme="majorBidi"/>
          <w:lang w:val="en-GB"/>
        </w:rPr>
        <w:t>including groats, meal and pellets</w:t>
      </w:r>
      <w:commentRangeEnd w:id="564"/>
      <w:r w:rsidR="00EB7AF1" w:rsidRPr="008E1789">
        <w:rPr>
          <w:rStyle w:val="CommentReference"/>
          <w:rFonts w:asciiTheme="majorBidi" w:hAnsiTheme="majorBidi" w:cstheme="majorBidi"/>
          <w:lang w:val="en-GB"/>
        </w:rPr>
        <w:commentReference w:id="564"/>
      </w:r>
      <w:r w:rsidRPr="008E1789">
        <w:rPr>
          <w:rFonts w:asciiTheme="majorBidi" w:eastAsia="Times New Roman" w:hAnsiTheme="majorBidi" w:cstheme="majorBidi"/>
          <w:lang w:val="en-GB"/>
        </w:rPr>
        <w:t xml:space="preserve"> (23120.05); bran of millet (39120.07).</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Millet includes small-grained cereals of different botanical species and with different local names, whether or not processed, including among all:</w:t>
      </w:r>
    </w:p>
    <w:p w:rsidR="00EB7AF1" w:rsidRPr="008E1789" w:rsidRDefault="726F4BD4" w:rsidP="006A3C4A">
      <w:pPr>
        <w:spacing w:after="0"/>
        <w:jc w:val="both"/>
        <w:rPr>
          <w:rFonts w:asciiTheme="majorBidi" w:hAnsiTheme="majorBidi" w:cstheme="majorBidi"/>
          <w:lang w:val="en-GB"/>
        </w:rPr>
      </w:pPr>
      <w:r w:rsidRPr="008E1789">
        <w:rPr>
          <w:rFonts w:asciiTheme="majorBidi" w:eastAsia="Times New Roman" w:hAnsiTheme="majorBidi" w:cstheme="majorBidi"/>
          <w:i/>
          <w:iCs/>
          <w:lang w:val="en-GB"/>
        </w:rPr>
        <w:t xml:space="preserve">Echinocloa frumentacea </w:t>
      </w:r>
      <w:r w:rsidRPr="008E1789">
        <w:rPr>
          <w:rFonts w:asciiTheme="majorBidi" w:eastAsia="Times New Roman" w:hAnsiTheme="majorBidi" w:cstheme="majorBidi"/>
          <w:lang w:val="en-GB"/>
        </w:rPr>
        <w:t>(barnyard or Japanese millet)</w:t>
      </w:r>
    </w:p>
    <w:p w:rsidR="00EB7AF1" w:rsidRPr="008E1789" w:rsidRDefault="726F4BD4" w:rsidP="006A3C4A">
      <w:pPr>
        <w:spacing w:after="0"/>
        <w:jc w:val="both"/>
        <w:rPr>
          <w:rFonts w:asciiTheme="majorBidi" w:hAnsiTheme="majorBidi" w:cstheme="majorBidi"/>
          <w:lang w:val="en-GB"/>
        </w:rPr>
      </w:pPr>
      <w:r w:rsidRPr="008E1789">
        <w:rPr>
          <w:rFonts w:asciiTheme="majorBidi" w:eastAsia="Times New Roman" w:hAnsiTheme="majorBidi" w:cstheme="majorBidi"/>
          <w:i/>
          <w:iCs/>
          <w:lang w:val="en-GB"/>
        </w:rPr>
        <w:t xml:space="preserve">Eleusine coracana </w:t>
      </w:r>
      <w:r w:rsidRPr="008E1789">
        <w:rPr>
          <w:rFonts w:asciiTheme="majorBidi" w:eastAsia="Times New Roman" w:hAnsiTheme="majorBidi" w:cstheme="majorBidi"/>
          <w:lang w:val="en-GB"/>
        </w:rPr>
        <w:t>(ragi, finger or African millet)</w:t>
      </w:r>
    </w:p>
    <w:p w:rsidR="00EB7AF1" w:rsidRPr="008E1789" w:rsidRDefault="726F4BD4" w:rsidP="006A3C4A">
      <w:pPr>
        <w:spacing w:after="0"/>
        <w:jc w:val="both"/>
        <w:rPr>
          <w:rFonts w:asciiTheme="majorBidi" w:hAnsiTheme="majorBidi" w:cstheme="majorBidi"/>
          <w:lang w:val="en-GB"/>
        </w:rPr>
      </w:pPr>
      <w:r w:rsidRPr="008E1789">
        <w:rPr>
          <w:rFonts w:asciiTheme="majorBidi" w:eastAsia="Times New Roman" w:hAnsiTheme="majorBidi" w:cstheme="majorBidi"/>
          <w:i/>
          <w:iCs/>
          <w:lang w:val="en-GB"/>
        </w:rPr>
        <w:t xml:space="preserve">Panicum miliaceum </w:t>
      </w:r>
      <w:r w:rsidRPr="008E1789">
        <w:rPr>
          <w:rFonts w:asciiTheme="majorBidi" w:eastAsia="Times New Roman" w:hAnsiTheme="majorBidi" w:cstheme="majorBidi"/>
          <w:lang w:val="en-GB"/>
        </w:rPr>
        <w:t>(common, golden or proso millet)</w:t>
      </w:r>
    </w:p>
    <w:p w:rsidR="00EB7AF1" w:rsidRPr="008E1789" w:rsidRDefault="726F4BD4" w:rsidP="006A3C4A">
      <w:pPr>
        <w:spacing w:after="0"/>
        <w:jc w:val="both"/>
        <w:rPr>
          <w:rFonts w:asciiTheme="majorBidi" w:hAnsiTheme="majorBidi" w:cstheme="majorBidi"/>
          <w:lang w:val="en-GB"/>
        </w:rPr>
      </w:pPr>
      <w:r w:rsidRPr="008E1789">
        <w:rPr>
          <w:rFonts w:asciiTheme="majorBidi" w:eastAsia="Times New Roman" w:hAnsiTheme="majorBidi" w:cstheme="majorBidi"/>
          <w:i/>
          <w:iCs/>
          <w:lang w:val="en-GB"/>
        </w:rPr>
        <w:t xml:space="preserve">Paspalum scrobiculatum </w:t>
      </w:r>
      <w:r w:rsidRPr="008E1789">
        <w:rPr>
          <w:rFonts w:asciiTheme="majorBidi" w:eastAsia="Times New Roman" w:hAnsiTheme="majorBidi" w:cstheme="majorBidi"/>
          <w:lang w:val="en-GB"/>
        </w:rPr>
        <w:t>(koda or ditch millet)</w:t>
      </w:r>
    </w:p>
    <w:p w:rsidR="00EB7AF1" w:rsidRPr="008E1789" w:rsidRDefault="726F4BD4" w:rsidP="006A3C4A">
      <w:pPr>
        <w:spacing w:after="0"/>
        <w:jc w:val="both"/>
        <w:rPr>
          <w:rFonts w:asciiTheme="majorBidi" w:hAnsiTheme="majorBidi" w:cstheme="majorBidi"/>
          <w:lang w:val="en-GB"/>
        </w:rPr>
      </w:pPr>
      <w:r w:rsidRPr="008E1789">
        <w:rPr>
          <w:rFonts w:asciiTheme="majorBidi" w:eastAsia="Times New Roman" w:hAnsiTheme="majorBidi" w:cstheme="majorBidi"/>
          <w:i/>
          <w:iCs/>
          <w:lang w:val="en-GB"/>
        </w:rPr>
        <w:t xml:space="preserve">Pennisetum glaucum </w:t>
      </w:r>
      <w:r w:rsidRPr="008E1789">
        <w:rPr>
          <w:rFonts w:asciiTheme="majorBidi" w:eastAsia="Times New Roman" w:hAnsiTheme="majorBidi" w:cstheme="majorBidi"/>
          <w:lang w:val="en-GB"/>
        </w:rPr>
        <w:t>(pearl or cattail millet)</w:t>
      </w:r>
    </w:p>
    <w:p w:rsidR="00EB7AF1" w:rsidRPr="008E1789" w:rsidRDefault="726F4BD4" w:rsidP="006A3C4A">
      <w:pPr>
        <w:spacing w:after="0"/>
        <w:jc w:val="both"/>
        <w:rPr>
          <w:rFonts w:asciiTheme="majorBidi" w:hAnsiTheme="majorBidi" w:cstheme="majorBidi"/>
          <w:lang w:val="en-GB"/>
        </w:rPr>
      </w:pPr>
      <w:r w:rsidRPr="008E1789">
        <w:rPr>
          <w:rFonts w:asciiTheme="majorBidi" w:eastAsia="Times New Roman" w:hAnsiTheme="majorBidi" w:cstheme="majorBidi"/>
          <w:i/>
          <w:iCs/>
          <w:lang w:val="en-GB"/>
        </w:rPr>
        <w:t xml:space="preserve">Setaria italic </w:t>
      </w:r>
      <w:r w:rsidRPr="008E1789">
        <w:rPr>
          <w:rFonts w:asciiTheme="majorBidi" w:eastAsia="Times New Roman" w:hAnsiTheme="majorBidi" w:cstheme="majorBidi"/>
          <w:lang w:val="en-GB"/>
        </w:rPr>
        <w:t xml:space="preserve">(foxtail millet)  </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It does not include indian, large african millet, and teff (</w:t>
      </w:r>
      <w:r w:rsidRPr="008E1789">
        <w:rPr>
          <w:rFonts w:asciiTheme="majorBidi" w:eastAsia="Times New Roman" w:hAnsiTheme="majorBidi" w:cstheme="majorBidi"/>
          <w:i/>
          <w:iCs/>
          <w:lang w:val="en-GB"/>
        </w:rPr>
        <w:t>Eragrostis abyssinica</w:t>
      </w:r>
      <w:r w:rsidRPr="008E1789">
        <w:rPr>
          <w:rFonts w:asciiTheme="majorBidi" w:eastAsia="Times New Roman" w:hAnsiTheme="majorBidi" w:cstheme="majorBidi"/>
          <w:lang w:val="en-GB"/>
        </w:rPr>
        <w:t>) cf. 01199.01.</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2518 - Sorghum</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Includes: sorghum (0114) and the following </w:t>
      </w:r>
      <w:r w:rsidRPr="008E1789">
        <w:rPr>
          <w:rFonts w:asciiTheme="majorBidi" w:eastAsia="Times New Roman" w:hAnsiTheme="majorBidi" w:cstheme="majorBidi"/>
          <w:strike/>
          <w:lang w:val="en-GB"/>
        </w:rPr>
        <w:t>P</w:t>
      </w:r>
      <w:r w:rsidRPr="008E1789">
        <w:rPr>
          <w:rFonts w:asciiTheme="majorBidi" w:eastAsia="Times New Roman" w:hAnsiTheme="majorBidi" w:cstheme="majorBidi"/>
          <w:lang w:val="en-GB"/>
        </w:rPr>
        <w:t>processed products expressed in terms of primary equivalent: flour of sorghum including groats, meal and pellets (23120.06); bran of sorghum (39120.08).</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Sorghum, species of </w:t>
      </w:r>
      <w:r w:rsidRPr="008E1789">
        <w:rPr>
          <w:rFonts w:asciiTheme="majorBidi" w:eastAsia="Times New Roman" w:hAnsiTheme="majorBidi" w:cstheme="majorBidi"/>
          <w:i/>
          <w:iCs/>
          <w:lang w:val="en-GB"/>
        </w:rPr>
        <w:t>Sorghum</w:t>
      </w:r>
      <w:r w:rsidRPr="008E1789">
        <w:rPr>
          <w:rFonts w:asciiTheme="majorBidi" w:eastAsia="Times New Roman" w:hAnsiTheme="majorBidi" w:cstheme="majorBidi"/>
          <w:lang w:val="en-GB"/>
        </w:rPr>
        <w:t xml:space="preserve">, mainly </w:t>
      </w:r>
      <w:r w:rsidRPr="008E1789">
        <w:rPr>
          <w:rFonts w:asciiTheme="majorBidi" w:eastAsia="Times New Roman" w:hAnsiTheme="majorBidi" w:cstheme="majorBidi"/>
          <w:i/>
          <w:iCs/>
          <w:lang w:val="en-GB"/>
        </w:rPr>
        <w:t>S. guineense</w:t>
      </w:r>
      <w:r w:rsidRPr="008E1789">
        <w:rPr>
          <w:rFonts w:asciiTheme="majorBidi" w:eastAsia="Times New Roman" w:hAnsiTheme="majorBidi" w:cstheme="majorBidi"/>
          <w:lang w:val="en-GB"/>
        </w:rPr>
        <w:t xml:space="preserve"> (guinea corn), </w:t>
      </w:r>
      <w:r w:rsidRPr="008E1789">
        <w:rPr>
          <w:rFonts w:asciiTheme="majorBidi" w:eastAsia="Times New Roman" w:hAnsiTheme="majorBidi" w:cstheme="majorBidi"/>
          <w:i/>
          <w:iCs/>
          <w:lang w:val="en-GB"/>
        </w:rPr>
        <w:t>S. vulgare</w:t>
      </w:r>
      <w:r w:rsidRPr="008E1789">
        <w:rPr>
          <w:rFonts w:asciiTheme="majorBidi" w:eastAsia="Times New Roman" w:hAnsiTheme="majorBidi" w:cstheme="majorBidi"/>
          <w:lang w:val="en-GB"/>
        </w:rPr>
        <w:t xml:space="preserve"> (common, milo, feterita, kaffir corn), </w:t>
      </w:r>
      <w:r w:rsidRPr="008E1789">
        <w:rPr>
          <w:rFonts w:asciiTheme="majorBidi" w:eastAsia="Times New Roman" w:hAnsiTheme="majorBidi" w:cstheme="majorBidi"/>
          <w:i/>
          <w:iCs/>
          <w:lang w:val="en-GB"/>
        </w:rPr>
        <w:t>S. dura</w:t>
      </w:r>
      <w:r w:rsidRPr="008E1789">
        <w:rPr>
          <w:rFonts w:asciiTheme="majorBidi" w:eastAsia="Times New Roman" w:hAnsiTheme="majorBidi" w:cstheme="majorBidi"/>
          <w:lang w:val="en-GB"/>
        </w:rPr>
        <w:t xml:space="preserve"> (durra, jowar, kaoliang), is a cereal that has both food and feed uses. Sorghum is a major food grain in most of Africa, where it is also used in traditional beer brewing. It is desirable to report hybrid and other varieties separately.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lastRenderedPageBreak/>
        <w:t xml:space="preserve">It includes unmilled Doura (durra), Federita (feterita), Grain sorghum, Kafir, Kaoliang, Milo, Sorghum.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Sorghum does not include forage sorghums (which are used for making hay or silage) such as halepensis (halepense), grass sorghums (which are used for grazing) such as sudanensis (sudanense) or sweet sorghums (which are used primarily for the manufacture of syrup or molasses) such as saccharatum. It also excludes broomcorn (</w:t>
      </w:r>
      <w:r w:rsidRPr="008E1789">
        <w:rPr>
          <w:rFonts w:asciiTheme="majorBidi" w:eastAsia="Times New Roman" w:hAnsiTheme="majorBidi" w:cstheme="majorBidi"/>
          <w:i/>
          <w:iCs/>
          <w:lang w:val="en-GB"/>
        </w:rPr>
        <w:t>Sorghum vulgare var. technicum</w:t>
      </w:r>
      <w:r w:rsidRPr="008E1789">
        <w:rPr>
          <w:rFonts w:asciiTheme="majorBidi" w:eastAsia="Times New Roman" w:hAnsiTheme="majorBidi" w:cstheme="majorBidi"/>
          <w:lang w:val="en-GB"/>
        </w:rPr>
        <w:t>).</w:t>
      </w:r>
      <w:bookmarkStart w:id="565" w:name="_GoBack"/>
      <w:bookmarkEnd w:id="565"/>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2520 - Cereals,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inter alia: buckwheat (01192), quinoa (01194), fonio (01193), triticale (01191), canary seed (01195), mixed grain (01199.02), cereals n.e.c. (01199.90), and the following processed products expressed in terms of primary equivalent: flour of buckwheat (23120.07; 23130.08), flour of fonio (23120.08; 23130.09), flour of mixed grain (23120.10; 23130.11), flour of cereals n.e.c. including groats, meal and pellets (23120.90), cereal preparations, n.e.c. (23140.08; 23130.90), bran buckwheat (39120.09), bran of fonio (39120.10), bran of triticale (39120.11), bran of mixed grains (39120.12), bran of cereals (39120.13).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Buckwheat, </w:t>
      </w:r>
      <w:r w:rsidRPr="008E1789">
        <w:rPr>
          <w:rFonts w:asciiTheme="majorBidi" w:eastAsia="Times New Roman" w:hAnsiTheme="majorBidi" w:cstheme="majorBidi"/>
          <w:i/>
          <w:iCs/>
          <w:lang w:val="en-GB"/>
        </w:rPr>
        <w:t>Fagopyrum esculentum</w:t>
      </w:r>
      <w:r w:rsidRPr="008E1789">
        <w:rPr>
          <w:rFonts w:asciiTheme="majorBidi" w:eastAsia="Times New Roman" w:hAnsiTheme="majorBidi" w:cstheme="majorBidi"/>
          <w:lang w:val="en-GB"/>
        </w:rPr>
        <w:t xml:space="preserve"> (Polygonaceae), is a cereal cultivated primarily in northern regions. Buckwheat is considered a cereal, although it does not belong to the gramineous family.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Quinoa, </w:t>
      </w:r>
      <w:r w:rsidRPr="008E1789">
        <w:rPr>
          <w:rFonts w:asciiTheme="majorBidi" w:eastAsia="Times New Roman" w:hAnsiTheme="majorBidi" w:cstheme="majorBidi"/>
          <w:i/>
          <w:iCs/>
          <w:lang w:val="en-GB"/>
        </w:rPr>
        <w:t>Chenopodium quinoa</w:t>
      </w:r>
      <w:r w:rsidRPr="008E1789">
        <w:rPr>
          <w:rFonts w:asciiTheme="majorBidi" w:eastAsia="Times New Roman" w:hAnsiTheme="majorBidi" w:cstheme="majorBidi"/>
          <w:lang w:val="en-GB"/>
        </w:rPr>
        <w:t xml:space="preserve"> (Chenopodiaceae), is a cereal, which tolerates high altitudes, quinoa is cultivated primarily in Andean countries. Used for food and to make chicha, a fermented beverage.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Fonio, </w:t>
      </w:r>
      <w:r w:rsidRPr="008E1789">
        <w:rPr>
          <w:rFonts w:asciiTheme="majorBidi" w:eastAsia="Times New Roman" w:hAnsiTheme="majorBidi" w:cstheme="majorBidi"/>
          <w:i/>
          <w:iCs/>
          <w:lang w:val="en-GB"/>
        </w:rPr>
        <w:t xml:space="preserve">Digitaria spp. </w:t>
      </w:r>
      <w:r w:rsidRPr="008E1789">
        <w:rPr>
          <w:rFonts w:asciiTheme="majorBidi" w:eastAsia="Times New Roman" w:hAnsiTheme="majorBidi" w:cstheme="majorBidi"/>
          <w:lang w:val="en-GB"/>
        </w:rPr>
        <w:t xml:space="preserve">mainly </w:t>
      </w:r>
      <w:r w:rsidRPr="008E1789">
        <w:rPr>
          <w:rFonts w:asciiTheme="majorBidi" w:eastAsia="Times New Roman" w:hAnsiTheme="majorBidi" w:cstheme="majorBidi"/>
          <w:i/>
          <w:iCs/>
          <w:lang w:val="en-GB"/>
        </w:rPr>
        <w:t>Digitaria exilis</w:t>
      </w:r>
      <w:r w:rsidRPr="008E1789">
        <w:rPr>
          <w:rFonts w:asciiTheme="majorBidi" w:eastAsia="Times New Roman" w:hAnsiTheme="majorBidi" w:cstheme="majorBidi"/>
          <w:lang w:val="en-GB"/>
        </w:rPr>
        <w:t xml:space="preserve"> (fonio or findi) and </w:t>
      </w:r>
      <w:r w:rsidRPr="008E1789">
        <w:rPr>
          <w:rFonts w:asciiTheme="majorBidi" w:eastAsia="Times New Roman" w:hAnsiTheme="majorBidi" w:cstheme="majorBidi"/>
          <w:i/>
          <w:iCs/>
          <w:lang w:val="en-GB"/>
        </w:rPr>
        <w:t xml:space="preserve">Digitaria iburua </w:t>
      </w:r>
      <w:r w:rsidRPr="008E1789">
        <w:rPr>
          <w:rFonts w:asciiTheme="majorBidi" w:eastAsia="Times New Roman" w:hAnsiTheme="majorBidi" w:cstheme="majorBidi"/>
          <w:lang w:val="en-GB"/>
        </w:rPr>
        <w:t>(black fonio or hungry rice), is a cereal of importance in West Africa where it is eaten in place of rice during famines. The seeds are cooked by steaming the whole grain.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Triticale is a cross between wheat and rye, combining the quality and yield of wheat with the hardiness of rye.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Canary seed is a  cereal normally used as bird feed.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Mixed grain is a mixture of cereal species that are sown and harvested together. It does not include: meslin (a mixture wheat/rye)</w:t>
      </w:r>
      <w:r w:rsidRPr="008E1789">
        <w:rPr>
          <w:rFonts w:asciiTheme="majorBidi" w:eastAsia="Times New Roman" w:hAnsiTheme="majorBidi" w:cstheme="majorBidi"/>
          <w:u w:val="single"/>
          <w:lang w:val="en-GB"/>
        </w:rPr>
        <w:t xml:space="preserve"> </w:t>
      </w:r>
      <w:r w:rsidRPr="008E1789">
        <w:rPr>
          <w:rFonts w:asciiTheme="majorBidi" w:eastAsia="Times New Roman" w:hAnsiTheme="majorBidi" w:cstheme="majorBidi"/>
          <w:lang w:val="en-GB"/>
        </w:rPr>
        <w:t>that is included under wheat.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cereals not elsewhere classified are also here included.</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AD3D7E" w:rsidRDefault="726F4BD4" w:rsidP="000264F4">
      <w:pPr>
        <w:pStyle w:val="Heading2"/>
      </w:pPr>
      <w:r w:rsidRPr="008E1789">
        <w:lastRenderedPageBreak/>
        <w:t>Roots and Tubers and Derived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ROOTS AND TUBERS are plants yielding starchy roots, tubers, rhizomes, corms and stems. They are used mainly for human food (as such or in processed form), for animal feed and for manufacturing starch, alcohol and fermented beverages including beer. The denomination "roots and tubers" excludes crops which are cultivated mainly for feed (mangolds, swedes) or for processing into sugar (sugar beets), and those classified as "roots, bulb and tuberous vegetables" (onions, garlic and beets). It does include starch and the starchy pith and flour obtained from the trunk of the sago palm and the stem of the Abyssinian banana (</w:t>
      </w:r>
      <w:r w:rsidRPr="008E1789">
        <w:rPr>
          <w:rFonts w:asciiTheme="majorBidi" w:eastAsia="Times New Roman" w:hAnsiTheme="majorBidi" w:cstheme="majorBidi"/>
          <w:i/>
          <w:iCs/>
          <w:lang w:val="en-GB"/>
        </w:rPr>
        <w:t>Musa ensete</w:t>
      </w:r>
      <w:r w:rsidRPr="008E1789">
        <w:rPr>
          <w:rFonts w:asciiTheme="majorBidi" w:eastAsia="Times New Roman" w:hAnsiTheme="majorBidi" w:cstheme="majorBidi"/>
          <w:lang w:val="en-GB"/>
        </w:rPr>
        <w:t>). Certain root crops, notably bitter cassava, contain toxic substances, particularly in the skins. As a result, certain processes must be undertaken to make the product safe for human consumption.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Apart from their high water content (70-80%), these crops contain mainly carbohydrates (largely starches that account for 16-24% of their total weight) with very little protein and fat (0-2% each). Methods of propagating root crops vary. A live potato tuber or seed must be planted but only part of the live yam tuber and a piece of the stalk (not the root) in the case of cassava. Production data of root crops should be reported in terms of clean weight, i.e. free of earth and mud.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2520 – Cassava</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cassava (01520) and the following processed products expressed in terms of primary equivalent: flour of cassava (23170.01); tapioca of cassava (23230.02); cassava dried (01520.01); cassava starch (23220.06).</w:t>
      </w:r>
    </w:p>
    <w:p w:rsidR="00EB7AF1" w:rsidRPr="00BB22F5" w:rsidRDefault="726F4BD4" w:rsidP="00C500F7">
      <w:pPr>
        <w:jc w:val="both"/>
        <w:rPr>
          <w:rFonts w:asciiTheme="majorBidi" w:hAnsiTheme="majorBidi" w:cstheme="majorBidi"/>
          <w:lang w:val="it-IT"/>
        </w:rPr>
      </w:pPr>
      <w:r w:rsidRPr="00BB22F5">
        <w:rPr>
          <w:rFonts w:asciiTheme="majorBidi" w:eastAsia="Times New Roman" w:hAnsiTheme="majorBidi" w:cstheme="majorBidi"/>
          <w:lang w:val="it-IT"/>
        </w:rPr>
        <w:t xml:space="preserve">Cassava, species of </w:t>
      </w:r>
      <w:r w:rsidRPr="00BB22F5">
        <w:rPr>
          <w:rFonts w:asciiTheme="majorBidi" w:eastAsia="Times New Roman" w:hAnsiTheme="majorBidi" w:cstheme="majorBidi"/>
          <w:i/>
          <w:iCs/>
          <w:lang w:val="it-IT"/>
        </w:rPr>
        <w:t>Manihot esculenta; Manihot utilissima</w:t>
      </w:r>
      <w:r w:rsidRPr="00BB22F5">
        <w:rPr>
          <w:rFonts w:asciiTheme="majorBidi" w:eastAsia="Times New Roman" w:hAnsiTheme="majorBidi" w:cstheme="majorBidi"/>
          <w:lang w:val="it-IT"/>
        </w:rPr>
        <w:t xml:space="preserve"> (manioc, mandioca, yuca), </w:t>
      </w:r>
      <w:r w:rsidRPr="00BB22F5">
        <w:rPr>
          <w:rFonts w:asciiTheme="majorBidi" w:eastAsia="Times New Roman" w:hAnsiTheme="majorBidi" w:cstheme="majorBidi"/>
          <w:i/>
          <w:iCs/>
          <w:lang w:val="it-IT"/>
        </w:rPr>
        <w:t xml:space="preserve">Manihot palmata; Manihot dulcis </w:t>
      </w:r>
      <w:r w:rsidRPr="00BB22F5">
        <w:rPr>
          <w:rFonts w:asciiTheme="majorBidi" w:eastAsia="Times New Roman" w:hAnsiTheme="majorBidi" w:cstheme="majorBidi"/>
          <w:lang w:val="it-IT"/>
        </w:rPr>
        <w:t xml:space="preserve">(yuca dulce).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A semi-permanent crop grown in tropical and subtropical regions. Sometimes bitter and sweet cassavas are referred to as separate species, the former being M. esculenta and the latter M. palmata, but this is incorrect since the toxicity varies according to location. Cassava is the staple food in many tropical countries. It is not traded internationally in its fresh state because tubers deteriorate very rapidly.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among all cassava, fresh or dried, whole or sliced; root, manioc, fresh or dried, whole or sliced; pellets, of manioc, whether or not disintegrated (manioc pellets may be disintegrated, but are classified here provided that they are identifiable by physical characteristics:  non</w:t>
      </w:r>
      <w:r w:rsidRPr="008E1789">
        <w:rPr>
          <w:rFonts w:ascii="MS Mincho" w:eastAsia="MS Mincho" w:hAnsi="MS Mincho" w:cs="MS Mincho" w:hint="eastAsia"/>
          <w:b/>
          <w:bCs/>
          <w:rtl/>
          <w:lang w:val="en-GB"/>
        </w:rPr>
        <w:t>‑</w:t>
      </w:r>
      <w:r w:rsidRPr="008E1789">
        <w:rPr>
          <w:rFonts w:asciiTheme="majorBidi" w:eastAsia="Times New Roman" w:hAnsiTheme="majorBidi" w:cstheme="majorBidi"/>
          <w:lang w:val="en-GB"/>
        </w:rPr>
        <w:t>homogeneous particles with broken pieces of manioc pellets, brownish colour with black spots, pieces of fibre visible to the naked eye and a small quantity of sand or silica left in).</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2531 – Potatoes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potatoes (01510) and the following processed products expressed in terms of primary equivalent: flour of potatoes (21392) meal, including powder, flakes, granules and pellets of potatoes; frozen potatoes (21313); tapioca of potatoes (23230.01); starch potatoes (23220.05).</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Potatoes, species of </w:t>
      </w:r>
      <w:r w:rsidRPr="008E1789">
        <w:rPr>
          <w:rFonts w:asciiTheme="majorBidi" w:eastAsia="Times New Roman" w:hAnsiTheme="majorBidi" w:cstheme="majorBidi"/>
          <w:i/>
          <w:iCs/>
          <w:lang w:val="en-GB"/>
        </w:rPr>
        <w:t>Solanum tuberosum</w:t>
      </w:r>
      <w:r w:rsidRPr="008E1789">
        <w:rPr>
          <w:rFonts w:asciiTheme="majorBidi" w:eastAsia="Times New Roman" w:hAnsiTheme="majorBidi" w:cstheme="majorBidi"/>
          <w:lang w:val="en-GB"/>
        </w:rPr>
        <w:t xml:space="preserve"> (Irish potato).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A seasonal crop grown in temperate zones all over the world, but primarily in the northern hemisphere.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lastRenderedPageBreak/>
        <w:t>It includes, inter alia, fresh or chilled potatoes of all kinds, seed potatoes  intended for sowing and new potatoes.</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Potatoes does not include sweet potatoes (01530).</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2533 - Sweet potatoes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sweet potatoes (01530).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Sweet potatoes, species of </w:t>
      </w:r>
      <w:r w:rsidRPr="008E1789">
        <w:rPr>
          <w:rFonts w:asciiTheme="majorBidi" w:eastAsia="Times New Roman" w:hAnsiTheme="majorBidi" w:cstheme="majorBidi"/>
          <w:i/>
          <w:iCs/>
          <w:lang w:val="en-GB"/>
        </w:rPr>
        <w:t>Ipomoea batatas</w:t>
      </w:r>
      <w:r w:rsidRPr="008E1789">
        <w:rPr>
          <w:rFonts w:asciiTheme="majorBidi" w:eastAsia="Times New Roman" w:hAnsiTheme="majorBidi" w:cstheme="majorBidi"/>
          <w:lang w:val="en-GB"/>
        </w:rPr>
        <w:t xml:space="preserve">, a seasonal crop grown in tropical and subtropical regions. Used mainly for human food. Trade data cover fresh and dried tubers, whether or not sliced or in the form or pellets made either from pieces of the roots or tubers of this heading or from their flours, meals or powders.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2535 - Yams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yams (01540).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Yams, tubers from vines of the genus </w:t>
      </w:r>
      <w:r w:rsidRPr="008E1789">
        <w:rPr>
          <w:rFonts w:asciiTheme="majorBidi" w:eastAsia="Times New Roman" w:hAnsiTheme="majorBidi" w:cstheme="majorBidi"/>
          <w:i/>
          <w:iCs/>
          <w:lang w:val="en-GB"/>
        </w:rPr>
        <w:t>Dioscorea</w:t>
      </w:r>
      <w:r w:rsidRPr="008E1789">
        <w:rPr>
          <w:rFonts w:asciiTheme="majorBidi" w:eastAsia="Times New Roman" w:hAnsiTheme="majorBidi" w:cstheme="majorBidi"/>
          <w:lang w:val="en-GB"/>
        </w:rPr>
        <w:t xml:space="preserve">, include among all </w:t>
      </w:r>
      <w:r w:rsidRPr="008E1789">
        <w:rPr>
          <w:rFonts w:asciiTheme="majorBidi" w:eastAsia="Times New Roman" w:hAnsiTheme="majorBidi" w:cstheme="majorBidi"/>
          <w:i/>
          <w:iCs/>
          <w:lang w:val="en-GB"/>
        </w:rPr>
        <w:t>D. batatas</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trifida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alata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bulbifera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rotunda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cayenensis</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exculenta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dumetorum</w:t>
      </w:r>
      <w:r w:rsidRPr="008E1789">
        <w:rPr>
          <w:rFonts w:asciiTheme="majorBidi" w:eastAsia="Times New Roman" w:hAnsiTheme="majorBidi" w:cstheme="majorBidi"/>
          <w:lang w:val="en-GB"/>
        </w:rPr>
        <w: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The principal edible yams are widely grown throughout the tropics. A starchy staple foodstuff, normally eaten as a vegetable, boiled, baked or fried. In West Africa they are consumed mainly as "fufu", a stiff glutinous dough. Trade data cover both fresh and dried yams.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It includes fresh, chilled, frozen or dried, whether or not sliced or in the form of pellets made either from pieces </w:t>
      </w:r>
      <w:r w:rsidRPr="008E1789">
        <w:rPr>
          <w:rFonts w:asciiTheme="majorBidi" w:eastAsia="Times New Roman" w:hAnsiTheme="majorBidi" w:cstheme="majorBidi"/>
          <w:strike/>
          <w:lang w:val="en-GB"/>
        </w:rPr>
        <w:t xml:space="preserve"> </w:t>
      </w:r>
      <w:r w:rsidRPr="008E1789">
        <w:rPr>
          <w:rFonts w:asciiTheme="majorBidi" w:eastAsia="Times New Roman" w:hAnsiTheme="majorBidi" w:cstheme="majorBidi"/>
          <w:lang w:val="en-GB"/>
        </w:rPr>
        <w:t>of the roots or tubers of this heading or from their flours, meals or powders.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2534 - Roots,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inter alia: yautia (01591), taro (01550), other edible roots and tubers with high starch or inulin content, n.e.c. (01599), and the following processed products expressed in terms of primary equivalent: flour of roots and tubers (23170.02); roots and tubers dried (01599.10).</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Yautia, </w:t>
      </w:r>
      <w:r w:rsidRPr="008E1789">
        <w:rPr>
          <w:rFonts w:asciiTheme="majorBidi" w:eastAsia="Times New Roman" w:hAnsiTheme="majorBidi" w:cstheme="majorBidi"/>
          <w:i/>
          <w:iCs/>
        </w:rPr>
        <w:t xml:space="preserve">Xanthosoma spp </w:t>
      </w:r>
      <w:r w:rsidRPr="008E1789">
        <w:rPr>
          <w:rFonts w:asciiTheme="majorBidi" w:eastAsia="Times New Roman" w:hAnsiTheme="majorBidi" w:cstheme="majorBidi"/>
        </w:rPr>
        <w:t>mainly</w:t>
      </w:r>
      <w:r w:rsidRPr="008E1789">
        <w:rPr>
          <w:rFonts w:asciiTheme="majorBidi" w:eastAsia="Times New Roman" w:hAnsiTheme="majorBidi" w:cstheme="majorBidi"/>
          <w:i/>
          <w:iCs/>
        </w:rPr>
        <w:t xml:space="preserve"> X. sagittifolium</w:t>
      </w:r>
      <w:r w:rsidRPr="008E1789">
        <w:rPr>
          <w:rFonts w:asciiTheme="majorBidi" w:eastAsia="Times New Roman" w:hAnsiTheme="majorBidi" w:cstheme="majorBidi"/>
        </w:rPr>
        <w:t xml:space="preserve"> (malanga, new cocoyam, ocumo, tannia). Several plants are included in this group, some with edible tubers and others with edible stems (also called aroids). Yautia is grown mainly in the Caribbean and is used for food.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Taro,</w:t>
      </w:r>
      <w:r w:rsidRPr="008E1789">
        <w:rPr>
          <w:rFonts w:asciiTheme="majorBidi" w:eastAsia="Times New Roman" w:hAnsiTheme="majorBidi" w:cstheme="majorBidi"/>
          <w:i/>
          <w:iCs/>
        </w:rPr>
        <w:t xml:space="preserve"> Colocasia esculenta</w:t>
      </w:r>
      <w:r w:rsidRPr="008E1789">
        <w:rPr>
          <w:rFonts w:asciiTheme="majorBidi" w:eastAsia="Times New Roman" w:hAnsiTheme="majorBidi" w:cstheme="majorBidi"/>
        </w:rPr>
        <w:t xml:space="preserve"> (Dasheen, eddoe, taro, old cocoyam), aroids cultivated for their edible starchy corms or underground stems. Taro is grown throughout the tropics for food.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among all other tubers, roots or rhizomes, fresh, that are not identified separately because of their minor relevance at the international level. Because of their limited local importance, some countries report roots and tubers under this commodity heading that are classified individually by FAO:</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Arracacoa xanthorrhiza </w:t>
      </w:r>
      <w:r w:rsidRPr="008E1789">
        <w:rPr>
          <w:rFonts w:asciiTheme="majorBidi" w:eastAsia="Times New Roman" w:hAnsiTheme="majorBidi" w:cstheme="majorBidi"/>
        </w:rPr>
        <w:t>(arracacha)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Maranta arundinacea </w:t>
      </w:r>
      <w:r w:rsidRPr="008E1789">
        <w:rPr>
          <w:rFonts w:asciiTheme="majorBidi" w:eastAsia="Times New Roman" w:hAnsiTheme="majorBidi" w:cstheme="majorBidi"/>
        </w:rPr>
        <w:t>(arrowroot)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Cyperus esculentus </w:t>
      </w:r>
      <w:r w:rsidRPr="008E1789">
        <w:rPr>
          <w:rFonts w:asciiTheme="majorBidi" w:eastAsia="Times New Roman" w:hAnsiTheme="majorBidi" w:cstheme="majorBidi"/>
        </w:rPr>
        <w:t>(chufa)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Metroxylon spp.</w:t>
      </w:r>
      <w:r w:rsidRPr="008E1789">
        <w:rPr>
          <w:rFonts w:asciiTheme="majorBidi" w:eastAsia="Times New Roman" w:hAnsiTheme="majorBidi" w:cstheme="majorBidi"/>
        </w:rPr>
        <w:t xml:space="preserve"> (sago palm)</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lastRenderedPageBreak/>
        <w:t xml:space="preserve">Oxalis tuberosa and Ullucus tuberosus </w:t>
      </w:r>
      <w:r w:rsidRPr="008E1789">
        <w:rPr>
          <w:rFonts w:asciiTheme="majorBidi" w:eastAsia="Times New Roman" w:hAnsiTheme="majorBidi" w:cstheme="majorBidi"/>
        </w:rPr>
        <w:t>(oca and ullucu)</w:t>
      </w:r>
    </w:p>
    <w:p w:rsidR="00EB7AF1" w:rsidRPr="00F17666" w:rsidRDefault="726F4BD4" w:rsidP="00C500F7">
      <w:pPr>
        <w:pStyle w:val="ListParagraph"/>
        <w:numPr>
          <w:ilvl w:val="0"/>
          <w:numId w:val="2"/>
        </w:numPr>
        <w:contextualSpacing w:val="0"/>
        <w:jc w:val="both"/>
        <w:rPr>
          <w:rFonts w:asciiTheme="majorBidi" w:hAnsiTheme="majorBidi" w:cstheme="majorBidi"/>
          <w:lang w:val="es-ES"/>
        </w:rPr>
      </w:pPr>
      <w:r w:rsidRPr="00F17666">
        <w:rPr>
          <w:rFonts w:asciiTheme="majorBidi" w:eastAsia="Times New Roman" w:hAnsiTheme="majorBidi" w:cstheme="majorBidi"/>
          <w:i/>
          <w:iCs/>
          <w:lang w:val="es-ES"/>
        </w:rPr>
        <w:t xml:space="preserve">Pachyrxhizus erosus, Pachyrxhizus angulatus </w:t>
      </w:r>
      <w:r w:rsidRPr="00F17666">
        <w:rPr>
          <w:rFonts w:asciiTheme="majorBidi" w:eastAsia="Times New Roman" w:hAnsiTheme="majorBidi" w:cstheme="majorBidi"/>
          <w:lang w:val="es-ES"/>
        </w:rPr>
        <w:t>(yam bean, jicama)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Tropaeolum tuberosum </w:t>
      </w:r>
      <w:r w:rsidRPr="008E1789">
        <w:rPr>
          <w:rFonts w:asciiTheme="majorBidi" w:eastAsia="Times New Roman" w:hAnsiTheme="majorBidi" w:cstheme="majorBidi"/>
        </w:rPr>
        <w:t>(mashua)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Helianthus tuberosus</w:t>
      </w:r>
      <w:r w:rsidRPr="008E1789">
        <w:rPr>
          <w:rFonts w:asciiTheme="majorBidi" w:eastAsia="Times New Roman" w:hAnsiTheme="majorBidi" w:cstheme="majorBidi"/>
        </w:rPr>
        <w:t xml:space="preserve"> (Jerusalem artichoke, topinambur)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Products included may be fresh, chilled, frozen or dried, whether or not sliced or in the form of pellets made either from pieces (e.g., chips) of the roots or tubers of this heading or from their flours, meals or powders.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roots and tubers not elsewhere classified are also here included.</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AD3D7E" w:rsidRDefault="726F4BD4" w:rsidP="000264F4">
      <w:pPr>
        <w:pStyle w:val="Heading2"/>
      </w:pPr>
      <w:r w:rsidRPr="008E1789">
        <w:lastRenderedPageBreak/>
        <w:t>Sugar crops and sweeteners and derived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 addition to providing the source for the manufacture of sugar, SUGAR CROPS are used to produce alcohol and ethanol. In certain countries, sugar cane is eaten raw in minor quantities. It also is used in the preparation of juices and for animal feed. There are two major sugar crops: sugar beets and sugar cane. However, sugar and syrups are also produced from the sap of certain species of maple trees, from sweet sorghum when cultivated explicitly for making syrup and from sugar palm. Sugar beets that are cultivated solely as a fodder crop and red or garden beets that are classified as vegetable crops are excluded from the FAO list of sugar crops. Sugar cane is a perennial grass (replanted at intervals using pieces of the cane stalks) that is cultivated mainly in the tropics. Sugar beet is an annual crop that is propagated by the seeds of the flowers. It is cultivated in cooler climates than sugar cane, mainly above the 35th parallel of the Northern Hemisphere. Both sugar beets and sugar cane have a</w:t>
      </w:r>
      <w:r w:rsidR="004A0A69">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high water content, accounting for about 75% of the total weight of the plants. The sugar content of sugar cane ranges from 10 to 15% of the total weight, while that of sugar beets is between 13 and 18%. The protein and fat content of both beets and cane is almost nil.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Under the name SWEETENERS, FAO includes products used for sweetening that are derived from sugar crops, cereals, fruits or milk, or that are produced by insects. This category includes a wide variety of monosaccharides (glucose and fructose) and disaccharides (sucrose and saccharose). They exist either in a crystallized state as sugar, or in thick liquid form as syrups. The traditional sources of sugar are sugar cane and sugar beets. But in recent years, ever larger quantities of cereals (mainly maize) have been used to produce sweeteners derived from starch.</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DERIVED PRODUCTS. In addition to sugar, molasses is also obtained with various degrees of sugar content. The by-product obtained from the extraction of sugar is called bagasse in the case of sugar cane, and beet pulp in the case of sugar beets.</w:t>
      </w:r>
    </w:p>
    <w:p w:rsidR="00EB7AF1" w:rsidRPr="00F17666" w:rsidRDefault="726F4BD4" w:rsidP="00C500F7">
      <w:pPr>
        <w:pStyle w:val="Heading3"/>
        <w:numPr>
          <w:ilvl w:val="2"/>
          <w:numId w:val="0"/>
        </w:numPr>
        <w:spacing w:before="0" w:after="200"/>
        <w:jc w:val="both"/>
        <w:rPr>
          <w:rFonts w:asciiTheme="majorBidi" w:hAnsiTheme="majorBidi" w:cstheme="majorBidi"/>
          <w:lang w:val="es-ES"/>
        </w:rPr>
      </w:pPr>
      <w:r w:rsidRPr="00F17666">
        <w:rPr>
          <w:rFonts w:asciiTheme="majorBidi" w:hAnsiTheme="majorBidi" w:cstheme="majorBidi"/>
          <w:lang w:val="es-ES"/>
        </w:rPr>
        <w:t>FBS 2536 - Sugar cane</w:t>
      </w:r>
    </w:p>
    <w:p w:rsidR="00EB7AF1" w:rsidRPr="00F17666" w:rsidRDefault="726F4BD4" w:rsidP="00C500F7">
      <w:pPr>
        <w:jc w:val="both"/>
        <w:rPr>
          <w:rFonts w:asciiTheme="majorBidi" w:hAnsiTheme="majorBidi" w:cstheme="majorBidi"/>
          <w:lang w:val="es-ES"/>
        </w:rPr>
      </w:pPr>
      <w:r w:rsidRPr="00F17666">
        <w:rPr>
          <w:rFonts w:asciiTheme="majorBidi" w:eastAsia="Times New Roman" w:hAnsiTheme="majorBidi" w:cstheme="majorBidi"/>
          <w:lang w:val="es-ES"/>
        </w:rPr>
        <w:t>Includes: sugar cane (01802)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Sugar cane, species of </w:t>
      </w:r>
      <w:r w:rsidRPr="008E1789">
        <w:rPr>
          <w:rFonts w:asciiTheme="majorBidi" w:eastAsia="Times New Roman" w:hAnsiTheme="majorBidi" w:cstheme="majorBidi"/>
          <w:i/>
          <w:iCs/>
          <w:lang w:val="en-GB"/>
        </w:rPr>
        <w:t xml:space="preserve">Saccharum officinarum, </w:t>
      </w:r>
      <w:r w:rsidRPr="008E1789">
        <w:rPr>
          <w:rFonts w:asciiTheme="majorBidi" w:eastAsia="Times New Roman" w:hAnsiTheme="majorBidi" w:cstheme="majorBidi"/>
          <w:lang w:val="en-GB"/>
        </w:rPr>
        <w:t>fresh, chilled, frozen or dried, whether or not ground</w:t>
      </w:r>
      <w:r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in some producing countries, marginal quantities of sugar cane are consumed, either directly as food or in the form of juice.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Sugar cane does not include bagasse, the fibrous portion of the sugar cane remaining after the juice has been extracted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2537 - Sugar beet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sugar beet (01801)</w:t>
      </w:r>
    </w:p>
    <w:p w:rsidR="00EB7AF1" w:rsidRDefault="726F4BD4" w:rsidP="00C500F7">
      <w:pPr>
        <w:jc w:val="both"/>
        <w:rPr>
          <w:rFonts w:asciiTheme="majorBidi" w:eastAsia="Times New Roman" w:hAnsiTheme="majorBidi" w:cstheme="majorBidi"/>
          <w:lang w:val="en-GB"/>
        </w:rPr>
      </w:pPr>
      <w:r w:rsidRPr="008E1789">
        <w:rPr>
          <w:rFonts w:asciiTheme="majorBidi" w:eastAsia="Times New Roman" w:hAnsiTheme="majorBidi" w:cstheme="majorBidi"/>
          <w:lang w:val="en-GB"/>
        </w:rPr>
        <w:t>Sugar beet, species of</w:t>
      </w:r>
      <w:r w:rsidRPr="008E1789">
        <w:rPr>
          <w:rFonts w:asciiTheme="majorBidi" w:eastAsia="Times New Roman" w:hAnsiTheme="majorBidi" w:cstheme="majorBidi"/>
          <w:i/>
          <w:iCs/>
          <w:lang w:val="en-GB"/>
        </w:rPr>
        <w:t xml:space="preserve"> Beta vulgaris var. altissima</w:t>
      </w:r>
      <w:r w:rsidRPr="008E1789">
        <w:rPr>
          <w:rFonts w:asciiTheme="majorBidi" w:eastAsia="Times New Roman" w:hAnsiTheme="majorBidi" w:cstheme="majorBidi"/>
          <w:lang w:val="en-GB"/>
        </w:rPr>
        <w:t>, fresh, chilled, frozen or dried, whether or not ground, in some producing countries, marginal quantities are consumed, either directly as food or in the preparation of jams.</w:t>
      </w:r>
    </w:p>
    <w:p w:rsidR="004A0A69" w:rsidRDefault="004A0A69" w:rsidP="00C500F7">
      <w:pPr>
        <w:jc w:val="both"/>
        <w:rPr>
          <w:rFonts w:asciiTheme="majorBidi" w:eastAsia="Times New Roman" w:hAnsiTheme="majorBidi" w:cstheme="majorBidi"/>
          <w:lang w:val="en-GB"/>
        </w:rPr>
      </w:pPr>
    </w:p>
    <w:p w:rsidR="004A0A69" w:rsidRPr="008E1789" w:rsidRDefault="004A0A69" w:rsidP="00C500F7">
      <w:pPr>
        <w:jc w:val="both"/>
        <w:rPr>
          <w:rFonts w:asciiTheme="majorBidi" w:hAnsiTheme="majorBidi" w:cstheme="majorBidi"/>
          <w:lang w:val="en-GB"/>
        </w:rPr>
      </w:pPr>
    </w:p>
    <w:p w:rsidR="00EB7AF1" w:rsidRPr="004A0A69" w:rsidRDefault="726F4BD4" w:rsidP="00C500F7">
      <w:pPr>
        <w:pStyle w:val="Heading3"/>
        <w:numPr>
          <w:ilvl w:val="2"/>
          <w:numId w:val="0"/>
        </w:numPr>
        <w:spacing w:before="0" w:after="200"/>
        <w:jc w:val="both"/>
        <w:rPr>
          <w:rFonts w:asciiTheme="majorBidi" w:hAnsiTheme="majorBidi" w:cstheme="majorBidi"/>
          <w:lang w:val="es-ES"/>
        </w:rPr>
      </w:pPr>
      <w:r w:rsidRPr="004A0A69">
        <w:rPr>
          <w:rFonts w:asciiTheme="majorBidi" w:hAnsiTheme="majorBidi" w:cstheme="majorBidi"/>
          <w:lang w:val="es-ES"/>
        </w:rPr>
        <w:lastRenderedPageBreak/>
        <w:t>FBS 2541 - Sugar non-centrifugal</w:t>
      </w:r>
    </w:p>
    <w:p w:rsidR="00EB7AF1" w:rsidRPr="004A0A69" w:rsidRDefault="726F4BD4" w:rsidP="00C500F7">
      <w:pPr>
        <w:jc w:val="both"/>
        <w:rPr>
          <w:rFonts w:asciiTheme="majorBidi" w:hAnsiTheme="majorBidi" w:cstheme="majorBidi"/>
          <w:lang w:val="es-ES"/>
        </w:rPr>
      </w:pPr>
      <w:r w:rsidRPr="004A0A69">
        <w:rPr>
          <w:rFonts w:asciiTheme="majorBidi" w:eastAsia="Times New Roman" w:hAnsiTheme="majorBidi" w:cstheme="majorBidi"/>
          <w:lang w:val="es-ES"/>
        </w:rPr>
        <w:t>Includes: sugar non centrifugal (23511.02)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Sugar non centrifugal, generally derived from sugar cane through traditional methods without centrifugation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 the form of brown crystals or other solid forms, the colour being due to the presence of impurities, generally destined for processing into refined sugar products. . Raw sugar may, however, be of such a high degree of purity that it is suitable for human consumption without refining.</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2827 - Sugar (Raw Equivalent)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Sugar (Raw Equivalent), a non-refined, crystallized material derived from the juices of sugar-cane stalk and consisting either wholly or essentially of sucrose, and from the juices extracted from the root of the sugar beet (raw, in solid form, not containing added flavouring or colouring matter) and consisting either wholly or essentially of sucrose.</w:t>
      </w:r>
    </w:p>
    <w:p w:rsidR="00EB7AF1" w:rsidRPr="008E1789" w:rsidRDefault="726F4BD4" w:rsidP="00C500F7">
      <w:pPr>
        <w:pStyle w:val="Heading3"/>
        <w:spacing w:before="0" w:after="200"/>
        <w:jc w:val="both"/>
        <w:rPr>
          <w:rFonts w:asciiTheme="majorBidi" w:hAnsiTheme="majorBidi" w:cstheme="majorBidi"/>
          <w:lang w:val="en-GB"/>
        </w:rPr>
      </w:pPr>
      <w:r w:rsidRPr="008E1789">
        <w:rPr>
          <w:rFonts w:asciiTheme="majorBidi" w:hAnsiTheme="majorBidi" w:cstheme="majorBidi"/>
          <w:lang w:val="en-GB"/>
        </w:rPr>
        <w:t>FBS 2543 - Sweeteners,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Includes: sugar crops n.e.c. (01809) and the following processed products expressed in terms of primary equivalent: fructose, chemically pure (23210.01), maltose, chemically pure (23210.02), maple sugar and syrups (23530), glucose and dextrose (23210.05), lactose (23210.06), isoglucose (23210.08), molasses (23540), other fructose and syrup (23210.03), beverages, non-alcoholic (24490), sugar n.e.c. (23210.04).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Fructose, chemically pure, or levulose, monosaccharide, present with glucose in sweet fruits and honey.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Maltose, chemically pure, produced industrially from starch by hydrolysis with malt diastase. Used in the brewing industry. Invert sugar and other sugar and sugar syrup blends containing in the dry state 50% by weight of fructose are included.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Maple sugar and syrups, is produced by atmospheric boiling of maple obtained from the sap of varieties of the maple tree, chiefly the Acer saccharum and the Acer nigrum, in an open-pan evaporator. Continuing the evaporation process until the syrup crystalizes yields maple sugar.</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Sugar crops n.e.c., including among all </w:t>
      </w:r>
      <w:r w:rsidRPr="008E1789">
        <w:rPr>
          <w:rFonts w:asciiTheme="majorBidi" w:eastAsia="Times New Roman" w:hAnsiTheme="majorBidi" w:cstheme="majorBidi"/>
          <w:i/>
          <w:iCs/>
        </w:rPr>
        <w:t>Sorghum saccharatum</w:t>
      </w:r>
      <w:r w:rsidRPr="008E1789">
        <w:rPr>
          <w:rFonts w:asciiTheme="majorBidi" w:eastAsia="Times New Roman" w:hAnsiTheme="majorBidi" w:cstheme="majorBidi"/>
        </w:rPr>
        <w:t xml:space="preserve"> (sugar palm) and </w:t>
      </w:r>
      <w:r w:rsidRPr="008E1789">
        <w:rPr>
          <w:rFonts w:asciiTheme="majorBidi" w:eastAsia="Times New Roman" w:hAnsiTheme="majorBidi" w:cstheme="majorBidi"/>
          <w:i/>
          <w:iCs/>
        </w:rPr>
        <w:t>Arenga saccharifera</w:t>
      </w:r>
      <w:r w:rsidRPr="008E1789">
        <w:rPr>
          <w:rFonts w:asciiTheme="majorBidi" w:eastAsia="Times New Roman" w:hAnsiTheme="majorBidi" w:cstheme="majorBidi"/>
        </w:rPr>
        <w:t xml:space="preserve"> (sweet sorghum). This subclass does not include:  sugar cane (01802), sugar beet (01801), sugar beet seeds (01803), locust beans (carobs) (01356).</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Other fructose and syrup, monosaccharide found in fruits and honey, commercially produced from glucose, sucrose or by hydrolysis of inulin (polysaccharide found mainly in the tubers of the dahlia and the Jerusalem artichoke), containing in the dry state more than 50 % by weight of fructose, excluding invert sugar. Especially suitable for use by diabetics. </w:t>
      </w:r>
      <w:r w:rsidR="00EB7AF1" w:rsidRPr="008E1789">
        <w:rPr>
          <w:rFonts w:asciiTheme="majorBidi" w:hAnsiTheme="majorBidi" w:cstheme="majorBidi"/>
        </w:rPr>
        <w:br/>
      </w:r>
      <w:r w:rsidRPr="008E1789">
        <w:rPr>
          <w:rFonts w:asciiTheme="majorBidi" w:eastAsia="Times New Roman" w:hAnsiTheme="majorBidi" w:cstheme="majorBidi"/>
        </w:rPr>
        <w:t>Both commercial and chemically pure fructose are included.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Sugar and Syrups n.e.c. includes invert sugar, caramel, golden syrup, artificial honey, maltose other than chemically pure, sorghum and palm sugars. See also the general note in the introduction. </w:t>
      </w:r>
      <w:r w:rsidR="00EB7AF1" w:rsidRPr="008E1789">
        <w:rPr>
          <w:rFonts w:asciiTheme="majorBidi" w:hAnsiTheme="majorBidi" w:cstheme="majorBidi"/>
        </w:rPr>
        <w:br/>
      </w:r>
      <w:r w:rsidRPr="008E1789">
        <w:rPr>
          <w:rFonts w:asciiTheme="majorBidi" w:eastAsia="Times New Roman" w:hAnsiTheme="majorBidi" w:cstheme="majorBidi"/>
        </w:rPr>
        <w:lastRenderedPageBreak/>
        <w:t>Invert sugar and other sugar and sugar syrup blends containing in the dry state 50 % by weight of fructose are included.</w:t>
      </w:r>
    </w:p>
    <w:p w:rsidR="004A0A69" w:rsidRPr="004A0A69" w:rsidRDefault="726F4BD4" w:rsidP="004A0A69">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Glucose and dextrose, a monosaccharide produced by hydrolysing starch with acids and/or enzymes. Dextrose is chemically pure glucose. Used in the food industry, in brewing, in tobacco fermentation and in pharmaceutical products.</w:t>
      </w:r>
    </w:p>
    <w:p w:rsidR="00C06EB9" w:rsidRDefault="726F4BD4" w:rsidP="00C06EB9">
      <w:pPr>
        <w:pStyle w:val="ListParagraph"/>
        <w:contextualSpacing w:val="0"/>
        <w:jc w:val="both"/>
        <w:rPr>
          <w:rFonts w:asciiTheme="majorBidi" w:eastAsia="Times New Roman" w:hAnsiTheme="majorBidi" w:cstheme="majorBidi"/>
        </w:rPr>
      </w:pPr>
      <w:r w:rsidRPr="004A0A69">
        <w:rPr>
          <w:rFonts w:asciiTheme="majorBidi" w:eastAsia="Times New Roman" w:hAnsiTheme="majorBidi" w:cstheme="majorBidi"/>
        </w:rPr>
        <w:t>It includes glucose and glucose syrup, not containing fructose or containing in the dry state less than 20 % by weight of fructose, as well as containing in the dry state at least 20 % but less than 50 % by weight of fructose.</w:t>
      </w:r>
    </w:p>
    <w:p w:rsidR="00EB7AF1" w:rsidRPr="00C06EB9" w:rsidRDefault="726F4BD4" w:rsidP="00C06EB9">
      <w:pPr>
        <w:pStyle w:val="ListParagraph"/>
        <w:contextualSpacing w:val="0"/>
        <w:jc w:val="both"/>
        <w:rPr>
          <w:rFonts w:asciiTheme="majorBidi" w:eastAsia="Times New Roman" w:hAnsiTheme="majorBidi" w:cstheme="majorBidi"/>
        </w:rPr>
      </w:pPr>
      <w:r w:rsidRPr="00C06EB9">
        <w:rPr>
          <w:rFonts w:asciiTheme="majorBidi" w:eastAsia="Times New Roman" w:hAnsiTheme="majorBidi" w:cstheme="majorBidi"/>
        </w:rPr>
        <w:t>Invert sugar is not included.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Lactose, also known as milk sugar. Produced commercially from whey. Such products must contain by weight more than 95 % lactose, expressed as anhydrous lactose, calculated on the dry matter. Both commercial and chemically pure lactose included.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Isoglucose, also known as HFCS (high-fructose corn syrup), HFSS (high-fructose starch syrup), HFGS (high-fructose glucose syrup). Isoglucose is a new type of starch syrup where glucose has been isomerized to fructose by using one or more isomerizing enzymes. Most important of the sweeteners manufactured from maize starch. Widely used in the production of food and soft drinks.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Beverages, non-alcoholic, includes sweetened or flavoured mineral waters and other non-alcoholic beverages, such as lemonade, orangeade, cola, etc. Excludes fruit and vegetable juices. It includes waters, including mineral waters and aerated waters, containing added sugar or other sweetening matter or flavoured, and other non-alcoholic beverages, not including fruit or the following vegetable juices orange juice, grapefruit (including pomelo) juice, juice of any other single citrus fruit, pineapple juice, tomato juice, grape juice (including grape must), apple juice, cranberry (</w:t>
      </w:r>
      <w:r w:rsidRPr="008E1789">
        <w:rPr>
          <w:rFonts w:asciiTheme="majorBidi" w:eastAsia="Times New Roman" w:hAnsiTheme="majorBidi" w:cstheme="majorBidi"/>
          <w:i/>
          <w:iCs/>
        </w:rPr>
        <w:t>Vaccinium macrocarpon, Vaccinium oxycoccos, Vaccinium vitis</w:t>
      </w:r>
      <w:r w:rsidRPr="008E1789">
        <w:rPr>
          <w:rFonts w:ascii="MS Mincho" w:eastAsia="MS Mincho" w:hAnsi="MS Mincho" w:cs="MS Mincho" w:hint="eastAsia"/>
          <w:i/>
          <w:iCs/>
        </w:rPr>
        <w:t>‑</w:t>
      </w:r>
      <w:r w:rsidRPr="008E1789">
        <w:rPr>
          <w:rFonts w:asciiTheme="majorBidi" w:eastAsia="Times New Roman" w:hAnsiTheme="majorBidi" w:cstheme="majorBidi"/>
          <w:i/>
          <w:iCs/>
        </w:rPr>
        <w:t>idaea</w:t>
      </w:r>
      <w:r w:rsidRPr="008E1789">
        <w:rPr>
          <w:rFonts w:asciiTheme="majorBidi" w:eastAsia="Times New Roman" w:hAnsiTheme="majorBidi" w:cstheme="majorBidi"/>
        </w:rPr>
        <w:t>) juice, mixtures of juices, and juice of any other single fruit or vegetable.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Molasses, a by-product of the extraction or refining of beet or cane sugar or of the production of fructose from maize. Used for feed, food, industrial alcohol, alcoholic beverages and ethanol.</w:t>
      </w:r>
    </w:p>
    <w:p w:rsidR="00EB7AF1" w:rsidRPr="008E1789" w:rsidRDefault="726F4BD4" w:rsidP="00C06EB9">
      <w:pPr>
        <w:jc w:val="both"/>
        <w:rPr>
          <w:rFonts w:asciiTheme="majorBidi" w:hAnsiTheme="majorBidi" w:cstheme="majorBidi"/>
          <w:lang w:val="en-GB"/>
        </w:rPr>
      </w:pPr>
      <w:r w:rsidRPr="008E1789">
        <w:rPr>
          <w:rFonts w:asciiTheme="majorBidi" w:eastAsia="Times New Roman" w:hAnsiTheme="majorBidi" w:cstheme="majorBidi"/>
          <w:lang w:val="en-GB"/>
        </w:rPr>
        <w:t>Other sugar crops not elsewhere classified are also here included.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2745 - Honey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natural honey (02910)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Honey produced by bees (</w:t>
      </w:r>
      <w:r w:rsidRPr="008E1789">
        <w:rPr>
          <w:rFonts w:asciiTheme="majorBidi" w:eastAsia="Times New Roman" w:hAnsiTheme="majorBidi" w:cstheme="majorBidi"/>
          <w:i/>
          <w:iCs/>
          <w:lang w:val="en-GB"/>
        </w:rPr>
        <w:t>Apis mellifera</w:t>
      </w:r>
      <w:r w:rsidRPr="008E1789">
        <w:rPr>
          <w:rFonts w:asciiTheme="majorBidi" w:eastAsia="Times New Roman" w:hAnsiTheme="majorBidi" w:cstheme="majorBidi"/>
          <w:lang w:val="en-GB"/>
        </w:rPr>
        <w:t>) or by other insects, centrifuged, or in the comb or containing comb chunks, provided that neither sugar nor any other substance has been added.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excludes artificial honey and mixtures of natural and artificial honey.</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5F16F6" w:rsidRDefault="726F4BD4" w:rsidP="000264F4">
      <w:pPr>
        <w:pStyle w:val="Heading2"/>
      </w:pPr>
      <w:r w:rsidRPr="008E1789">
        <w:lastRenderedPageBreak/>
        <w:t>Pulses and derived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PULSES are annual leguminous crops yielding from one to 12 grains or seeds of variable size, shape and colour within a pod. They are used for both food and feed. The term "pulses" is limited to crops harvested solely for dry grain, thereby excluding crops harvested green for food (green peas, green beans, etc.) which are classified as vegetable crops. Also excluded are those crops used mainly for oil extraction (e.g. soybeans and groundnuts) and leguminous crops (e.g. seeds of clover and alfalfa) that are used exclusively for sowing purposes. In addition to their food value, pulses also play an important role in cropping systems because of their ability to produce nitrogen and thereby enrich the soil. Pulses contain carbohydrates, mainly starches (55-65% of the total weight); proteins, including essential amino acids (18-25%, and much higher than cereals); and fat (1-4%). The remainder consists of water and inedible substances. Production data should be reported in terms of dry clean weight, excluding the weight of the pods. Certain kinds of pulses can be skinned and partially crushed or split to remove the seed-coat, but the resulting products are still considered raw for classification purposes.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 2546 Beans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beans dry (01701).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Beans dry, species of </w:t>
      </w:r>
      <w:r w:rsidRPr="008E1789">
        <w:rPr>
          <w:rFonts w:asciiTheme="majorBidi" w:eastAsia="Times New Roman" w:hAnsiTheme="majorBidi" w:cstheme="majorBidi"/>
          <w:i/>
          <w:iCs/>
          <w:lang w:val="en-GB"/>
        </w:rPr>
        <w:t>Phaseolus and Vigna spp</w:t>
      </w:r>
      <w:r w:rsidRPr="008E1789">
        <w:rPr>
          <w:rFonts w:asciiTheme="majorBidi" w:eastAsia="Times New Roman" w:hAnsiTheme="majorBidi" w:cstheme="majorBidi"/>
          <w:lang w:val="en-GB"/>
        </w:rPr>
        <w:t>, P</w:t>
      </w:r>
      <w:r w:rsidRPr="008E1789">
        <w:rPr>
          <w:rFonts w:asciiTheme="majorBidi" w:eastAsia="Times New Roman" w:hAnsiTheme="majorBidi" w:cstheme="majorBidi"/>
          <w:i/>
          <w:iCs/>
          <w:lang w:val="en-GB"/>
        </w:rPr>
        <w:t>. vulgaris</w:t>
      </w:r>
      <w:r w:rsidRPr="008E1789">
        <w:rPr>
          <w:rFonts w:asciiTheme="majorBidi" w:eastAsia="Times New Roman" w:hAnsiTheme="majorBidi" w:cstheme="majorBidi"/>
          <w:lang w:val="en-GB"/>
        </w:rPr>
        <w:t xml:space="preserve"> (kidney, , including white pea beans and haricot bean), </w:t>
      </w:r>
      <w:r w:rsidRPr="008E1789">
        <w:rPr>
          <w:rFonts w:asciiTheme="majorBidi" w:eastAsia="Times New Roman" w:hAnsiTheme="majorBidi" w:cstheme="majorBidi"/>
          <w:i/>
          <w:iCs/>
          <w:lang w:val="en-GB"/>
        </w:rPr>
        <w:t>P. lunatus</w:t>
      </w:r>
      <w:r w:rsidRPr="008E1789">
        <w:rPr>
          <w:rFonts w:asciiTheme="majorBidi" w:eastAsia="Times New Roman" w:hAnsiTheme="majorBidi" w:cstheme="majorBidi"/>
          <w:lang w:val="en-GB"/>
        </w:rPr>
        <w:t xml:space="preserve"> (lima, butter bean), </w:t>
      </w:r>
      <w:r w:rsidRPr="008E1789">
        <w:rPr>
          <w:rFonts w:asciiTheme="majorBidi" w:eastAsia="Times New Roman" w:hAnsiTheme="majorBidi" w:cstheme="majorBidi"/>
          <w:i/>
          <w:iCs/>
          <w:lang w:val="en-GB"/>
        </w:rPr>
        <w:t>P. angularis or Vigna angularis</w:t>
      </w:r>
      <w:r w:rsidRPr="008E1789">
        <w:rPr>
          <w:rFonts w:asciiTheme="majorBidi" w:eastAsia="Times New Roman" w:hAnsiTheme="majorBidi" w:cstheme="majorBidi"/>
          <w:lang w:val="en-GB"/>
        </w:rPr>
        <w:t xml:space="preserve"> (adzuki bean), </w:t>
      </w:r>
      <w:r w:rsidRPr="008E1789">
        <w:rPr>
          <w:rFonts w:asciiTheme="majorBidi" w:eastAsia="Times New Roman" w:hAnsiTheme="majorBidi" w:cstheme="majorBidi"/>
          <w:i/>
          <w:iCs/>
          <w:lang w:val="en-GB"/>
        </w:rPr>
        <w:t>P. aureus</w:t>
      </w:r>
      <w:r w:rsidRPr="008E1789">
        <w:rPr>
          <w:rFonts w:asciiTheme="majorBidi" w:eastAsia="Times New Roman" w:hAnsiTheme="majorBidi" w:cstheme="majorBidi"/>
          <w:lang w:val="en-GB"/>
        </w:rPr>
        <w:t xml:space="preserve"> (mungo bean, golden, green gram), </w:t>
      </w:r>
      <w:r w:rsidRPr="008E1789">
        <w:rPr>
          <w:rFonts w:asciiTheme="majorBidi" w:eastAsia="Times New Roman" w:hAnsiTheme="majorBidi" w:cstheme="majorBidi"/>
          <w:i/>
          <w:iCs/>
          <w:lang w:val="en-GB"/>
        </w:rPr>
        <w:t>P. mungo or Vigna mungo</w:t>
      </w:r>
      <w:r w:rsidRPr="008E1789">
        <w:rPr>
          <w:rFonts w:asciiTheme="majorBidi" w:eastAsia="Times New Roman" w:hAnsiTheme="majorBidi" w:cstheme="majorBidi"/>
          <w:lang w:val="en-GB"/>
        </w:rPr>
        <w:t xml:space="preserve"> (black gram, urd), </w:t>
      </w:r>
      <w:r w:rsidRPr="008E1789">
        <w:rPr>
          <w:rFonts w:asciiTheme="majorBidi" w:eastAsia="Times New Roman" w:hAnsiTheme="majorBidi" w:cstheme="majorBidi"/>
          <w:i/>
          <w:iCs/>
          <w:lang w:val="en-GB"/>
        </w:rPr>
        <w:t>P. coccineus</w:t>
      </w:r>
      <w:r w:rsidRPr="008E1789">
        <w:rPr>
          <w:rFonts w:asciiTheme="majorBidi" w:eastAsia="Times New Roman" w:hAnsiTheme="majorBidi" w:cstheme="majorBidi"/>
          <w:lang w:val="en-GB"/>
        </w:rPr>
        <w:t xml:space="preserve"> (scarlet runner bean), </w:t>
      </w:r>
      <w:r w:rsidRPr="008E1789">
        <w:rPr>
          <w:rFonts w:asciiTheme="majorBidi" w:eastAsia="Times New Roman" w:hAnsiTheme="majorBidi" w:cstheme="majorBidi"/>
          <w:i/>
          <w:iCs/>
          <w:lang w:val="en-GB"/>
        </w:rPr>
        <w:t>P. calcaratus</w:t>
      </w:r>
      <w:r w:rsidRPr="008E1789">
        <w:rPr>
          <w:rFonts w:asciiTheme="majorBidi" w:eastAsia="Times New Roman" w:hAnsiTheme="majorBidi" w:cstheme="majorBidi"/>
          <w:lang w:val="en-GB"/>
        </w:rPr>
        <w:t xml:space="preserve"> (rice bean), </w:t>
      </w:r>
      <w:r w:rsidRPr="008E1789">
        <w:rPr>
          <w:rFonts w:asciiTheme="majorBidi" w:eastAsia="Times New Roman" w:hAnsiTheme="majorBidi" w:cstheme="majorBidi"/>
          <w:i/>
          <w:iCs/>
          <w:lang w:val="en-GB"/>
        </w:rPr>
        <w:t>P. aconitifolius</w:t>
      </w:r>
      <w:r w:rsidRPr="008E1789">
        <w:rPr>
          <w:rFonts w:asciiTheme="majorBidi" w:eastAsia="Times New Roman" w:hAnsiTheme="majorBidi" w:cstheme="majorBidi"/>
          <w:lang w:val="en-GB"/>
        </w:rPr>
        <w:t xml:space="preserve"> (moth bean), </w:t>
      </w:r>
      <w:r w:rsidRPr="008E1789">
        <w:rPr>
          <w:rFonts w:asciiTheme="majorBidi" w:eastAsia="Times New Roman" w:hAnsiTheme="majorBidi" w:cstheme="majorBidi"/>
          <w:i/>
          <w:iCs/>
          <w:lang w:val="en-GB"/>
        </w:rPr>
        <w:t>P. acutifolius</w:t>
      </w:r>
      <w:r w:rsidRPr="008E1789">
        <w:rPr>
          <w:rFonts w:asciiTheme="majorBidi" w:eastAsia="Times New Roman" w:hAnsiTheme="majorBidi" w:cstheme="majorBidi"/>
          <w:lang w:val="en-GB"/>
        </w:rPr>
        <w:t xml:space="preserve"> (tepary bean), </w:t>
      </w:r>
      <w:r w:rsidRPr="008E1789">
        <w:rPr>
          <w:rFonts w:asciiTheme="majorBidi" w:eastAsia="Times New Roman" w:hAnsiTheme="majorBidi" w:cstheme="majorBidi"/>
          <w:i/>
          <w:iCs/>
          <w:lang w:val="en-GB"/>
        </w:rPr>
        <w:t>Vigna radiata</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Vigna aconitifolia</w:t>
      </w:r>
      <w:r w:rsidRPr="008E1789">
        <w:rPr>
          <w:rFonts w:asciiTheme="majorBidi" w:eastAsia="Times New Roman" w:hAnsiTheme="majorBidi" w:cstheme="majorBidi"/>
          <w:lang w:val="en-GB"/>
        </w:rPr>
        <w:t>, dried, shelled, whether or not skinned or split.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The class does not include: </w:t>
      </w:r>
      <w:r w:rsidRPr="008E1789">
        <w:rPr>
          <w:rFonts w:asciiTheme="majorBidi" w:eastAsia="Times New Roman" w:hAnsiTheme="majorBidi" w:cstheme="majorBidi"/>
          <w:i/>
          <w:iCs/>
          <w:lang w:val="en-GB"/>
        </w:rPr>
        <w:t>Vigna sinensis</w:t>
      </w:r>
      <w:r w:rsidRPr="008E1789">
        <w:rPr>
          <w:rFonts w:asciiTheme="majorBidi" w:eastAsia="Times New Roman" w:hAnsiTheme="majorBidi" w:cstheme="majorBidi"/>
          <w:lang w:val="en-GB"/>
        </w:rPr>
        <w:t xml:space="preserve"> (Cow peas) (01706), </w:t>
      </w:r>
      <w:r w:rsidRPr="008E1789">
        <w:rPr>
          <w:rFonts w:asciiTheme="majorBidi" w:eastAsia="Times New Roman" w:hAnsiTheme="majorBidi" w:cstheme="majorBidi"/>
          <w:i/>
          <w:iCs/>
          <w:lang w:val="en-GB"/>
        </w:rPr>
        <w:t xml:space="preserve">Vigna or Voandzeia subterranea </w:t>
      </w:r>
      <w:r w:rsidRPr="008E1789">
        <w:rPr>
          <w:rFonts w:asciiTheme="majorBidi" w:eastAsia="Times New Roman" w:hAnsiTheme="majorBidi" w:cstheme="majorBidi"/>
          <w:lang w:val="en-GB"/>
        </w:rPr>
        <w:t>(Bambara beans) (01708); soya beans (0141); green beans (01241); lentils, green (01241.02); bean shoots and sprouts, (01290); locust beans (carobs) (01356); castor beans (01447); broad beans and horse beans (01243); garbanzo beans (chickpeas) (01703); lentils, dry (01704).</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2547 – Peas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peas dry (01705).</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Peas, species of </w:t>
      </w:r>
      <w:r w:rsidRPr="008E1789">
        <w:rPr>
          <w:rFonts w:asciiTheme="majorBidi" w:eastAsia="Times New Roman" w:hAnsiTheme="majorBidi" w:cstheme="majorBidi"/>
          <w:i/>
          <w:iCs/>
          <w:lang w:val="en-GB"/>
        </w:rPr>
        <w:t>Pisum sativum</w:t>
      </w:r>
      <w:r w:rsidRPr="008E1789">
        <w:rPr>
          <w:rFonts w:asciiTheme="majorBidi" w:eastAsia="Times New Roman" w:hAnsiTheme="majorBidi" w:cstheme="majorBidi"/>
          <w:lang w:val="en-GB"/>
        </w:rPr>
        <w:t xml:space="preserve"> (garden pea) and </w:t>
      </w:r>
      <w:r w:rsidRPr="008E1789">
        <w:rPr>
          <w:rFonts w:asciiTheme="majorBidi" w:eastAsia="Times New Roman" w:hAnsiTheme="majorBidi" w:cstheme="majorBidi"/>
          <w:i/>
          <w:iCs/>
          <w:lang w:val="en-GB"/>
        </w:rPr>
        <w:t>Pisum arvense</w:t>
      </w:r>
      <w:r w:rsidRPr="008E1789">
        <w:rPr>
          <w:rFonts w:asciiTheme="majorBidi" w:eastAsia="Times New Roman" w:hAnsiTheme="majorBidi" w:cstheme="majorBidi"/>
          <w:lang w:val="en-GB"/>
        </w:rPr>
        <w:t xml:space="preserve"> (field pea), dried, shelled, whether or not skinned or split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dried peas, shelled, whether or not skinned or split; peas for fodder, dried, shelled; green peas, dried, shelled, whether or not skinned or split; peas seed, dried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2549 – Other pulses </w:t>
      </w:r>
      <w:r w:rsidRPr="008E1789">
        <w:rPr>
          <w:rFonts w:asciiTheme="majorBidi" w:hAnsiTheme="majorBidi" w:cstheme="majorBidi"/>
          <w:strike/>
          <w:lang w:val="en-GB"/>
        </w:rPr>
        <w:t>and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inter alia: broad beans (01702), chick-peas (01703), cow peas (01706), pigeon peas (01707), lentils (01704), bambara beans (01708), lupins (01709.02), vetches (01709.01), other pulses n.e.c. (01709.90) and the following processed products expressed in terms of primary equivalent: flour of pulses (23170.03); bran of pulses (39120.14).</w:t>
      </w:r>
      <w:r w:rsidRPr="008E1789">
        <w:rPr>
          <w:rFonts w:asciiTheme="majorBidi" w:eastAsia="Times New Roman" w:hAnsiTheme="majorBidi" w:cstheme="majorBidi"/>
          <w:u w:val="single"/>
          <w:lang w:val="en-GB"/>
        </w:rPr>
        <w:t xml:space="preserv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pulses and products includes the following commodities (dried and shelled, of a kind used for human or animal consumption, even if intended for sowing or for other purposes):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 xml:space="preserve">Broad beans, horse beans, species of </w:t>
      </w:r>
      <w:r w:rsidRPr="008E1789">
        <w:rPr>
          <w:rFonts w:asciiTheme="majorBidi" w:eastAsia="Times New Roman" w:hAnsiTheme="majorBidi" w:cstheme="majorBidi"/>
          <w:i/>
          <w:iCs/>
        </w:rPr>
        <w:t xml:space="preserve">Vicia faba, </w:t>
      </w:r>
      <w:r w:rsidRPr="008E1789">
        <w:rPr>
          <w:rFonts w:asciiTheme="majorBidi" w:eastAsia="Times New Roman" w:hAnsiTheme="majorBidi" w:cstheme="majorBidi"/>
        </w:rPr>
        <w:t xml:space="preserve">mainly </w:t>
      </w:r>
      <w:r w:rsidRPr="008E1789">
        <w:rPr>
          <w:rFonts w:asciiTheme="majorBidi" w:eastAsia="Times New Roman" w:hAnsiTheme="majorBidi" w:cstheme="majorBidi"/>
          <w:i/>
          <w:iCs/>
        </w:rPr>
        <w:t>V. faba var. equina</w:t>
      </w:r>
      <w:r w:rsidRPr="008E1789">
        <w:rPr>
          <w:rFonts w:asciiTheme="majorBidi" w:eastAsia="Times New Roman" w:hAnsiTheme="majorBidi" w:cstheme="majorBidi"/>
        </w:rPr>
        <w:t xml:space="preserve"> (horse-bean), </w:t>
      </w:r>
      <w:r w:rsidRPr="008E1789">
        <w:rPr>
          <w:rFonts w:asciiTheme="majorBidi" w:eastAsia="Times New Roman" w:hAnsiTheme="majorBidi" w:cstheme="majorBidi"/>
          <w:i/>
          <w:iCs/>
        </w:rPr>
        <w:t>V. faba var. major</w:t>
      </w:r>
      <w:r w:rsidRPr="008E1789">
        <w:rPr>
          <w:rFonts w:asciiTheme="majorBidi" w:eastAsia="Times New Roman" w:hAnsiTheme="majorBidi" w:cstheme="majorBidi"/>
        </w:rPr>
        <w:t xml:space="preserve"> (broad bean) and </w:t>
      </w:r>
      <w:r w:rsidRPr="008E1789">
        <w:rPr>
          <w:rFonts w:asciiTheme="majorBidi" w:eastAsia="Times New Roman" w:hAnsiTheme="majorBidi" w:cstheme="majorBidi"/>
          <w:i/>
          <w:iCs/>
        </w:rPr>
        <w:t>V. faba var. minor</w:t>
      </w:r>
      <w:r w:rsidRPr="008E1789">
        <w:rPr>
          <w:rFonts w:asciiTheme="majorBidi" w:eastAsia="Times New Roman" w:hAnsiTheme="majorBidi" w:cstheme="majorBidi"/>
        </w:rPr>
        <w:t xml:space="preserve"> (field bean);</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Chick-peas, species of </w:t>
      </w:r>
      <w:r w:rsidRPr="008E1789">
        <w:rPr>
          <w:rFonts w:asciiTheme="majorBidi" w:eastAsia="Times New Roman" w:hAnsiTheme="majorBidi" w:cstheme="majorBidi"/>
          <w:i/>
          <w:iCs/>
        </w:rPr>
        <w:t>Cicer arietinum</w:t>
      </w:r>
      <w:r w:rsidRPr="008E1789">
        <w:rPr>
          <w:rFonts w:asciiTheme="majorBidi" w:eastAsia="Times New Roman" w:hAnsiTheme="majorBidi" w:cstheme="majorBidi"/>
        </w:rPr>
        <w:t xml:space="preserve"> (chickpea, Bengal gram, garbanzos);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Cow peas, species of </w:t>
      </w:r>
      <w:r w:rsidRPr="008E1789">
        <w:rPr>
          <w:rFonts w:asciiTheme="majorBidi" w:eastAsia="Times New Roman" w:hAnsiTheme="majorBidi" w:cstheme="majorBidi"/>
          <w:i/>
          <w:iCs/>
        </w:rPr>
        <w:t>Vigna unguiculata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Pigeon peas, species of </w:t>
      </w:r>
      <w:r w:rsidRPr="008E1789">
        <w:rPr>
          <w:rFonts w:asciiTheme="majorBidi" w:eastAsia="Times New Roman" w:hAnsiTheme="majorBidi" w:cstheme="majorBidi"/>
          <w:i/>
          <w:iCs/>
        </w:rPr>
        <w:t>Cajanus cajan</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Lentils and dhal;</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Bambara beans, species of Vigna subterranea or Voandzeia subterranean;</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Lupines, vetches and similar forage products, fresh or dried, whole, cut, chopped or pressed. These products remain in the heading whether or not they have been salted or otherwise treated in a silo to prevent fermentation or deterioration.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Seeds of vetches (other than broad beans and horse beans) are not included.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pulses not elsewhere classified are also here included.</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726F4BD4" w:rsidP="000264F4">
      <w:pPr>
        <w:pStyle w:val="Heading2"/>
      </w:pPr>
      <w:r w:rsidRPr="008E1789">
        <w:lastRenderedPageBreak/>
        <w:t>Nuts and derived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Tree NUTS are dry fruits or kernels enclosed in woody shells or hard husks, which in turn are generally covered by a thick, fleshy/fibrous outer husk that is removed during harvest. Similar products, such as groundnuts, sunflower seeds and melon seeds, although often used for similar purposes, are included with oil-bearing crops. FAO includes in this group only dessert or table nuts. Nuts that are used mainly for flavouring beverages and masticatory and stimulant nuts should be excluded. An exception is made for areca nuts and kola nuts, which FAO considers to be inedible nuts, but which are included with the nut and derived products group to be consistent with international trade classifications. Nuts used mainly for the extraction of oil or butter, (e.g. sheanuts) as well as nuts contained in other fruits (e.g. peaches) are excluded. It should be noted that some countries report certain nut crops (chestnuts, pignolia nuts) with forestry products. Production data relate to the weight of nuts in the shell or husk, but without the outer husk. The weight of the kernel contained in the nut ranges from as low as 30% for cashew nuts to as high as 80% in the case of chestnuts. The edible portion of nut kernels is, with the major exception of chestnuts, very rich in fat content at between 50% and 65%. Protein content makes up 15-20% and carbohydrate content is between 10% and 15%. Starch and saccharose are the main components of dry chestnuts, accounting for about 75%.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NUT PRODUCTS include shelled nuts, whole or split, and further processed products, including roasted nuts, meal/flour, paste, oil, etc. Nut oils are not separately identified in the FAO classification; instead they are included under the heading "oil of vegetable origin n.e.c.". The most commonly marketed oils are almon oil and cashew nut oil and its derivative cardol.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2551 – Nuts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inter alia: brazil nuts (01377), cashew nuts (01372), almonds (01371), walnuts (01376), pistachios (01375), kolanuts (01379.02), hazelnuts (01374), arecanuts (01379.01), other shelled nuts n.e.c (21429.90), other nuts (excluding wild edible nuts and groundnuts), in shell, n.e.c. (01379.90) and the following processed products expressed in terms of primary equivalent:            nuts, uncooked or cooked, frozen (21493.02), nut purree and nut pastes (21494.02        ), other prepared nuts (21495.90), nuts, provisionally preserved, not for immediate consumption (21496.02), other prepared and preserved nuts, n.e.c. (21499.03).</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Brazil nuts, species of </w:t>
      </w:r>
      <w:r w:rsidRPr="008E1789">
        <w:rPr>
          <w:rFonts w:asciiTheme="majorBidi" w:eastAsia="Times New Roman" w:hAnsiTheme="majorBidi" w:cstheme="majorBidi"/>
          <w:i/>
          <w:iCs/>
        </w:rPr>
        <w:t>Bertholletia excelsa</w:t>
      </w:r>
      <w:r w:rsidRPr="008E1789">
        <w:rPr>
          <w:rFonts w:asciiTheme="majorBidi" w:eastAsia="Times New Roman" w:hAnsiTheme="majorBidi" w:cstheme="majorBidi"/>
        </w:rPr>
        <w:t xml:space="preserve"> (Brazil, Para or cream nut).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Cashew nuts, species of </w:t>
      </w:r>
      <w:r w:rsidRPr="008E1789">
        <w:rPr>
          <w:rFonts w:asciiTheme="majorBidi" w:eastAsia="Times New Roman" w:hAnsiTheme="majorBidi" w:cstheme="majorBidi"/>
          <w:i/>
          <w:iCs/>
        </w:rPr>
        <w:t>Anacardium occidentale</w:t>
      </w:r>
      <w:r w:rsidRPr="008E1789">
        <w:rPr>
          <w:rFonts w:asciiTheme="majorBidi" w:eastAsia="Times New Roman" w:hAnsiTheme="majorBidi" w:cstheme="majorBidi"/>
        </w:rPr>
        <w:t>, produced mainly in East Africa, India and Brazil.</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Chestnuts, species of </w:t>
      </w:r>
      <w:r w:rsidRPr="008E1789">
        <w:rPr>
          <w:rFonts w:asciiTheme="majorBidi" w:eastAsia="Times New Roman" w:hAnsiTheme="majorBidi" w:cstheme="majorBidi"/>
          <w:i/>
          <w:iCs/>
        </w:rPr>
        <w:t>Castanea spp, C. vesca, C. vulgaris, C. sativa</w:t>
      </w:r>
      <w:r w:rsidRPr="008E1789">
        <w:rPr>
          <w:rFonts w:asciiTheme="majorBidi" w:eastAsia="Times New Roman" w:hAnsiTheme="majorBidi" w:cstheme="majorBidi"/>
        </w:rPr>
        <w:t>, produced mainly in Europe and Asia.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Almonds, species of </w:t>
      </w:r>
      <w:r w:rsidRPr="008E1789">
        <w:rPr>
          <w:rFonts w:asciiTheme="majorBidi" w:eastAsia="Times New Roman" w:hAnsiTheme="majorBidi" w:cstheme="majorBidi"/>
          <w:i/>
          <w:iCs/>
        </w:rPr>
        <w:t>Prunus amygdalus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P. communis</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Amygdalus communis</w:t>
      </w:r>
      <w:r w:rsidRPr="008E1789">
        <w:rPr>
          <w:rFonts w:asciiTheme="majorBidi" w:eastAsia="Times New Roman" w:hAnsiTheme="majorBidi" w:cstheme="majorBidi"/>
        </w:rPr>
        <w:t>, produced mainly in Mediterranean countries, the United States and Asia.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Walnuts, species of </w:t>
      </w:r>
      <w:r w:rsidRPr="008E1789">
        <w:rPr>
          <w:rFonts w:asciiTheme="majorBidi" w:eastAsia="Times New Roman" w:hAnsiTheme="majorBidi" w:cstheme="majorBidi"/>
          <w:i/>
          <w:iCs/>
        </w:rPr>
        <w:t>Jugland spp., J. regia</w:t>
      </w:r>
      <w:r w:rsidRPr="008E1789">
        <w:rPr>
          <w:rFonts w:asciiTheme="majorBidi" w:eastAsia="Times New Roman" w:hAnsiTheme="majorBidi" w:cstheme="majorBidi"/>
        </w:rPr>
        <w:t>, produced in temperate zones of the Northern Hemisphere, particularly in the United States.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 xml:space="preserve">Pistachios, species of </w:t>
      </w:r>
      <w:r w:rsidRPr="008E1789">
        <w:rPr>
          <w:rFonts w:asciiTheme="majorBidi" w:eastAsia="Times New Roman" w:hAnsiTheme="majorBidi" w:cstheme="majorBidi"/>
          <w:i/>
          <w:iCs/>
        </w:rPr>
        <w:t>Pistacia vera</w:t>
      </w:r>
      <w:r w:rsidRPr="008E1789">
        <w:rPr>
          <w:rFonts w:asciiTheme="majorBidi" w:eastAsia="Times New Roman" w:hAnsiTheme="majorBidi" w:cstheme="majorBidi"/>
        </w:rPr>
        <w:t>, produced mainly in the Near East and the United States.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Kolanuts, species of </w:t>
      </w:r>
      <w:r w:rsidRPr="008E1789">
        <w:rPr>
          <w:rFonts w:asciiTheme="majorBidi" w:eastAsia="Times New Roman" w:hAnsiTheme="majorBidi" w:cstheme="majorBidi"/>
          <w:i/>
          <w:iCs/>
        </w:rPr>
        <w:t>Cola nitida; Cola vera; Cola acuminata</w:t>
      </w:r>
      <w:r w:rsidRPr="008E1789">
        <w:rPr>
          <w:rFonts w:asciiTheme="majorBidi" w:eastAsia="Times New Roman" w:hAnsiTheme="majorBidi" w:cstheme="majorBidi"/>
        </w:rPr>
        <w:t xml:space="preserve"> (kola, cola, Sudan cola nut), produced mainly in Africa. Kola nuts, containing 2.4 to 2.6% caffeine, are commonly chewed by the local population. Much used in Europe and America in the production of beverages.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Hazelnuts (Filberts), species of </w:t>
      </w:r>
      <w:r w:rsidRPr="008E1789">
        <w:rPr>
          <w:rFonts w:asciiTheme="majorBidi" w:eastAsia="Times New Roman" w:hAnsiTheme="majorBidi" w:cstheme="majorBidi"/>
          <w:i/>
          <w:iCs/>
        </w:rPr>
        <w:t>Corylus avellana</w:t>
      </w:r>
      <w:r w:rsidRPr="008E1789">
        <w:rPr>
          <w:rFonts w:asciiTheme="majorBidi" w:eastAsia="Times New Roman" w:hAnsiTheme="majorBidi" w:cstheme="majorBidi"/>
        </w:rPr>
        <w:t>, produced mainly in Mediterranean countries and the United States.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Arecanuts, species of </w:t>
      </w:r>
      <w:r w:rsidRPr="008E1789">
        <w:rPr>
          <w:rFonts w:asciiTheme="majorBidi" w:eastAsia="Times New Roman" w:hAnsiTheme="majorBidi" w:cstheme="majorBidi"/>
          <w:i/>
          <w:iCs/>
        </w:rPr>
        <w:t>Areca catechu</w:t>
      </w:r>
      <w:r w:rsidRPr="008E1789">
        <w:rPr>
          <w:rFonts w:asciiTheme="majorBidi" w:eastAsia="Times New Roman" w:hAnsiTheme="majorBidi" w:cstheme="majorBidi"/>
        </w:rPr>
        <w:t xml:space="preserve"> (areca, betel nut), produced mainly in the Far East. Areca nuts are used mainly as masticatory. These nuts contain alkaloids (arecoline and arecaidine).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Nuts n.e.c., including among all:</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Carya illinoensis</w:t>
      </w:r>
      <w:r w:rsidRPr="008E1789">
        <w:rPr>
          <w:rFonts w:asciiTheme="majorBidi" w:eastAsia="Times New Roman" w:hAnsiTheme="majorBidi" w:cstheme="majorBidi"/>
        </w:rPr>
        <w:t xml:space="preserve"> (pecan nut)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Caryocar nuciferum </w:t>
      </w:r>
      <w:r w:rsidRPr="008E1789">
        <w:rPr>
          <w:rFonts w:asciiTheme="majorBidi" w:eastAsia="Times New Roman" w:hAnsiTheme="majorBidi" w:cstheme="majorBidi"/>
        </w:rPr>
        <w:t>(butter or swarri nut)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Canarium spp. </w:t>
      </w:r>
      <w:r w:rsidRPr="008E1789">
        <w:rPr>
          <w:rFonts w:asciiTheme="majorBidi" w:eastAsia="Times New Roman" w:hAnsiTheme="majorBidi" w:cstheme="majorBidi"/>
        </w:rPr>
        <w:t>(pili nut, Java almond, Chinese olives)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Lecythis zabucajo </w:t>
      </w:r>
      <w:r w:rsidRPr="008E1789">
        <w:rPr>
          <w:rFonts w:asciiTheme="majorBidi" w:eastAsia="Times New Roman" w:hAnsiTheme="majorBidi" w:cstheme="majorBidi"/>
        </w:rPr>
        <w:t>(paradise or sapucaia nut)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Macadamia ternifolia </w:t>
      </w:r>
      <w:r w:rsidRPr="008E1789">
        <w:rPr>
          <w:rFonts w:asciiTheme="majorBidi" w:eastAsia="Times New Roman" w:hAnsiTheme="majorBidi" w:cstheme="majorBidi"/>
        </w:rPr>
        <w:t>(Queensland, macadamia nut)</w:t>
      </w:r>
    </w:p>
    <w:p w:rsidR="007F2666" w:rsidRPr="007F2666"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Pinus pinea </w:t>
      </w:r>
      <w:r w:rsidRPr="008E1789">
        <w:rPr>
          <w:rFonts w:asciiTheme="majorBidi" w:eastAsia="Times New Roman" w:hAnsiTheme="majorBidi" w:cstheme="majorBidi"/>
        </w:rPr>
        <w:t>(pignolia nut)</w:t>
      </w:r>
    </w:p>
    <w:p w:rsidR="00EB7AF1" w:rsidRPr="007F2666" w:rsidRDefault="726F4BD4" w:rsidP="007F2666">
      <w:pPr>
        <w:pStyle w:val="ListParagraph"/>
        <w:contextualSpacing w:val="0"/>
        <w:jc w:val="both"/>
        <w:rPr>
          <w:rFonts w:asciiTheme="majorBidi" w:hAnsiTheme="majorBidi" w:cstheme="majorBidi"/>
        </w:rPr>
      </w:pPr>
      <w:r w:rsidRPr="007F2666">
        <w:rPr>
          <w:rFonts w:asciiTheme="majorBidi" w:eastAsia="Times New Roman" w:hAnsiTheme="majorBidi" w:cstheme="majorBidi"/>
        </w:rPr>
        <w:t xml:space="preserve">Other nuts that are not identified separately, and </w:t>
      </w:r>
      <w:r w:rsidRPr="007F2666">
        <w:rPr>
          <w:rFonts w:asciiTheme="majorBidi" w:eastAsia="Times New Roman" w:hAnsiTheme="majorBidi" w:cstheme="majorBidi"/>
          <w:strike/>
        </w:rPr>
        <w:t xml:space="preserve"> </w:t>
      </w:r>
      <w:r w:rsidRPr="007F2666">
        <w:rPr>
          <w:rFonts w:asciiTheme="majorBidi" w:eastAsia="Times New Roman" w:hAnsiTheme="majorBidi" w:cstheme="majorBidi"/>
        </w:rPr>
        <w:t>because of their minor relevance at the international level. Because of their limited local importance, some countries report nuts under this heading that are classified individually by FAO.</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Wild edible nuts and groundnuts are not included.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nuts not elsewhere classified are also here included.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726F4BD4" w:rsidP="000264F4">
      <w:pPr>
        <w:pStyle w:val="Heading2"/>
      </w:pPr>
      <w:r w:rsidRPr="008E1789">
        <w:lastRenderedPageBreak/>
        <w:t>Oil-bearing crops and derived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OIL-BEARING CROPS OR OIL CROPS include both annual (usually called oilseeds) and perennial plants whose seeds, fruits or mesocarp and nuts are valued mainly for the edible or industrial oils that are extracted from them. Dessert and table nuts, although rich in oil, are listed under Nuts. Annual oilseed plants that are either harvested green or are used for grazing and for green manure are included in Fodder Crops. Some of the crops included in this group are also fibre crops in that both the seeds and the fibres are harvested from the same plant. Such crops include: coconuts, yielding coir from the mesocarp; kapok fruit; seed cotton; linseed; and hempseed. In the case of several other crops, both the pulp of the fruit and the kernels are used for oil. The main crops of this type are oil-palm fruit and tallow tree seeds. Production data are reported in terms of dry products as marketed. Exceptions to this general rule include: groundnuts, which are reported as groundnuts in the shell; coconuts, which are reported on the basis of the weight of the nut including the woody shell, but excluding the fibrous outer husk; and palm oil, which is reported in terms of oil, by weight. Because of the very different nature of the various oil crops, the primary products cannot be aggregated in their natural weight to obtain total oil crops. For this reason, FAO converts the crops to either an oil equivalent or an oilcake equivalent before aggregating them. Only 5-6% of the world production of oil crops is used for seed (oilseeds) and animal feed, while about 8% is used for food. The remaining 86% is processed into oil. The fat content of oil crops varies widely. Fat content ranges from as low as 10-15% of the weight of coconuts to over 50% of the weight of sesame seeds and palm kernels. Carbohydrates, mainly polysaccharides, range from 15 to 30% in the oilseeds, but are generally lower in other oil-bearing crops. The protein content is very high in soybeans, at up to 40%, but is much lower in many other oilseeds, at 15-25%, and is lower still in some other oil-bearing crops.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PRODUCTS DERIVED FROM OIL CROPS. Edible processed products from oil crops, other than oil, include flour, flakes or grits, groundnut preparations (butter, salted nuts, candy), preserved olives, desiccated coconut and fermented and non-fermented soya products.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2555 – Soyabeans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soyabeans (0141) and the following processed products expressed in terms of primary equivalent: soya sauce (23995.01); soya paste (23995.02); soya curd (23999.03).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Soyabeans, species of Glycine soja, is the most important oil crop. Also widely consumed as a bean and in the form of various derived products because of its high protein content, e.g. soya milk, meat, etc.</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Roasted soya beans used as a coffee substitute are not included.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2556 - Groundnuts (Shelled Equivalent)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groundnuts (0142) and the following processed products expressed in terms of primary equivalent: prepared groundnuts (21495.01); peanut butter (21495.02).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Groundnuts (Shelled Equivalent), species of </w:t>
      </w:r>
      <w:r w:rsidRPr="008E1789">
        <w:rPr>
          <w:rFonts w:asciiTheme="majorBidi" w:eastAsia="Times New Roman" w:hAnsiTheme="majorBidi" w:cstheme="majorBidi"/>
          <w:i/>
          <w:iCs/>
          <w:lang w:val="en-GB"/>
        </w:rPr>
        <w:t>Arachis hypogaea</w:t>
      </w:r>
      <w:r w:rsidRPr="008E1789">
        <w:rPr>
          <w:rFonts w:asciiTheme="majorBidi" w:eastAsia="Times New Roman" w:hAnsiTheme="majorBidi" w:cstheme="majorBidi"/>
          <w:lang w:val="en-GB"/>
        </w:rPr>
        <w:t xml:space="preserve"> (peanuts), whether or not shelled or broken, which are not roasted or otherwise cooked, used as direct food and for extracting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For trade data, groundnuts in shell are converted at 70% and reported on a shelled basis.</w:t>
      </w:r>
    </w:p>
    <w:p w:rsidR="00EB7AF1" w:rsidRPr="008E1789" w:rsidRDefault="00EB7AF1" w:rsidP="00C500F7">
      <w:pPr>
        <w:jc w:val="both"/>
        <w:rPr>
          <w:rFonts w:asciiTheme="majorBidi" w:hAnsiTheme="majorBidi" w:cstheme="majorBidi"/>
          <w:lang w:val="en-GB"/>
        </w:rPr>
      </w:pP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2557 - Sunflower seed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sunflower seed (01445)</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Sunflower seed, species of </w:t>
      </w:r>
      <w:r w:rsidRPr="008E1789">
        <w:rPr>
          <w:rFonts w:asciiTheme="majorBidi" w:eastAsia="Times New Roman" w:hAnsiTheme="majorBidi" w:cstheme="majorBidi"/>
          <w:i/>
          <w:iCs/>
          <w:lang w:val="en-GB"/>
        </w:rPr>
        <w:t>Helianthus annuus</w:t>
      </w:r>
      <w:r w:rsidRPr="008E1789">
        <w:rPr>
          <w:rFonts w:asciiTheme="majorBidi" w:eastAsia="Times New Roman" w:hAnsiTheme="majorBidi" w:cstheme="majorBidi"/>
          <w:lang w:val="en-GB"/>
        </w:rPr>
        <w:t xml:space="preserve">, whether or not broken. Valued mainly for its oil, minor uses include as a human food and as feed for birds.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2574 - Rape and Mustard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rapeseed or canola oil, crude (21641.01), mustard seed oil, crude (21641.02),  rape, colza and mustard oil, refined (21642).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Rape and mustard oil is obtained by dry pressure extraction of seeds of several species and. Generally containing a high level of erucic acid, it has both food and industrial uses.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u w:val="single"/>
          <w:lang w:val="en-GB"/>
        </w:rPr>
        <w:t>Oil of rapeseed or canola oil</w:t>
      </w:r>
      <w:r w:rsidRPr="008E1789">
        <w:rPr>
          <w:rFonts w:asciiTheme="majorBidi" w:eastAsia="Times New Roman" w:hAnsiTheme="majorBidi" w:cstheme="majorBidi"/>
          <w:lang w:val="en-GB"/>
        </w:rPr>
        <w:t xml:space="preserve"> is obtained for food use from seeds of </w:t>
      </w:r>
      <w:r w:rsidRPr="008E1789">
        <w:rPr>
          <w:rFonts w:asciiTheme="majorBidi" w:eastAsia="Times New Roman" w:hAnsiTheme="majorBidi" w:cstheme="majorBidi"/>
          <w:i/>
          <w:iCs/>
          <w:lang w:val="en-GB"/>
        </w:rPr>
        <w:t>Brassica</w:t>
      </w:r>
      <w:r w:rsidRPr="008E1789">
        <w:rPr>
          <w:rFonts w:asciiTheme="majorBidi" w:eastAsia="Times New Roman" w:hAnsiTheme="majorBidi" w:cstheme="majorBidi"/>
          <w:lang w:val="en-GB"/>
        </w:rPr>
        <w:t xml:space="preserve">, particularly </w:t>
      </w:r>
      <w:r w:rsidRPr="008E1789">
        <w:rPr>
          <w:rFonts w:asciiTheme="majorBidi" w:eastAsia="Times New Roman" w:hAnsiTheme="majorBidi" w:cstheme="majorBidi"/>
          <w:i/>
          <w:iCs/>
          <w:lang w:val="en-GB"/>
        </w:rPr>
        <w:t>B. napus</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B. rapa</w:t>
      </w:r>
      <w:r w:rsidRPr="008E1789">
        <w:rPr>
          <w:rFonts w:asciiTheme="majorBidi" w:eastAsia="Times New Roman" w:hAnsiTheme="majorBidi" w:cstheme="majorBidi"/>
          <w:lang w:val="en-GB"/>
        </w:rPr>
        <w:t xml:space="preserve"> (or </w:t>
      </w:r>
      <w:r w:rsidRPr="008E1789">
        <w:rPr>
          <w:rFonts w:asciiTheme="majorBidi" w:eastAsia="Times New Roman" w:hAnsiTheme="majorBidi" w:cstheme="majorBidi"/>
          <w:i/>
          <w:iCs/>
          <w:lang w:val="en-GB"/>
        </w:rPr>
        <w:t>B. campestris</w:t>
      </w:r>
      <w:r w:rsidRPr="008E1789">
        <w:rPr>
          <w:rFonts w:asciiTheme="majorBidi" w:eastAsia="Times New Roman" w:hAnsiTheme="majorBidi" w:cstheme="majorBidi"/>
          <w:lang w:val="en-GB"/>
        </w:rPr>
        <w:t>). Canola oil is produced from new varieties of rapeseed. Oil recovered with solvent from the residues of the pressure extraction is used for industrial purposes, it is used for salad dressings, to produce margarine, and for other industrial products. The refined oils (generally colza oil) are edible.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u w:val="single"/>
          <w:lang w:val="en-GB"/>
        </w:rPr>
        <w:t>Oil of mustard seed</w:t>
      </w:r>
      <w:r w:rsidRPr="008E1789">
        <w:rPr>
          <w:rFonts w:asciiTheme="majorBidi" w:eastAsia="Times New Roman" w:hAnsiTheme="majorBidi" w:cstheme="majorBidi"/>
          <w:lang w:val="en-GB"/>
        </w:rPr>
        <w:t xml:space="preserve"> is obtained of seeds of Sinapsis alba and Brassica hirta (white mustard), </w:t>
      </w:r>
      <w:r w:rsidRPr="008E1789">
        <w:rPr>
          <w:rFonts w:asciiTheme="majorBidi" w:eastAsia="Times New Roman" w:hAnsiTheme="majorBidi" w:cstheme="majorBidi"/>
          <w:i/>
          <w:iCs/>
          <w:lang w:val="en-GB"/>
        </w:rPr>
        <w:t>Brassica nigra</w:t>
      </w:r>
      <w:r w:rsidRPr="008E1789">
        <w:rPr>
          <w:rFonts w:asciiTheme="majorBidi" w:eastAsia="Times New Roman" w:hAnsiTheme="majorBidi" w:cstheme="majorBidi"/>
          <w:lang w:val="en-GB"/>
        </w:rPr>
        <w:t xml:space="preserve"> (black mustard) and </w:t>
      </w:r>
      <w:r w:rsidRPr="008E1789">
        <w:rPr>
          <w:rFonts w:asciiTheme="majorBidi" w:eastAsia="Times New Roman" w:hAnsiTheme="majorBidi" w:cstheme="majorBidi"/>
          <w:i/>
          <w:iCs/>
          <w:lang w:val="en-GB"/>
        </w:rPr>
        <w:t>Brassica juncea</w:t>
      </w:r>
      <w:r w:rsidRPr="008E1789">
        <w:rPr>
          <w:rFonts w:asciiTheme="majorBidi" w:eastAsia="Times New Roman" w:hAnsiTheme="majorBidi" w:cstheme="majorBidi"/>
          <w:lang w:val="en-GB"/>
        </w:rPr>
        <w:t xml:space="preserve"> (Indian mustard), and it is used in medicines, for cooking or in industrial products.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2575 - Cottonseed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cottonseed oil (2168).</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Cottonseed oil, several species of the genus </w:t>
      </w:r>
      <w:r w:rsidRPr="008E1789">
        <w:rPr>
          <w:rFonts w:asciiTheme="majorBidi" w:eastAsia="Times New Roman" w:hAnsiTheme="majorBidi" w:cstheme="majorBidi"/>
          <w:i/>
          <w:iCs/>
          <w:lang w:val="en-GB"/>
        </w:rPr>
        <w:t>Gossypium</w:t>
      </w:r>
      <w:r w:rsidRPr="008E1789">
        <w:rPr>
          <w:rFonts w:asciiTheme="majorBidi" w:eastAsia="Times New Roman" w:hAnsiTheme="majorBidi" w:cstheme="majorBidi"/>
          <w:lang w:val="en-GB"/>
        </w:rPr>
        <w:t xml:space="preserve">, obtained first by pressure extraction from the kernels of cotton seeds, used mainly as a food but also in industry. The pure refined oil is of great value as a salad or cooking oil and for making margarine and lard substitutes. The residue from the extraction process is then exposed to a solvent.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2560 - Coconuts (Including Copra)</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coconuts (01460), copra (01492) and the following processed products expressed in terms of primary equivalent: coconuts desiccated (21429.07).</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Coconuts including copra, species of </w:t>
      </w:r>
      <w:r w:rsidRPr="008E1789">
        <w:rPr>
          <w:rFonts w:asciiTheme="majorBidi" w:eastAsia="Times New Roman" w:hAnsiTheme="majorBidi" w:cstheme="majorBidi"/>
          <w:i/>
          <w:iCs/>
          <w:lang w:val="en-GB"/>
        </w:rPr>
        <w:t>Cocos nucifera</w:t>
      </w:r>
      <w:r w:rsidRPr="008E1789">
        <w:rPr>
          <w:rFonts w:asciiTheme="majorBidi" w:eastAsia="Times New Roman" w:hAnsiTheme="majorBidi" w:cstheme="majorBidi"/>
          <w:lang w:val="en-GB"/>
        </w:rPr>
        <w:t xml:space="preserve"> (Husked coconut), in shell, including meat, coconut, fresh, whether or not shredded, covered by the endocarp, while exocarp (the smooth outer skin) and mesocarp (the fibrous covering) are removed. Immature nuts contain a milky juice that is consumed as a refreshing drink. Mature nuts are consumed as such, or processed for copra or desiccated coconut. The flesh, from which copra/oil is extracted, constitutes 40-70% of the weight of the husked coconut. The oil content is about 36% of the flesh.</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Copra is the dried flesh of coconut from which the oil is extracted and it is unsuitable for human consumption.</w:t>
      </w:r>
    </w:p>
    <w:p w:rsidR="00EB7AF1" w:rsidRPr="008E1789" w:rsidRDefault="00EB7AF1" w:rsidP="00C500F7">
      <w:pPr>
        <w:jc w:val="both"/>
        <w:rPr>
          <w:rFonts w:asciiTheme="majorBidi" w:hAnsiTheme="majorBidi" w:cstheme="majorBidi"/>
          <w:lang w:val="en-GB"/>
        </w:rPr>
      </w:pP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2561 – Sesameseed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sesameseed (01444).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Sesameseed, species of </w:t>
      </w:r>
      <w:r w:rsidRPr="008E1789">
        <w:rPr>
          <w:rFonts w:asciiTheme="majorBidi" w:eastAsia="Times New Roman" w:hAnsiTheme="majorBidi" w:cstheme="majorBidi"/>
          <w:i/>
          <w:iCs/>
          <w:lang w:val="en-GB"/>
        </w:rPr>
        <w:t xml:space="preserve">Sesamum indicum, </w:t>
      </w:r>
      <w:r w:rsidRPr="008E1789">
        <w:rPr>
          <w:rFonts w:asciiTheme="majorBidi" w:eastAsia="Times New Roman" w:hAnsiTheme="majorBidi" w:cstheme="majorBidi"/>
          <w:lang w:val="en-GB"/>
        </w:rPr>
        <w:t>whether or not broken, valued for its oil, but also as a food, either raw or roasted, as well as in bakery products and other food preparations.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2576 - Palmkernel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palmkernel oil (21691.14).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Palmkernel oil, obtained mainly from the African oil palm </w:t>
      </w:r>
      <w:r w:rsidRPr="008E1789">
        <w:rPr>
          <w:rFonts w:asciiTheme="majorBidi" w:eastAsia="Times New Roman" w:hAnsiTheme="majorBidi" w:cstheme="majorBidi"/>
          <w:i/>
          <w:iCs/>
          <w:lang w:val="en-GB"/>
        </w:rPr>
        <w:t>Elaeis guineensis</w:t>
      </w:r>
      <w:r w:rsidRPr="008E1789">
        <w:rPr>
          <w:rFonts w:asciiTheme="majorBidi" w:eastAsia="Times New Roman" w:hAnsiTheme="majorBidi" w:cstheme="majorBidi"/>
          <w:lang w:val="en-GB"/>
        </w:rPr>
        <w:t>, obtained from the kernel of the nut of the fruits of the oil palm by pressure in two or three stages at different temperatures. Including oil of babassu kernels and, used in the margarine and candy industries and in the manufacture of glycerol, shampoos, soap and candles.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2563 – Olives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olives (01450) and the following processed products expressed in terms of primary equivalent: Olive oil, crude (21671), Olive oil, refined (21672), Oil of olive residues (21673).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Olives, species of </w:t>
      </w:r>
      <w:r w:rsidRPr="008E1789">
        <w:rPr>
          <w:rFonts w:asciiTheme="majorBidi" w:eastAsia="Times New Roman" w:hAnsiTheme="majorBidi" w:cstheme="majorBidi"/>
          <w:i/>
          <w:iCs/>
          <w:lang w:val="en-GB"/>
        </w:rPr>
        <w:t xml:space="preserve">Olea europaea, </w:t>
      </w:r>
      <w:r w:rsidRPr="008E1789">
        <w:rPr>
          <w:rFonts w:asciiTheme="majorBidi" w:eastAsia="Times New Roman" w:hAnsiTheme="majorBidi" w:cstheme="majorBidi"/>
          <w:lang w:val="en-GB"/>
        </w:rPr>
        <w:t>fresh or chilled, includes table olives and olives for oil.</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2570 - Oilcrops,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inter alia: karite nuts (01499.01), castor beans (01447), tung nuts (01499.02), jojoba seeds (01499.03), safflower seed (01446), poppy seed (01448), melonseed (01449.01), tallowtree seeds (01499.04), kapok fruit (01499.05), linseed (01441), hempseed (01449.02), other oilseed n.e.c. (01449.90), of a kind used for the extraction of edible or industrial oils and fats, and the following processed products expressed in terms of primary equivalent: flour of oilseeds (21920 - flours and meals of oil seeds or oleaginous fruits, except those of mustard).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Karite Nuts (Sheanuts), species of </w:t>
      </w:r>
      <w:r w:rsidRPr="008E1789">
        <w:rPr>
          <w:rFonts w:asciiTheme="majorBidi" w:eastAsia="Times New Roman" w:hAnsiTheme="majorBidi" w:cstheme="majorBidi"/>
          <w:i/>
          <w:iCs/>
        </w:rPr>
        <w:t xml:space="preserve">Butyrospermum parkii. </w:t>
      </w:r>
      <w:r w:rsidRPr="008E1789">
        <w:rPr>
          <w:rFonts w:asciiTheme="majorBidi" w:eastAsia="Times New Roman" w:hAnsiTheme="majorBidi" w:cstheme="majorBidi"/>
        </w:rPr>
        <w:t>Production data refer only to the nut contained in the fruit although the pulp around the nut is also edible.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Castor Beans, species of </w:t>
      </w:r>
      <w:r w:rsidRPr="008E1789">
        <w:rPr>
          <w:rFonts w:asciiTheme="majorBidi" w:eastAsia="Times New Roman" w:hAnsiTheme="majorBidi" w:cstheme="majorBidi"/>
          <w:i/>
          <w:iCs/>
        </w:rPr>
        <w:t>Ricinus communis</w:t>
      </w:r>
      <w:r w:rsidRPr="008E1789">
        <w:rPr>
          <w:rFonts w:asciiTheme="majorBidi" w:eastAsia="Times New Roman" w:hAnsiTheme="majorBidi" w:cstheme="majorBidi"/>
        </w:rPr>
        <w:t>, valued mainly for their oil, which is used in pharmaceutical products. Ground seedcakes are used as fertilizers (castor oil pomace).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Tung Nuts, species of </w:t>
      </w:r>
      <w:r w:rsidRPr="008E1789">
        <w:rPr>
          <w:rFonts w:asciiTheme="majorBidi" w:eastAsia="Times New Roman" w:hAnsiTheme="majorBidi" w:cstheme="majorBidi"/>
          <w:i/>
          <w:iCs/>
        </w:rPr>
        <w:t>Aleurites cordata</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Aleurites fordii</w:t>
      </w:r>
      <w:r w:rsidRPr="008E1789">
        <w:rPr>
          <w:rFonts w:asciiTheme="majorBidi" w:eastAsia="Times New Roman" w:hAnsiTheme="majorBidi" w:cstheme="majorBidi"/>
        </w:rPr>
        <w:t>, valued mainly for their oil.</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Jojoba Seeds, species of </w:t>
      </w:r>
      <w:r w:rsidRPr="008E1789">
        <w:rPr>
          <w:rFonts w:asciiTheme="majorBidi" w:eastAsia="Times New Roman" w:hAnsiTheme="majorBidi" w:cstheme="majorBidi"/>
          <w:i/>
          <w:iCs/>
        </w:rPr>
        <w:t>Simmondsia californica</w:t>
      </w:r>
      <w:r w:rsidRPr="008E1789">
        <w:rPr>
          <w:rFonts w:asciiTheme="majorBidi" w:eastAsia="Times New Roman" w:hAnsiTheme="majorBidi" w:cstheme="majorBidi"/>
        </w:rPr>
        <w:t xml:space="preserve"> or </w:t>
      </w:r>
      <w:r w:rsidRPr="008E1789">
        <w:rPr>
          <w:rFonts w:asciiTheme="majorBidi" w:eastAsia="Times New Roman" w:hAnsiTheme="majorBidi" w:cstheme="majorBidi"/>
          <w:i/>
          <w:iCs/>
        </w:rPr>
        <w:t>S. chinensis</w:t>
      </w:r>
      <w:r w:rsidRPr="008E1789">
        <w:rPr>
          <w:rFonts w:asciiTheme="majorBidi" w:eastAsia="Times New Roman" w:hAnsiTheme="majorBidi" w:cstheme="majorBidi"/>
        </w:rPr>
        <w:t>, from the shrub or small tree of the Buxaceae family.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Safflower seed, species of </w:t>
      </w:r>
      <w:r w:rsidRPr="008E1789">
        <w:rPr>
          <w:rFonts w:asciiTheme="majorBidi" w:eastAsia="Times New Roman" w:hAnsiTheme="majorBidi" w:cstheme="majorBidi"/>
          <w:i/>
          <w:iCs/>
        </w:rPr>
        <w:t>Carthamus tinctorius</w:t>
      </w:r>
      <w:r w:rsidRPr="008E1789">
        <w:rPr>
          <w:rFonts w:asciiTheme="majorBidi" w:eastAsia="Times New Roman" w:hAnsiTheme="majorBidi" w:cstheme="majorBidi"/>
        </w:rPr>
        <w:t>, whether or not broken, valued mainly for its oil. Minor uses include as a human food and as poultry feed.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Poppy seed, species of </w:t>
      </w:r>
      <w:r w:rsidRPr="008E1789">
        <w:rPr>
          <w:rFonts w:asciiTheme="majorBidi" w:eastAsia="Times New Roman" w:hAnsiTheme="majorBidi" w:cstheme="majorBidi"/>
          <w:i/>
          <w:iCs/>
        </w:rPr>
        <w:t>Papaver somniferum</w:t>
      </w:r>
      <w:r w:rsidRPr="008E1789">
        <w:rPr>
          <w:rFonts w:asciiTheme="majorBidi" w:eastAsia="Times New Roman" w:hAnsiTheme="majorBidi" w:cstheme="majorBidi"/>
        </w:rPr>
        <w:t>, the source of opium, poppy seeds are also used in baking and confectionery.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Melonseed, species of </w:t>
      </w:r>
      <w:r w:rsidRPr="008E1789">
        <w:rPr>
          <w:rFonts w:asciiTheme="majorBidi" w:eastAsia="Times New Roman" w:hAnsiTheme="majorBidi" w:cstheme="majorBidi"/>
          <w:i/>
          <w:iCs/>
        </w:rPr>
        <w:t>Cucumis melo</w:t>
      </w:r>
      <w:r w:rsidRPr="008E1789">
        <w:rPr>
          <w:rFonts w:asciiTheme="majorBidi" w:eastAsia="Times New Roman" w:hAnsiTheme="majorBidi" w:cstheme="majorBidi"/>
        </w:rPr>
        <w:t>, includes seeds of other Cucurbitaceae.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 xml:space="preserve">Tallowtree Seeds, species of </w:t>
      </w:r>
      <w:r w:rsidRPr="008E1789">
        <w:rPr>
          <w:rFonts w:asciiTheme="majorBidi" w:eastAsia="Times New Roman" w:hAnsiTheme="majorBidi" w:cstheme="majorBidi"/>
          <w:i/>
          <w:iCs/>
        </w:rPr>
        <w:t>Shorea aptera; Shorea stenocarpa</w:t>
      </w:r>
      <w:r w:rsidRPr="008E1789">
        <w:rPr>
          <w:rFonts w:asciiTheme="majorBidi" w:eastAsia="Times New Roman" w:hAnsiTheme="majorBidi" w:cstheme="majorBidi"/>
        </w:rPr>
        <w:t xml:space="preserve"> (Borneo tallow tree) and </w:t>
      </w:r>
      <w:r w:rsidRPr="008E1789">
        <w:rPr>
          <w:rFonts w:asciiTheme="majorBidi" w:eastAsia="Times New Roman" w:hAnsiTheme="majorBidi" w:cstheme="majorBidi"/>
          <w:i/>
          <w:iCs/>
        </w:rPr>
        <w:t>Sapium sebiferum; Stillingia sebifera</w:t>
      </w:r>
      <w:r w:rsidRPr="008E1789">
        <w:rPr>
          <w:rFonts w:asciiTheme="majorBidi" w:eastAsia="Times New Roman" w:hAnsiTheme="majorBidi" w:cstheme="majorBidi"/>
        </w:rPr>
        <w:t xml:space="preserve"> (Chinese tallow tree), grown wild and cultivated. FAO considers vegetable tallow (21691.09) and stillingia oil (21691.10) to be primary products.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Kapok fruit, species of </w:t>
      </w:r>
      <w:r w:rsidRPr="008E1789">
        <w:rPr>
          <w:rFonts w:asciiTheme="majorBidi" w:eastAsia="Times New Roman" w:hAnsiTheme="majorBidi" w:cstheme="majorBidi"/>
          <w:i/>
          <w:iCs/>
        </w:rPr>
        <w:t>Ceiba pentandra</w:t>
      </w:r>
      <w:r w:rsidRPr="008E1789">
        <w:rPr>
          <w:rFonts w:asciiTheme="majorBidi" w:eastAsia="Times New Roman" w:hAnsiTheme="majorBidi" w:cstheme="majorBidi"/>
        </w:rPr>
        <w:t>, the fruit of kapok contains fibre and seeds, which FAO treats as primary crops.</w:t>
      </w:r>
      <w:r w:rsidR="00EB7AF1" w:rsidRPr="008E1789">
        <w:rPr>
          <w:rFonts w:asciiTheme="majorBidi" w:hAnsiTheme="majorBidi" w:cstheme="majorBidi"/>
        </w:rPr>
        <w:br/>
      </w:r>
      <w:r w:rsidRPr="008E1789">
        <w:rPr>
          <w:rFonts w:asciiTheme="majorBidi" w:eastAsia="Times New Roman" w:hAnsiTheme="majorBidi" w:cstheme="majorBidi"/>
        </w:rPr>
        <w:t>When in shell the soft shell is approximately 40-50% of the total weight of the nut; if shelled it is used for extracting oil.</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Linseed, species of </w:t>
      </w:r>
      <w:r w:rsidRPr="008E1789">
        <w:rPr>
          <w:rFonts w:asciiTheme="majorBidi" w:eastAsia="Times New Roman" w:hAnsiTheme="majorBidi" w:cstheme="majorBidi"/>
          <w:i/>
          <w:iCs/>
        </w:rPr>
        <w:t>Linum usitatissimum</w:t>
      </w:r>
      <w:r w:rsidRPr="008E1789">
        <w:rPr>
          <w:rFonts w:asciiTheme="majorBidi" w:eastAsia="Times New Roman" w:hAnsiTheme="majorBidi" w:cstheme="majorBidi"/>
        </w:rPr>
        <w:t xml:space="preserve"> (Flaxseed), whether or not broken an annual herbaceous that is cultivated for its fibre as well as its oil. It includes the seeds of the flax plant.</w:t>
      </w:r>
    </w:p>
    <w:p w:rsidR="007F2666" w:rsidRDefault="726F4BD4" w:rsidP="007F2666">
      <w:pPr>
        <w:pStyle w:val="ListParagraph"/>
        <w:numPr>
          <w:ilvl w:val="0"/>
          <w:numId w:val="2"/>
        </w:numPr>
        <w:contextualSpacing w:val="0"/>
        <w:jc w:val="both"/>
        <w:rPr>
          <w:rFonts w:asciiTheme="majorBidi" w:hAnsiTheme="majorBidi" w:cstheme="majorBidi"/>
        </w:rPr>
      </w:pPr>
      <w:r w:rsidRPr="007F2666">
        <w:rPr>
          <w:rFonts w:asciiTheme="majorBidi" w:eastAsia="Times New Roman" w:hAnsiTheme="majorBidi" w:cstheme="majorBidi"/>
        </w:rPr>
        <w:t xml:space="preserve">Hempseed, species of </w:t>
      </w:r>
      <w:r w:rsidRPr="007F2666">
        <w:rPr>
          <w:rFonts w:asciiTheme="majorBidi" w:eastAsia="Times New Roman" w:hAnsiTheme="majorBidi" w:cstheme="majorBidi"/>
          <w:i/>
          <w:iCs/>
        </w:rPr>
        <w:t>Cannabis sativa, is a</w:t>
      </w:r>
      <w:r w:rsidRPr="007F2666">
        <w:rPr>
          <w:rFonts w:asciiTheme="majorBidi" w:eastAsia="Times New Roman" w:hAnsiTheme="majorBidi" w:cstheme="majorBidi"/>
        </w:rPr>
        <w:t>n annual herbaceous that is cultivated for its fibre as well as its oil. In major producing countries oil is extracted from the seeds.</w:t>
      </w:r>
    </w:p>
    <w:p w:rsidR="00EB7AF1" w:rsidRPr="007F2666" w:rsidRDefault="726F4BD4" w:rsidP="007F2666">
      <w:pPr>
        <w:ind w:left="360"/>
        <w:jc w:val="both"/>
        <w:rPr>
          <w:rFonts w:asciiTheme="majorBidi" w:hAnsiTheme="majorBidi" w:cstheme="majorBidi"/>
        </w:rPr>
      </w:pPr>
      <w:r w:rsidRPr="007F2666">
        <w:rPr>
          <w:rFonts w:asciiTheme="majorBidi" w:eastAsia="Times New Roman" w:hAnsiTheme="majorBidi" w:cstheme="majorBidi"/>
        </w:rPr>
        <w:t>Other oilseeds not elsewhere classified are also here included.</w:t>
      </w:r>
    </w:p>
    <w:p w:rsidR="00EB7AF1" w:rsidRPr="008E1789" w:rsidRDefault="00EB7AF1" w:rsidP="00C500F7">
      <w:pPr>
        <w:jc w:val="both"/>
        <w:rPr>
          <w:rFonts w:asciiTheme="majorBidi" w:hAnsiTheme="majorBidi" w:cstheme="majorBidi"/>
          <w:lang w:val="en-GB"/>
        </w:rPr>
      </w:pP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726F4BD4" w:rsidP="000264F4">
      <w:pPr>
        <w:pStyle w:val="Heading2"/>
      </w:pPr>
      <w:r w:rsidRPr="008E1789">
        <w:lastRenderedPageBreak/>
        <w:t>Vegetable oils and fats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VEGETABLE OILS AND FATS. Oil extraction by traditional methods often requires various preliminary operations, such as cracking, shelling, dehulling, etc., after which the crop is ground to a paste. The paste, or the whole fruit, is then boiled with water and stirred until the oil separates and can be collected. Such traditional methods have a low rate of efficiency, particularly when performed manually. Oil extracted by pressing without heating is the purest method and often produces an edible product without refining. Modern methods of oil recovery include crushing and pressing, as well as dissolving the crop in a solvent, most commonly hexane. Extracting oil with a solvent is a more efficient method than pressing. The residue left after the removal of oil (oilcake or meal) is used as feedstuff. Crude vegetable oils are obtained without further processing other than degumming or filtering. To make them suitable for human consumption, most edible vegetable oils are refined to remove impurities and toxic substances, a process which involves bleaching, deodorization and cooling (to make the oils stable in cold temperatures). The loss involved in these processes ranges from 4 to 8%. The FAO concept includes raw, refined and fractioned oils, but not chemically modified oils. With some exceptions, and in contrast to animal fats, vegetable oils contain predominantly unsaturated (light, liquid) fatty acids of two kinds: monounsaturated (oleic acid - mainly in extra virgin olive oil) and polyunsaturated (linoleic acid and linolenic acid - in oils extracted from oilseeds). Vegetable oils have a wide variety of food uses, including salad and cooking oils, as well as in the production of margarine, shortening and compound fat. They also enter into many processed products, such as mayonnaise, mustard, potato chips, French fries, salad dressing, sandwich spread and canned fish. Industrial and non-food uses of vegetable oils include the production of soaps, detergents, fatty acids, paint, varnish, resin, plastic and lubricants.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2571 - Soyabean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soyabean oil (2161).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Soyabean oil, crude and refined, obtained by hydraulic or expeller presses or solvent extraction from the seeds of the soya bean. Used mainly for food, and also for industrial purposes.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2572 - Groundnut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groundnut oil (2162).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Groundnut oil (or peanut oil), crude and refined, obtained by pressure or solvent extraction from the seeds of nuts of the common ground</w:t>
      </w:r>
      <w:r w:rsidRPr="008E1789">
        <w:rPr>
          <w:rFonts w:ascii="MS Mincho" w:eastAsia="MS Mincho" w:hAnsi="MS Mincho" w:cs="MS Mincho" w:hint="eastAsia"/>
          <w:rtl/>
          <w:lang w:val="en-GB"/>
        </w:rPr>
        <w:t>‑</w:t>
      </w:r>
      <w:r w:rsidRPr="008E1789">
        <w:rPr>
          <w:rFonts w:asciiTheme="majorBidi" w:eastAsia="Times New Roman" w:hAnsiTheme="majorBidi" w:cstheme="majorBidi"/>
          <w:lang w:val="en-GB"/>
        </w:rPr>
        <w:t>nut (</w:t>
      </w:r>
      <w:r w:rsidRPr="008E1789">
        <w:rPr>
          <w:rFonts w:asciiTheme="majorBidi" w:eastAsia="Times New Roman" w:hAnsiTheme="majorBidi" w:cstheme="majorBidi"/>
          <w:i/>
          <w:iCs/>
          <w:lang w:val="en-GB"/>
        </w:rPr>
        <w:t>Arachis hypogaea</w:t>
      </w:r>
      <w:r w:rsidRPr="008E1789">
        <w:rPr>
          <w:rFonts w:asciiTheme="majorBidi" w:eastAsia="Times New Roman" w:hAnsiTheme="majorBidi" w:cstheme="majorBidi"/>
          <w:lang w:val="en-GB"/>
        </w:rPr>
        <w:t>). Used mainly for food, and also for making soaps or lubricants.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2573 - Sunflowerseed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sunflower-seed oil, crude (21631.01), sunflower-seed and safflower-seed oil, refined (21632).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Sunflowerseed oil, whether or not refined, but not chemically modified, obtained by pressure extraction from the seeds of seeds of the safflower (</w:t>
      </w:r>
      <w:r w:rsidRPr="008E1789">
        <w:rPr>
          <w:rFonts w:asciiTheme="majorBidi" w:eastAsia="Times New Roman" w:hAnsiTheme="majorBidi" w:cstheme="majorBidi"/>
          <w:i/>
          <w:iCs/>
          <w:lang w:val="en-GB"/>
        </w:rPr>
        <w:t>Carthamus tinctoris</w:t>
      </w:r>
      <w:r w:rsidRPr="008E1789">
        <w:rPr>
          <w:rFonts w:asciiTheme="majorBidi" w:eastAsia="Times New Roman" w:hAnsiTheme="majorBidi" w:cstheme="majorBidi"/>
          <w:lang w:val="en-GB"/>
        </w:rPr>
        <w:t>). Used mainly for food, and also for making medicines, alkyd resins, paints and varnishes.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2577 - Palm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palm oil, crude (2165) and the following processed products expressed in terms of primary equivalent: industrial monocarboxylic fatty acids; acid oils from refining (34120); residues of fatty substances (21932.02).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Palm oil, whether or not refined, mainly from the African oil palm (Elaeis guineensis), obtained from the mesocarp of the fruit of the oil palm by pressure, and also by solvent from the residues of the pressure extraction, used in the manufacture industry. Refined palm oil is used as food stuff.</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Palm kernel oil or babassu oil not included (2576).</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2578 - Coconut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coconut oil (2166).</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Coconut oil, whether or not refined, is obtained from copra of the coconut (</w:t>
      </w:r>
      <w:r w:rsidRPr="008E1789">
        <w:rPr>
          <w:rFonts w:asciiTheme="majorBidi" w:eastAsia="Times New Roman" w:hAnsiTheme="majorBidi" w:cstheme="majorBidi"/>
          <w:i/>
          <w:iCs/>
          <w:lang w:val="en-GB"/>
        </w:rPr>
        <w:t>Cocos nucifera</w:t>
      </w:r>
      <w:r w:rsidRPr="008E1789">
        <w:rPr>
          <w:rFonts w:asciiTheme="majorBidi" w:eastAsia="Times New Roman" w:hAnsiTheme="majorBidi" w:cstheme="majorBidi"/>
          <w:lang w:val="en-GB"/>
        </w:rPr>
        <w:t>) by pressure and by solvent from the residues of pressure extraction. Used in manufacture industry, when refined is used as food.</w:t>
      </w:r>
    </w:p>
    <w:p w:rsidR="00EB7AF1" w:rsidRPr="008E1789" w:rsidRDefault="007F2666" w:rsidP="00C500F7">
      <w:pPr>
        <w:pStyle w:val="Heading3"/>
        <w:numPr>
          <w:ilvl w:val="2"/>
          <w:numId w:val="0"/>
        </w:numPr>
        <w:spacing w:before="0" w:after="200"/>
        <w:jc w:val="both"/>
        <w:rPr>
          <w:rFonts w:asciiTheme="majorBidi" w:hAnsiTheme="majorBidi" w:cstheme="majorBidi"/>
          <w:lang w:val="en-GB"/>
        </w:rPr>
      </w:pPr>
      <w:r>
        <w:rPr>
          <w:rFonts w:asciiTheme="majorBidi" w:hAnsiTheme="majorBidi" w:cstheme="majorBidi"/>
          <w:lang w:val="en-GB"/>
        </w:rPr>
        <w:t>F</w:t>
      </w:r>
      <w:r w:rsidR="726F4BD4" w:rsidRPr="008E1789">
        <w:rPr>
          <w:rFonts w:asciiTheme="majorBidi" w:hAnsiTheme="majorBidi" w:cstheme="majorBidi"/>
          <w:lang w:val="en-GB"/>
        </w:rPr>
        <w:t>BS 2579 - Sesameseed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sesame oil (21691.07).</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Sesameseed oil, whether or not refined, but not chemically modified, from the seeds of an annual herb (</w:t>
      </w:r>
      <w:r w:rsidRPr="008E1789">
        <w:rPr>
          <w:rFonts w:asciiTheme="majorBidi" w:eastAsia="Times New Roman" w:hAnsiTheme="majorBidi" w:cstheme="majorBidi"/>
          <w:i/>
          <w:iCs/>
          <w:lang w:val="en-GB"/>
        </w:rPr>
        <w:t>Sesamum indicum</w:t>
      </w:r>
      <w:r w:rsidRPr="008E1789">
        <w:rPr>
          <w:rFonts w:asciiTheme="majorBidi" w:eastAsia="Times New Roman" w:hAnsiTheme="majorBidi" w:cstheme="majorBidi"/>
          <w:lang w:val="en-GB"/>
        </w:rPr>
        <w:t xml:space="preserve">), is obtained by pressure extraction in two or three stages at different temperatures. Sometimes the oil is also extracted by solvent from the residue of the pressure extraction.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Used mainly for food, also used also for industrial purposes.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2580 - Olive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olive oil crude and refined (21671, 21672) olive oil residues (21673).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Olive oil, whether or not refined but not chemically modified, is obtained from the fruit of the olive tree (</w:t>
      </w:r>
      <w:r w:rsidRPr="008E1789">
        <w:rPr>
          <w:rFonts w:asciiTheme="majorBidi" w:eastAsia="Times New Roman" w:hAnsiTheme="majorBidi" w:cstheme="majorBidi"/>
          <w:i/>
          <w:iCs/>
          <w:lang w:val="en-GB"/>
        </w:rPr>
        <w:t>Olea europaea L.</w:t>
      </w:r>
      <w:r w:rsidRPr="008E1789">
        <w:rPr>
          <w:rFonts w:asciiTheme="majorBidi" w:eastAsia="Times New Roman" w:hAnsiTheme="majorBidi" w:cstheme="majorBidi"/>
          <w:lang w:val="en-GB"/>
        </w:rPr>
        <w:t>) by mechanical or other physical means. Olive oil is the only vegetable oil that can be consumed without refining.</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oil of olive residues, extracted with solvents from olive residues left after the olives have been pressed to produce olive oil.</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2581 - Ricebran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ricebran oil (21691.01).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Ricebran oil, whether or not refined, but not chemically modified, from the seeds of an annual herb (</w:t>
      </w:r>
      <w:r w:rsidRPr="008E1789">
        <w:rPr>
          <w:rFonts w:asciiTheme="majorBidi" w:eastAsia="Times New Roman" w:hAnsiTheme="majorBidi" w:cstheme="majorBidi"/>
          <w:i/>
          <w:iCs/>
          <w:lang w:val="en-GB"/>
        </w:rPr>
        <w:t>Sesamum indicum</w:t>
      </w:r>
      <w:r w:rsidRPr="008E1789">
        <w:rPr>
          <w:rFonts w:asciiTheme="majorBidi" w:eastAsia="Times New Roman" w:hAnsiTheme="majorBidi" w:cstheme="majorBidi"/>
          <w:lang w:val="en-GB"/>
        </w:rPr>
        <w:t>), is extracted from bran by pressure or, more frequently, by solvents.</w:t>
      </w:r>
    </w:p>
    <w:p w:rsidR="007F2666" w:rsidRDefault="007F2666" w:rsidP="00C500F7">
      <w:pPr>
        <w:pStyle w:val="Heading3"/>
        <w:numPr>
          <w:ilvl w:val="2"/>
          <w:numId w:val="0"/>
        </w:numPr>
        <w:spacing w:before="0" w:after="200"/>
        <w:jc w:val="both"/>
        <w:rPr>
          <w:rFonts w:asciiTheme="majorBidi" w:hAnsiTheme="majorBidi" w:cstheme="majorBidi"/>
          <w:lang w:val="en-GB"/>
        </w:rPr>
      </w:pPr>
    </w:p>
    <w:p w:rsidR="007F2666" w:rsidRPr="007F2666" w:rsidRDefault="007F2666" w:rsidP="007F2666"/>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2582 - Maize Germ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maize germ oil (21691.02).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Maize germ oil, whether or not refined but not chemically modified, is extracted from germ of maize or Indian corn by pressure or by solvents. The refined oil is edible and is used for cooking, in bakeries, for mixing with other oils.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2586 - Oilcrops Oil,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butter of karite nuts (21691.03), oil of castor beans (21691.04),  oil of tung nuts (21691.05), oil of jojoba (21691.06), safflower oil (21631.01, 21632), poppy oil (21691.08), vegetable tallow (21691.09), stillingia oil (21691.10), oil of kapok (21691.11), linseed oil (21691.12), oil of hempseed (21691.13), oil of vegetable origin n.e.c (21691.90), cocoa butter (23620), liquid margarine (21700.01), margarine and shortening  (21700.02), castor oil hydrogenated (21693.02),hydrogenated oils and fats (21693.03),animal or vegetable fats and oils and their fractions, chemically modified, except those hydrogenated, inter-esterified, re-esterified or elaidinized; inedible mixtures or preparations of animal or vegetable fats or oils (34550).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oilcrops oil includes the following vegetable fats and oils, whether or not refined, but not chemically modified:</w:t>
      </w:r>
    </w:p>
    <w:p w:rsidR="00EB7AF1" w:rsidRPr="008E1789" w:rsidRDefault="726F4BD4" w:rsidP="007F2666">
      <w:pPr>
        <w:pStyle w:val="ListParagraph"/>
        <w:numPr>
          <w:ilvl w:val="0"/>
          <w:numId w:val="2"/>
        </w:numPr>
        <w:ind w:left="714" w:hanging="357"/>
        <w:contextualSpacing w:val="0"/>
        <w:jc w:val="both"/>
        <w:rPr>
          <w:rFonts w:asciiTheme="majorBidi" w:eastAsia="Times New Roman" w:hAnsiTheme="majorBidi" w:cstheme="majorBidi"/>
        </w:rPr>
      </w:pPr>
      <w:r w:rsidRPr="008E1789">
        <w:rPr>
          <w:rFonts w:asciiTheme="majorBidi" w:eastAsia="Times New Roman" w:hAnsiTheme="majorBidi" w:cstheme="majorBidi"/>
        </w:rPr>
        <w:t>Butter of karite nuts, a very important vegetable oil in West Africa. Used as a substitute for cocoa butter and in cosmetics.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Oil of castor beans, from the seeds of </w:t>
      </w:r>
      <w:r w:rsidRPr="008E1789">
        <w:rPr>
          <w:rFonts w:asciiTheme="majorBidi" w:eastAsia="Times New Roman" w:hAnsiTheme="majorBidi" w:cstheme="majorBidi"/>
          <w:i/>
          <w:iCs/>
        </w:rPr>
        <w:t>Ricinus communis</w:t>
      </w:r>
      <w:r w:rsidRPr="008E1789">
        <w:rPr>
          <w:rFonts w:asciiTheme="majorBidi" w:eastAsia="Times New Roman" w:hAnsiTheme="majorBidi" w:cstheme="majorBidi"/>
        </w:rPr>
        <w:t>, obtained by pressure or by solvent. Uses include mainly industrial ones, in pharmaceuticals and cosmetics.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Oil of tung nuts, from the seeds of different species of the genus </w:t>
      </w:r>
      <w:r w:rsidRPr="008E1789">
        <w:rPr>
          <w:rFonts w:asciiTheme="majorBidi" w:eastAsia="Times New Roman" w:hAnsiTheme="majorBidi" w:cstheme="majorBidi"/>
          <w:i/>
          <w:iCs/>
        </w:rPr>
        <w:t>Aleurites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 fordii, A. montana</w:t>
      </w:r>
      <w:r w:rsidRPr="008E1789">
        <w:rPr>
          <w:rFonts w:asciiTheme="majorBidi" w:eastAsia="Times New Roman" w:hAnsiTheme="majorBidi" w:cstheme="majorBidi"/>
        </w:rPr>
        <w:t>), obtained by pressure and used exclusively for industrial purposes. The resulting cake contains a toxic protein and thus cannot be used for feed.</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Oil of jojoba, from the seeds of desert shrubs of the genus </w:t>
      </w:r>
      <w:r w:rsidRPr="008E1789">
        <w:rPr>
          <w:rFonts w:asciiTheme="majorBidi" w:eastAsia="Times New Roman" w:hAnsiTheme="majorBidi" w:cstheme="majorBidi"/>
          <w:i/>
          <w:iCs/>
        </w:rPr>
        <w:t>Simmondsia</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S. californica or S. chinensis</w:t>
      </w:r>
      <w:r w:rsidRPr="008E1789">
        <w:rPr>
          <w:rFonts w:asciiTheme="majorBidi" w:eastAsia="Times New Roman" w:hAnsiTheme="majorBidi" w:cstheme="majorBidi"/>
        </w:rPr>
        <w:t>), obtained by cold pressure. Its peculiar chemical properties make it the only vegetable oil in nature having the same characteristics as spermaceti. Below 15˚C it solidifies and assumes the characteristics of wax. It is used as a lubricant, in cosmetics and in pharmaceuticals, and is considered a product with good growth prospects.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Safflower oil, from the seeds of the safflower (</w:t>
      </w:r>
      <w:r w:rsidRPr="008E1789">
        <w:rPr>
          <w:rFonts w:asciiTheme="majorBidi" w:eastAsia="Times New Roman" w:hAnsiTheme="majorBidi" w:cstheme="majorBidi"/>
          <w:i/>
          <w:iCs/>
        </w:rPr>
        <w:t>Carthamus tinctoris</w:t>
      </w:r>
      <w:r w:rsidRPr="008E1789">
        <w:rPr>
          <w:rFonts w:asciiTheme="majorBidi" w:eastAsia="Times New Roman" w:hAnsiTheme="majorBidi" w:cstheme="majorBidi"/>
        </w:rPr>
        <w:t>), obtained either by pressure or by solvent. Has both food and industrial uses.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Poppy oil, obtained by pressure extraction. Has both food and industrial uses.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Vegetable tallow, obtained by pressure extraction or by solvent from the kernels of the fruit of the Borneo tallow tree and from the outer coating that surrounds the seeds of the fruit of the Chinese tallow tree. Used as a substitute for cocoa butter. Also used in soap, candles, medicines and cosmetics.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Stillingia oil, obtained by solvent from the seeds of Stillingia sebifera. Used as a drying agent in paints and varnishes.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lastRenderedPageBreak/>
        <w:t>Oil of kapok, obtained from shelled seeds by pressure. Used for food and soap.</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Linseed oil, from the seeds of the flax plant (</w:t>
      </w:r>
      <w:r w:rsidRPr="008E1789">
        <w:rPr>
          <w:rFonts w:asciiTheme="majorBidi" w:eastAsia="Times New Roman" w:hAnsiTheme="majorBidi" w:cstheme="majorBidi"/>
          <w:i/>
          <w:iCs/>
        </w:rPr>
        <w:t>Linum usitatissimum</w:t>
      </w:r>
      <w:r w:rsidRPr="008E1789">
        <w:rPr>
          <w:rFonts w:asciiTheme="majorBidi" w:eastAsia="Times New Roman" w:hAnsiTheme="majorBidi" w:cstheme="majorBidi"/>
        </w:rPr>
        <w:t>), obtained by pressure extraction. Used mainly in non-food items. Cold -pressed linseed oil fits for human consumption.</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 of hempseed, obtained either by pressure extraction or by solvent. Used mainly in non-food items.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 of vegetable origin n.e.c., includes, inter alia, myrtle wax and Japan wax.</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Cocoa butter, obtained by hot-pressing either cocoa paste or the whole bean. Includes the fat and oil. Used in chocolate</w:t>
      </w:r>
      <w:r w:rsidRPr="008E1789">
        <w:rPr>
          <w:rFonts w:ascii="MS Mincho" w:eastAsia="MS Mincho" w:hAnsi="MS Mincho" w:cs="MS Mincho" w:hint="eastAsia"/>
        </w:rPr>
        <w:t>‑</w:t>
      </w:r>
      <w:r w:rsidRPr="008E1789">
        <w:rPr>
          <w:rFonts w:asciiTheme="majorBidi" w:eastAsia="Times New Roman" w:hAnsiTheme="majorBidi" w:cstheme="majorBidi"/>
        </w:rPr>
        <w:t>making to enrich cocoa pastes, in confectionery, perfumery, in the manufacture of cosmetics and in pharmacy.</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Liquid margarine and margarine short, made principally from one or more hydrogenated vegetable or animal fats or oils in which is dispersed an aqueous potion containing milk products, salt, flavouring agents and other additives. Shortening is a product similar to margarine, but with a higher animal fat content. Shortening and compound fats are used primarily for baking and frying. The fat content of margarine and shortening varies from 70 to 90%.</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Castor Oil, Hydrogenated, also called "opal wax". Vegetable oil and their fractions, partly or wholly hydrogenated, inter-esterified, re-esterified or elaidinised, frequently used as constituents in the preparation of edible fat.</w:t>
      </w:r>
    </w:p>
    <w:p w:rsidR="007F2666" w:rsidRPr="007F2666"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boiled dehydrated, also includes oxidized and sulphurized oils. Animal and vegetable fats and oils whose chemical structure has been modified to improve viscosity, drying ability or other properties.</w:t>
      </w:r>
    </w:p>
    <w:p w:rsidR="00EB7AF1" w:rsidRPr="008E1789" w:rsidRDefault="726F4BD4" w:rsidP="007F2666">
      <w:pPr>
        <w:pStyle w:val="ListParagraph"/>
        <w:ind w:left="714"/>
        <w:contextualSpacing w:val="0"/>
        <w:jc w:val="both"/>
        <w:rPr>
          <w:rFonts w:asciiTheme="majorBidi" w:hAnsiTheme="majorBidi" w:cstheme="majorBidi"/>
        </w:rPr>
      </w:pPr>
      <w:r w:rsidRPr="008E1789">
        <w:rPr>
          <w:rFonts w:asciiTheme="majorBidi" w:eastAsia="Times New Roman" w:hAnsiTheme="majorBidi" w:cstheme="majorBidi"/>
        </w:rPr>
        <w:t>It includes, inter alia:</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Linoxyn</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Mixtures of animal or vegetable fats or oils or fractions of different fats or oils not elsewhere specified or included, inedible</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 castor, dehydrated</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animal or vegetable, blown</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animal or vegetable, boiled</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animal or vegetable, oxidized</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animal or vegetable, polymerized by heat in vacuum or in inert gas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animal or vegetable, sulphurized (excl. fractions)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brominated</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lastRenderedPageBreak/>
        <w:t>Oils, deep-frying, used, containing, e.g., rapeoil, soya bean oil and a small quantity of animal fat, for use in the preparation of animal feeds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drying (excl. liquid driers)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epoxidised</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maleic</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Teka</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Preparations of animal or vegetable fats or oils or fractions of different fats or oils not elsewhere specified or included, inedible</w:t>
      </w:r>
    </w:p>
    <w:p w:rsidR="007F2666" w:rsidRDefault="726F4BD4" w:rsidP="00C500F7">
      <w:pPr>
        <w:pStyle w:val="ListParagraph"/>
        <w:numPr>
          <w:ilvl w:val="0"/>
          <w:numId w:val="2"/>
        </w:numPr>
        <w:ind w:left="714" w:hanging="357"/>
        <w:contextualSpacing w:val="0"/>
        <w:jc w:val="both"/>
        <w:rPr>
          <w:rFonts w:asciiTheme="majorBidi" w:hAnsiTheme="majorBidi" w:cstheme="majorBidi"/>
        </w:rPr>
      </w:pPr>
      <w:r w:rsidRPr="007F2666">
        <w:rPr>
          <w:rFonts w:asciiTheme="majorBidi" w:eastAsia="Times New Roman" w:hAnsiTheme="majorBidi" w:cstheme="majorBidi"/>
        </w:rPr>
        <w:t>Stand-oils</w:t>
      </w:r>
    </w:p>
    <w:p w:rsidR="00EB7AF1" w:rsidRPr="007F2666" w:rsidRDefault="726F4BD4" w:rsidP="007F2666">
      <w:pPr>
        <w:jc w:val="both"/>
        <w:rPr>
          <w:rFonts w:asciiTheme="majorBidi" w:hAnsiTheme="majorBidi" w:cstheme="majorBidi"/>
        </w:rPr>
      </w:pPr>
      <w:r w:rsidRPr="007F2666">
        <w:rPr>
          <w:rFonts w:asciiTheme="majorBidi" w:eastAsia="Times New Roman" w:hAnsiTheme="majorBidi" w:cstheme="majorBidi"/>
        </w:rPr>
        <w:t>Hydrogenated oils and fats, animal and vegetable fats and oils that have been hydrogenated to raise their melting point and increase their consistency by transforming unsaturated glycerides into saturated glycerides.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oilcrops not elsewhere classified are also here included.</w:t>
      </w:r>
    </w:p>
    <w:p w:rsidR="00EB7AF1" w:rsidRPr="008E1789" w:rsidRDefault="00EB7AF1" w:rsidP="00C500F7">
      <w:pPr>
        <w:jc w:val="both"/>
        <w:rPr>
          <w:rFonts w:asciiTheme="majorBidi" w:hAnsiTheme="majorBidi" w:cstheme="majorBidi"/>
          <w:lang w:val="en-GB"/>
        </w:rPr>
      </w:pP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726F4BD4" w:rsidP="000264F4">
      <w:pPr>
        <w:pStyle w:val="Heading2"/>
      </w:pPr>
      <w:r w:rsidRPr="008E1789">
        <w:lastRenderedPageBreak/>
        <w:t>Vegetables and derived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VEGETABLES, as classified in this group, are mainly annual plants cultivated as field and garden crops in the open and under glass, and used almost exclusively for food. Vegetables grown principally for animal feed or seed should be excluded. Certain plants, normally classified as cereals and pulses, belong to this group when harvested green, such as green maize, green peas, etc. This grouping differs from international trade classifications for vegetables in that it includes melons and watermelons, which are normally considered to be fruit crops. But, whereas fruit crops are virtually all permanent crops, melons and watermelons are similar to vegetables in that they are temporary crops. Chillies and green peppers are included in this grouping when they are harvested for consumption as vegetables and not processed into spices. FAO production data for green peas and green beans refer to the total weight including pods, although some countries report on a shelled weight basis. The weight of the pods ranges from 40 to 50% for peas to up to 70% for broad beans. Area data on small vegetable gardens are often omitted in agricultural surveys, although production estimates may be reported. Trade data for fresh vegetables also include chilled vegetables, meaning the temperature of the products has been reduced to around 0°C without the products being frozen. Vegetables contain principally water, accounting for between 70% and 95% of their weight. They are low in nutrients, but contain minerals and vitamins.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PRODUCTS DERIVED FROM VEGETABLES refer to processed products. Apart from a few main products, international trade classifications do not permit a sufficiently detailed classification of processed products according to the primary commodity used in the preparation. A similar situation prevails for frozen vegetables.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2601 – Tomatoes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tomatoes (01234) and the following processed products expressed in terms of primary equivalent: juice of tomatoes (21321); paste of tomatoes (21399.01); tomato peeled (21399.02).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Tomatoes, species of </w:t>
      </w:r>
      <w:r w:rsidRPr="008E1789">
        <w:rPr>
          <w:rFonts w:asciiTheme="majorBidi" w:eastAsia="Times New Roman" w:hAnsiTheme="majorBidi" w:cstheme="majorBidi"/>
          <w:i/>
          <w:iCs/>
          <w:lang w:val="en-GB"/>
        </w:rPr>
        <w:t>Lycopersicon esculentum</w:t>
      </w:r>
      <w:r w:rsidRPr="008E1789">
        <w:rPr>
          <w:rFonts w:asciiTheme="majorBidi" w:eastAsia="Times New Roman" w:hAnsiTheme="majorBidi" w:cstheme="majorBidi"/>
          <w:lang w:val="en-GB"/>
        </w:rPr>
        <w:t>, fresh or chilled of all kinds.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2602 – Onions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onions (01253).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Onions, species of </w:t>
      </w:r>
      <w:r w:rsidRPr="008E1789">
        <w:rPr>
          <w:rFonts w:asciiTheme="majorBidi" w:eastAsia="Times New Roman" w:hAnsiTheme="majorBidi" w:cstheme="majorBidi"/>
          <w:i/>
          <w:iCs/>
          <w:lang w:val="en-GB"/>
        </w:rPr>
        <w:t xml:space="preserve">Allium cepa, </w:t>
      </w:r>
      <w:r w:rsidRPr="008E1789">
        <w:rPr>
          <w:rFonts w:asciiTheme="majorBidi" w:eastAsia="Times New Roman" w:hAnsiTheme="majorBidi" w:cstheme="majorBidi"/>
          <w:lang w:val="en-GB"/>
        </w:rPr>
        <w:t>includes onion sets, Welsh and spring onions, scallions and shallots at a mature stage, but not dehydrated.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w:t>
      </w:r>
      <w:commentRangeStart w:id="566"/>
      <w:r w:rsidRPr="008E1789">
        <w:rPr>
          <w:rFonts w:asciiTheme="majorBidi" w:hAnsiTheme="majorBidi" w:cstheme="majorBidi"/>
          <w:lang w:val="en-GB"/>
        </w:rPr>
        <w:t>2605</w:t>
      </w:r>
      <w:commentRangeEnd w:id="566"/>
      <w:r w:rsidR="00EB7AF1" w:rsidRPr="008E1789">
        <w:rPr>
          <w:rStyle w:val="CommentReference"/>
          <w:rFonts w:asciiTheme="majorBidi" w:hAnsiTheme="majorBidi" w:cstheme="majorBidi"/>
          <w:lang w:val="en-GB"/>
        </w:rPr>
        <w:commentReference w:id="566"/>
      </w:r>
      <w:r w:rsidRPr="008E1789">
        <w:rPr>
          <w:rFonts w:asciiTheme="majorBidi" w:hAnsiTheme="majorBidi" w:cstheme="majorBidi"/>
          <w:lang w:val="en-GB"/>
        </w:rPr>
        <w:t xml:space="preserve"> - Vegetables,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Includes: cabbages (01212), artichokes (01216), asparagus (01211), lettuce and chicory (01214), spinach (01215), cassava leaves (01219.01), pumpkins, squash and gourds (01235), cucumbers and gherkins (01232), eggplants (01233), chillies and peppers, green (capsicum spp. and pimenta spp.) (01231), garlic (01252), leeks and other alliaceous vegetables (01254), beans green (01241), peas green (01242), broad beans green (01243), string beans (01241.01), carrots and turnips (01251), okra (01239.01), green corn (maize) (01290.01), mushrooms and truffles (01270), chicory roots (01691), carobs (01356), vegetables fresh n.e.c  (01219.90), and the following processed products expressed in terms of primary equivalent: sweet corn frozen (21319.01), sweet corn prep or preserved (21399.03), dried mushrooms (21393.01), canned mushrooms (21397.01), juice of vegetables n.e.c. (21329), vegetables dehydrated (21393.90); vegetables in vinegar (21340); vegetables preserved n.e.c. (21394, </w:t>
      </w:r>
      <w:r w:rsidRPr="008E1789">
        <w:rPr>
          <w:rFonts w:asciiTheme="majorBidi" w:eastAsia="Times New Roman" w:hAnsiTheme="majorBidi" w:cstheme="majorBidi"/>
          <w:lang w:val="en-GB"/>
        </w:rPr>
        <w:lastRenderedPageBreak/>
        <w:t>21395, 21396, 21399.92), vegetable frozen (21311, 21312, 21319.90), vegetables provisionally preserved (21330), vegetables prepared or preserved frozen (21394, 21399.93), homogenized vegetable preparations (23991.02), coffee substituted (23912.01).</w:t>
      </w:r>
    </w:p>
    <w:p w:rsidR="007F2666" w:rsidRPr="007F2666"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Cabbages, species of </w:t>
      </w:r>
      <w:r w:rsidRPr="008E1789">
        <w:rPr>
          <w:rFonts w:asciiTheme="majorBidi" w:eastAsia="Times New Roman" w:hAnsiTheme="majorBidi" w:cstheme="majorBidi"/>
          <w:i/>
          <w:iCs/>
        </w:rPr>
        <w:t>Brassica chinensis</w:t>
      </w:r>
      <w:r w:rsidRPr="008E1789">
        <w:rPr>
          <w:rFonts w:asciiTheme="majorBidi" w:eastAsia="Times New Roman" w:hAnsiTheme="majorBidi" w:cstheme="majorBidi"/>
        </w:rPr>
        <w:t xml:space="preserve"> (Chinese, mustard cabbage, pak-choi), </w:t>
      </w:r>
      <w:r w:rsidRPr="008E1789">
        <w:rPr>
          <w:rFonts w:asciiTheme="majorBidi" w:eastAsia="Times New Roman" w:hAnsiTheme="majorBidi" w:cstheme="majorBidi"/>
          <w:i/>
          <w:iCs/>
        </w:rPr>
        <w:t>Brassica oleracea all var. except botrytis</w:t>
      </w:r>
      <w:r w:rsidRPr="008E1789">
        <w:rPr>
          <w:rFonts w:asciiTheme="majorBidi" w:eastAsia="Times New Roman" w:hAnsiTheme="majorBidi" w:cstheme="majorBidi"/>
        </w:rPr>
        <w:t xml:space="preserve"> (white, red, savoy cabbage, Brussels sprouts, collards, kale and kohlrabi).</w:t>
      </w:r>
    </w:p>
    <w:p w:rsidR="00EB7AF1" w:rsidRPr="007F2666" w:rsidRDefault="726F4BD4" w:rsidP="007F2666">
      <w:pPr>
        <w:pStyle w:val="ListParagraph"/>
        <w:contextualSpacing w:val="0"/>
        <w:jc w:val="both"/>
        <w:rPr>
          <w:rFonts w:asciiTheme="majorBidi" w:hAnsiTheme="majorBidi" w:cstheme="majorBidi"/>
        </w:rPr>
      </w:pPr>
      <w:r w:rsidRPr="007F2666">
        <w:rPr>
          <w:rFonts w:asciiTheme="majorBidi" w:eastAsia="Times New Roman" w:hAnsiTheme="majorBidi" w:cstheme="majorBidi"/>
        </w:rPr>
        <w:t>It includes inter alia: edible brassicas; brussels sprouts; cabbage (Chinese, red, savoy, spring, turnip-rooted, white); collards; kale; kohlrabi.</w:t>
      </w:r>
    </w:p>
    <w:p w:rsidR="007F2666" w:rsidRPr="007F2666"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Artichokes, species of </w:t>
      </w:r>
      <w:r w:rsidRPr="008E1789">
        <w:rPr>
          <w:rFonts w:asciiTheme="majorBidi" w:eastAsia="Times New Roman" w:hAnsiTheme="majorBidi" w:cstheme="majorBidi"/>
          <w:i/>
          <w:iCs/>
        </w:rPr>
        <w:t>Cynara scolymus</w:t>
      </w:r>
      <w:r w:rsidRPr="008E1789">
        <w:rPr>
          <w:rFonts w:asciiTheme="majorBidi" w:eastAsia="Times New Roman" w:hAnsiTheme="majorBidi" w:cstheme="majorBidi"/>
        </w:rPr>
        <w:t xml:space="preserve">. </w:t>
      </w:r>
    </w:p>
    <w:p w:rsidR="00EB7AF1" w:rsidRPr="007F2666" w:rsidRDefault="726F4BD4" w:rsidP="007F2666">
      <w:pPr>
        <w:pStyle w:val="ListParagraph"/>
        <w:contextualSpacing w:val="0"/>
        <w:jc w:val="both"/>
        <w:rPr>
          <w:rFonts w:asciiTheme="majorBidi" w:hAnsiTheme="majorBidi" w:cstheme="majorBidi"/>
        </w:rPr>
      </w:pPr>
      <w:r w:rsidRPr="008E1789">
        <w:rPr>
          <w:rFonts w:asciiTheme="majorBidi" w:eastAsia="Times New Roman" w:hAnsiTheme="majorBidi" w:cstheme="majorBidi"/>
        </w:rPr>
        <w:t>It does not include Jerusalem artichokes (01599); artichokes, Chinese and Artichokes globe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Asparagus, species of </w:t>
      </w:r>
      <w:r w:rsidRPr="008E1789">
        <w:rPr>
          <w:rFonts w:asciiTheme="majorBidi" w:eastAsia="Times New Roman" w:hAnsiTheme="majorBidi" w:cstheme="majorBidi"/>
          <w:i/>
          <w:iCs/>
        </w:rPr>
        <w:t>Asparagus officinalis</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Lettuce and chicory, species of </w:t>
      </w:r>
      <w:r w:rsidRPr="008E1789">
        <w:rPr>
          <w:rFonts w:asciiTheme="majorBidi" w:eastAsia="Times New Roman" w:hAnsiTheme="majorBidi" w:cstheme="majorBidi"/>
          <w:i/>
          <w:iCs/>
        </w:rPr>
        <w:t>Lactuca sativa, Cichorium intybus var. foliosum</w:t>
      </w:r>
      <w:r w:rsidRPr="008E1789">
        <w:rPr>
          <w:rFonts w:asciiTheme="majorBidi" w:eastAsia="Times New Roman" w:hAnsiTheme="majorBidi" w:cstheme="majorBidi"/>
        </w:rPr>
        <w:t xml:space="preserve"> (witloof chicory), </w:t>
      </w:r>
      <w:r w:rsidRPr="008E1789">
        <w:rPr>
          <w:rFonts w:asciiTheme="majorBidi" w:eastAsia="Times New Roman" w:hAnsiTheme="majorBidi" w:cstheme="majorBidi"/>
          <w:i/>
          <w:iCs/>
        </w:rPr>
        <w:t>Cichorium endivia var. crispa</w:t>
      </w:r>
      <w:r w:rsidRPr="008E1789">
        <w:rPr>
          <w:rFonts w:asciiTheme="majorBidi" w:eastAsia="Times New Roman" w:hAnsiTheme="majorBidi" w:cstheme="majorBidi"/>
        </w:rPr>
        <w:t xml:space="preserve"> (endive) and </w:t>
      </w:r>
      <w:r w:rsidRPr="008E1789">
        <w:rPr>
          <w:rFonts w:asciiTheme="majorBidi" w:eastAsia="Times New Roman" w:hAnsiTheme="majorBidi" w:cstheme="majorBidi"/>
          <w:i/>
          <w:iCs/>
        </w:rPr>
        <w:t>Cichorium endivia var. latifolia</w:t>
      </w:r>
      <w:r w:rsidRPr="008E1789">
        <w:rPr>
          <w:rFonts w:asciiTheme="majorBidi" w:eastAsia="Times New Roman" w:hAnsiTheme="majorBidi" w:cstheme="majorBidi"/>
        </w:rPr>
        <w:t xml:space="preserve"> (escarole chicory).</w:t>
      </w:r>
      <w:r w:rsidR="00EB7AF1" w:rsidRPr="008E1789">
        <w:rPr>
          <w:rFonts w:asciiTheme="majorBidi" w:hAnsiTheme="majorBidi" w:cstheme="majorBidi"/>
        </w:rPr>
        <w:br/>
      </w:r>
      <w:r w:rsidRPr="008E1789">
        <w:rPr>
          <w:rFonts w:asciiTheme="majorBidi" w:eastAsia="Times New Roman" w:hAnsiTheme="majorBidi" w:cstheme="majorBidi"/>
        </w:rPr>
        <w:t>It includes inter alia: chicory (blanched, curly, escarole and witloof); endive; escarole; lettuce (cabbage, head, romaine).</w:t>
      </w:r>
    </w:p>
    <w:p w:rsidR="00EB7AF1" w:rsidRPr="008E1789" w:rsidRDefault="726F4BD4" w:rsidP="00C500F7">
      <w:pPr>
        <w:ind w:left="142" w:firstLine="578"/>
        <w:jc w:val="both"/>
        <w:rPr>
          <w:rFonts w:asciiTheme="majorBidi" w:hAnsiTheme="majorBidi" w:cstheme="majorBidi"/>
          <w:lang w:val="en-GB"/>
        </w:rPr>
      </w:pPr>
      <w:r w:rsidRPr="008E1789">
        <w:rPr>
          <w:rFonts w:asciiTheme="majorBidi" w:eastAsia="Times New Roman" w:hAnsiTheme="majorBidi" w:cstheme="majorBidi"/>
          <w:lang w:val="en-GB"/>
        </w:rPr>
        <w:t>It excludes chicory plants and chicory roots.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Spinach, species of </w:t>
      </w:r>
      <w:r w:rsidRPr="008E1789">
        <w:rPr>
          <w:rFonts w:asciiTheme="majorBidi" w:eastAsia="Times New Roman" w:hAnsiTheme="majorBidi" w:cstheme="majorBidi"/>
          <w:i/>
          <w:iCs/>
        </w:rPr>
        <w:t>Spinacia oleracea</w:t>
      </w:r>
      <w:r w:rsidRPr="008E1789">
        <w:rPr>
          <w:rFonts w:asciiTheme="majorBidi" w:eastAsia="Times New Roman" w:hAnsiTheme="majorBidi" w:cstheme="majorBidi"/>
        </w:rPr>
        <w:t xml:space="preserve">. Trade figures may include New Zealand spinach (Tetragonia espansa) and orache (garden) spinach (Atriplex hortensis).            </w:t>
      </w:r>
      <w:r w:rsidR="00EB7AF1" w:rsidRPr="008E1789">
        <w:rPr>
          <w:rFonts w:asciiTheme="majorBidi" w:hAnsiTheme="majorBidi" w:cstheme="majorBidi"/>
        </w:rPr>
        <w:br/>
      </w:r>
      <w:r w:rsidRPr="008E1789">
        <w:rPr>
          <w:rFonts w:asciiTheme="majorBidi" w:eastAsia="Times New Roman" w:hAnsiTheme="majorBidi" w:cstheme="majorBidi"/>
        </w:rPr>
        <w:t>It includes inter alia: spinach (garden, New Zealand, orache).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Cassava leaves, species of </w:t>
      </w:r>
      <w:r w:rsidRPr="008E1789">
        <w:rPr>
          <w:rFonts w:asciiTheme="majorBidi" w:eastAsia="Times New Roman" w:hAnsiTheme="majorBidi" w:cstheme="majorBidi"/>
          <w:i/>
          <w:iCs/>
        </w:rPr>
        <w:t xml:space="preserve">Manihot esculenta </w:t>
      </w:r>
      <w:r w:rsidRPr="008E1789">
        <w:rPr>
          <w:rFonts w:asciiTheme="majorBidi" w:eastAsia="Times New Roman" w:hAnsiTheme="majorBidi" w:cstheme="majorBidi"/>
        </w:rPr>
        <w:t>and</w:t>
      </w:r>
      <w:r w:rsidRPr="008E1789">
        <w:rPr>
          <w:rFonts w:asciiTheme="majorBidi" w:eastAsia="Times New Roman" w:hAnsiTheme="majorBidi" w:cstheme="majorBidi"/>
          <w:i/>
          <w:iCs/>
        </w:rPr>
        <w:t xml:space="preserve"> Manihot utilissima. </w:t>
      </w:r>
      <w:r w:rsidRPr="008E1789">
        <w:rPr>
          <w:rFonts w:asciiTheme="majorBidi" w:eastAsia="Times New Roman" w:hAnsiTheme="majorBidi" w:cstheme="majorBidi"/>
        </w:rPr>
        <w:t>Young cassava leaves are eaten in some areas of Africa as a vegetable.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Cauliflowers and broccoli, species of </w:t>
      </w:r>
      <w:r w:rsidRPr="008E1789">
        <w:rPr>
          <w:rFonts w:asciiTheme="majorBidi" w:eastAsia="Times New Roman" w:hAnsiTheme="majorBidi" w:cstheme="majorBidi"/>
          <w:i/>
          <w:iCs/>
        </w:rPr>
        <w:t>Brassica oleracea var. botrytis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 xml:space="preserve">subvariety cauliflora and cymosa, </w:t>
      </w:r>
      <w:r w:rsidRPr="008E1789">
        <w:rPr>
          <w:rFonts w:asciiTheme="majorBidi" w:eastAsia="Times New Roman" w:hAnsiTheme="majorBidi" w:cstheme="majorBidi"/>
        </w:rPr>
        <w:t>includes headed broccoli.</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Pumpkins, squash and gourds, species of </w:t>
      </w:r>
      <w:r w:rsidRPr="008E1789">
        <w:rPr>
          <w:rFonts w:asciiTheme="majorBidi" w:eastAsia="Times New Roman" w:hAnsiTheme="majorBidi" w:cstheme="majorBidi"/>
          <w:i/>
          <w:iCs/>
        </w:rPr>
        <w:t xml:space="preserve">Cucurbita </w:t>
      </w:r>
      <w:r w:rsidRPr="008E1789">
        <w:rPr>
          <w:rFonts w:asciiTheme="majorBidi" w:eastAsia="Times New Roman" w:hAnsiTheme="majorBidi" w:cstheme="majorBidi"/>
        </w:rPr>
        <w:t>(squash, pumpkins, zucchini, etc.),</w:t>
      </w:r>
      <w:r w:rsidRPr="008E1789">
        <w:rPr>
          <w:rFonts w:asciiTheme="majorBidi" w:eastAsia="Times New Roman" w:hAnsiTheme="majorBidi" w:cstheme="majorBidi"/>
          <w:i/>
          <w:iCs/>
        </w:rPr>
        <w:t xml:space="preserve"> </w:t>
      </w:r>
      <w:r w:rsidRPr="008E1789">
        <w:rPr>
          <w:rFonts w:asciiTheme="majorBidi" w:eastAsia="Times New Roman" w:hAnsiTheme="majorBidi" w:cstheme="majorBidi"/>
        </w:rPr>
        <w:t>and</w:t>
      </w:r>
      <w:r w:rsidRPr="008E1789">
        <w:rPr>
          <w:rFonts w:asciiTheme="majorBidi" w:eastAsia="Times New Roman" w:hAnsiTheme="majorBidi" w:cstheme="majorBidi"/>
          <w:i/>
          <w:iCs/>
        </w:rPr>
        <w:t xml:space="preserve"> Lagenaria </w:t>
      </w:r>
      <w:r w:rsidRPr="008E1789">
        <w:rPr>
          <w:rFonts w:asciiTheme="majorBidi" w:eastAsia="Times New Roman" w:hAnsiTheme="majorBidi" w:cstheme="majorBidi"/>
        </w:rPr>
        <w:t>(gourds) genus of the Cucurbitaceae family, including marrows.</w:t>
      </w:r>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It includes inter alia: marrows; pumpkins; squash.</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Cucumbers and gherkins, species of </w:t>
      </w:r>
      <w:r w:rsidRPr="008E1789">
        <w:rPr>
          <w:rFonts w:asciiTheme="majorBidi" w:eastAsia="Times New Roman" w:hAnsiTheme="majorBidi" w:cstheme="majorBidi"/>
          <w:i/>
          <w:iCs/>
        </w:rPr>
        <w:t>Cucumis sativu</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Eggplants, species of </w:t>
      </w:r>
      <w:r w:rsidRPr="008E1789">
        <w:rPr>
          <w:rFonts w:asciiTheme="majorBidi" w:eastAsia="Times New Roman" w:hAnsiTheme="majorBidi" w:cstheme="majorBidi"/>
          <w:i/>
          <w:iCs/>
        </w:rPr>
        <w:t>Solanum melongena</w:t>
      </w:r>
      <w:r w:rsidRPr="008E1789">
        <w:rPr>
          <w:rFonts w:asciiTheme="majorBidi" w:eastAsia="Times New Roman" w:hAnsiTheme="majorBidi" w:cstheme="majorBidi"/>
        </w:rPr>
        <w:t>, also called aubergines.</w:t>
      </w:r>
    </w:p>
    <w:p w:rsidR="007F2666" w:rsidRPr="007F2666"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Chillies and peppers green. Species of </w:t>
      </w:r>
      <w:r w:rsidRPr="008E1789">
        <w:rPr>
          <w:rFonts w:asciiTheme="majorBidi" w:eastAsia="Times New Roman" w:hAnsiTheme="majorBidi" w:cstheme="majorBidi"/>
          <w:i/>
          <w:iCs/>
        </w:rPr>
        <w:t>Capsicum annuum</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Pimenta officinalis</w:t>
      </w:r>
      <w:r w:rsidRPr="008E1789">
        <w:rPr>
          <w:rFonts w:asciiTheme="majorBidi" w:eastAsia="Times New Roman" w:hAnsiTheme="majorBidi" w:cstheme="majorBidi"/>
        </w:rPr>
        <w:t xml:space="preserve">. Production data exclude crops cultivated explicitly as spices. </w:t>
      </w:r>
    </w:p>
    <w:p w:rsidR="00EB7AF1" w:rsidRPr="008E1789" w:rsidRDefault="726F4BD4" w:rsidP="007F2666">
      <w:pPr>
        <w:pStyle w:val="ListParagraph"/>
        <w:contextualSpacing w:val="0"/>
        <w:jc w:val="both"/>
        <w:rPr>
          <w:rFonts w:asciiTheme="majorBidi" w:hAnsiTheme="majorBidi" w:cstheme="majorBidi"/>
        </w:rPr>
      </w:pPr>
      <w:r w:rsidRPr="008E1789">
        <w:rPr>
          <w:rFonts w:asciiTheme="majorBidi" w:eastAsia="Times New Roman" w:hAnsiTheme="majorBidi" w:cstheme="majorBidi"/>
        </w:rPr>
        <w:t xml:space="preserve">In contrast, trade data include these crops, provided they are fresh, uncrushed and unground. </w:t>
      </w:r>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It includes inter alia: paprika; peppers (bell, cayenne, chilli, clove, English, Indian, Jamaica, pimento, Spanish, sweet, Turkish); Pimentos (</w:t>
      </w:r>
      <w:r w:rsidRPr="008E1789">
        <w:rPr>
          <w:rFonts w:asciiTheme="majorBidi" w:eastAsia="Times New Roman" w:hAnsiTheme="majorBidi" w:cstheme="majorBidi"/>
          <w:i/>
          <w:iCs/>
        </w:rPr>
        <w:t>Capsicum frutescens</w:t>
      </w:r>
      <w:r w:rsidRPr="008E1789">
        <w:rPr>
          <w:rFonts w:asciiTheme="majorBidi" w:eastAsia="Times New Roman" w:hAnsiTheme="majorBidi" w:cstheme="majorBidi"/>
        </w:rPr>
        <w:t>).</w:t>
      </w:r>
    </w:p>
    <w:p w:rsidR="00EB7AF1" w:rsidRPr="008E1789" w:rsidRDefault="00EB7AF1" w:rsidP="00C500F7">
      <w:pPr>
        <w:jc w:val="both"/>
        <w:rPr>
          <w:rFonts w:asciiTheme="majorBidi" w:hAnsiTheme="majorBidi" w:cstheme="majorBidi"/>
          <w:lang w:val="en-GB"/>
        </w:rPr>
      </w:pP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Onions, shallots (green), species of </w:t>
      </w:r>
      <w:r w:rsidRPr="008E1789">
        <w:rPr>
          <w:rFonts w:asciiTheme="majorBidi" w:eastAsia="Times New Roman" w:hAnsiTheme="majorBidi" w:cstheme="majorBidi"/>
          <w:i/>
          <w:iCs/>
        </w:rPr>
        <w:t>Allium ascalonicum</w:t>
      </w:r>
      <w:r w:rsidRPr="008E1789">
        <w:rPr>
          <w:rFonts w:asciiTheme="majorBidi" w:eastAsia="Times New Roman" w:hAnsiTheme="majorBidi" w:cstheme="majorBidi"/>
        </w:rPr>
        <w:t xml:space="preserve"> (shallots), </w:t>
      </w:r>
      <w:r w:rsidRPr="008E1789">
        <w:rPr>
          <w:rFonts w:asciiTheme="majorBidi" w:eastAsia="Times New Roman" w:hAnsiTheme="majorBidi" w:cstheme="majorBidi"/>
          <w:i/>
          <w:iCs/>
        </w:rPr>
        <w:t>Allium cepa</w:t>
      </w:r>
      <w:r w:rsidRPr="008E1789">
        <w:rPr>
          <w:rFonts w:asciiTheme="majorBidi" w:eastAsia="Times New Roman" w:hAnsiTheme="majorBidi" w:cstheme="majorBidi"/>
        </w:rPr>
        <w:t xml:space="preserve"> (onions) and </w:t>
      </w:r>
      <w:r w:rsidRPr="008E1789">
        <w:rPr>
          <w:rFonts w:asciiTheme="majorBidi" w:eastAsia="Times New Roman" w:hAnsiTheme="majorBidi" w:cstheme="majorBidi"/>
          <w:i/>
          <w:iCs/>
        </w:rPr>
        <w:t>Allium fistulosum</w:t>
      </w:r>
      <w:r w:rsidRPr="008E1789">
        <w:rPr>
          <w:rFonts w:asciiTheme="majorBidi" w:eastAsia="Times New Roman" w:hAnsiTheme="majorBidi" w:cstheme="majorBidi"/>
        </w:rPr>
        <w:t xml:space="preserve"> (welsh onions). Young onions pulled before the bulb has enlarged; used especially in salads. Includes onion sets.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Garlic, species of </w:t>
      </w:r>
      <w:r w:rsidRPr="008E1789">
        <w:rPr>
          <w:rFonts w:asciiTheme="majorBidi" w:eastAsia="Times New Roman" w:hAnsiTheme="majorBidi" w:cstheme="majorBidi"/>
          <w:i/>
          <w:iCs/>
        </w:rPr>
        <w:t>Allium sativum</w:t>
      </w:r>
      <w:r w:rsidRPr="008E1789">
        <w:rPr>
          <w:rFonts w:asciiTheme="majorBidi" w:eastAsia="Times New Roman" w:hAnsiTheme="majorBidi" w:cstheme="majorBidi"/>
        </w:rPr>
        <w:t xml:space="preserve">.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Leeks and other alliaceous vegetables, species of </w:t>
      </w:r>
      <w:r w:rsidRPr="008E1789">
        <w:rPr>
          <w:rFonts w:asciiTheme="majorBidi" w:eastAsia="Times New Roman" w:hAnsiTheme="majorBidi" w:cstheme="majorBidi"/>
          <w:i/>
          <w:iCs/>
        </w:rPr>
        <w:t>Allium porrum</w:t>
      </w:r>
      <w:r w:rsidRPr="008E1789">
        <w:rPr>
          <w:rFonts w:asciiTheme="majorBidi" w:eastAsia="Times New Roman" w:hAnsiTheme="majorBidi" w:cstheme="majorBidi"/>
        </w:rPr>
        <w:t xml:space="preserve"> (leeks) and </w:t>
      </w:r>
      <w:r w:rsidRPr="008E1789">
        <w:rPr>
          <w:rFonts w:asciiTheme="majorBidi" w:eastAsia="Times New Roman" w:hAnsiTheme="majorBidi" w:cstheme="majorBidi"/>
          <w:i/>
          <w:iCs/>
        </w:rPr>
        <w:t>Allium schoenoprasum</w:t>
      </w:r>
      <w:r w:rsidRPr="008E1789">
        <w:rPr>
          <w:rFonts w:asciiTheme="majorBidi" w:eastAsia="Times New Roman" w:hAnsiTheme="majorBidi" w:cstheme="majorBidi"/>
        </w:rPr>
        <w:t xml:space="preserve"> (chives). It includes, inter alia, vegetables alliaceous. Onions and shallots green (01253.01), onions and shallots dry excluding dehydrated (01253.02) and green garlic (01252) excluded.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Beans green, species of </w:t>
      </w:r>
      <w:r w:rsidRPr="008E1789">
        <w:rPr>
          <w:rFonts w:asciiTheme="majorBidi" w:eastAsia="Times New Roman" w:hAnsiTheme="majorBidi" w:cstheme="majorBidi"/>
          <w:i/>
          <w:iCs/>
        </w:rPr>
        <w:t>Phaseolus spp</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Vigna spp</w:t>
      </w:r>
      <w:r w:rsidRPr="008E1789">
        <w:rPr>
          <w:rFonts w:asciiTheme="majorBidi" w:eastAsia="Times New Roman" w:hAnsiTheme="majorBidi" w:cstheme="majorBidi"/>
        </w:rPr>
        <w:t>., for shelling. It includes lima or butter beans, mung beans and beans in edible pods</w:t>
      </w:r>
      <w:r w:rsidRPr="008E1789">
        <w:rPr>
          <w:rFonts w:asciiTheme="majorBidi" w:eastAsia="Times New Roman" w:hAnsiTheme="majorBidi" w:cstheme="majorBidi"/>
          <w:strike/>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Peas green, species of </w:t>
      </w:r>
      <w:r w:rsidRPr="008E1789">
        <w:rPr>
          <w:rFonts w:asciiTheme="majorBidi" w:eastAsia="Times New Roman" w:hAnsiTheme="majorBidi" w:cstheme="majorBidi"/>
          <w:i/>
          <w:iCs/>
        </w:rPr>
        <w:t>Pisum sativum</w:t>
      </w:r>
      <w:r w:rsidRPr="008E1789">
        <w:rPr>
          <w:rFonts w:asciiTheme="majorBidi" w:eastAsia="Times New Roman" w:hAnsiTheme="majorBidi" w:cstheme="majorBidi"/>
        </w:rPr>
        <w:t>, mostly for shelling, but including edible - podded peas or sugar peas. Fodder peas included.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Broad Beans green, species of </w:t>
      </w:r>
      <w:r w:rsidRPr="008E1789">
        <w:rPr>
          <w:rFonts w:asciiTheme="majorBidi" w:eastAsia="Times New Roman" w:hAnsiTheme="majorBidi" w:cstheme="majorBidi"/>
          <w:i/>
          <w:iCs/>
        </w:rPr>
        <w:t>Vicia faba</w:t>
      </w:r>
      <w:r w:rsidRPr="008E1789">
        <w:rPr>
          <w:rFonts w:asciiTheme="majorBidi" w:eastAsia="Times New Roman" w:hAnsiTheme="majorBidi" w:cstheme="majorBidi"/>
        </w:rPr>
        <w:t>, for shelling.</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String Beans, species of </w:t>
      </w:r>
      <w:r w:rsidRPr="008E1789">
        <w:rPr>
          <w:rFonts w:asciiTheme="majorBidi" w:eastAsia="Times New Roman" w:hAnsiTheme="majorBidi" w:cstheme="majorBidi"/>
          <w:i/>
          <w:iCs/>
        </w:rPr>
        <w:t>Phaseolus vulgaris, n</w:t>
      </w:r>
      <w:r w:rsidRPr="008E1789">
        <w:rPr>
          <w:rFonts w:asciiTheme="majorBidi" w:eastAsia="Times New Roman" w:hAnsiTheme="majorBidi" w:cstheme="majorBidi"/>
        </w:rPr>
        <w:t>ot for shelling.</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Carrot, species of </w:t>
      </w:r>
      <w:r w:rsidRPr="008E1789">
        <w:rPr>
          <w:rFonts w:asciiTheme="majorBidi" w:eastAsia="Times New Roman" w:hAnsiTheme="majorBidi" w:cstheme="majorBidi"/>
          <w:i/>
          <w:iCs/>
        </w:rPr>
        <w:t>Daucus carota</w:t>
      </w:r>
      <w:r w:rsidRPr="008E1789">
        <w:rPr>
          <w:rFonts w:asciiTheme="majorBidi" w:eastAsia="Times New Roman" w:hAnsiTheme="majorBidi" w:cstheme="majorBidi"/>
        </w:rPr>
        <w:t>, trade data may include edible turnips (</w:t>
      </w:r>
      <w:r w:rsidRPr="008E1789">
        <w:rPr>
          <w:rFonts w:asciiTheme="majorBidi" w:eastAsia="Times New Roman" w:hAnsiTheme="majorBidi" w:cstheme="majorBidi"/>
          <w:i/>
          <w:iCs/>
        </w:rPr>
        <w:t>Brassica rapa var. rapifera</w:t>
      </w:r>
      <w:r w:rsidRPr="008E1789">
        <w:rPr>
          <w:rFonts w:asciiTheme="majorBidi" w:eastAsia="Times New Roman" w:hAnsiTheme="majorBidi" w:cstheme="majorBidi"/>
        </w:rPr>
        <w:t>). Forage carrots excluded.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Okra, species of </w:t>
      </w:r>
      <w:r w:rsidRPr="008E1789">
        <w:rPr>
          <w:rFonts w:asciiTheme="majorBidi" w:eastAsia="Times New Roman" w:hAnsiTheme="majorBidi" w:cstheme="majorBidi"/>
          <w:i/>
          <w:iCs/>
        </w:rPr>
        <w:t xml:space="preserve">Abelmoschus esculentus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Hibiscus esculentus</w:t>
      </w:r>
      <w:r w:rsidRPr="008E1789">
        <w:rPr>
          <w:rFonts w:asciiTheme="majorBidi" w:eastAsia="Times New Roman" w:hAnsiTheme="majorBidi" w:cstheme="majorBidi"/>
        </w:rPr>
        <w:t>, also called gombo.</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Green Corn (Maize), species of </w:t>
      </w:r>
      <w:r w:rsidRPr="008E1789">
        <w:rPr>
          <w:rFonts w:asciiTheme="majorBidi" w:eastAsia="Times New Roman" w:hAnsiTheme="majorBidi" w:cstheme="majorBidi"/>
          <w:i/>
          <w:iCs/>
        </w:rPr>
        <w:t>Zea mays, particularly var. saccharata</w:t>
      </w:r>
      <w:r w:rsidRPr="008E1789">
        <w:rPr>
          <w:rFonts w:asciiTheme="majorBidi" w:eastAsia="Times New Roman" w:hAnsiTheme="majorBidi" w:cstheme="majorBidi"/>
        </w:rPr>
        <w:t>, harvested green for food. It includes</w:t>
      </w:r>
      <w:r w:rsidRPr="008E1789">
        <w:rPr>
          <w:rFonts w:asciiTheme="majorBidi" w:eastAsia="Times New Roman" w:hAnsiTheme="majorBidi" w:cstheme="majorBidi"/>
          <w:i/>
          <w:iCs/>
        </w:rPr>
        <w:t xml:space="preserve"> Saccharata variety,</w:t>
      </w:r>
      <w:r w:rsidRPr="008E1789">
        <w:rPr>
          <w:rFonts w:asciiTheme="majorBidi" w:eastAsia="Times New Roman" w:hAnsiTheme="majorBidi" w:cstheme="majorBidi"/>
        </w:rPr>
        <w:t>commonly known as sweet corn, whether or not on the cob.</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Mushrooms, including among all </w:t>
      </w:r>
      <w:r w:rsidRPr="008E1789">
        <w:rPr>
          <w:rFonts w:asciiTheme="majorBidi" w:eastAsia="Times New Roman" w:hAnsiTheme="majorBidi" w:cstheme="majorBidi"/>
          <w:i/>
          <w:iCs/>
        </w:rPr>
        <w:t>Boletus edulis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Agaricus campestris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Morchella spp</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Tuber magnatum</w:t>
      </w:r>
      <w:r w:rsidRPr="008E1789">
        <w:rPr>
          <w:rFonts w:asciiTheme="majorBidi" w:eastAsia="Times New Roman" w:hAnsiTheme="majorBidi" w:cstheme="majorBidi"/>
        </w:rPr>
        <w:t>, cultivated or spontaneous. Includes truffles.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Chicory roots, species of </w:t>
      </w:r>
      <w:r w:rsidRPr="008E1789">
        <w:rPr>
          <w:rFonts w:asciiTheme="majorBidi" w:eastAsia="Times New Roman" w:hAnsiTheme="majorBidi" w:cstheme="majorBidi"/>
          <w:i/>
          <w:iCs/>
        </w:rPr>
        <w:t xml:space="preserve">Cichorium intybus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Cichorium sativum</w:t>
      </w:r>
      <w:r w:rsidRPr="008E1789">
        <w:rPr>
          <w:rFonts w:asciiTheme="majorBidi" w:eastAsia="Times New Roman" w:hAnsiTheme="majorBidi" w:cstheme="majorBidi"/>
        </w:rPr>
        <w:t>, unroasted chicory roots of a kind used primarily for human consumption, whether fresh or dried, whole or chopped.</w:t>
      </w:r>
    </w:p>
    <w:p w:rsidR="007F2666" w:rsidRPr="007F2666"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Carobs, species of </w:t>
      </w:r>
      <w:r w:rsidRPr="008E1789">
        <w:rPr>
          <w:rFonts w:asciiTheme="majorBidi" w:eastAsia="Times New Roman" w:hAnsiTheme="majorBidi" w:cstheme="majorBidi"/>
          <w:i/>
          <w:iCs/>
        </w:rPr>
        <w:t>Ceratonia silique</w:t>
      </w:r>
      <w:r w:rsidRPr="008E1789">
        <w:rPr>
          <w:rFonts w:asciiTheme="majorBidi" w:eastAsia="Times New Roman" w:hAnsiTheme="majorBidi" w:cstheme="majorBidi"/>
        </w:rPr>
        <w:t xml:space="preserve"> (Carob-tree, locust bean), includes also seeds. Mainly used as an animal feed and for industrial purposes. Rich in pectin.</w:t>
      </w:r>
    </w:p>
    <w:p w:rsidR="00EB7AF1" w:rsidRPr="008E1789" w:rsidRDefault="726F4BD4" w:rsidP="007F2666">
      <w:pPr>
        <w:pStyle w:val="ListParagraph"/>
        <w:contextualSpacing w:val="0"/>
        <w:jc w:val="both"/>
        <w:rPr>
          <w:rFonts w:asciiTheme="majorBidi" w:hAnsiTheme="majorBidi" w:cstheme="majorBidi"/>
        </w:rPr>
      </w:pPr>
      <w:r w:rsidRPr="008E1789">
        <w:rPr>
          <w:rFonts w:asciiTheme="majorBidi" w:eastAsia="Times New Roman" w:hAnsiTheme="majorBidi" w:cstheme="majorBidi"/>
        </w:rPr>
        <w:t>Including inter alia: locust beans (or carob), with or without seeds, fresh or dried, whether or not kibbled or ground but not further prepared; locust endosperm (or carob) bean (excl. endosperm flour); flour of locust (or carob) bean germ or pericarp; germ, locust (or carob) bean, whether or not powdered; seeds, locust (or carob) bean, fresh or dried, not roasted, whether or not kibbled or ground but not further prepared (excl. endosperm flour).</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Vegetables fresh n.e.c., including among all: </w:t>
      </w:r>
      <w:r w:rsidRPr="008E1789">
        <w:rPr>
          <w:rFonts w:asciiTheme="majorBidi" w:eastAsia="Times New Roman" w:hAnsiTheme="majorBidi" w:cstheme="majorBidi"/>
          <w:i/>
          <w:iCs/>
        </w:rPr>
        <w:t>bambusa spp</w:t>
      </w:r>
      <w:r w:rsidRPr="008E1789">
        <w:rPr>
          <w:rFonts w:asciiTheme="majorBidi" w:eastAsia="Times New Roman" w:hAnsiTheme="majorBidi" w:cstheme="majorBidi"/>
        </w:rPr>
        <w:t xml:space="preserve">. (bamboo shoots), </w:t>
      </w:r>
      <w:r w:rsidRPr="008E1789">
        <w:rPr>
          <w:rFonts w:asciiTheme="majorBidi" w:eastAsia="Times New Roman" w:hAnsiTheme="majorBidi" w:cstheme="majorBidi"/>
          <w:i/>
          <w:iCs/>
        </w:rPr>
        <w:t>beta vulgaris</w:t>
      </w:r>
      <w:r w:rsidRPr="008E1789">
        <w:rPr>
          <w:rFonts w:asciiTheme="majorBidi" w:eastAsia="Times New Roman" w:hAnsiTheme="majorBidi" w:cstheme="majorBidi"/>
        </w:rPr>
        <w:t xml:space="preserve"> (beets, chards), </w:t>
      </w:r>
      <w:r w:rsidRPr="008E1789">
        <w:rPr>
          <w:rFonts w:asciiTheme="majorBidi" w:eastAsia="Times New Roman" w:hAnsiTheme="majorBidi" w:cstheme="majorBidi"/>
          <w:i/>
          <w:iCs/>
        </w:rPr>
        <w:t>capparis spinosa</w:t>
      </w:r>
      <w:r w:rsidRPr="008E1789">
        <w:rPr>
          <w:rFonts w:asciiTheme="majorBidi" w:eastAsia="Times New Roman" w:hAnsiTheme="majorBidi" w:cstheme="majorBidi"/>
        </w:rPr>
        <w:t xml:space="preserve"> (capers), </w:t>
      </w:r>
      <w:r w:rsidRPr="008E1789">
        <w:rPr>
          <w:rFonts w:asciiTheme="majorBidi" w:eastAsia="Times New Roman" w:hAnsiTheme="majorBidi" w:cstheme="majorBidi"/>
          <w:i/>
          <w:iCs/>
        </w:rPr>
        <w:t>cynara cardunculus</w:t>
      </w:r>
      <w:r w:rsidRPr="008E1789">
        <w:rPr>
          <w:rFonts w:asciiTheme="majorBidi" w:eastAsia="Times New Roman" w:hAnsiTheme="majorBidi" w:cstheme="majorBidi"/>
        </w:rPr>
        <w:t xml:space="preserve"> (cardoons), </w:t>
      </w:r>
      <w:r w:rsidRPr="008E1789">
        <w:rPr>
          <w:rFonts w:asciiTheme="majorBidi" w:eastAsia="Times New Roman" w:hAnsiTheme="majorBidi" w:cstheme="majorBidi"/>
          <w:i/>
          <w:iCs/>
        </w:rPr>
        <w:t>apium graveolens</w:t>
      </w:r>
      <w:r w:rsidRPr="008E1789">
        <w:rPr>
          <w:rFonts w:asciiTheme="majorBidi" w:eastAsia="Times New Roman" w:hAnsiTheme="majorBidi" w:cstheme="majorBidi"/>
        </w:rPr>
        <w:t xml:space="preserve"> (celery), </w:t>
      </w:r>
      <w:r w:rsidRPr="008E1789">
        <w:rPr>
          <w:rFonts w:asciiTheme="majorBidi" w:eastAsia="Times New Roman" w:hAnsiTheme="majorBidi" w:cstheme="majorBidi"/>
          <w:i/>
          <w:iCs/>
        </w:rPr>
        <w:t>anthriscus cerefolium</w:t>
      </w:r>
      <w:r w:rsidRPr="008E1789">
        <w:rPr>
          <w:rFonts w:asciiTheme="majorBidi" w:eastAsia="Times New Roman" w:hAnsiTheme="majorBidi" w:cstheme="majorBidi"/>
        </w:rPr>
        <w:t xml:space="preserve"> (chervil), </w:t>
      </w:r>
      <w:r w:rsidRPr="008E1789">
        <w:rPr>
          <w:rFonts w:asciiTheme="majorBidi" w:eastAsia="Times New Roman" w:hAnsiTheme="majorBidi" w:cstheme="majorBidi"/>
          <w:i/>
          <w:iCs/>
        </w:rPr>
        <w:t>lepidium sativum</w:t>
      </w:r>
      <w:r w:rsidRPr="008E1789">
        <w:rPr>
          <w:rFonts w:asciiTheme="majorBidi" w:eastAsia="Times New Roman" w:hAnsiTheme="majorBidi" w:cstheme="majorBidi"/>
        </w:rPr>
        <w:t xml:space="preserve"> (cress), </w:t>
      </w:r>
      <w:r w:rsidRPr="008E1789">
        <w:rPr>
          <w:rFonts w:asciiTheme="majorBidi" w:eastAsia="Times New Roman" w:hAnsiTheme="majorBidi" w:cstheme="majorBidi"/>
          <w:i/>
          <w:iCs/>
        </w:rPr>
        <w:t>foeniculum vulgare</w:t>
      </w:r>
      <w:r w:rsidRPr="008E1789">
        <w:rPr>
          <w:rFonts w:asciiTheme="majorBidi" w:eastAsia="Times New Roman" w:hAnsiTheme="majorBidi" w:cstheme="majorBidi"/>
        </w:rPr>
        <w:t xml:space="preserve"> (fennel), </w:t>
      </w:r>
      <w:r w:rsidRPr="008E1789">
        <w:rPr>
          <w:rFonts w:asciiTheme="majorBidi" w:eastAsia="Times New Roman" w:hAnsiTheme="majorBidi" w:cstheme="majorBidi"/>
          <w:i/>
          <w:iCs/>
        </w:rPr>
        <w:t>cochlearia armoracia</w:t>
      </w:r>
      <w:r w:rsidRPr="008E1789">
        <w:rPr>
          <w:rFonts w:asciiTheme="majorBidi" w:eastAsia="Times New Roman" w:hAnsiTheme="majorBidi" w:cstheme="majorBidi"/>
        </w:rPr>
        <w:t xml:space="preserve"> (horseradish), </w:t>
      </w:r>
      <w:r w:rsidRPr="008E1789">
        <w:rPr>
          <w:rFonts w:asciiTheme="majorBidi" w:eastAsia="Times New Roman" w:hAnsiTheme="majorBidi" w:cstheme="majorBidi"/>
          <w:i/>
          <w:iCs/>
        </w:rPr>
        <w:t>majorana hortensis</w:t>
      </w:r>
      <w:r w:rsidRPr="008E1789">
        <w:rPr>
          <w:rFonts w:asciiTheme="majorBidi" w:eastAsia="Times New Roman" w:hAnsiTheme="majorBidi" w:cstheme="majorBidi"/>
        </w:rPr>
        <w:t xml:space="preserve"> (marjoram, sweet), </w:t>
      </w:r>
      <w:r w:rsidRPr="008E1789">
        <w:rPr>
          <w:rFonts w:asciiTheme="majorBidi" w:eastAsia="Times New Roman" w:hAnsiTheme="majorBidi" w:cstheme="majorBidi"/>
          <w:i/>
          <w:iCs/>
        </w:rPr>
        <w:t>tragopogon porrifolius</w:t>
      </w:r>
      <w:r w:rsidRPr="008E1789">
        <w:rPr>
          <w:rFonts w:asciiTheme="majorBidi" w:eastAsia="Times New Roman" w:hAnsiTheme="majorBidi" w:cstheme="majorBidi"/>
        </w:rPr>
        <w:t xml:space="preserve"> (oyster plant), </w:t>
      </w:r>
      <w:r w:rsidRPr="008E1789">
        <w:rPr>
          <w:rFonts w:asciiTheme="majorBidi" w:eastAsia="Times New Roman" w:hAnsiTheme="majorBidi" w:cstheme="majorBidi"/>
          <w:i/>
          <w:iCs/>
        </w:rPr>
        <w:t>petroselinum crispum</w:t>
      </w:r>
      <w:r w:rsidRPr="008E1789">
        <w:rPr>
          <w:rFonts w:asciiTheme="majorBidi" w:eastAsia="Times New Roman" w:hAnsiTheme="majorBidi" w:cstheme="majorBidi"/>
        </w:rPr>
        <w:t xml:space="preserve"> (parsley), </w:t>
      </w:r>
      <w:r w:rsidRPr="008E1789">
        <w:rPr>
          <w:rFonts w:asciiTheme="majorBidi" w:eastAsia="Times New Roman" w:hAnsiTheme="majorBidi" w:cstheme="majorBidi"/>
          <w:i/>
          <w:iCs/>
        </w:rPr>
        <w:t>pastinaca sativa</w:t>
      </w:r>
      <w:r w:rsidRPr="008E1789">
        <w:rPr>
          <w:rFonts w:asciiTheme="majorBidi" w:eastAsia="Times New Roman" w:hAnsiTheme="majorBidi" w:cstheme="majorBidi"/>
        </w:rPr>
        <w:t xml:space="preserve"> </w:t>
      </w:r>
      <w:r w:rsidRPr="008E1789">
        <w:rPr>
          <w:rFonts w:asciiTheme="majorBidi" w:eastAsia="Times New Roman" w:hAnsiTheme="majorBidi" w:cstheme="majorBidi"/>
        </w:rPr>
        <w:lastRenderedPageBreak/>
        <w:t xml:space="preserve">(parsnips), </w:t>
      </w:r>
      <w:r w:rsidRPr="008E1789">
        <w:rPr>
          <w:rFonts w:asciiTheme="majorBidi" w:eastAsia="Times New Roman" w:hAnsiTheme="majorBidi" w:cstheme="majorBidi"/>
          <w:i/>
          <w:iCs/>
        </w:rPr>
        <w:t>raphanus sativu</w:t>
      </w:r>
      <w:r w:rsidRPr="008E1789">
        <w:rPr>
          <w:rFonts w:asciiTheme="majorBidi" w:eastAsia="Times New Roman" w:hAnsiTheme="majorBidi" w:cstheme="majorBidi"/>
        </w:rPr>
        <w:t xml:space="preserve"> (radish), </w:t>
      </w:r>
      <w:r w:rsidRPr="008E1789">
        <w:rPr>
          <w:rFonts w:asciiTheme="majorBidi" w:eastAsia="Times New Roman" w:hAnsiTheme="majorBidi" w:cstheme="majorBidi"/>
          <w:i/>
          <w:iCs/>
        </w:rPr>
        <w:t>rheum spp</w:t>
      </w:r>
      <w:r w:rsidRPr="008E1789">
        <w:rPr>
          <w:rFonts w:asciiTheme="majorBidi" w:eastAsia="Times New Roman" w:hAnsiTheme="majorBidi" w:cstheme="majorBidi"/>
        </w:rPr>
        <w:t xml:space="preserve">. (rhubarb), </w:t>
      </w:r>
      <w:r w:rsidRPr="008E1789">
        <w:rPr>
          <w:rFonts w:asciiTheme="majorBidi" w:eastAsia="Times New Roman" w:hAnsiTheme="majorBidi" w:cstheme="majorBidi"/>
          <w:i/>
          <w:iCs/>
        </w:rPr>
        <w:t>brassica napus</w:t>
      </w:r>
      <w:r w:rsidRPr="008E1789">
        <w:rPr>
          <w:rFonts w:asciiTheme="majorBidi" w:eastAsia="Times New Roman" w:hAnsiTheme="majorBidi" w:cstheme="majorBidi"/>
        </w:rPr>
        <w:t xml:space="preserve"> (rutabagas, swedes), </w:t>
      </w:r>
      <w:r w:rsidRPr="008E1789">
        <w:rPr>
          <w:rFonts w:asciiTheme="majorBidi" w:eastAsia="Times New Roman" w:hAnsiTheme="majorBidi" w:cstheme="majorBidi"/>
          <w:i/>
          <w:iCs/>
        </w:rPr>
        <w:t>satureja hortensis</w:t>
      </w:r>
      <w:r w:rsidRPr="008E1789">
        <w:rPr>
          <w:rFonts w:asciiTheme="majorBidi" w:eastAsia="Times New Roman" w:hAnsiTheme="majorBidi" w:cstheme="majorBidi"/>
        </w:rPr>
        <w:t xml:space="preserve"> (savory), </w:t>
      </w:r>
      <w:r w:rsidRPr="008E1789">
        <w:rPr>
          <w:rFonts w:asciiTheme="majorBidi" w:eastAsia="Times New Roman" w:hAnsiTheme="majorBidi" w:cstheme="majorBidi"/>
          <w:i/>
          <w:iCs/>
        </w:rPr>
        <w:t>scorzonera hispanica</w:t>
      </w:r>
      <w:r w:rsidRPr="008E1789">
        <w:rPr>
          <w:rFonts w:asciiTheme="majorBidi" w:eastAsia="Times New Roman" w:hAnsiTheme="majorBidi" w:cstheme="majorBidi"/>
        </w:rPr>
        <w:t xml:space="preserve"> (scorzonera), </w:t>
      </w:r>
      <w:r w:rsidRPr="008E1789">
        <w:rPr>
          <w:rFonts w:asciiTheme="majorBidi" w:eastAsia="Times New Roman" w:hAnsiTheme="majorBidi" w:cstheme="majorBidi"/>
          <w:i/>
          <w:iCs/>
        </w:rPr>
        <w:t>rumex acetosa</w:t>
      </w:r>
      <w:r w:rsidRPr="008E1789">
        <w:rPr>
          <w:rFonts w:asciiTheme="majorBidi" w:eastAsia="Times New Roman" w:hAnsiTheme="majorBidi" w:cstheme="majorBidi"/>
        </w:rPr>
        <w:t xml:space="preserve"> (sorrel), </w:t>
      </w:r>
      <w:r w:rsidRPr="008E1789">
        <w:rPr>
          <w:rFonts w:asciiTheme="majorBidi" w:eastAsia="Times New Roman" w:hAnsiTheme="majorBidi" w:cstheme="majorBidi"/>
          <w:i/>
          <w:iCs/>
        </w:rPr>
        <w:t>artemisia dracunculus</w:t>
      </w:r>
      <w:r w:rsidRPr="008E1789">
        <w:rPr>
          <w:rFonts w:asciiTheme="majorBidi" w:eastAsia="Times New Roman" w:hAnsiTheme="majorBidi" w:cstheme="majorBidi"/>
        </w:rPr>
        <w:t xml:space="preserve"> (soybean sprouts tarragon), </w:t>
      </w:r>
      <w:r w:rsidRPr="008E1789">
        <w:rPr>
          <w:rFonts w:asciiTheme="majorBidi" w:eastAsia="Times New Roman" w:hAnsiTheme="majorBidi" w:cstheme="majorBidi"/>
          <w:i/>
          <w:iCs/>
        </w:rPr>
        <w:t>nasturtium officinale</w:t>
      </w:r>
      <w:r w:rsidRPr="008E1789">
        <w:rPr>
          <w:rFonts w:asciiTheme="majorBidi" w:eastAsia="Times New Roman" w:hAnsiTheme="majorBidi" w:cstheme="majorBidi"/>
        </w:rPr>
        <w:t xml:space="preserve"> (watercress), that are not identified separately because of their minor relevance at the international level. Because of their limited local importance, some countries report vegetables under this heading that are classified individually by FAO.</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Watermelons, species of </w:t>
      </w:r>
      <w:r w:rsidRPr="008E1789">
        <w:rPr>
          <w:rFonts w:asciiTheme="majorBidi" w:eastAsia="Times New Roman" w:hAnsiTheme="majorBidi" w:cstheme="majorBidi"/>
          <w:i/>
          <w:iCs/>
        </w:rPr>
        <w:t>Citrullus vulgaris.</w:t>
      </w:r>
    </w:p>
    <w:p w:rsidR="007F2666" w:rsidRPr="007F2666"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Melons Cantaloupes, species of </w:t>
      </w:r>
      <w:r w:rsidRPr="008E1789">
        <w:rPr>
          <w:rFonts w:asciiTheme="majorBidi" w:eastAsia="Times New Roman" w:hAnsiTheme="majorBidi" w:cstheme="majorBidi"/>
          <w:i/>
          <w:iCs/>
        </w:rPr>
        <w:t>Cucumis melo.</w:t>
      </w:r>
    </w:p>
    <w:p w:rsidR="00EB7AF1" w:rsidRPr="008E1789" w:rsidRDefault="726F4BD4" w:rsidP="007F2666">
      <w:pPr>
        <w:pStyle w:val="ListParagraph"/>
        <w:contextualSpacing w:val="0"/>
        <w:jc w:val="both"/>
        <w:rPr>
          <w:rFonts w:asciiTheme="majorBidi" w:hAnsiTheme="majorBidi" w:cstheme="majorBidi"/>
        </w:rPr>
      </w:pPr>
      <w:r w:rsidRPr="008E1789">
        <w:rPr>
          <w:rFonts w:asciiTheme="majorBidi" w:eastAsia="Times New Roman" w:hAnsiTheme="majorBidi" w:cstheme="majorBidi"/>
        </w:rPr>
        <w:t>Including inter alia: cantaloupes; melons (casaba, citron, cranshaw, honeydew, Persian, musk</w:t>
      </w:r>
      <w:r w:rsidRPr="008E1789">
        <w:rPr>
          <w:rFonts w:asciiTheme="majorBidi" w:eastAsia="Times New Roman" w:hAnsiTheme="majorBidi" w:cstheme="majorBidi"/>
          <w:u w:val="single"/>
        </w:rPr>
        <w:t>)</w:t>
      </w:r>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Other vegetables not elsewhere classified are also here included.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b/>
          <w:bCs/>
          <w:color w:val="1F497D" w:themeColor="text2"/>
          <w:lang w:val="en-GB"/>
        </w:rPr>
        <w:t xml:space="preserv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726F4BD4" w:rsidP="000264F4">
      <w:pPr>
        <w:pStyle w:val="Heading2"/>
      </w:pPr>
      <w:r w:rsidRPr="008E1789">
        <w:lastRenderedPageBreak/>
        <w:t>Fruits and derived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FRUIT CROPS consist of fruits and berries that, with few exceptions, are characterized by their sweet taste. Nearly all are permanent crops, mainly from trees, bushes and shrubs, as well as vines and palms. Fruits and berries grow on branches, stalks or the trunks of plants, usually singly, but sometimes grouped in bunches or clusters (e.g. bananas and grapes). Commercial crops are cultivated in plantations, but significant quantities of fruits are also collected from scattered plants that may or may not be cultivated. Although melons and watermelons are generally considered to be fruits, FAO groups them with vegetables because they are temporary crops. Fruit crops are highly perishable. Their shelf life may be extended through the application of chemical substances that inhibit the growth of micro-organisms and through careful control of the surrounding temperature, pressure and humidity once the fruit has been picked. Fruits and berries have a very high water content accounting for some 70- 90% of their weight. They contain, in various degrees, minerals, vitamins and organic acids, some of which reside in the peel or skin. Some fruits have a high fibre content and other inedible components, so that wastage is high, e.g. 60% for passion fruit and 35-45% for pineapples. The waste in temperate zone fruit is lower, generally of the order of 10-15%, while berries contain very little waste. The carbohydrate content of fruits varies widely. Protein content is very low, averaging less than 1%, or below that in vegetables. Fat content in fruit is negligible, with the notable exception of avocados. Fruit crops are consumed directly as food and are processed into dried fruit, fruit juice, canned fruit, frozen fruit, jam, alcoholic beverages, etc. Fruit crops are not normally grown for animal feed, although significant quantities of diseased and substandard fruits, as well as certain by-products of the fruit processing industry, are fed to animals. Production data for fruit crops should relate to fruits actually harvested. Data on bananas and plantains should relate to the weight of single bananas or banana hands, excluding the weight of the central stalk.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FRUIT CROPS PRODUCTS. Apart from a few main products, international trade classifications do not permit a sufficiently detailed classification of processed products according to the primary commodity used in the preparation. Fruit crops are processed for preservation and conservation, or for transformation from one substance into another, e.g. sugar into alcohol. Drying and wine making are two of the oldest methods of preservation. The manufacture of fruit syrups and juices, jams, jellies, marmalade, chutney and sauces are also traditional methods of preservation. Modern processes include canning, freezing, quick-freezing and dehydration. Other fruit products include fruit squashes, i.e. juice with some fruit tissues included, fruit nectars containing at least 30% fruit solids, and some soft drinks that contain a very small amount of fruit juice. Essential oils are extracted from some fruits and fruit peels, while the peel of some fruit is also used in confectionery.</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2611 - Oranges, Mandarines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oranges (01323) and the following processed products expressed in terms of primary equivalent: orange juice, single strength (21431.01); orange juice, concentrated (21431.02); tangerine juice (21439.01).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Oranges and mandarines, species of </w:t>
      </w:r>
      <w:r w:rsidRPr="008E1789">
        <w:rPr>
          <w:rFonts w:asciiTheme="majorBidi" w:eastAsia="Times New Roman" w:hAnsiTheme="majorBidi" w:cstheme="majorBidi"/>
          <w:i/>
          <w:iCs/>
          <w:lang w:val="en-GB"/>
        </w:rPr>
        <w:t xml:space="preserve">Citrus sinensis </w:t>
      </w:r>
      <w:r w:rsidRPr="008E1789">
        <w:rPr>
          <w:rFonts w:asciiTheme="majorBidi" w:eastAsia="Times New Roman" w:hAnsiTheme="majorBidi" w:cstheme="majorBidi"/>
          <w:lang w:val="en-GB"/>
        </w:rPr>
        <w:t xml:space="preserve">(common, sweet orange), </w:t>
      </w:r>
      <w:r w:rsidRPr="008E1789">
        <w:rPr>
          <w:rFonts w:asciiTheme="majorBidi" w:eastAsia="Times New Roman" w:hAnsiTheme="majorBidi" w:cstheme="majorBidi"/>
          <w:i/>
          <w:iCs/>
          <w:lang w:val="en-GB"/>
        </w:rPr>
        <w:t xml:space="preserve">Citrus aurantium </w:t>
      </w:r>
      <w:r w:rsidRPr="008E1789">
        <w:rPr>
          <w:rFonts w:asciiTheme="majorBidi" w:eastAsia="Times New Roman" w:hAnsiTheme="majorBidi" w:cstheme="majorBidi"/>
          <w:lang w:val="en-GB"/>
        </w:rPr>
        <w:t xml:space="preserve">(bitter orange), </w:t>
      </w:r>
      <w:r w:rsidRPr="008E1789">
        <w:rPr>
          <w:rFonts w:asciiTheme="majorBidi" w:eastAsia="Times New Roman" w:hAnsiTheme="majorBidi" w:cstheme="majorBidi"/>
          <w:i/>
          <w:iCs/>
          <w:lang w:val="en-GB"/>
        </w:rPr>
        <w:t>Citrus reticulate</w:t>
      </w:r>
      <w:r w:rsidRPr="008E1789">
        <w:rPr>
          <w:rFonts w:asciiTheme="majorBidi" w:eastAsia="Times New Roman" w:hAnsiTheme="majorBidi" w:cstheme="majorBidi"/>
          <w:lang w:val="en-GB"/>
        </w:rPr>
        <w:t xml:space="preserve"> (mandarin, tangerine) and </w:t>
      </w:r>
      <w:r w:rsidRPr="008E1789">
        <w:rPr>
          <w:rFonts w:asciiTheme="majorBidi" w:eastAsia="Times New Roman" w:hAnsiTheme="majorBidi" w:cstheme="majorBidi"/>
          <w:i/>
          <w:iCs/>
          <w:lang w:val="en-GB"/>
        </w:rPr>
        <w:t>Citrus unshiu</w:t>
      </w:r>
      <w:r w:rsidRPr="008E1789">
        <w:rPr>
          <w:rFonts w:asciiTheme="majorBidi" w:eastAsia="Times New Roman" w:hAnsiTheme="majorBidi" w:cstheme="majorBidi"/>
          <w:lang w:val="en-GB"/>
        </w:rPr>
        <w:t xml:space="preserve"> (clementine, satsuma), fresh or chilled. Bitter oranges are used primarily in the preparation of marmalade. It includes oranges, green for preserving, oranges Seville and Wilkings.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2612 - Lemons, Limes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lemons and limes (01322) and the following processed products expressed in terms of primary equivalent: lemon juice, single strength (21439.02); lemon juice, concentrated (21439.03).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Lemons and limes, species of </w:t>
      </w:r>
      <w:r w:rsidRPr="008E1789">
        <w:rPr>
          <w:rFonts w:asciiTheme="majorBidi" w:eastAsia="Times New Roman" w:hAnsiTheme="majorBidi" w:cstheme="majorBidi"/>
          <w:i/>
          <w:iCs/>
          <w:lang w:val="en-GB"/>
        </w:rPr>
        <w:t>Citrus limon</w:t>
      </w:r>
      <w:r w:rsidRPr="008E1789">
        <w:rPr>
          <w:rFonts w:asciiTheme="majorBidi" w:eastAsia="Times New Roman" w:hAnsiTheme="majorBidi" w:cstheme="majorBidi"/>
          <w:lang w:val="en-GB"/>
        </w:rPr>
        <w:t xml:space="preserve"> (lemon), </w:t>
      </w:r>
      <w:r w:rsidRPr="008E1789">
        <w:rPr>
          <w:rFonts w:asciiTheme="majorBidi" w:eastAsia="Times New Roman" w:hAnsiTheme="majorBidi" w:cstheme="majorBidi"/>
          <w:i/>
          <w:iCs/>
          <w:lang w:val="en-GB"/>
        </w:rPr>
        <w:t xml:space="preserve">Citrus latifolia </w:t>
      </w:r>
      <w:r w:rsidRPr="008E1789">
        <w:rPr>
          <w:rFonts w:asciiTheme="majorBidi" w:eastAsia="Times New Roman" w:hAnsiTheme="majorBidi" w:cstheme="majorBidi"/>
          <w:lang w:val="en-GB"/>
        </w:rPr>
        <w:t>(limes),</w:t>
      </w:r>
      <w:r w:rsidRPr="008E1789">
        <w:rPr>
          <w:rFonts w:asciiTheme="majorBidi" w:eastAsia="Times New Roman" w:hAnsiTheme="majorBidi" w:cstheme="majorBidi"/>
          <w:i/>
          <w:iCs/>
          <w:lang w:val="en-GB"/>
        </w:rPr>
        <w:t xml:space="preserve"> Citrus aurantifolia </w:t>
      </w:r>
      <w:r w:rsidRPr="008E1789">
        <w:rPr>
          <w:rFonts w:asciiTheme="majorBidi" w:eastAsia="Times New Roman" w:hAnsiTheme="majorBidi" w:cstheme="majorBidi"/>
          <w:lang w:val="en-GB"/>
        </w:rPr>
        <w:t xml:space="preserve">(sour lime) and </w:t>
      </w:r>
      <w:r w:rsidRPr="008E1789">
        <w:rPr>
          <w:rFonts w:asciiTheme="majorBidi" w:eastAsia="Times New Roman" w:hAnsiTheme="majorBidi" w:cstheme="majorBidi"/>
          <w:i/>
          <w:iCs/>
          <w:lang w:val="en-GB"/>
        </w:rPr>
        <w:t>Citrus limetta</w:t>
      </w:r>
      <w:r w:rsidRPr="008E1789">
        <w:rPr>
          <w:rFonts w:asciiTheme="majorBidi" w:eastAsia="Times New Roman" w:hAnsiTheme="majorBidi" w:cstheme="majorBidi"/>
          <w:lang w:val="en-GB"/>
        </w:rPr>
        <w:t xml:space="preserve"> (sweet lime), fresh or chilled.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2613 - Grapefruit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pomelos and grapefruits (01321) and the following processed products expressed in terms of primary equivalent: juice of grapefruit (21432); grapefruit juice, concentrated (21432.01).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Grapefruit, species of </w:t>
      </w:r>
      <w:r w:rsidRPr="008E1789">
        <w:rPr>
          <w:rFonts w:asciiTheme="majorBidi" w:eastAsia="Times New Roman" w:hAnsiTheme="majorBidi" w:cstheme="majorBidi"/>
          <w:i/>
          <w:iCs/>
          <w:lang w:val="en-GB"/>
        </w:rPr>
        <w:t>Citrus maxima</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 xml:space="preserve">Citrus grandis </w:t>
      </w:r>
      <w:r w:rsidRPr="008E1789">
        <w:rPr>
          <w:rFonts w:asciiTheme="majorBidi" w:eastAsia="Times New Roman" w:hAnsiTheme="majorBidi" w:cstheme="majorBidi"/>
          <w:lang w:val="en-GB"/>
        </w:rPr>
        <w:t xml:space="preserve">(pomelos, shaddocks) and </w:t>
      </w:r>
      <w:r w:rsidRPr="008E1789">
        <w:rPr>
          <w:rFonts w:asciiTheme="majorBidi" w:eastAsia="Times New Roman" w:hAnsiTheme="majorBidi" w:cstheme="majorBidi"/>
          <w:i/>
          <w:iCs/>
          <w:lang w:val="en-GB"/>
        </w:rPr>
        <w:t>Citrus paradise</w:t>
      </w:r>
      <w:r w:rsidRPr="008E1789">
        <w:rPr>
          <w:rFonts w:asciiTheme="majorBidi" w:eastAsia="Times New Roman" w:hAnsiTheme="majorBidi" w:cstheme="majorBidi"/>
          <w:lang w:val="en-GB"/>
        </w:rPr>
        <w:t xml:space="preserve"> (grapefruits, fruit of the grapefruit tree).</w:t>
      </w:r>
    </w:p>
    <w:p w:rsidR="00EB7AF1" w:rsidRPr="008E1789" w:rsidRDefault="007F2666" w:rsidP="00C500F7">
      <w:pPr>
        <w:pStyle w:val="Heading3"/>
        <w:numPr>
          <w:ilvl w:val="2"/>
          <w:numId w:val="0"/>
        </w:numPr>
        <w:spacing w:before="0" w:after="200"/>
        <w:jc w:val="both"/>
        <w:rPr>
          <w:rFonts w:asciiTheme="majorBidi" w:hAnsiTheme="majorBidi" w:cstheme="majorBidi"/>
          <w:lang w:val="en-GB"/>
        </w:rPr>
      </w:pPr>
      <w:r>
        <w:rPr>
          <w:rFonts w:asciiTheme="majorBidi" w:hAnsiTheme="majorBidi" w:cstheme="majorBidi"/>
          <w:lang w:val="en-GB"/>
        </w:rPr>
        <w:t>F</w:t>
      </w:r>
      <w:r w:rsidR="726F4BD4" w:rsidRPr="008E1789">
        <w:rPr>
          <w:rFonts w:asciiTheme="majorBidi" w:hAnsiTheme="majorBidi" w:cstheme="majorBidi"/>
          <w:lang w:val="en-GB"/>
        </w:rPr>
        <w:t>BS 2614 - Citrus,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citrus fruit, n.e.c. (01329) and the following processed products expressed in terms of primary equivalent: citrus juice, single strength (21439.04); citrus juice, concentrated (21439.05).</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Citrus other, species of </w:t>
      </w:r>
      <w:r w:rsidRPr="008E1789">
        <w:rPr>
          <w:rFonts w:asciiTheme="majorBidi" w:eastAsia="Times New Roman" w:hAnsiTheme="majorBidi" w:cstheme="majorBidi"/>
          <w:i/>
          <w:iCs/>
          <w:lang w:val="en-GB"/>
        </w:rPr>
        <w:t xml:space="preserve">Citrus bergamia </w:t>
      </w:r>
      <w:r w:rsidRPr="008E1789">
        <w:rPr>
          <w:rFonts w:asciiTheme="majorBidi" w:eastAsia="Times New Roman" w:hAnsiTheme="majorBidi" w:cstheme="majorBidi"/>
          <w:lang w:val="en-GB"/>
        </w:rPr>
        <w:t xml:space="preserve">(bergamot), </w:t>
      </w:r>
      <w:r w:rsidRPr="008E1789">
        <w:rPr>
          <w:rFonts w:asciiTheme="majorBidi" w:eastAsia="Times New Roman" w:hAnsiTheme="majorBidi" w:cstheme="majorBidi"/>
          <w:i/>
          <w:iCs/>
          <w:lang w:val="en-GB"/>
        </w:rPr>
        <w:t xml:space="preserve">Citrus medica var. cedrata </w:t>
      </w:r>
      <w:r w:rsidRPr="008E1789">
        <w:rPr>
          <w:rFonts w:asciiTheme="majorBidi" w:eastAsia="Times New Roman" w:hAnsiTheme="majorBidi" w:cstheme="majorBidi"/>
          <w:lang w:val="en-GB"/>
        </w:rPr>
        <w:t xml:space="preserve">(citron), </w:t>
      </w:r>
      <w:r w:rsidRPr="008E1789">
        <w:rPr>
          <w:rFonts w:asciiTheme="majorBidi" w:eastAsia="Times New Roman" w:hAnsiTheme="majorBidi" w:cstheme="majorBidi"/>
          <w:i/>
          <w:iCs/>
          <w:lang w:val="en-GB"/>
        </w:rPr>
        <w:t xml:space="preserve">Citrus myrtifolia </w:t>
      </w:r>
      <w:r w:rsidRPr="008E1789">
        <w:rPr>
          <w:rFonts w:asciiTheme="majorBidi" w:eastAsia="Times New Roman" w:hAnsiTheme="majorBidi" w:cstheme="majorBidi"/>
          <w:lang w:val="en-GB"/>
        </w:rPr>
        <w:t xml:space="preserve">(chinotto, fruit of the myrtle-leaved orange) and </w:t>
      </w:r>
      <w:r w:rsidRPr="008E1789">
        <w:rPr>
          <w:rFonts w:asciiTheme="majorBidi" w:eastAsia="Times New Roman" w:hAnsiTheme="majorBidi" w:cstheme="majorBidi"/>
          <w:i/>
          <w:iCs/>
          <w:lang w:val="en-GB"/>
        </w:rPr>
        <w:t>Fortunella japonica</w:t>
      </w:r>
      <w:r w:rsidRPr="008E1789">
        <w:rPr>
          <w:rFonts w:asciiTheme="majorBidi" w:eastAsia="Times New Roman" w:hAnsiTheme="majorBidi" w:cstheme="majorBidi"/>
          <w:lang w:val="en-GB"/>
        </w:rPr>
        <w:t xml:space="preserve"> (kumquat), fresh or chilled. Some minor varieties of citrus are used primarily in the preparation of perfumes and soft drinks.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citrus fruits not elsewhere classified are also here included.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2615 – Bananas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bananas (01312).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Bananas, species </w:t>
      </w:r>
      <w:r w:rsidRPr="008E1789">
        <w:rPr>
          <w:rFonts w:asciiTheme="majorBidi" w:eastAsia="Times New Roman" w:hAnsiTheme="majorBidi" w:cstheme="majorBidi"/>
          <w:i/>
          <w:iCs/>
          <w:lang w:val="en-GB"/>
        </w:rPr>
        <w:t>Musa sapientum</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 xml:space="preserve">Musa cavendishii </w:t>
      </w:r>
      <w:r w:rsidRPr="008E1789">
        <w:rPr>
          <w:rFonts w:asciiTheme="majorBidi" w:eastAsia="Times New Roman" w:hAnsiTheme="majorBidi" w:cstheme="majorBidi"/>
          <w:lang w:val="en-GB"/>
        </w:rPr>
        <w:t xml:space="preserve">and </w:t>
      </w:r>
      <w:r w:rsidRPr="008E1789">
        <w:rPr>
          <w:rFonts w:asciiTheme="majorBidi" w:eastAsia="Times New Roman" w:hAnsiTheme="majorBidi" w:cstheme="majorBidi"/>
          <w:i/>
          <w:iCs/>
          <w:lang w:val="en-GB"/>
        </w:rPr>
        <w:t xml:space="preserve">Musa nana </w:t>
      </w:r>
      <w:r w:rsidRPr="008E1789">
        <w:rPr>
          <w:rFonts w:asciiTheme="majorBidi" w:eastAsia="Times New Roman" w:hAnsiTheme="majorBidi" w:cstheme="majorBidi"/>
          <w:lang w:val="en-GB"/>
        </w:rPr>
        <w:t>(sweet/dessert bananas)</w:t>
      </w:r>
      <w:r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 xml:space="preserve">normally eaten without further preparation.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Trade figures may include dried bananas.  Data should be reported excluding the weight of the central stalk.</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Plantains (</w:t>
      </w:r>
      <w:r w:rsidRPr="008E1789">
        <w:rPr>
          <w:rFonts w:asciiTheme="majorBidi" w:eastAsia="Times New Roman" w:hAnsiTheme="majorBidi" w:cstheme="majorBidi"/>
          <w:i/>
          <w:iCs/>
          <w:lang w:val="en-GB"/>
        </w:rPr>
        <w:t>Musa paradisiaca</w:t>
      </w:r>
      <w:r w:rsidRPr="008E1789">
        <w:rPr>
          <w:rFonts w:asciiTheme="majorBidi" w:eastAsia="Times New Roman" w:hAnsiTheme="majorBidi" w:cstheme="majorBidi"/>
          <w:lang w:val="en-GB"/>
        </w:rPr>
        <w:t>), cooking bananas, are not included (01313).</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2616 – Plantains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plantains and others (01313).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Plantains, species of </w:t>
      </w:r>
      <w:r w:rsidRPr="008E1789">
        <w:rPr>
          <w:rFonts w:asciiTheme="majorBidi" w:eastAsia="Times New Roman" w:hAnsiTheme="majorBidi" w:cstheme="majorBidi"/>
          <w:i/>
          <w:iCs/>
          <w:lang w:val="en-GB"/>
        </w:rPr>
        <w:t>Musa paradisiaca</w:t>
      </w:r>
      <w:r w:rsidRPr="008E1789">
        <w:rPr>
          <w:rFonts w:asciiTheme="majorBidi" w:eastAsia="Times New Roman" w:hAnsiTheme="majorBidi" w:cstheme="majorBidi"/>
          <w:lang w:val="en-GB"/>
        </w:rPr>
        <w:t>, starchy bananas that are less sweet than other bananas generally known as a cooking banana, primarily consumed after being fried, roasted, steamed, boiled or otherwise cooked. Data should be reported excluding the weight of the central stalk.</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Bananas (</w:t>
      </w:r>
      <w:r w:rsidRPr="008E1789">
        <w:rPr>
          <w:rFonts w:asciiTheme="majorBidi" w:eastAsia="Times New Roman" w:hAnsiTheme="majorBidi" w:cstheme="majorBidi"/>
          <w:i/>
          <w:iCs/>
          <w:lang w:val="en-GB"/>
        </w:rPr>
        <w:t>Musa sapientum, M. cavendishii, M. nana</w:t>
      </w:r>
      <w:r w:rsidRPr="008E1789">
        <w:rPr>
          <w:rFonts w:asciiTheme="majorBidi" w:eastAsia="Times New Roman" w:hAnsiTheme="majorBidi" w:cstheme="majorBidi"/>
          <w:lang w:val="en-GB"/>
        </w:rPr>
        <w:t>), cooking bananas, are excluded (01312).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2617 – Apples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apples (01341) and the following processed products expressed in terms of primary equivalent: apple juice, single strength (21435.01); apple juice, concentrated (21435.02).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Apples, species of </w:t>
      </w:r>
      <w:r w:rsidRPr="008E1789">
        <w:rPr>
          <w:rFonts w:asciiTheme="majorBidi" w:eastAsia="Times New Roman" w:hAnsiTheme="majorBidi" w:cstheme="majorBidi"/>
          <w:i/>
          <w:iCs/>
          <w:lang w:val="en-GB"/>
        </w:rPr>
        <w:t>Malus pumila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Malus sylvestris</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Malus communis</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Pyrus malus</w:t>
      </w:r>
      <w:r w:rsidRPr="008E1789">
        <w:rPr>
          <w:rFonts w:asciiTheme="majorBidi" w:eastAsia="Times New Roman" w:hAnsiTheme="majorBidi" w:cstheme="majorBidi"/>
          <w:lang w:val="en-GB"/>
        </w:rPr>
        <w:t>, suitable for dessert, making beverages or industrial purposes.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2618 – Pineapples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pineapples (01318) and the following processed products expressed in terms of primary equivalent: pineapples, otherwise prepared or preserved (21491); pineapple juice (21433); juice of pineapples, concentrated (21433.01).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Pineapples, species of </w:t>
      </w:r>
      <w:r w:rsidRPr="008E1789">
        <w:rPr>
          <w:rFonts w:asciiTheme="majorBidi" w:eastAsia="Times New Roman" w:hAnsiTheme="majorBidi" w:cstheme="majorBidi"/>
          <w:i/>
          <w:iCs/>
          <w:lang w:val="en-GB"/>
        </w:rPr>
        <w:t xml:space="preserve">Ananas comosus </w:t>
      </w:r>
      <w:r w:rsidRPr="008E1789">
        <w:rPr>
          <w:rFonts w:asciiTheme="majorBidi" w:eastAsia="Times New Roman" w:hAnsiTheme="majorBidi" w:cstheme="majorBidi"/>
          <w:lang w:val="en-GB"/>
        </w:rPr>
        <w:t>and</w:t>
      </w:r>
      <w:r w:rsidRPr="008E1789">
        <w:rPr>
          <w:rFonts w:asciiTheme="majorBidi" w:eastAsia="Times New Roman" w:hAnsiTheme="majorBidi" w:cstheme="majorBidi"/>
          <w:i/>
          <w:iCs/>
          <w:lang w:val="en-GB"/>
        </w:rPr>
        <w:t xml:space="preserve"> Ananas sativus, </w:t>
      </w:r>
      <w:r w:rsidRPr="008E1789">
        <w:rPr>
          <w:rFonts w:asciiTheme="majorBidi" w:eastAsia="Times New Roman" w:hAnsiTheme="majorBidi" w:cstheme="majorBidi"/>
          <w:lang w:val="en-GB"/>
        </w:rPr>
        <w:t>fresh, dried or chilled. Trade figures may include dried pineapples.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2619 - Dates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dates (01314).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Dates, species of </w:t>
      </w:r>
      <w:r w:rsidRPr="008E1789">
        <w:rPr>
          <w:rFonts w:asciiTheme="majorBidi" w:eastAsia="Times New Roman" w:hAnsiTheme="majorBidi" w:cstheme="majorBidi"/>
          <w:i/>
          <w:iCs/>
          <w:lang w:val="en-GB"/>
        </w:rPr>
        <w:t>Phoenix dactylifera</w:t>
      </w:r>
      <w:r w:rsidRPr="008E1789">
        <w:rPr>
          <w:rFonts w:asciiTheme="majorBidi" w:eastAsia="Times New Roman" w:hAnsiTheme="majorBidi" w:cstheme="majorBidi"/>
          <w:lang w:val="en-GB"/>
        </w:rPr>
        <w:t>, include fresh, dried and chilled fruit.</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2620 – Grapes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grapes (01330) and the following processed products expressed in terms of primary equivalent: raisins (21411); grape juice (21434); must of grapes (24212.01).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Grapes, species of </w:t>
      </w:r>
      <w:r w:rsidRPr="008E1789">
        <w:rPr>
          <w:rFonts w:asciiTheme="majorBidi" w:eastAsia="Times New Roman" w:hAnsiTheme="majorBidi" w:cstheme="majorBidi"/>
          <w:i/>
          <w:iCs/>
          <w:lang w:val="en-GB"/>
        </w:rPr>
        <w:t>Vitis vinifera</w:t>
      </w:r>
      <w:r w:rsidRPr="008E1789">
        <w:rPr>
          <w:rFonts w:asciiTheme="majorBidi" w:eastAsia="Times New Roman" w:hAnsiTheme="majorBidi" w:cstheme="majorBidi"/>
          <w:lang w:val="en-GB"/>
        </w:rPr>
        <w:t>, fresh or chilled, whether or not rough-packed in barrels, for dessert purposes or for wine</w:t>
      </w:r>
      <w:r w:rsidRPr="008E1789">
        <w:rPr>
          <w:rFonts w:ascii="MS Mincho" w:eastAsia="MS Mincho" w:hAnsi="MS Mincho" w:cs="MS Mincho" w:hint="eastAsia"/>
          <w:rtl/>
          <w:lang w:val="en-GB"/>
        </w:rPr>
        <w:t>‑</w:t>
      </w:r>
      <w:r w:rsidRPr="008E1789">
        <w:rPr>
          <w:rFonts w:asciiTheme="majorBidi" w:eastAsia="Times New Roman" w:hAnsiTheme="majorBidi" w:cstheme="majorBidi"/>
          <w:lang w:val="en-GB"/>
        </w:rPr>
        <w:t xml:space="preserve">production, whether grown outdoors or under glass.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both table and wine grapes.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w:t>
      </w:r>
      <w:commentRangeStart w:id="567"/>
      <w:r w:rsidRPr="008E1789">
        <w:rPr>
          <w:rFonts w:asciiTheme="majorBidi" w:hAnsiTheme="majorBidi" w:cstheme="majorBidi"/>
          <w:lang w:val="en-GB"/>
        </w:rPr>
        <w:t>2625</w:t>
      </w:r>
      <w:commentRangeEnd w:id="567"/>
      <w:r w:rsidR="00EB7AF1" w:rsidRPr="008E1789">
        <w:rPr>
          <w:rStyle w:val="CommentReference"/>
          <w:rFonts w:asciiTheme="majorBidi" w:hAnsiTheme="majorBidi" w:cstheme="majorBidi"/>
          <w:lang w:val="en-GB"/>
        </w:rPr>
        <w:commentReference w:id="567"/>
      </w:r>
      <w:r w:rsidRPr="008E1789">
        <w:rPr>
          <w:rFonts w:asciiTheme="majorBidi" w:hAnsiTheme="majorBidi" w:cstheme="majorBidi"/>
          <w:lang w:val="en-GB"/>
        </w:rPr>
        <w:t xml:space="preserve"> - Fruits, Other</w:t>
      </w:r>
    </w:p>
    <w:p w:rsidR="00EB7AF1" w:rsidRPr="008E1789" w:rsidRDefault="76D9A761"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Includes: pears (01342.01), quinces (01342.02), apricots (01343), sour cherries (01344.01), peaches and nectarines (01345), plums and sloes (01346), pome fruit n.e.c. (01349.10), strawberries (01354), raspberries (01353.01), gooseberries (01351.02), currants (01351.01), blueberries (01355.01), cranberries (01355.02), other berries and fruits of the genus vaccinium n.e.c. (01355.90), watermelons (01221), cantaloupes and other melons (01229), figs (01315), mangoes (01316.01), guavas (01316.02), mangosteens (01316.03), avocados (01311), persimmons  (01359.01),  cashewapple  (01359.02), kiwi fruit (01352), papayas (01317), other tropical and subtropical fruits, n.e.c. (01319),  Other fruit n.e.c. (01359), and the following processed products expressed in terms of primary equivalent: dry apricots (21419.01), plums dried (prunes) (21412), plum juice, single strength (21439.06), plum juice, concentrated (21439.07), mango juice (21439.08); fruit tropical dried n.e.c. (including mango and pineapple) (21419.90); fruit dried n.e.c. (21419.05); fruit juice n.e.c. (21439.90), peaches, otherwise prepared or preserved (21492), fruits uncooked or cooked, frozen (21493.01), jams, fruit jellies, marmalades, fruit or nut purree and fruit or nut pastes (21494), jams, fruit jellies, marmalades, fruit purree and fruit pastes (21494.01), fruit, provisionally preserved, not for immediate consumption (21496.01), other prepared and preserved fruit, n.e.c. (21499.02), flour of </w:t>
      </w:r>
      <w:r w:rsidRPr="008E1789">
        <w:rPr>
          <w:rFonts w:asciiTheme="majorBidi" w:eastAsia="Times New Roman" w:hAnsiTheme="majorBidi" w:cstheme="majorBidi"/>
          <w:lang w:val="en-GB"/>
        </w:rPr>
        <w:lastRenderedPageBreak/>
        <w:t>fruits (23170.04), fruit, nuts, peel, sugar preserved (23670.02), homogenized cooked fruit, prepared (23991.03).</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Pears, species of </w:t>
      </w:r>
      <w:r w:rsidRPr="008E1789">
        <w:rPr>
          <w:rFonts w:asciiTheme="majorBidi" w:eastAsia="Times New Roman" w:hAnsiTheme="majorBidi" w:cstheme="majorBidi"/>
          <w:i/>
          <w:iCs/>
        </w:rPr>
        <w:t>Pyrus communis</w:t>
      </w:r>
      <w:r w:rsidRPr="008E1789">
        <w:rPr>
          <w:rFonts w:asciiTheme="majorBidi" w:eastAsia="Times New Roman" w:hAnsiTheme="majorBidi" w:cstheme="majorBidi"/>
        </w:rPr>
        <w:t>,</w:t>
      </w:r>
      <w:r w:rsidRPr="008E1789">
        <w:rPr>
          <w:rFonts w:asciiTheme="majorBidi" w:eastAsia="Times New Roman" w:hAnsiTheme="majorBidi" w:cstheme="majorBidi"/>
          <w:i/>
          <w:iCs/>
        </w:rPr>
        <w:t xml:space="preserve"> </w:t>
      </w:r>
      <w:r w:rsidRPr="008E1789">
        <w:rPr>
          <w:rFonts w:asciiTheme="majorBidi" w:eastAsia="Times New Roman" w:hAnsiTheme="majorBidi" w:cstheme="majorBidi"/>
        </w:rPr>
        <w:t>suitable for dessert, for making beverages or for industrial purposes.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Quinces, species of </w:t>
      </w:r>
      <w:r w:rsidRPr="008E1789">
        <w:rPr>
          <w:rFonts w:asciiTheme="majorBidi" w:eastAsia="Times New Roman" w:hAnsiTheme="majorBidi" w:cstheme="majorBidi"/>
          <w:i/>
          <w:iCs/>
        </w:rPr>
        <w:t>Cydonia oblonga</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Cydonia vulgaris</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Cydonia japonica</w:t>
      </w:r>
      <w:r w:rsidRPr="008E1789">
        <w:rPr>
          <w:rFonts w:asciiTheme="majorBidi" w:eastAsia="Times New Roman" w:hAnsiTheme="majorBidi" w:cstheme="majorBidi"/>
        </w:rPr>
        <w:t>,</w:t>
      </w:r>
      <w:r w:rsidRPr="008E1789">
        <w:rPr>
          <w:rFonts w:asciiTheme="majorBidi" w:eastAsia="Times New Roman" w:hAnsiTheme="majorBidi" w:cstheme="majorBidi"/>
          <w:i/>
          <w:iCs/>
        </w:rPr>
        <w:t xml:space="preserve"> </w:t>
      </w:r>
      <w:r w:rsidRPr="008E1789">
        <w:rPr>
          <w:rFonts w:asciiTheme="majorBidi" w:eastAsia="Times New Roman" w:hAnsiTheme="majorBidi" w:cstheme="majorBidi"/>
        </w:rPr>
        <w:t>suitable for dessert, for making beverages or for industrial purposes. Mainly used for making jam or jelly.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Apricots, species of </w:t>
      </w:r>
      <w:r w:rsidRPr="008E1789">
        <w:rPr>
          <w:rFonts w:asciiTheme="majorBidi" w:eastAsia="Times New Roman" w:hAnsiTheme="majorBidi" w:cstheme="majorBidi"/>
          <w:i/>
          <w:iCs/>
        </w:rPr>
        <w:t>Prunus armeniaca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Sour cherries, species of </w:t>
      </w:r>
      <w:r w:rsidRPr="008E1789">
        <w:rPr>
          <w:rFonts w:asciiTheme="majorBidi" w:eastAsia="Times New Roman" w:hAnsiTheme="majorBidi" w:cstheme="majorBidi"/>
          <w:i/>
          <w:iCs/>
        </w:rPr>
        <w:t xml:space="preserve">Prunus cerasus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Cerasus acida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Cherries, species of </w:t>
      </w:r>
      <w:r w:rsidRPr="008E1789">
        <w:rPr>
          <w:rFonts w:asciiTheme="majorBidi" w:eastAsia="Times New Roman" w:hAnsiTheme="majorBidi" w:cstheme="majorBidi"/>
          <w:i/>
          <w:iCs/>
        </w:rPr>
        <w:t>Prunus avium</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Cerasus avium</w:t>
      </w:r>
      <w:r w:rsidRPr="008E1789">
        <w:rPr>
          <w:rFonts w:asciiTheme="majorBidi" w:eastAsia="Times New Roman" w:hAnsiTheme="majorBidi" w:cstheme="majorBidi"/>
        </w:rPr>
        <w:t xml:space="preserve"> (mazzard, sweet cherry) </w:t>
      </w:r>
      <w:r w:rsidRPr="008E1789">
        <w:rPr>
          <w:rFonts w:asciiTheme="majorBidi" w:eastAsia="Times New Roman" w:hAnsiTheme="majorBidi" w:cstheme="majorBidi"/>
          <w:i/>
          <w:iCs/>
        </w:rPr>
        <w:t>var. duracina</w:t>
      </w:r>
      <w:r w:rsidRPr="008E1789">
        <w:rPr>
          <w:rFonts w:asciiTheme="majorBidi" w:eastAsia="Times New Roman" w:hAnsiTheme="majorBidi" w:cstheme="majorBidi"/>
        </w:rPr>
        <w:t xml:space="preserve"> (hard-fleshed cherry) and </w:t>
      </w:r>
      <w:r w:rsidRPr="008E1789">
        <w:rPr>
          <w:rFonts w:asciiTheme="majorBidi" w:eastAsia="Times New Roman" w:hAnsiTheme="majorBidi" w:cstheme="majorBidi"/>
          <w:i/>
          <w:iCs/>
        </w:rPr>
        <w:t>var. juliana</w:t>
      </w:r>
      <w:r w:rsidRPr="008E1789">
        <w:rPr>
          <w:rFonts w:asciiTheme="majorBidi" w:eastAsia="Times New Roman" w:hAnsiTheme="majorBidi" w:cstheme="majorBidi"/>
        </w:rPr>
        <w:t xml:space="preserve"> (heart cherry). Whiteheart cherries and morello cherries included.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Peaches and nectarines, species of </w:t>
      </w:r>
      <w:r w:rsidRPr="008E1789">
        <w:rPr>
          <w:rFonts w:asciiTheme="majorBidi" w:eastAsia="Times New Roman" w:hAnsiTheme="majorBidi" w:cstheme="majorBidi"/>
          <w:i/>
          <w:iCs/>
        </w:rPr>
        <w:t>Prunus persica</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 xml:space="preserve">Amygdalus persica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Persica laevis</w:t>
      </w:r>
      <w:r w:rsidRPr="008E1789">
        <w:rPr>
          <w:rFonts w:asciiTheme="majorBidi" w:eastAsia="Times New Roman" w:hAnsiTheme="majorBidi" w:cstheme="majorBidi"/>
        </w:rPr>
        <w:t>, including nectarines.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Plums of all kinds (greengages, mirabelles, damsons, etc.) and sloes, species of </w:t>
      </w:r>
      <w:r w:rsidRPr="008E1789">
        <w:rPr>
          <w:rFonts w:asciiTheme="majorBidi" w:eastAsia="Times New Roman" w:hAnsiTheme="majorBidi" w:cstheme="majorBidi"/>
          <w:i/>
          <w:iCs/>
        </w:rPr>
        <w:t>Prunus domestica</w:t>
      </w:r>
      <w:r w:rsidRPr="008E1789">
        <w:rPr>
          <w:rFonts w:asciiTheme="majorBidi" w:eastAsia="Times New Roman" w:hAnsiTheme="majorBidi" w:cstheme="majorBidi"/>
        </w:rPr>
        <w:t xml:space="preserve"> (greengage, mirabelle, damson) and </w:t>
      </w:r>
      <w:r w:rsidRPr="008E1789">
        <w:rPr>
          <w:rFonts w:asciiTheme="majorBidi" w:eastAsia="Times New Roman" w:hAnsiTheme="majorBidi" w:cstheme="majorBidi"/>
          <w:i/>
          <w:iCs/>
        </w:rPr>
        <w:t>Prunus spinosa</w:t>
      </w:r>
      <w:r w:rsidRPr="008E1789">
        <w:rPr>
          <w:rFonts w:asciiTheme="majorBidi" w:eastAsia="Times New Roman" w:hAnsiTheme="majorBidi" w:cstheme="majorBidi"/>
        </w:rPr>
        <w:t xml:space="preserve"> (sloe)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Stone fruit fresh n.e.c.. Other stone fruit not separately identified. In some countries, apricots, cherries, peaches, nectarines and plums are reported under this general category.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BB22F5">
        <w:rPr>
          <w:rFonts w:asciiTheme="majorBidi" w:eastAsia="Times New Roman" w:hAnsiTheme="majorBidi" w:cstheme="majorBidi"/>
          <w:lang w:val="en-US"/>
        </w:rPr>
        <w:t xml:space="preserve">Pome fruit n.e.c.. </w:t>
      </w:r>
      <w:r w:rsidRPr="008E1789">
        <w:rPr>
          <w:rFonts w:asciiTheme="majorBidi" w:eastAsia="Times New Roman" w:hAnsiTheme="majorBidi" w:cstheme="majorBidi"/>
        </w:rPr>
        <w:t>Other pome fruit not separately identified. In some countries apples, pears and quinces are reported under this general category.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Strawberries, species of </w:t>
      </w:r>
      <w:r w:rsidRPr="008E1789">
        <w:rPr>
          <w:rFonts w:asciiTheme="majorBidi" w:eastAsia="Times New Roman" w:hAnsiTheme="majorBidi" w:cstheme="majorBidi"/>
          <w:i/>
          <w:iCs/>
        </w:rPr>
        <w:t>Fragaria spp</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Raspberries, species of </w:t>
      </w:r>
      <w:r w:rsidRPr="008E1789">
        <w:rPr>
          <w:rFonts w:asciiTheme="majorBidi" w:eastAsia="Times New Roman" w:hAnsiTheme="majorBidi" w:cstheme="majorBidi"/>
          <w:i/>
          <w:iCs/>
        </w:rPr>
        <w:t xml:space="preserve">Rubus idaeus. </w:t>
      </w:r>
      <w:r w:rsidRPr="008E1789">
        <w:rPr>
          <w:rFonts w:asciiTheme="majorBidi" w:eastAsia="Times New Roman" w:hAnsiTheme="majorBidi" w:cstheme="majorBidi"/>
        </w:rPr>
        <w:t>Trade data may include blackberries, mulberries and loganberries (a cross between the raspberry and blackberry).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Gooseberries , species of </w:t>
      </w:r>
      <w:r w:rsidRPr="008E1789">
        <w:rPr>
          <w:rFonts w:asciiTheme="majorBidi" w:eastAsia="Times New Roman" w:hAnsiTheme="majorBidi" w:cstheme="majorBidi"/>
          <w:i/>
          <w:iCs/>
        </w:rPr>
        <w:t>Ribes grossularia</w:t>
      </w:r>
      <w:r w:rsidRPr="008E1789">
        <w:rPr>
          <w:rFonts w:asciiTheme="majorBidi" w:eastAsia="Times New Roman" w:hAnsiTheme="majorBidi" w:cstheme="majorBidi"/>
        </w:rPr>
        <w:t>. Trade data may sometimes include black, white or red currants.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Currants, species of </w:t>
      </w:r>
      <w:r w:rsidRPr="008E1789">
        <w:rPr>
          <w:rFonts w:asciiTheme="majorBidi" w:eastAsia="Times New Roman" w:hAnsiTheme="majorBidi" w:cstheme="majorBidi"/>
          <w:i/>
          <w:iCs/>
        </w:rPr>
        <w:t>Ribes nigrum</w:t>
      </w:r>
      <w:r w:rsidRPr="008E1789">
        <w:rPr>
          <w:rFonts w:asciiTheme="majorBidi" w:eastAsia="Times New Roman" w:hAnsiTheme="majorBidi" w:cstheme="majorBidi"/>
        </w:rPr>
        <w:t xml:space="preserve"> (black) and </w:t>
      </w:r>
      <w:r w:rsidRPr="008E1789">
        <w:rPr>
          <w:rFonts w:asciiTheme="majorBidi" w:eastAsia="Times New Roman" w:hAnsiTheme="majorBidi" w:cstheme="majorBidi"/>
          <w:i/>
          <w:iCs/>
        </w:rPr>
        <w:t>Ribes rubrum</w:t>
      </w:r>
      <w:r w:rsidRPr="008E1789">
        <w:rPr>
          <w:rFonts w:asciiTheme="majorBidi" w:eastAsia="Times New Roman" w:hAnsiTheme="majorBidi" w:cstheme="majorBidi"/>
        </w:rPr>
        <w:t xml:space="preserve"> (red and white). Trade data may sometimes include gooseberries..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Blueberries, species of </w:t>
      </w:r>
      <w:r w:rsidRPr="008E1789">
        <w:rPr>
          <w:rFonts w:asciiTheme="majorBidi" w:eastAsia="Times New Roman" w:hAnsiTheme="majorBidi" w:cstheme="majorBidi"/>
          <w:i/>
          <w:iCs/>
        </w:rPr>
        <w:t>Vaccinium myrtillus</w:t>
      </w:r>
      <w:r w:rsidRPr="008E1789">
        <w:rPr>
          <w:rFonts w:asciiTheme="majorBidi" w:eastAsia="Times New Roman" w:hAnsiTheme="majorBidi" w:cstheme="majorBidi"/>
        </w:rPr>
        <w:t xml:space="preserve"> (European blueberry, wild bilberry, whortleberry) and </w:t>
      </w:r>
      <w:r w:rsidRPr="008E1789">
        <w:rPr>
          <w:rFonts w:asciiTheme="majorBidi" w:eastAsia="Times New Roman" w:hAnsiTheme="majorBidi" w:cstheme="majorBidi"/>
          <w:i/>
          <w:iCs/>
        </w:rPr>
        <w:t>Vaccinium corymbosum</w:t>
      </w:r>
      <w:r w:rsidRPr="008E1789">
        <w:rPr>
          <w:rFonts w:asciiTheme="majorBidi" w:eastAsia="Times New Roman" w:hAnsiTheme="majorBidi" w:cstheme="majorBidi"/>
        </w:rPr>
        <w:t xml:space="preserve"> (American blueberry). Trade data may include cranberries, myrtle berries and other fruits of the genus </w:t>
      </w:r>
      <w:r w:rsidRPr="008E1789">
        <w:rPr>
          <w:rFonts w:asciiTheme="majorBidi" w:eastAsia="Times New Roman" w:hAnsiTheme="majorBidi" w:cstheme="majorBidi"/>
          <w:i/>
          <w:iCs/>
        </w:rPr>
        <w:t>Vaccinium</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Cranberries, species of </w:t>
      </w:r>
      <w:r w:rsidRPr="008E1789">
        <w:rPr>
          <w:rFonts w:asciiTheme="majorBidi" w:eastAsia="Times New Roman" w:hAnsiTheme="majorBidi" w:cstheme="majorBidi"/>
          <w:i/>
          <w:iCs/>
        </w:rPr>
        <w:t>Vaccinium macrocarpon</w:t>
      </w:r>
      <w:r w:rsidRPr="008E1789">
        <w:rPr>
          <w:rFonts w:asciiTheme="majorBidi" w:eastAsia="Times New Roman" w:hAnsiTheme="majorBidi" w:cstheme="majorBidi"/>
        </w:rPr>
        <w:t xml:space="preserve"> (American cranberry) and </w:t>
      </w:r>
      <w:r w:rsidRPr="008E1789">
        <w:rPr>
          <w:rFonts w:asciiTheme="majorBidi" w:eastAsia="Times New Roman" w:hAnsiTheme="majorBidi" w:cstheme="majorBidi"/>
          <w:i/>
          <w:iCs/>
        </w:rPr>
        <w:t>Vaccinium oxycoccus</w:t>
      </w:r>
      <w:r w:rsidRPr="008E1789">
        <w:rPr>
          <w:rFonts w:asciiTheme="majorBidi" w:eastAsia="Times New Roman" w:hAnsiTheme="majorBidi" w:cstheme="majorBidi"/>
        </w:rPr>
        <w:t xml:space="preserve"> (European cranberry). Trade data may include blueberries, myrtle berries and other fruits of the genus </w:t>
      </w:r>
      <w:r w:rsidRPr="008E1789">
        <w:rPr>
          <w:rFonts w:asciiTheme="majorBidi" w:eastAsia="Times New Roman" w:hAnsiTheme="majorBidi" w:cstheme="majorBidi"/>
          <w:i/>
          <w:iCs/>
        </w:rPr>
        <w:t>Vaccinium</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Berries n.e.c., including among all species of </w:t>
      </w:r>
      <w:r w:rsidRPr="008E1789">
        <w:rPr>
          <w:rFonts w:asciiTheme="majorBidi" w:eastAsia="Times New Roman" w:hAnsiTheme="majorBidi" w:cstheme="majorBidi"/>
          <w:i/>
          <w:iCs/>
        </w:rPr>
        <w:t>Morus nigra</w:t>
      </w:r>
      <w:r w:rsidRPr="008E1789">
        <w:rPr>
          <w:rFonts w:asciiTheme="majorBidi" w:eastAsia="Times New Roman" w:hAnsiTheme="majorBidi" w:cstheme="majorBidi"/>
        </w:rPr>
        <w:t xml:space="preserve"> (blackberry), </w:t>
      </w:r>
      <w:r w:rsidRPr="008E1789">
        <w:rPr>
          <w:rFonts w:asciiTheme="majorBidi" w:eastAsia="Times New Roman" w:hAnsiTheme="majorBidi" w:cstheme="majorBidi"/>
          <w:i/>
          <w:iCs/>
        </w:rPr>
        <w:t>Morus alba</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Morus rubra</w:t>
      </w:r>
      <w:r w:rsidRPr="008E1789">
        <w:rPr>
          <w:rFonts w:asciiTheme="majorBidi" w:eastAsia="Times New Roman" w:hAnsiTheme="majorBidi" w:cstheme="majorBidi"/>
        </w:rPr>
        <w:t xml:space="preserve"> (loganberry; white, red mulberry), </w:t>
      </w:r>
      <w:r w:rsidRPr="008E1789">
        <w:rPr>
          <w:rFonts w:asciiTheme="majorBidi" w:eastAsia="Times New Roman" w:hAnsiTheme="majorBidi" w:cstheme="majorBidi"/>
          <w:i/>
          <w:iCs/>
        </w:rPr>
        <w:t>Myrtus communis</w:t>
      </w:r>
      <w:r w:rsidRPr="008E1789">
        <w:rPr>
          <w:rFonts w:asciiTheme="majorBidi" w:eastAsia="Times New Roman" w:hAnsiTheme="majorBidi" w:cstheme="majorBidi"/>
        </w:rPr>
        <w:t xml:space="preserve"> (myrtle berry) and </w:t>
      </w:r>
      <w:r w:rsidRPr="008E1789">
        <w:rPr>
          <w:rFonts w:asciiTheme="majorBidi" w:eastAsia="Times New Roman" w:hAnsiTheme="majorBidi" w:cstheme="majorBidi"/>
          <w:i/>
          <w:iCs/>
        </w:rPr>
        <w:t>Gaylussacia spp</w:t>
      </w:r>
      <w:r w:rsidRPr="008E1789">
        <w:rPr>
          <w:rFonts w:asciiTheme="majorBidi" w:eastAsia="Times New Roman" w:hAnsiTheme="majorBidi" w:cstheme="majorBidi"/>
        </w:rPr>
        <w:t>. (huckleberry, dangleberry). Other berries not separately identified. In some countries, some or all of the berries listed previously are reported under this general category.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 xml:space="preserve">Watermelons, species of </w:t>
      </w:r>
      <w:r w:rsidRPr="008E1789">
        <w:rPr>
          <w:rFonts w:asciiTheme="majorBidi" w:eastAsia="Times New Roman" w:hAnsiTheme="majorBidi" w:cstheme="majorBidi"/>
          <w:i/>
          <w:iCs/>
        </w:rPr>
        <w:t xml:space="preserve">Citrullus vulgaris, </w:t>
      </w:r>
      <w:r w:rsidRPr="008E1789">
        <w:rPr>
          <w:rFonts w:asciiTheme="majorBidi" w:eastAsia="Times New Roman" w:hAnsiTheme="majorBidi" w:cstheme="majorBidi"/>
        </w:rPr>
        <w:t>and</w:t>
      </w:r>
      <w:r w:rsidRPr="008E1789">
        <w:rPr>
          <w:rFonts w:asciiTheme="majorBidi" w:eastAsia="Times New Roman" w:hAnsiTheme="majorBidi" w:cstheme="majorBidi"/>
          <w:i/>
          <w:iCs/>
        </w:rPr>
        <w:t xml:space="preserve"> Melons Cantaloupes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 xml:space="preserve">Cucumis melo. </w:t>
      </w:r>
      <w:r w:rsidRPr="008E1789">
        <w:rPr>
          <w:rFonts w:asciiTheme="majorBidi" w:eastAsia="Times New Roman" w:hAnsiTheme="majorBidi" w:cstheme="majorBidi"/>
        </w:rPr>
        <w:t>It includes, inter alia, casaba, citron, cranshaw, honeydew, Persian and musk melons.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Figs, species of </w:t>
      </w:r>
      <w:r w:rsidRPr="008E1789">
        <w:rPr>
          <w:rFonts w:asciiTheme="majorBidi" w:eastAsia="Times New Roman" w:hAnsiTheme="majorBidi" w:cstheme="majorBidi"/>
          <w:i/>
          <w:iCs/>
        </w:rPr>
        <w:t>Ficus carica</w:t>
      </w:r>
      <w:r w:rsidRPr="008E1789">
        <w:rPr>
          <w:rFonts w:asciiTheme="majorBidi" w:eastAsia="Times New Roman" w:hAnsiTheme="majorBidi" w:cstheme="majorBidi"/>
        </w:rPr>
        <w:t>, whether or not to be used for distillation.</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Mangoes, species of </w:t>
      </w:r>
      <w:r w:rsidRPr="008E1789">
        <w:rPr>
          <w:rFonts w:asciiTheme="majorBidi" w:eastAsia="Times New Roman" w:hAnsiTheme="majorBidi" w:cstheme="majorBidi"/>
          <w:i/>
          <w:iCs/>
        </w:rPr>
        <w:t>Mangifera indica</w:t>
      </w:r>
      <w:r w:rsidRPr="008E1789">
        <w:rPr>
          <w:rFonts w:asciiTheme="majorBidi" w:eastAsia="Times New Roman" w:hAnsiTheme="majorBidi" w:cstheme="majorBidi"/>
        </w:rPr>
        <w:t>. Trade figures may include dried mangoes, guavas and mangosteens, including both fresh and dried.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Avocados, species of </w:t>
      </w:r>
      <w:r w:rsidRPr="008E1789">
        <w:rPr>
          <w:rFonts w:asciiTheme="majorBidi" w:eastAsia="Times New Roman" w:hAnsiTheme="majorBidi" w:cstheme="majorBidi"/>
          <w:i/>
          <w:iCs/>
        </w:rPr>
        <w:t>Persea Americana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Persimmons (kakis), species of </w:t>
      </w:r>
      <w:r w:rsidRPr="008E1789">
        <w:rPr>
          <w:rFonts w:asciiTheme="majorBidi" w:eastAsia="Times New Roman" w:hAnsiTheme="majorBidi" w:cstheme="majorBidi"/>
          <w:i/>
          <w:iCs/>
        </w:rPr>
        <w:t>Diospyros kaki and Diospyros virginiana.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Cashewapple, species of </w:t>
      </w:r>
      <w:r w:rsidRPr="008E1789">
        <w:rPr>
          <w:rFonts w:asciiTheme="majorBidi" w:eastAsia="Times New Roman" w:hAnsiTheme="majorBidi" w:cstheme="majorBidi"/>
          <w:i/>
          <w:iCs/>
        </w:rPr>
        <w:t>Anacardium occidentale, t</w:t>
      </w:r>
      <w:r w:rsidRPr="008E1789">
        <w:rPr>
          <w:rFonts w:asciiTheme="majorBidi" w:eastAsia="Times New Roman" w:hAnsiTheme="majorBidi" w:cstheme="majorBidi"/>
        </w:rPr>
        <w:t>he thickened, fleshy stem below the cashew nut. When soft it is used for jam.</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Kiwi fruit, species of </w:t>
      </w:r>
      <w:r w:rsidRPr="008E1789">
        <w:rPr>
          <w:rFonts w:asciiTheme="majorBidi" w:eastAsia="Times New Roman" w:hAnsiTheme="majorBidi" w:cstheme="majorBidi"/>
          <w:i/>
          <w:iCs/>
        </w:rPr>
        <w:t xml:space="preserve">Actinidia chinensis </w:t>
      </w:r>
      <w:r w:rsidRPr="008E1789">
        <w:rPr>
          <w:rFonts w:asciiTheme="majorBidi" w:eastAsia="Times New Roman" w:hAnsiTheme="majorBidi" w:cstheme="majorBidi"/>
        </w:rPr>
        <w:t xml:space="preserve">or </w:t>
      </w:r>
      <w:r w:rsidRPr="008E1789">
        <w:rPr>
          <w:rFonts w:asciiTheme="majorBidi" w:eastAsia="Times New Roman" w:hAnsiTheme="majorBidi" w:cstheme="majorBidi"/>
          <w:i/>
          <w:iCs/>
        </w:rPr>
        <w:t>Actinidia deliciosa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Papayas, species of </w:t>
      </w:r>
      <w:r w:rsidRPr="008E1789">
        <w:rPr>
          <w:rFonts w:asciiTheme="majorBidi" w:eastAsia="Times New Roman" w:hAnsiTheme="majorBidi" w:cstheme="majorBidi"/>
          <w:i/>
          <w:iCs/>
        </w:rPr>
        <w:t>Carica papaya</w:t>
      </w:r>
      <w:r w:rsidRPr="008E1789">
        <w:rPr>
          <w:rFonts w:asciiTheme="majorBidi" w:eastAsia="Times New Roman" w:hAnsiTheme="majorBidi" w:cstheme="majorBidi"/>
        </w:rPr>
        <w: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Fruit tropical fresh n.e.c., including among all:</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Artocarpus incisa</w:t>
      </w:r>
      <w:r w:rsidRPr="008E1789">
        <w:rPr>
          <w:rFonts w:asciiTheme="majorBidi" w:eastAsia="Times New Roman" w:hAnsiTheme="majorBidi" w:cstheme="majorBidi"/>
        </w:rPr>
        <w:t xml:space="preserve"> (breadfruit)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Averrhoa carambola (carambola)</w:t>
      </w:r>
    </w:p>
    <w:p w:rsidR="00EB7AF1" w:rsidRPr="00F304D5" w:rsidRDefault="726F4BD4" w:rsidP="007F2666">
      <w:pPr>
        <w:pStyle w:val="ListParagraph"/>
        <w:numPr>
          <w:ilvl w:val="0"/>
          <w:numId w:val="2"/>
        </w:numPr>
        <w:contextualSpacing w:val="0"/>
        <w:jc w:val="both"/>
        <w:rPr>
          <w:rFonts w:asciiTheme="majorBidi" w:hAnsiTheme="majorBidi" w:cstheme="majorBidi"/>
          <w:lang w:val="it-IT"/>
        </w:rPr>
      </w:pPr>
      <w:r w:rsidRPr="00F304D5">
        <w:rPr>
          <w:rFonts w:asciiTheme="majorBidi" w:eastAsia="Times New Roman" w:hAnsiTheme="majorBidi" w:cstheme="majorBidi"/>
          <w:i/>
          <w:iCs/>
          <w:lang w:val="it-IT"/>
        </w:rPr>
        <w:t>Annona spp. (cherimoya, custard apple)</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Durio zibethinus (durian)</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Feijoa sellowiana (feijoa)</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Psidium guajava (guava)</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Spondias spp. (hog plum, mombin)</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Artocarpus integrifolia (jackfruit)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Nephelium longan (longan)</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Mammea americana (mammee)</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Garcinia mangostana (mangosteen)</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Solanum quitoense (naranjillo)</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Passiflora edulis (passion fruit)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Nephelium lappaceum (rambutan)</w:t>
      </w:r>
    </w:p>
    <w:p w:rsidR="00EB7AF1" w:rsidRPr="00BB22F5" w:rsidRDefault="726F4BD4" w:rsidP="007F2666">
      <w:pPr>
        <w:pStyle w:val="ListParagraph"/>
        <w:numPr>
          <w:ilvl w:val="0"/>
          <w:numId w:val="2"/>
        </w:numPr>
        <w:contextualSpacing w:val="0"/>
        <w:jc w:val="both"/>
        <w:rPr>
          <w:rFonts w:asciiTheme="majorBidi" w:hAnsiTheme="majorBidi" w:cstheme="majorBidi"/>
          <w:lang w:val="it-IT"/>
        </w:rPr>
      </w:pPr>
      <w:r w:rsidRPr="00BB22F5">
        <w:rPr>
          <w:rFonts w:asciiTheme="majorBidi" w:eastAsia="Times New Roman" w:hAnsiTheme="majorBidi" w:cstheme="majorBidi"/>
          <w:i/>
          <w:iCs/>
          <w:lang w:val="it-IT"/>
        </w:rPr>
        <w:t>Calocarpum mammosum (sapote, mamey colorado)</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Achras sapota (sapodilla)</w:t>
      </w:r>
    </w:p>
    <w:p w:rsidR="007F2666" w:rsidRPr="007F2666"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Chrysophyllum spp  (star apple, cainito).</w:t>
      </w:r>
    </w:p>
    <w:p w:rsidR="002803E5" w:rsidRDefault="726F4BD4" w:rsidP="007F2666">
      <w:pPr>
        <w:pStyle w:val="ListParagraph"/>
        <w:contextualSpacing w:val="0"/>
        <w:jc w:val="both"/>
        <w:rPr>
          <w:rFonts w:asciiTheme="majorBidi" w:eastAsia="Times New Roman" w:hAnsiTheme="majorBidi" w:cstheme="majorBidi"/>
        </w:rPr>
      </w:pPr>
      <w:r w:rsidRPr="008E1789">
        <w:rPr>
          <w:rFonts w:asciiTheme="majorBidi" w:eastAsia="Times New Roman" w:hAnsiTheme="majorBidi" w:cstheme="majorBidi"/>
        </w:rPr>
        <w:lastRenderedPageBreak/>
        <w:t>Other tropical fresh fruit are not identified separately because of their minor relevance at the international level. In some countries mangoes, avocados, pineapples, dates and papayas are reported under this general category.</w:t>
      </w:r>
    </w:p>
    <w:p w:rsidR="00EB7AF1" w:rsidRPr="008E1789" w:rsidRDefault="726F4BD4" w:rsidP="007F2666">
      <w:pPr>
        <w:pStyle w:val="ListParagraph"/>
        <w:contextualSpacing w:val="0"/>
        <w:jc w:val="both"/>
        <w:rPr>
          <w:rFonts w:asciiTheme="majorBidi" w:hAnsiTheme="majorBidi" w:cstheme="majorBidi"/>
        </w:rPr>
      </w:pPr>
      <w:r w:rsidRPr="008E1789">
        <w:rPr>
          <w:rFonts w:asciiTheme="majorBidi" w:eastAsia="Times New Roman" w:hAnsiTheme="majorBidi" w:cstheme="majorBidi"/>
        </w:rPr>
        <w:t xml:space="preserve">Other fruit includes among all: </w:t>
      </w:r>
      <w:r w:rsidRPr="008E1789">
        <w:rPr>
          <w:rFonts w:asciiTheme="majorBidi" w:eastAsia="Times New Roman" w:hAnsiTheme="majorBidi" w:cstheme="majorBidi"/>
          <w:i/>
          <w:iCs/>
        </w:rPr>
        <w:t xml:space="preserve">crataegus azarolus </w:t>
      </w:r>
      <w:r w:rsidRPr="008E1789">
        <w:rPr>
          <w:rFonts w:asciiTheme="majorBidi" w:eastAsia="Times New Roman" w:hAnsiTheme="majorBidi" w:cstheme="majorBidi"/>
        </w:rPr>
        <w:t xml:space="preserve">(azarole); </w:t>
      </w:r>
      <w:r w:rsidRPr="008E1789">
        <w:rPr>
          <w:rFonts w:asciiTheme="majorBidi" w:eastAsia="Times New Roman" w:hAnsiTheme="majorBidi" w:cstheme="majorBidi"/>
          <w:i/>
          <w:iCs/>
        </w:rPr>
        <w:t xml:space="preserve">carica pentagona </w:t>
      </w:r>
      <w:r w:rsidRPr="008E1789">
        <w:rPr>
          <w:rFonts w:asciiTheme="majorBidi" w:eastAsia="Times New Roman" w:hAnsiTheme="majorBidi" w:cstheme="majorBidi"/>
        </w:rPr>
        <w:t xml:space="preserve">(babaco); </w:t>
      </w:r>
      <w:r w:rsidRPr="008E1789">
        <w:rPr>
          <w:rFonts w:asciiTheme="majorBidi" w:eastAsia="Times New Roman" w:hAnsiTheme="majorBidi" w:cstheme="majorBidi"/>
          <w:i/>
          <w:iCs/>
        </w:rPr>
        <w:t xml:space="preserve">sambucus nigra </w:t>
      </w:r>
      <w:r w:rsidRPr="008E1789">
        <w:rPr>
          <w:rFonts w:asciiTheme="majorBidi" w:eastAsia="Times New Roman" w:hAnsiTheme="majorBidi" w:cstheme="majorBidi"/>
        </w:rPr>
        <w:t xml:space="preserve">(elderberry); </w:t>
      </w:r>
      <w:r w:rsidRPr="008E1789">
        <w:rPr>
          <w:rFonts w:asciiTheme="majorBidi" w:eastAsia="Times New Roman" w:hAnsiTheme="majorBidi" w:cstheme="majorBidi"/>
          <w:i/>
          <w:iCs/>
        </w:rPr>
        <w:t xml:space="preserve">zizyphus jujuba </w:t>
      </w:r>
      <w:r w:rsidRPr="008E1789">
        <w:rPr>
          <w:rFonts w:asciiTheme="majorBidi" w:eastAsia="Times New Roman" w:hAnsiTheme="majorBidi" w:cstheme="majorBidi"/>
        </w:rPr>
        <w:t xml:space="preserve">(jujube); </w:t>
      </w:r>
      <w:r w:rsidRPr="008E1789">
        <w:rPr>
          <w:rFonts w:asciiTheme="majorBidi" w:eastAsia="Times New Roman" w:hAnsiTheme="majorBidi" w:cstheme="majorBidi"/>
          <w:i/>
          <w:iCs/>
        </w:rPr>
        <w:t xml:space="preserve">nephelium litchi </w:t>
      </w:r>
      <w:r w:rsidRPr="008E1789">
        <w:rPr>
          <w:rFonts w:asciiTheme="majorBidi" w:eastAsia="Times New Roman" w:hAnsiTheme="majorBidi" w:cstheme="majorBidi"/>
        </w:rPr>
        <w:t xml:space="preserve">(litchi); </w:t>
      </w:r>
      <w:r w:rsidRPr="008E1789">
        <w:rPr>
          <w:rFonts w:asciiTheme="majorBidi" w:eastAsia="Times New Roman" w:hAnsiTheme="majorBidi" w:cstheme="majorBidi"/>
          <w:i/>
          <w:iCs/>
        </w:rPr>
        <w:t xml:space="preserve">eriobotrya japonica </w:t>
      </w:r>
      <w:r w:rsidRPr="008E1789">
        <w:rPr>
          <w:rFonts w:asciiTheme="majorBidi" w:eastAsia="Times New Roman" w:hAnsiTheme="majorBidi" w:cstheme="majorBidi"/>
        </w:rPr>
        <w:t xml:space="preserve">(loquat); </w:t>
      </w:r>
      <w:r w:rsidRPr="008E1789">
        <w:rPr>
          <w:rFonts w:asciiTheme="majorBidi" w:eastAsia="Times New Roman" w:hAnsiTheme="majorBidi" w:cstheme="majorBidi"/>
          <w:i/>
          <w:iCs/>
        </w:rPr>
        <w:t xml:space="preserve">mespilus germanica </w:t>
      </w:r>
      <w:r w:rsidRPr="008E1789">
        <w:rPr>
          <w:rFonts w:asciiTheme="majorBidi" w:eastAsia="Times New Roman" w:hAnsiTheme="majorBidi" w:cstheme="majorBidi"/>
        </w:rPr>
        <w:t xml:space="preserve">(medlar); </w:t>
      </w:r>
      <w:r w:rsidRPr="008E1789">
        <w:rPr>
          <w:rFonts w:asciiTheme="majorBidi" w:eastAsia="Times New Roman" w:hAnsiTheme="majorBidi" w:cstheme="majorBidi"/>
          <w:i/>
          <w:iCs/>
        </w:rPr>
        <w:t xml:space="preserve">asimina triloba </w:t>
      </w:r>
      <w:r w:rsidRPr="008E1789">
        <w:rPr>
          <w:rFonts w:asciiTheme="majorBidi" w:eastAsia="Times New Roman" w:hAnsiTheme="majorBidi" w:cstheme="majorBidi"/>
        </w:rPr>
        <w:t xml:space="preserve">(pawpaw); </w:t>
      </w:r>
      <w:r w:rsidRPr="008E1789">
        <w:rPr>
          <w:rFonts w:asciiTheme="majorBidi" w:eastAsia="Times New Roman" w:hAnsiTheme="majorBidi" w:cstheme="majorBidi"/>
          <w:i/>
          <w:iCs/>
        </w:rPr>
        <w:t xml:space="preserve">punica granatum </w:t>
      </w:r>
      <w:r w:rsidRPr="008E1789">
        <w:rPr>
          <w:rFonts w:asciiTheme="majorBidi" w:eastAsia="Times New Roman" w:hAnsiTheme="majorBidi" w:cstheme="majorBidi"/>
        </w:rPr>
        <w:t xml:space="preserve">(pomegranate); </w:t>
      </w:r>
      <w:r w:rsidRPr="008E1789">
        <w:rPr>
          <w:rFonts w:asciiTheme="majorBidi" w:eastAsia="Times New Roman" w:hAnsiTheme="majorBidi" w:cstheme="majorBidi"/>
          <w:i/>
          <w:iCs/>
        </w:rPr>
        <w:t xml:space="preserve">opuntia ficus-indica </w:t>
      </w:r>
      <w:r w:rsidRPr="008E1789">
        <w:rPr>
          <w:rFonts w:asciiTheme="majorBidi" w:eastAsia="Times New Roman" w:hAnsiTheme="majorBidi" w:cstheme="majorBidi"/>
        </w:rPr>
        <w:t xml:space="preserve">(prickly pear); </w:t>
      </w:r>
      <w:r w:rsidRPr="008E1789">
        <w:rPr>
          <w:rFonts w:asciiTheme="majorBidi" w:eastAsia="Times New Roman" w:hAnsiTheme="majorBidi" w:cstheme="majorBidi"/>
          <w:i/>
          <w:iCs/>
        </w:rPr>
        <w:t xml:space="preserve">rosa spp. </w:t>
      </w:r>
      <w:r w:rsidRPr="008E1789">
        <w:rPr>
          <w:rFonts w:asciiTheme="majorBidi" w:eastAsia="Times New Roman" w:hAnsiTheme="majorBidi" w:cstheme="majorBidi"/>
        </w:rPr>
        <w:t xml:space="preserve">(rose hips); </w:t>
      </w:r>
      <w:r w:rsidRPr="008E1789">
        <w:rPr>
          <w:rFonts w:asciiTheme="majorBidi" w:eastAsia="Times New Roman" w:hAnsiTheme="majorBidi" w:cstheme="majorBidi"/>
          <w:i/>
          <w:iCs/>
        </w:rPr>
        <w:t xml:space="preserve">sorbus aucuparia </w:t>
      </w:r>
      <w:r w:rsidRPr="008E1789">
        <w:rPr>
          <w:rFonts w:asciiTheme="majorBidi" w:eastAsia="Times New Roman" w:hAnsiTheme="majorBidi" w:cstheme="majorBidi"/>
        </w:rPr>
        <w:t xml:space="preserve">(rowanberry); </w:t>
      </w:r>
      <w:r w:rsidRPr="008E1789">
        <w:rPr>
          <w:rFonts w:asciiTheme="majorBidi" w:eastAsia="Times New Roman" w:hAnsiTheme="majorBidi" w:cstheme="majorBidi"/>
          <w:i/>
          <w:iCs/>
        </w:rPr>
        <w:t xml:space="preserve">sorbus domestica </w:t>
      </w:r>
      <w:r w:rsidRPr="008E1789">
        <w:rPr>
          <w:rFonts w:asciiTheme="majorBidi" w:eastAsia="Times New Roman" w:hAnsiTheme="majorBidi" w:cstheme="majorBidi"/>
        </w:rPr>
        <w:t xml:space="preserve">(service-apple); </w:t>
      </w:r>
      <w:r w:rsidRPr="008E1789">
        <w:rPr>
          <w:rFonts w:asciiTheme="majorBidi" w:eastAsia="Times New Roman" w:hAnsiTheme="majorBidi" w:cstheme="majorBidi"/>
          <w:i/>
          <w:iCs/>
        </w:rPr>
        <w:t xml:space="preserve">tamarindus indica </w:t>
      </w:r>
      <w:r w:rsidRPr="008E1789">
        <w:rPr>
          <w:rFonts w:asciiTheme="majorBidi" w:eastAsia="Times New Roman" w:hAnsiTheme="majorBidi" w:cstheme="majorBidi"/>
        </w:rPr>
        <w:t xml:space="preserve">(tamarind); </w:t>
      </w:r>
      <w:r w:rsidRPr="008E1789">
        <w:rPr>
          <w:rFonts w:asciiTheme="majorBidi" w:eastAsia="Times New Roman" w:hAnsiTheme="majorBidi" w:cstheme="majorBidi"/>
          <w:i/>
          <w:iCs/>
        </w:rPr>
        <w:t xml:space="preserve">arbutus unedo </w:t>
      </w:r>
      <w:r w:rsidRPr="008E1789">
        <w:rPr>
          <w:rFonts w:asciiTheme="majorBidi" w:eastAsia="Times New Roman" w:hAnsiTheme="majorBidi" w:cstheme="majorBidi"/>
        </w:rPr>
        <w:t>(tree-strawberry)</w:t>
      </w:r>
      <w:r w:rsidR="007F2666" w:rsidRPr="007F2666">
        <w:rPr>
          <w:rFonts w:asciiTheme="majorBidi" w:eastAsia="Times New Roman" w:hAnsiTheme="majorBidi" w:cstheme="majorBidi"/>
        </w:rPr>
        <w:t>.</w:t>
      </w:r>
      <w:r w:rsidRPr="008E1789">
        <w:rPr>
          <w:rFonts w:asciiTheme="majorBidi" w:eastAsia="Times New Roman" w:hAnsiTheme="majorBidi" w:cstheme="majorBidi"/>
          <w:i/>
          <w:iCs/>
        </w:rPr>
        <w:t xml:space="preserv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Other fruits not elsewhere classified are also here included.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2803E5" w:rsidRDefault="726F4BD4" w:rsidP="000264F4">
      <w:pPr>
        <w:pStyle w:val="Heading2"/>
      </w:pPr>
      <w:r w:rsidRPr="008E1789">
        <w:lastRenderedPageBreak/>
        <w:t>Stimulant crops and derived products</w:t>
      </w:r>
      <w:r w:rsidRPr="002803E5">
        <w:t xml:space="preserv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COFFEE is a tropical shrub that yields fruits or cherries which are processed so as to free the seeds or "beans" from the fruit pulp and then from the mucilage and silver skin covering the beans. Coffee with the mucilage and skin retained is called parchment coffee. By weight, the fresh cherries consist of 45-55% pulp, mucilage and skin, and 45-55% beans. The clean beand are called "green coffee" or "clean coffee" and this is considered to be a primary crop. Coffee contains caffeine, an alkaloid. Coffee is a stimulant, not a food crop.</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COCOA is a rain-forest tree that is cultivated for its beans. The beand are contained in ovoid pods that grow directly on the trunk and on major branches. The beand and the white mucilage or pulp that surrounds them represent about one-third of the total weight of the pods. The fermented and dried beand are considered to be a primary crop from which various processed products are derived, including roasted beand (still in the shell) and nibs, or fragments of roasted, shelled and crushed beans. The nibs are ground to give cocoa mass, from which cocoa fat or butter is extracted by pressing. Pods, shells, pulp and cake have only limited use as an animal feed owing to their high alkaloid content. Cocoa beand contain carbohydrates, protein and particularly fat, making them a food crop as well as a stimulant.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TEA is a shrub of the Camellia family that is cultivated for its tender leaves. The two main varieties are assamica and sinensis. The primary crop consists of the tender leaves, which may be withered, rolled, fermented and dried (black tea). Green tea is black tea that is not fermented. Tea is a stimulant, not a food crop.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2630 – Coffee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coffee, green (01610) and the following processed products expressed in terms of primary equivalent: coffee, decaffeinated or roasted (23911); coffee extracts (23912.02).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Coffee, species of </w:t>
      </w:r>
      <w:r w:rsidRPr="008E1789">
        <w:rPr>
          <w:rFonts w:asciiTheme="majorBidi" w:eastAsia="Times New Roman" w:hAnsiTheme="majorBidi" w:cstheme="majorBidi"/>
          <w:i/>
          <w:iCs/>
          <w:lang w:val="en-GB"/>
        </w:rPr>
        <w:t>Coffea Arabica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Coffea robusta</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Coffea liberica</w:t>
      </w:r>
      <w:r w:rsidRPr="008E1789">
        <w:rPr>
          <w:rFonts w:asciiTheme="majorBidi" w:eastAsia="Times New Roman" w:hAnsiTheme="majorBidi" w:cstheme="majorBidi"/>
          <w:lang w:val="en-GB"/>
        </w:rPr>
        <w:t>. Raw coffee in all forms.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inter alia: coffee beans, not roasted, with or without their skins, not decaffeinated; coffee berries, as gathered from the shrub; green coffee; coffee, not roasted, not decaffeinated; coffee raw, in all forms, not decaffeinated; coffee seeds, with or without skins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2633 - Cocoa Beans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cocoa beans (01640) and the following processed products expressed in terms of primary equivalent: cocoa paste not defatted (23610.01); cocoa paste defatted (23610.02); cocoa powder, sweetened (23640), chocolate and other food preparations containing cocoa (except sweetened cocoa powder), in bulk forms (23650), chocolate and other food preparations containing cocoa (except sweetened cocoa powder), other than in bulk forms) (23660).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Cocoa beans, species of </w:t>
      </w:r>
      <w:r w:rsidRPr="008E1789">
        <w:rPr>
          <w:rFonts w:asciiTheme="majorBidi" w:eastAsia="Times New Roman" w:hAnsiTheme="majorBidi" w:cstheme="majorBidi"/>
          <w:i/>
          <w:iCs/>
          <w:lang w:val="en-GB"/>
        </w:rPr>
        <w:t>Theobroma cacao</w:t>
      </w:r>
      <w:r w:rsidRPr="008E1789">
        <w:rPr>
          <w:rFonts w:asciiTheme="majorBidi" w:eastAsia="Times New Roman" w:hAnsiTheme="majorBidi" w:cstheme="majorBidi"/>
          <w:lang w:val="en-GB"/>
        </w:rPr>
        <w:t>, the seeds contained in the fruit of the cacao- tree, whether or not separated from their shells, husks, skins or germs, including whole or broken, raw or roasted.</w:t>
      </w:r>
    </w:p>
    <w:p w:rsidR="00EB7AF1" w:rsidRPr="008E1789" w:rsidRDefault="00EB7AF1" w:rsidP="00C500F7">
      <w:pPr>
        <w:jc w:val="both"/>
        <w:rPr>
          <w:rFonts w:asciiTheme="majorBidi" w:hAnsiTheme="majorBidi" w:cstheme="majorBidi"/>
          <w:lang w:val="en-GB"/>
        </w:rPr>
      </w:pP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2635 – Tea</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tea (01620) and maté leaves (01630), and the following processed products expressed in terms of primary equivalent: extracts, essences and concentrates of tea or mate, and preparations with a basis thereof or with a basis of tea or mate (23914).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Tea, species of </w:t>
      </w:r>
      <w:r w:rsidRPr="008E1789">
        <w:rPr>
          <w:rFonts w:asciiTheme="majorBidi" w:eastAsia="Times New Roman" w:hAnsiTheme="majorBidi" w:cstheme="majorBidi"/>
          <w:i/>
          <w:iCs/>
          <w:lang w:val="en-GB"/>
        </w:rPr>
        <w:t>Camellia sinensis</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Thea sinensis</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Thea assaamica</w:t>
      </w:r>
      <w:r w:rsidRPr="008E1789">
        <w:rPr>
          <w:rFonts w:asciiTheme="majorBidi" w:eastAsia="Times New Roman" w:hAnsiTheme="majorBidi" w:cstheme="majorBidi"/>
          <w:lang w:val="en-GB"/>
        </w:rPr>
        <w:t>, includes green tea (unfermented), black tea (fermented), and partially fermented tea. Excludes green tea eaten as a vegetable.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Mate, species of</w:t>
      </w:r>
      <w:r w:rsidRPr="008E1789">
        <w:rPr>
          <w:rFonts w:asciiTheme="majorBidi" w:eastAsia="Times New Roman" w:hAnsiTheme="majorBidi" w:cstheme="majorBidi"/>
          <w:i/>
          <w:iCs/>
          <w:lang w:val="en-GB"/>
        </w:rPr>
        <w:t xml:space="preserve"> Ilex paraguayensis</w:t>
      </w:r>
      <w:r w:rsidRPr="008E1789">
        <w:rPr>
          <w:rFonts w:asciiTheme="majorBidi" w:eastAsia="Times New Roman" w:hAnsiTheme="majorBidi" w:cstheme="majorBidi"/>
          <w:lang w:val="en-GB"/>
        </w:rPr>
        <w:t xml:space="preserve">, the dried leaves of certain shrubs of the holly family which grow in South America. Sometimes known as “Paraguay tea” or “Jesuits’ tea”, it is prepared by infusion, in a way similar to tea, and used for drinks containing a little caffeine.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2803E5" w:rsidRDefault="726F4BD4" w:rsidP="000264F4">
      <w:pPr>
        <w:pStyle w:val="Heading2"/>
      </w:pPr>
      <w:r w:rsidRPr="008E1789">
        <w:lastRenderedPageBreak/>
        <w:t xml:space="preserve">Spices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SPICES are vegetable products such as leaves, flowers, seeds and roots that are rich in essential oils and aromatic principles. They are used mainly as condiments. The FAO definitions include ten spices. For practical reasons, spices are considered to be primary crops.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Production data of spices should be reported in terms of ripe, dried or powdered products. Essential oils extracted from spices are included under tobacco and rubber, and among other crops, along with other essential oils.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2640 - Pepper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pepper (piper spp.), raw (01651), and the following processed products expressed in terms of primary equivalent: pepper (piper spp.), processed (23921).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Pepper, species of </w:t>
      </w:r>
      <w:r w:rsidRPr="008E1789">
        <w:rPr>
          <w:rFonts w:asciiTheme="majorBidi" w:eastAsia="Times New Roman" w:hAnsiTheme="majorBidi" w:cstheme="majorBidi"/>
          <w:i/>
          <w:iCs/>
          <w:lang w:val="en-GB"/>
        </w:rPr>
        <w:t xml:space="preserve">Piper nigrum </w:t>
      </w:r>
      <w:r w:rsidRPr="008E1789">
        <w:rPr>
          <w:rFonts w:asciiTheme="majorBidi" w:eastAsia="Times New Roman" w:hAnsiTheme="majorBidi" w:cstheme="majorBidi"/>
          <w:lang w:val="en-GB"/>
        </w:rPr>
        <w:t xml:space="preserve">(black, white pepper) and </w:t>
      </w:r>
      <w:r w:rsidRPr="008E1789">
        <w:rPr>
          <w:rFonts w:asciiTheme="majorBidi" w:eastAsia="Times New Roman" w:hAnsiTheme="majorBidi" w:cstheme="majorBidi"/>
          <w:i/>
          <w:iCs/>
          <w:lang w:val="en-GB"/>
        </w:rPr>
        <w:t xml:space="preserve">Piper longum </w:t>
      </w:r>
      <w:r w:rsidRPr="008E1789">
        <w:rPr>
          <w:rFonts w:asciiTheme="majorBidi" w:eastAsia="Times New Roman" w:hAnsiTheme="majorBidi" w:cstheme="majorBidi"/>
          <w:lang w:val="en-GB"/>
        </w:rPr>
        <w:t>(long pepper) is a perennial climbing vines. Includes whole, crushed or ground berries, and also covers pepper dust and sweepings. Black pepper is produced from partially ripe berries, while white pepper is from fully ripe berries which have had the outer hull removed.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Cubeb pepper (</w:t>
      </w:r>
      <w:r w:rsidRPr="008E1789">
        <w:rPr>
          <w:rFonts w:asciiTheme="majorBidi" w:eastAsia="Times New Roman" w:hAnsiTheme="majorBidi" w:cstheme="majorBidi"/>
          <w:i/>
          <w:iCs/>
          <w:lang w:val="en-GB"/>
        </w:rPr>
        <w:t>Piper cubeba</w:t>
      </w:r>
      <w:r w:rsidRPr="008E1789">
        <w:rPr>
          <w:rFonts w:asciiTheme="majorBidi" w:eastAsia="Times New Roman" w:hAnsiTheme="majorBidi" w:cstheme="majorBidi"/>
          <w:lang w:val="en-GB"/>
        </w:rPr>
        <w:t>) is not included.</w:t>
      </w:r>
      <w:r w:rsidRPr="008E1789">
        <w:rPr>
          <w:rFonts w:asciiTheme="majorBidi" w:eastAsia="Times New Roman" w:hAnsiTheme="majorBidi" w:cstheme="majorBidi"/>
          <w:b/>
          <w:bCs/>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2641 - Pimento</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chillies and peppers, dry (</w:t>
      </w:r>
      <w:r w:rsidRPr="008E1789">
        <w:rPr>
          <w:rFonts w:asciiTheme="majorBidi" w:eastAsia="Times New Roman" w:hAnsiTheme="majorBidi" w:cstheme="majorBidi"/>
          <w:i/>
          <w:iCs/>
          <w:lang w:val="en-GB"/>
        </w:rPr>
        <w:t xml:space="preserve">capsicum spp. </w:t>
      </w:r>
      <w:r w:rsidRPr="008E1789">
        <w:rPr>
          <w:rFonts w:asciiTheme="majorBidi" w:eastAsia="Times New Roman" w:hAnsiTheme="majorBidi" w:cstheme="majorBidi"/>
          <w:lang w:val="en-GB"/>
        </w:rPr>
        <w:t xml:space="preserve">and </w:t>
      </w:r>
      <w:r w:rsidRPr="008E1789">
        <w:rPr>
          <w:rFonts w:asciiTheme="majorBidi" w:eastAsia="Times New Roman" w:hAnsiTheme="majorBidi" w:cstheme="majorBidi"/>
          <w:i/>
          <w:iCs/>
          <w:lang w:val="en-GB"/>
        </w:rPr>
        <w:t>pimenta spp</w:t>
      </w:r>
      <w:r w:rsidRPr="008E1789">
        <w:rPr>
          <w:rFonts w:asciiTheme="majorBidi" w:eastAsia="Times New Roman" w:hAnsiTheme="majorBidi" w:cstheme="majorBidi"/>
          <w:lang w:val="en-GB"/>
        </w:rPr>
        <w:t>.), raw (01652), and the following processed products expressed in terms of primary equivalent: chillies and peppers, dry, processed (23922).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Pimento, species of the genus Capsicum</w:t>
      </w:r>
      <w:r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 xml:space="preserve">(capsicum sweet pepper and chilli pepper), </w:t>
      </w:r>
      <w:r w:rsidRPr="008E1789">
        <w:rPr>
          <w:rFonts w:asciiTheme="majorBidi" w:eastAsia="Times New Roman" w:hAnsiTheme="majorBidi" w:cstheme="majorBidi"/>
          <w:i/>
          <w:iCs/>
          <w:lang w:val="en-GB"/>
        </w:rPr>
        <w:t xml:space="preserve">Capsicum frutescens; Capsicum annuum </w:t>
      </w:r>
      <w:r w:rsidRPr="008E1789">
        <w:rPr>
          <w:rFonts w:asciiTheme="majorBidi" w:eastAsia="Times New Roman" w:hAnsiTheme="majorBidi" w:cstheme="majorBidi"/>
          <w:lang w:val="en-GB"/>
        </w:rPr>
        <w:t xml:space="preserve">(red and cayenne pepper, paprika, chillies, jalapeno pepper, anaheim pepper and pimento) and </w:t>
      </w:r>
      <w:r w:rsidRPr="008E1789">
        <w:rPr>
          <w:rFonts w:asciiTheme="majorBidi" w:eastAsia="Times New Roman" w:hAnsiTheme="majorBidi" w:cstheme="majorBidi"/>
          <w:i/>
          <w:iCs/>
          <w:lang w:val="en-GB"/>
        </w:rPr>
        <w:t>Pimenta officinalis</w:t>
      </w:r>
      <w:r w:rsidRPr="008E1789">
        <w:rPr>
          <w:rFonts w:asciiTheme="majorBidi" w:eastAsia="Times New Roman" w:hAnsiTheme="majorBidi" w:cstheme="majorBidi"/>
          <w:lang w:val="en-GB"/>
        </w:rPr>
        <w:t xml:space="preserve"> (allspice, Jamaica pepper). In may include Sweepings, of pepper of the genus Capsicum or of the genus Pimenta.</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inter alia fresh or dried, whether or not crushed or ground: Hungarian paprika; pepper (clove, English, Indian, Sierra Leone, Spanish, sweet, Turkish, Zanzibar).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Uncrushed or unground fresh pimentos are considered to be vegetables.</w:t>
      </w:r>
      <w:r w:rsidRPr="008E1789">
        <w:rPr>
          <w:rFonts w:asciiTheme="majorBidi" w:eastAsia="Times New Roman"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2642 – Cloves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cloves (whole stems), raw (01656), and the following processed products expressed in terms of primary equivalent: cloves (whole stems), processed (23926).</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Cloves, fruits of evergreen trees Syzygium aromaticum,</w:t>
      </w:r>
      <w:r w:rsidRPr="008E1789">
        <w:rPr>
          <w:rFonts w:asciiTheme="majorBidi" w:eastAsia="Times New Roman" w:hAnsiTheme="majorBidi" w:cstheme="majorBidi"/>
          <w:i/>
          <w:iCs/>
          <w:lang w:val="en-GB"/>
        </w:rPr>
        <w:t xml:space="preserve"> Eugenia caryophyllata</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Caryophyllus aromaticus</w:t>
      </w:r>
      <w:r w:rsidRPr="008E1789">
        <w:rPr>
          <w:rFonts w:asciiTheme="majorBidi" w:eastAsia="Times New Roman" w:hAnsiTheme="majorBidi" w:cstheme="majorBidi"/>
          <w:lang w:val="en-GB"/>
        </w:rPr>
        <w:t>, the whole fruit of the clove tree, including the flowers picked before maturity and dried in the sun, and the stems of the clove flowers, whether or not crushed or ground.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2645 - Spices,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Includes: vanilla, raw (01658), cinnamon and cinnamon-tree flowers, raw (01655), nutmeg, mace, cardamoms, processed (23923), anise, badian, coriander, cumin, caraway, fennel and juniper berries, </w:t>
      </w:r>
      <w:r w:rsidRPr="008E1789">
        <w:rPr>
          <w:rFonts w:asciiTheme="majorBidi" w:eastAsia="Times New Roman" w:hAnsiTheme="majorBidi" w:cstheme="majorBidi"/>
          <w:lang w:val="en-GB"/>
        </w:rPr>
        <w:lastRenderedPageBreak/>
        <w:t>raw (01654), ginger, raw (01657), other stimulant, spice and aromatic crops, n.e.c. (01699), and the following processed products expressed in terms of primary equivalent: vanilla, processed (23928), cinnamon (canella), processed (23925), nutmeg, mace, cardamoms, processed (23923), anise, badian, coriander, cumin, caraway, fennel and juniper berries, processed (23924), ginger, processed (23927), other spices and aromatics, processed (23929).</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Spices  other, wether raw or processed, crushed or ground, includes:</w:t>
      </w:r>
    </w:p>
    <w:p w:rsidR="002803E5" w:rsidRPr="002803E5" w:rsidRDefault="726F4BD4" w:rsidP="00C500F7">
      <w:pPr>
        <w:pStyle w:val="ListParagraph"/>
        <w:numPr>
          <w:ilvl w:val="0"/>
          <w:numId w:val="2"/>
        </w:numPr>
        <w:contextualSpacing w:val="0"/>
        <w:jc w:val="both"/>
        <w:rPr>
          <w:rFonts w:asciiTheme="majorBidi" w:hAnsiTheme="majorBidi" w:cstheme="majorBidi"/>
        </w:rPr>
      </w:pPr>
      <w:r w:rsidRPr="003F4E04">
        <w:rPr>
          <w:rFonts w:asciiTheme="majorBidi" w:eastAsia="Times New Roman" w:hAnsiTheme="majorBidi" w:cstheme="majorBidi"/>
          <w:lang w:val="it-IT"/>
        </w:rPr>
        <w:t xml:space="preserve">Vanilla, species of </w:t>
      </w:r>
      <w:r w:rsidRPr="003F4E04">
        <w:rPr>
          <w:rFonts w:asciiTheme="majorBidi" w:eastAsia="Times New Roman" w:hAnsiTheme="majorBidi" w:cstheme="majorBidi"/>
          <w:i/>
          <w:iCs/>
          <w:lang w:val="it-IT"/>
        </w:rPr>
        <w:t>Vanilla planifolia</w:t>
      </w:r>
      <w:r w:rsidRPr="003F4E04">
        <w:rPr>
          <w:rFonts w:asciiTheme="majorBidi" w:eastAsia="Times New Roman" w:hAnsiTheme="majorBidi" w:cstheme="majorBidi"/>
          <w:lang w:val="it-IT"/>
        </w:rPr>
        <w:t xml:space="preserve"> and </w:t>
      </w:r>
      <w:r w:rsidRPr="003F4E04">
        <w:rPr>
          <w:rFonts w:asciiTheme="majorBidi" w:eastAsia="Times New Roman" w:hAnsiTheme="majorBidi" w:cstheme="majorBidi"/>
          <w:i/>
          <w:iCs/>
          <w:lang w:val="it-IT"/>
        </w:rPr>
        <w:t xml:space="preserve">Vanilla pompona. </w:t>
      </w:r>
      <w:r w:rsidRPr="008E1789">
        <w:rPr>
          <w:rFonts w:asciiTheme="majorBidi" w:eastAsia="Times New Roman" w:hAnsiTheme="majorBidi" w:cstheme="majorBidi"/>
        </w:rPr>
        <w:t>The fruit (or bean) of a climbing plant of the orchid family. Includes whole, crushed or ground.</w:t>
      </w:r>
    </w:p>
    <w:p w:rsidR="00EB7AF1" w:rsidRPr="008E1789" w:rsidRDefault="726F4BD4" w:rsidP="002803E5">
      <w:pPr>
        <w:pStyle w:val="ListParagraph"/>
        <w:contextualSpacing w:val="0"/>
        <w:jc w:val="both"/>
        <w:rPr>
          <w:rFonts w:asciiTheme="majorBidi" w:hAnsiTheme="majorBidi" w:cstheme="majorBidi"/>
        </w:rPr>
      </w:pPr>
      <w:r w:rsidRPr="008E1789">
        <w:rPr>
          <w:rFonts w:asciiTheme="majorBidi" w:eastAsia="Times New Roman" w:hAnsiTheme="majorBidi" w:cstheme="majorBidi"/>
        </w:rPr>
        <w:t>It includes inter alia, whether or not fresh, crushed or ground vanilla (pompon, long, short) and vanillin.</w:t>
      </w:r>
    </w:p>
    <w:p w:rsidR="002803E5" w:rsidRPr="002803E5"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Cinnamon (canella), species of Cinnamomum zeylanicum (Ceylon cinnamon) and Cinnamomum cassia (Chinese, common cinnamon, cassia).</w:t>
      </w:r>
    </w:p>
    <w:p w:rsidR="00EB7AF1" w:rsidRPr="008E1789" w:rsidRDefault="726F4BD4" w:rsidP="002803E5">
      <w:pPr>
        <w:pStyle w:val="ListParagraph"/>
        <w:contextualSpacing w:val="0"/>
        <w:jc w:val="both"/>
        <w:rPr>
          <w:rFonts w:asciiTheme="majorBidi" w:hAnsiTheme="majorBidi" w:cstheme="majorBidi"/>
        </w:rPr>
      </w:pPr>
      <w:r w:rsidRPr="008E1789">
        <w:rPr>
          <w:rFonts w:asciiTheme="majorBidi" w:eastAsia="Times New Roman" w:hAnsiTheme="majorBidi" w:cstheme="majorBidi"/>
        </w:rPr>
        <w:t>The inner bark of young branches of certain trees of the Laurus family. Includes cinnamon- tree flowers, cinnamon fruit and cinnamon waste (chips), whether whole, crushed or ground.</w:t>
      </w:r>
      <w:r w:rsidR="00EB7AF1" w:rsidRPr="008E1789">
        <w:rPr>
          <w:rFonts w:asciiTheme="majorBidi" w:hAnsiTheme="majorBidi" w:cstheme="majorBidi"/>
        </w:rPr>
        <w:br/>
      </w:r>
      <w:r w:rsidRPr="008E1789">
        <w:rPr>
          <w:rFonts w:asciiTheme="majorBidi" w:eastAsia="Times New Roman" w:hAnsiTheme="majorBidi" w:cstheme="majorBidi"/>
        </w:rPr>
        <w:t>It includes inter alia, whether or not fresh, crushed or ground cinnamon (bark, Ceylon dried, Chinese dried, common or fine); cinnamon-tree flowers and cinnamon fruit.</w:t>
      </w:r>
    </w:p>
    <w:p w:rsidR="002803E5" w:rsidRDefault="726F4BD4" w:rsidP="00C500F7">
      <w:pPr>
        <w:pStyle w:val="ListParagraph"/>
        <w:numPr>
          <w:ilvl w:val="0"/>
          <w:numId w:val="2"/>
        </w:numPr>
        <w:contextualSpacing w:val="0"/>
        <w:jc w:val="both"/>
        <w:rPr>
          <w:rFonts w:asciiTheme="majorBidi" w:eastAsia="Times New Roman" w:hAnsiTheme="majorBidi" w:cstheme="majorBidi"/>
        </w:rPr>
      </w:pPr>
      <w:r w:rsidRPr="008E1789">
        <w:rPr>
          <w:rFonts w:asciiTheme="majorBidi" w:eastAsia="Times New Roman" w:hAnsiTheme="majorBidi" w:cstheme="majorBidi"/>
        </w:rPr>
        <w:t xml:space="preserve">Nutmeg, whether or not shelled, mace and cardamoms, species of </w:t>
      </w:r>
      <w:r w:rsidRPr="008E1789">
        <w:rPr>
          <w:rFonts w:asciiTheme="majorBidi" w:eastAsia="Times New Roman" w:hAnsiTheme="majorBidi" w:cstheme="majorBidi"/>
          <w:i/>
          <w:iCs/>
        </w:rPr>
        <w:t>Myristica fragrans</w:t>
      </w:r>
      <w:r w:rsidRPr="008E1789">
        <w:rPr>
          <w:rFonts w:asciiTheme="majorBidi" w:eastAsia="Times New Roman" w:hAnsiTheme="majorBidi" w:cstheme="majorBidi"/>
        </w:rPr>
        <w:t xml:space="preserve"> (Nutmeg, mace), </w:t>
      </w:r>
      <w:r w:rsidRPr="008E1789">
        <w:rPr>
          <w:rFonts w:asciiTheme="majorBidi" w:eastAsia="Times New Roman" w:hAnsiTheme="majorBidi" w:cstheme="majorBidi"/>
          <w:i/>
          <w:iCs/>
        </w:rPr>
        <w:t>Elettaria cardamomum</w:t>
      </w:r>
      <w:r w:rsidRPr="008E1789">
        <w:rPr>
          <w:rFonts w:asciiTheme="majorBidi" w:eastAsia="Times New Roman" w:hAnsiTheme="majorBidi" w:cstheme="majorBidi"/>
        </w:rPr>
        <w:t xml:space="preserve"> (cluster cardamon), </w:t>
      </w:r>
      <w:r w:rsidRPr="008E1789">
        <w:rPr>
          <w:rFonts w:asciiTheme="majorBidi" w:eastAsia="Times New Roman" w:hAnsiTheme="majorBidi" w:cstheme="majorBidi"/>
          <w:i/>
          <w:iCs/>
        </w:rPr>
        <w:t>Aframomum angustifolium</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Aframomum hambury</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Amomun aromaticum</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Amomun cardamomum</w:t>
      </w:r>
      <w:r w:rsidRPr="008E1789">
        <w:rPr>
          <w:rFonts w:asciiTheme="majorBidi" w:eastAsia="Times New Roman" w:hAnsiTheme="majorBidi" w:cstheme="majorBidi"/>
        </w:rPr>
        <w:t xml:space="preserve"> (other cardamons) and </w:t>
      </w:r>
      <w:r w:rsidRPr="008E1789">
        <w:rPr>
          <w:rFonts w:asciiTheme="majorBidi" w:eastAsia="Times New Roman" w:hAnsiTheme="majorBidi" w:cstheme="majorBidi"/>
          <w:i/>
          <w:iCs/>
        </w:rPr>
        <w:t>Aframomum melegueta</w:t>
      </w:r>
      <w:r w:rsidRPr="008E1789">
        <w:rPr>
          <w:rFonts w:asciiTheme="majorBidi" w:eastAsia="Times New Roman" w:hAnsiTheme="majorBidi" w:cstheme="majorBidi"/>
        </w:rPr>
        <w:t xml:space="preserve"> (Malaguetta pepper, grains of paradise). </w:t>
      </w:r>
    </w:p>
    <w:p w:rsidR="00EB7AF1" w:rsidRPr="008E1789" w:rsidRDefault="726F4BD4" w:rsidP="002803E5">
      <w:pPr>
        <w:pStyle w:val="ListParagraph"/>
        <w:contextualSpacing w:val="0"/>
        <w:jc w:val="both"/>
        <w:rPr>
          <w:rFonts w:asciiTheme="majorBidi" w:eastAsia="Times New Roman" w:hAnsiTheme="majorBidi" w:cstheme="majorBidi"/>
        </w:rPr>
      </w:pPr>
      <w:r w:rsidRPr="008E1789">
        <w:rPr>
          <w:rFonts w:asciiTheme="majorBidi" w:eastAsia="Times New Roman" w:hAnsiTheme="majorBidi" w:cstheme="majorBidi"/>
        </w:rPr>
        <w:t>Nutmeg is the inner brown kernel of the fruit of the nutmeg tree. Mace is the net-like embrane between the outer shell and the kernel. Cardamon seeds are enclosed in the capsule produced by perennial herbs of the Zingiberaceae family.</w:t>
      </w:r>
    </w:p>
    <w:p w:rsidR="00EB7AF1" w:rsidRPr="008E1789" w:rsidRDefault="726F4BD4" w:rsidP="002803E5">
      <w:pPr>
        <w:pStyle w:val="ListParagraph"/>
        <w:numPr>
          <w:ilvl w:val="0"/>
          <w:numId w:val="2"/>
        </w:numPr>
        <w:contextualSpacing w:val="0"/>
        <w:rPr>
          <w:rFonts w:asciiTheme="majorBidi" w:eastAsia="Times New Roman" w:hAnsiTheme="majorBidi" w:cstheme="majorBidi"/>
        </w:rPr>
      </w:pPr>
      <w:r w:rsidRPr="008E1789">
        <w:rPr>
          <w:rFonts w:asciiTheme="majorBidi" w:eastAsia="Times New Roman" w:hAnsiTheme="majorBidi" w:cstheme="majorBidi"/>
        </w:rPr>
        <w:t>Anise, badian, fennel, corian, whether or not raw, crushed or ground, fresh or chilled, including among all:</w:t>
      </w:r>
      <w:r w:rsidR="00EB7AF1" w:rsidRPr="008E1789">
        <w:rPr>
          <w:rFonts w:asciiTheme="majorBidi" w:hAnsiTheme="majorBidi" w:cstheme="majorBidi"/>
        </w:rPr>
        <w:br/>
      </w:r>
      <w:r w:rsidRPr="008E1789">
        <w:rPr>
          <w:rFonts w:asciiTheme="majorBidi" w:eastAsia="Times New Roman" w:hAnsiTheme="majorBidi" w:cstheme="majorBidi"/>
          <w:i/>
          <w:iCs/>
        </w:rPr>
        <w:t xml:space="preserve">Pimpinella anisum </w:t>
      </w:r>
      <w:r w:rsidRPr="008E1789">
        <w:rPr>
          <w:rFonts w:asciiTheme="majorBidi" w:eastAsia="Times New Roman" w:hAnsiTheme="majorBidi" w:cstheme="majorBidi"/>
        </w:rPr>
        <w:t>(anise)</w:t>
      </w:r>
      <w:r w:rsidR="00EB7AF1" w:rsidRPr="008E1789">
        <w:rPr>
          <w:rFonts w:asciiTheme="majorBidi" w:hAnsiTheme="majorBidi" w:cstheme="majorBidi"/>
        </w:rPr>
        <w:br/>
      </w:r>
      <w:r w:rsidRPr="008E1789">
        <w:rPr>
          <w:rFonts w:asciiTheme="majorBidi" w:eastAsia="Times New Roman" w:hAnsiTheme="majorBidi" w:cstheme="majorBidi"/>
          <w:i/>
          <w:iCs/>
        </w:rPr>
        <w:t xml:space="preserve">Illicium verum </w:t>
      </w:r>
      <w:r w:rsidRPr="008E1789">
        <w:rPr>
          <w:rFonts w:asciiTheme="majorBidi" w:eastAsia="Times New Roman" w:hAnsiTheme="majorBidi" w:cstheme="majorBidi"/>
        </w:rPr>
        <w:t>(badian or star anise)</w:t>
      </w:r>
      <w:r w:rsidR="00EB7AF1" w:rsidRPr="008E1789">
        <w:rPr>
          <w:rFonts w:asciiTheme="majorBidi" w:hAnsiTheme="majorBidi" w:cstheme="majorBidi"/>
        </w:rPr>
        <w:br/>
      </w:r>
      <w:r w:rsidRPr="008E1789">
        <w:rPr>
          <w:rFonts w:asciiTheme="majorBidi" w:eastAsia="Times New Roman" w:hAnsiTheme="majorBidi" w:cstheme="majorBidi"/>
          <w:i/>
          <w:iCs/>
        </w:rPr>
        <w:t xml:space="preserve">Carum carvi </w:t>
      </w:r>
      <w:r w:rsidRPr="008E1789">
        <w:rPr>
          <w:rFonts w:asciiTheme="majorBidi" w:eastAsia="Times New Roman" w:hAnsiTheme="majorBidi" w:cstheme="majorBidi"/>
        </w:rPr>
        <w:t>(caraway)</w:t>
      </w:r>
      <w:r w:rsidR="00EB7AF1" w:rsidRPr="008E1789">
        <w:rPr>
          <w:rFonts w:asciiTheme="majorBidi" w:hAnsiTheme="majorBidi" w:cstheme="majorBidi"/>
        </w:rPr>
        <w:br/>
      </w:r>
      <w:r w:rsidRPr="008E1789">
        <w:rPr>
          <w:rFonts w:asciiTheme="majorBidi" w:eastAsia="Times New Roman" w:hAnsiTheme="majorBidi" w:cstheme="majorBidi"/>
          <w:i/>
          <w:iCs/>
        </w:rPr>
        <w:t>Coriandrum sativum</w:t>
      </w:r>
      <w:r w:rsidRPr="008E1789">
        <w:rPr>
          <w:rFonts w:asciiTheme="majorBidi" w:eastAsia="Times New Roman" w:hAnsiTheme="majorBidi" w:cstheme="majorBidi"/>
        </w:rPr>
        <w:t xml:space="preserve"> (coriander)</w:t>
      </w:r>
      <w:r w:rsidR="00EB7AF1" w:rsidRPr="008E1789">
        <w:rPr>
          <w:rFonts w:asciiTheme="majorBidi" w:hAnsiTheme="majorBidi" w:cstheme="majorBidi"/>
        </w:rPr>
        <w:br/>
      </w:r>
      <w:r w:rsidRPr="008E1789">
        <w:rPr>
          <w:rFonts w:asciiTheme="majorBidi" w:eastAsia="Times New Roman" w:hAnsiTheme="majorBidi" w:cstheme="majorBidi"/>
          <w:i/>
          <w:iCs/>
        </w:rPr>
        <w:t xml:space="preserve">Cuminum cyminum </w:t>
      </w:r>
      <w:r w:rsidRPr="008E1789">
        <w:rPr>
          <w:rFonts w:asciiTheme="majorBidi" w:eastAsia="Times New Roman" w:hAnsiTheme="majorBidi" w:cstheme="majorBidi"/>
        </w:rPr>
        <w:t>(cumin)</w:t>
      </w:r>
      <w:r w:rsidR="00EB7AF1" w:rsidRPr="008E1789">
        <w:rPr>
          <w:rFonts w:asciiTheme="majorBidi" w:hAnsiTheme="majorBidi" w:cstheme="majorBidi"/>
        </w:rPr>
        <w:br/>
      </w:r>
      <w:r w:rsidRPr="008E1789">
        <w:rPr>
          <w:rFonts w:asciiTheme="majorBidi" w:eastAsia="Times New Roman" w:hAnsiTheme="majorBidi" w:cstheme="majorBidi"/>
          <w:i/>
          <w:iCs/>
        </w:rPr>
        <w:t xml:space="preserve">Foeniculum vulgare </w:t>
      </w:r>
      <w:r w:rsidRPr="008E1789">
        <w:rPr>
          <w:rFonts w:asciiTheme="majorBidi" w:eastAsia="Times New Roman" w:hAnsiTheme="majorBidi" w:cstheme="majorBidi"/>
        </w:rPr>
        <w:t>(fennel)</w:t>
      </w:r>
      <w:r w:rsidR="00EB7AF1" w:rsidRPr="008E1789">
        <w:rPr>
          <w:rFonts w:asciiTheme="majorBidi" w:hAnsiTheme="majorBidi" w:cstheme="majorBidi"/>
        </w:rPr>
        <w:br/>
      </w:r>
      <w:r w:rsidRPr="008E1789">
        <w:rPr>
          <w:rFonts w:asciiTheme="majorBidi" w:eastAsia="Times New Roman" w:hAnsiTheme="majorBidi" w:cstheme="majorBidi"/>
          <w:i/>
          <w:iCs/>
        </w:rPr>
        <w:t>Juniperus communis</w:t>
      </w:r>
      <w:r w:rsidR="002803E5">
        <w:rPr>
          <w:rFonts w:asciiTheme="majorBidi" w:eastAsia="Times New Roman" w:hAnsiTheme="majorBidi" w:cstheme="majorBidi"/>
        </w:rPr>
        <w:t xml:space="preserve"> (juniper berries)</w:t>
      </w:r>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Seeds and berries from the various plants listed. They are normally used as spices, but also have industrial (e.g. in distilleries) and medicinal applications. Fennel seeds, raw, used as spice.</w:t>
      </w:r>
    </w:p>
    <w:p w:rsidR="002803E5" w:rsidRPr="002803E5"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Ginger, whether or not crushed or ground, species of </w:t>
      </w:r>
      <w:r w:rsidRPr="008E1789">
        <w:rPr>
          <w:rFonts w:asciiTheme="majorBidi" w:eastAsia="Times New Roman" w:hAnsiTheme="majorBidi" w:cstheme="majorBidi"/>
          <w:i/>
          <w:iCs/>
        </w:rPr>
        <w:t>Zingiber officinale</w:t>
      </w:r>
      <w:r w:rsidRPr="008E1789">
        <w:rPr>
          <w:rFonts w:asciiTheme="majorBidi" w:eastAsia="Times New Roman" w:hAnsiTheme="majorBidi" w:cstheme="majorBidi"/>
        </w:rPr>
        <w:t>. Rhizome of a perennial herb. It also is used for making beverages. Includes fresh, provisionally preserved or dried, whereas ginger preserved in sugar or syrup is excluded.</w:t>
      </w:r>
    </w:p>
    <w:p w:rsidR="00EB7AF1" w:rsidRPr="008E1789" w:rsidRDefault="726F4BD4" w:rsidP="002803E5">
      <w:pPr>
        <w:pStyle w:val="ListParagraph"/>
        <w:contextualSpacing w:val="0"/>
        <w:jc w:val="both"/>
        <w:rPr>
          <w:rFonts w:asciiTheme="majorBidi" w:hAnsiTheme="majorBidi" w:cstheme="majorBidi"/>
        </w:rPr>
      </w:pPr>
      <w:r w:rsidRPr="008E1789">
        <w:rPr>
          <w:rFonts w:asciiTheme="majorBidi" w:eastAsia="Times New Roman" w:hAnsiTheme="majorBidi" w:cstheme="majorBidi"/>
        </w:rPr>
        <w:t>Other spices not elsewhere classified are also here included.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lang w:val="en-GB"/>
        </w:rPr>
        <w:lastRenderedPageBreak/>
        <w:t xml:space="preserv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726F4BD4" w:rsidP="000264F4">
      <w:pPr>
        <w:pStyle w:val="Heading2"/>
      </w:pPr>
      <w:r w:rsidRPr="008E1789">
        <w:lastRenderedPageBreak/>
        <w:t>Alcoholic beverages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BEVERAGES include five main groups of commodities that differ by source, use, nutritive value and in their commercial importance. The first group includes those products usually found in nature and used mainly for drinking purposes, such as water, ice and snow. Mineral water and aerated water, even when artificially produced, are also included here. The second group includes water to which sweeteners and flavourings have been added. This group of beverages has been gaining large markets in recent years and represents an important contribution to food consumption in some areas because of the sweetener content (up to 20% by weight) of these beverages. The third group includes the most traditional alcoholic beverages consumed by humans. Typically, the alcohol content of these beverages, which is obtained through fermentation of many vegetable crops, varies between 3 and 25%. The fourth group refers to undenatured ethyl alcohol with alcoholic strength by volume of less than 80%, and usually between 40 and 50%. This category includes all the distilled alcoholic beverages, whether or not sweeteners and/or flavourings have been added. The fifth and final group includes products that are not for human consumption, but are included here because they are closely related to alcoholic beverages. In this case, the strength of alcohol by volume is 80% and higher. This group includes both undenatured and denatured alcohol.</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2655 – Wine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wine (24212.02), sparkling wine of fresh grapes (24211), and vermouth and other wine of fresh grapes flavoured with plats or aromatic substances (24220).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Wine of fresh grapes, the final product of the alcoholic fermentation of the must of fresh grapes of all qualities, including sparkling (charged with carbon dioxide), fortified and dessert wines (generally obtained from must with a high sugar content, only part of which is converted to alcohol by fermentation).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Dessert (or liqueur) wines include, inter alia, Canary, Cyprus, Lacryma Christi, Madeira, Malaga, Malmsey, Marsala, Port, Samos and Sherry.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Champagne.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Vermouths and other wine of fresh grapes flavoured with plats or aromatic substances include</w:t>
      </w:r>
      <w:r w:rsidRPr="008E1789">
        <w:rPr>
          <w:rFonts w:asciiTheme="majorBidi" w:eastAsia="Times New Roman" w:hAnsiTheme="majorBidi" w:cstheme="majorBidi"/>
          <w:strike/>
          <w:lang w:val="en-GB"/>
        </w:rPr>
        <w:t>s</w:t>
      </w:r>
      <w:r w:rsidRPr="008E1789">
        <w:rPr>
          <w:rFonts w:asciiTheme="majorBidi" w:eastAsia="Times New Roman" w:hAnsiTheme="majorBidi" w:cstheme="majorBidi"/>
          <w:lang w:val="en-GB"/>
        </w:rPr>
        <w:t xml:space="preserve"> beverages made with wine of fresh grapes and flavoured with aromatic substances.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2656 - Beer of Barley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beer of barley, malted (24310.01) and other non-alcoholic caloric beverages (24490).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Beer of Barley is a beverage that may be alcoholic or non-alcoholic, that is made from fermented malted cereals (mainly barley), water and hops. Non-malted cereals may also be used.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The FAO definition differs from the main international classifications in that it includes non-alcoholic beer.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2657 - Beverages, Fermented</w:t>
      </w:r>
    </w:p>
    <w:p w:rsidR="00EB7AF1" w:rsidRPr="008E1789" w:rsidRDefault="76D9A761"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wheat-fermented beverages (24230.01), rice-fermented beverages (24230.02), beer of maize, malted (24310.02), beer of millet, malted (24310.03), beer of sorghum, malted (24310.04), cider and other fermented beverages (24230.03) and other non-alcoholic caloric beverages (24490).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Fermented beverages includes: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Wheat Fermented Beverage, low-alcohol beverages from fermented flour (e.g. Korean jakju and takju), either naturally sparkling or artificially charged with carbon dioxide, may also contain added vitamins or iron compounds. Fruit juices are excluded.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Rice Fermented Beverages, low-alcohol beverages, such as rice wine and sake. </w:t>
      </w:r>
    </w:p>
    <w:p w:rsidR="002803E5" w:rsidRPr="002803E5"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Beer of maize, prepared either from malted or unmalted cereal, and beer of millet and sorghum, a traditional beer prepared in African countries in which millets are cultivated. It is normally consumed while still fermenting.</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Cider, fermented beverages n.e.c. (e.g. cider, perry, mead), including alcoholic beverages (that are not distilled) made from cereals, roots and fruits, that are not included under other headings, e.g. beer from plantains and ginger.</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2658 - Beverages, Alcoholic</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spirits, liqueurs and other spirituous beverages of an alcoholic strength by volume of about 40% vol (24131) and other spirituous beverages and undenatured ethyl alcohol of an alcoholic strength by volume of less than 80% vol. (24139).</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Distilled alcoholic beverages includes undenatured ethyl alcohol (strength by volume &lt; 80%), spirits, liqueurs and other spirituous beverages and preparations.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inter alia:</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Alcohol, ethyl, undenatured, of an alcoholic strength by volume of less than 80%</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Anisette</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Aperitifs (excl. those with a basis of wine of fresh grapes)</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Aquavit</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Armagnac</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Arrack</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Beverages, spirituous, obtained by distilling alcohol with fruits or other plant parts</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Bitters</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Brandy (excl. from wine or grape marc)</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Brandy obtained by distilling wine or grape marc</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Calvados</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Cocktails, alcoholic, ready-mixed</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Cognac</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Cordials, alcoholic</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Crèmes (liqueurs)</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Curaçao</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Egg-nog, alcoholic</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Geneva</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lastRenderedPageBreak/>
        <w:t>Gin</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Grappa</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Juice (fruit (excl. fermented grape juice and grape must), with added alcohol; grape, unfermented, with added alcohol; vegetable, with added alcohol)</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Kirsch</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Kümmel</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Lemonade, alcoholic, unmedicated</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Liqueurs</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Mirabelle spirits</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Quetsch</w:t>
      </w:r>
    </w:p>
    <w:p w:rsidR="00EB7AF1" w:rsidRPr="008E1789" w:rsidRDefault="726F4BD4" w:rsidP="002803E5">
      <w:pPr>
        <w:jc w:val="both"/>
        <w:rPr>
          <w:rFonts w:asciiTheme="majorBidi" w:hAnsiTheme="majorBidi" w:cstheme="majorBidi"/>
          <w:lang w:val="en-GB"/>
        </w:rPr>
      </w:pPr>
      <w:r w:rsidRPr="008E1789">
        <w:rPr>
          <w:rFonts w:asciiTheme="majorBidi" w:eastAsia="Times New Roman" w:hAnsiTheme="majorBidi" w:cstheme="majorBidi"/>
          <w:lang w:val="en-GB"/>
        </w:rPr>
        <w:t>Rum</w:t>
      </w:r>
    </w:p>
    <w:p w:rsidR="00EB7AF1" w:rsidRPr="002803E5" w:rsidRDefault="726F4BD4" w:rsidP="002803E5">
      <w:pPr>
        <w:jc w:val="both"/>
        <w:rPr>
          <w:rFonts w:asciiTheme="majorBidi" w:eastAsia="Times New Roman" w:hAnsiTheme="majorBidi" w:cstheme="majorBidi"/>
          <w:lang w:val="en-GB"/>
        </w:rPr>
      </w:pPr>
      <w:r w:rsidRPr="008E1789">
        <w:rPr>
          <w:rFonts w:asciiTheme="majorBidi" w:eastAsia="Times New Roman" w:hAnsiTheme="majorBidi" w:cstheme="majorBidi"/>
          <w:lang w:val="en-GB"/>
        </w:rPr>
        <w:t>Spirits, excl. whisky (obtained by distilling fermented mash of cereal grains; consisting of emulsions of spirit with egg yolk or cream; flavoured with caraway or cumin seeds; from bitter orange peel; from cherries; from cider; from green anise or badian; from juniper berries; from palm wine; from plums; from rice wine; obtained by distilling fermented locust bean juice, mash of potatoes, sugar cane molasses or sugar cane juice, fruits (excl. grapes); wine or grape marc; neutral, undenatured, of an alcoholic strength by volume of less than 80%)</w:t>
      </w:r>
    </w:p>
    <w:p w:rsidR="00EB7AF1" w:rsidRPr="002803E5" w:rsidRDefault="726F4BD4" w:rsidP="002803E5">
      <w:pPr>
        <w:spacing w:after="0"/>
        <w:jc w:val="both"/>
        <w:rPr>
          <w:rFonts w:asciiTheme="majorBidi" w:eastAsia="Times New Roman" w:hAnsiTheme="majorBidi" w:cstheme="majorBidi"/>
          <w:lang w:val="en-GB"/>
        </w:rPr>
      </w:pPr>
      <w:r w:rsidRPr="008E1789">
        <w:rPr>
          <w:rFonts w:asciiTheme="majorBidi" w:eastAsia="Times New Roman" w:hAnsiTheme="majorBidi" w:cstheme="majorBidi"/>
          <w:lang w:val="en-GB"/>
        </w:rPr>
        <w:t>Tafia</w:t>
      </w:r>
    </w:p>
    <w:p w:rsidR="00EB7AF1" w:rsidRPr="002803E5" w:rsidRDefault="726F4BD4" w:rsidP="002803E5">
      <w:pPr>
        <w:spacing w:after="0"/>
        <w:jc w:val="both"/>
        <w:rPr>
          <w:rFonts w:asciiTheme="majorBidi" w:eastAsia="Times New Roman" w:hAnsiTheme="majorBidi" w:cstheme="majorBidi"/>
          <w:lang w:val="en-GB"/>
        </w:rPr>
      </w:pPr>
      <w:r w:rsidRPr="008E1789">
        <w:rPr>
          <w:rFonts w:asciiTheme="majorBidi" w:eastAsia="Times New Roman" w:hAnsiTheme="majorBidi" w:cstheme="majorBidi"/>
          <w:lang w:val="en-GB"/>
        </w:rPr>
        <w:t>Vodka</w:t>
      </w:r>
    </w:p>
    <w:p w:rsidR="00EB7AF1" w:rsidRPr="002803E5" w:rsidRDefault="726F4BD4" w:rsidP="002803E5">
      <w:pPr>
        <w:spacing w:after="0"/>
        <w:jc w:val="both"/>
        <w:rPr>
          <w:rFonts w:asciiTheme="majorBidi" w:eastAsia="Times New Roman" w:hAnsiTheme="majorBidi" w:cstheme="majorBidi"/>
          <w:lang w:val="en-GB"/>
        </w:rPr>
      </w:pPr>
      <w:r w:rsidRPr="008E1789">
        <w:rPr>
          <w:rFonts w:asciiTheme="majorBidi" w:eastAsia="Times New Roman" w:hAnsiTheme="majorBidi" w:cstheme="majorBidi"/>
          <w:lang w:val="en-GB"/>
        </w:rPr>
        <w:t>Whisky, bourbon</w:t>
      </w:r>
    </w:p>
    <w:p w:rsidR="00EB7AF1" w:rsidRPr="002803E5" w:rsidRDefault="726F4BD4" w:rsidP="002803E5">
      <w:pPr>
        <w:spacing w:after="0"/>
        <w:jc w:val="both"/>
        <w:rPr>
          <w:rFonts w:asciiTheme="majorBidi" w:eastAsia="Times New Roman" w:hAnsiTheme="majorBidi" w:cstheme="majorBidi"/>
          <w:lang w:val="en-GB"/>
        </w:rPr>
      </w:pPr>
      <w:r w:rsidRPr="008E1789">
        <w:rPr>
          <w:rFonts w:asciiTheme="majorBidi" w:eastAsia="Times New Roman" w:hAnsiTheme="majorBidi" w:cstheme="majorBidi"/>
          <w:lang w:val="en-GB"/>
        </w:rPr>
        <w:t>Whisky, rye</w:t>
      </w:r>
    </w:p>
    <w:p w:rsidR="00EB7AF1" w:rsidRPr="002803E5" w:rsidRDefault="726F4BD4" w:rsidP="002803E5">
      <w:pPr>
        <w:spacing w:after="0"/>
        <w:jc w:val="both"/>
        <w:rPr>
          <w:rFonts w:asciiTheme="majorBidi" w:eastAsia="Times New Roman" w:hAnsiTheme="majorBidi" w:cstheme="majorBidi"/>
          <w:lang w:val="en-GB"/>
        </w:rPr>
      </w:pPr>
      <w:r w:rsidRPr="008E1789">
        <w:rPr>
          <w:rFonts w:asciiTheme="majorBidi" w:eastAsia="Times New Roman" w:hAnsiTheme="majorBidi" w:cstheme="majorBidi"/>
          <w:lang w:val="en-GB"/>
        </w:rPr>
        <w:t>Whisky, Scotch</w:t>
      </w:r>
    </w:p>
    <w:p w:rsidR="00EB7AF1" w:rsidRPr="002803E5" w:rsidRDefault="726F4BD4" w:rsidP="002803E5">
      <w:pPr>
        <w:spacing w:after="0"/>
        <w:jc w:val="both"/>
        <w:rPr>
          <w:rFonts w:asciiTheme="majorBidi" w:eastAsia="Times New Roman" w:hAnsiTheme="majorBidi" w:cstheme="majorBidi"/>
          <w:lang w:val="en-GB"/>
        </w:rPr>
      </w:pPr>
      <w:r w:rsidRPr="008E1789">
        <w:rPr>
          <w:rFonts w:asciiTheme="majorBidi" w:eastAsia="Times New Roman" w:hAnsiTheme="majorBidi" w:cstheme="majorBidi"/>
          <w:lang w:val="en-GB"/>
        </w:rPr>
        <w:t>Wine, distilled (excl. wine of fresh grapes).</w:t>
      </w:r>
    </w:p>
    <w:p w:rsidR="00EB7AF1" w:rsidRPr="002803E5" w:rsidRDefault="726F4BD4" w:rsidP="002803E5">
      <w:pPr>
        <w:spacing w:after="0"/>
        <w:jc w:val="both"/>
        <w:rPr>
          <w:rFonts w:asciiTheme="majorBidi" w:eastAsia="Times New Roman" w:hAnsiTheme="majorBidi" w:cstheme="majorBidi"/>
          <w:lang w:val="en-GB"/>
        </w:rPr>
      </w:pPr>
      <w:r w:rsidRPr="002803E5">
        <w:rPr>
          <w:rFonts w:asciiTheme="majorBidi" w:eastAsia="Times New Roman" w:hAnsiTheme="majorBidi" w:cstheme="majorBidi"/>
          <w:lang w:val="en-GB"/>
        </w:rPr>
        <w:t xml:space="preserve">  </w:t>
      </w:r>
    </w:p>
    <w:p w:rsidR="00EB7AF1" w:rsidRPr="002803E5" w:rsidRDefault="00EB7AF1" w:rsidP="002803E5">
      <w:pPr>
        <w:spacing w:after="0"/>
        <w:jc w:val="both"/>
        <w:rPr>
          <w:rFonts w:asciiTheme="majorBidi" w:eastAsia="Times New Roman" w:hAnsiTheme="majorBidi" w:cstheme="majorBidi"/>
          <w:lang w:val="en-GB"/>
        </w:rPr>
      </w:pPr>
      <w:r w:rsidRPr="002803E5">
        <w:rPr>
          <w:rFonts w:asciiTheme="majorBidi" w:eastAsia="Times New Roman" w:hAnsiTheme="majorBidi" w:cstheme="majorBidi"/>
          <w:lang w:val="en-GB"/>
        </w:rPr>
        <w:br w:type="page"/>
      </w:r>
    </w:p>
    <w:p w:rsidR="00EB7AF1" w:rsidRPr="008E1789" w:rsidRDefault="726F4BD4" w:rsidP="000264F4">
      <w:pPr>
        <w:pStyle w:val="Heading2"/>
      </w:pPr>
      <w:r w:rsidRPr="008E1789">
        <w:lastRenderedPageBreak/>
        <w:t xml:space="preserve">Products from slaughtered animals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MEAT AND EDIBLE OFFALS</w:t>
      </w:r>
      <w:r w:rsidRPr="008E1789">
        <w:rPr>
          <w:rFonts w:asciiTheme="majorBidi" w:eastAsia="Times New Roman" w:hAnsiTheme="majorBidi" w:cstheme="majorBidi"/>
          <w:u w:val="single"/>
          <w:lang w:val="en-GB"/>
        </w:rPr>
        <w:t>.</w:t>
      </w:r>
      <w:r w:rsidRPr="008E1789">
        <w:rPr>
          <w:rFonts w:asciiTheme="majorBidi" w:eastAsia="Times New Roman" w:hAnsiTheme="majorBidi" w:cstheme="majorBidi"/>
          <w:lang w:val="en-GB"/>
        </w:rPr>
        <w:t xml:space="preserve"> FAO defines MEAT as the flesh of animals used for food. In production data, meat is normally reported inclusive of bone and exclusive of meat that is unfit for human consumption. As reported by individual countries, meat production data may refer either to commercial production (meat entering marketing channels), inspected production (from animals slaughtered under sanitary inspection), or total production (the total of the above- mentioned categories plus slaughter for personal consumption). All FAO annual production data refer to total production.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Country statistics on meat production adhere to one or more of the following concepts: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1.  Live weight: the weight of the animal immediately before slaughter.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2.  Killed weight: the live weight less the uncollected blood lost during slaughter.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3.  Dressed carcass weight: weight minus all parts - edible and inedible - that are removed in dressing the carcass. The concept varies widely from country to country and according to the various species of livestock. Edible parts generally include edible offals (head or head meat, tongue, brains, heart, liver, spleen, stomach or tripes and, in a few countries, other parts such as feet, throat and lungs. Slaughter fats (the unrendered fats that fall in the course of dressing the carcasses) are recorded as either edible or inedible according to country practice. Inedible parts generally include hides and skins (except in the case of pigs), as well as hoofs and stomach contents.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Meat production data for minor animals (poultry, rabbits, etc.) are reported in one of the following three ways: ready-to-cook weight (giblets are sometimes included and sometimes excluded); eviscerated weight (including the feet and head); or dressed weight, i.e. the live weight less the blood, feathers and skin.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FAO data relate to dressed carcass weight for livestock and, wherever possible, ready-to- cook weight for poultry.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Among individual countries, one of the following three concepts is used to measure production:</w:t>
      </w:r>
    </w:p>
    <w:p w:rsidR="00EB7AF1" w:rsidRPr="008E1789" w:rsidRDefault="00852A27" w:rsidP="00C500F7">
      <w:pPr>
        <w:jc w:val="both"/>
        <w:rPr>
          <w:rFonts w:asciiTheme="majorBidi" w:hAnsiTheme="majorBidi" w:cstheme="majorBidi"/>
          <w:lang w:val="en-GB"/>
        </w:rPr>
      </w:pPr>
      <w:r>
        <w:rPr>
          <w:rFonts w:asciiTheme="majorBidi" w:eastAsia="Times New Roman" w:hAnsiTheme="majorBidi" w:cstheme="majorBidi"/>
          <w:lang w:val="en-GB"/>
        </w:rPr>
        <w:t xml:space="preserve">(A) </w:t>
      </w:r>
      <w:r w:rsidR="726F4BD4" w:rsidRPr="008E1789">
        <w:rPr>
          <w:rFonts w:asciiTheme="majorBidi" w:eastAsia="Times New Roman" w:hAnsiTheme="majorBidi" w:cstheme="majorBidi"/>
          <w:lang w:val="en-GB"/>
        </w:rPr>
        <w:t>Production from all animals, of both indigenous and foreign origin, that are slaughtered within national boundaries.</w:t>
      </w:r>
    </w:p>
    <w:p w:rsidR="00EB7AF1" w:rsidRPr="008E1789" w:rsidRDefault="00852A27" w:rsidP="00C500F7">
      <w:pPr>
        <w:jc w:val="both"/>
        <w:rPr>
          <w:rFonts w:asciiTheme="majorBidi" w:hAnsiTheme="majorBidi" w:cstheme="majorBidi"/>
          <w:lang w:val="en-GB"/>
        </w:rPr>
      </w:pPr>
      <w:r>
        <w:rPr>
          <w:rFonts w:asciiTheme="majorBidi" w:eastAsia="Times New Roman" w:hAnsiTheme="majorBidi" w:cstheme="majorBidi"/>
          <w:lang w:val="en-GB"/>
        </w:rPr>
        <w:t xml:space="preserve">(B) </w:t>
      </w:r>
      <w:r w:rsidR="726F4BD4" w:rsidRPr="008E1789">
        <w:rPr>
          <w:rFonts w:asciiTheme="majorBidi" w:eastAsia="Times New Roman" w:hAnsiTheme="majorBidi" w:cstheme="majorBidi"/>
          <w:lang w:val="en-GB"/>
        </w:rPr>
        <w:t>Production from the slaughter of indigenous animals plus exports of live indigenous animals during the reference period. Derived from meat production as follows: production from slaughtered animals plus the meat equivalent of all animals exported alive, minus the meat equivalent of all animals imported alive. As imports/exports of live animals are recorded by FAO in numbers, not weight, animal type and size are of significance.</w:t>
      </w:r>
    </w:p>
    <w:p w:rsidR="00EB7AF1" w:rsidRPr="008E1789" w:rsidRDefault="00852A27" w:rsidP="00C500F7">
      <w:pPr>
        <w:jc w:val="both"/>
        <w:rPr>
          <w:rFonts w:asciiTheme="majorBidi" w:hAnsiTheme="majorBidi" w:cstheme="majorBidi"/>
          <w:lang w:val="en-GB"/>
        </w:rPr>
      </w:pPr>
      <w:r>
        <w:rPr>
          <w:rFonts w:asciiTheme="majorBidi" w:eastAsia="Times New Roman" w:hAnsiTheme="majorBidi" w:cstheme="majorBidi"/>
          <w:lang w:val="en-GB"/>
        </w:rPr>
        <w:t xml:space="preserve">(C) </w:t>
      </w:r>
      <w:r w:rsidR="726F4BD4" w:rsidRPr="008E1789">
        <w:rPr>
          <w:rFonts w:asciiTheme="majorBidi" w:eastAsia="Times New Roman" w:hAnsiTheme="majorBidi" w:cstheme="majorBidi"/>
          <w:lang w:val="en-GB"/>
        </w:rPr>
        <w:t>The biological production concept covers indigenous animals that are either slaughtered or exported live, plus net additions to the stock during the reference period.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Derived from indigenous production as follows: indigenous production plus (or minus) the meat equivalent of the change in the stock numbers during the reference period. Production is expressed in terms of live weight. Changes in the total live weight of all animals are not taken into account.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FAO uses the first concept of meat production in the construction of its food balance sheets and for related indicators. The second concept, indigenous meat production, in measuring the output of the </w:t>
      </w:r>
      <w:r w:rsidRPr="008E1789">
        <w:rPr>
          <w:rFonts w:asciiTheme="majorBidi" w:eastAsia="Times New Roman" w:hAnsiTheme="majorBidi" w:cstheme="majorBidi"/>
          <w:lang w:val="en-GB"/>
        </w:rPr>
        <w:lastRenderedPageBreak/>
        <w:t>national livestock sector, is useful mainly in the construction of index numbers of agricultural production. The third concept, biological production, would be the most complete as it also reflects changes in the livestock herd, but it is not used because of difficulties in obtaining information from national reporting offices. The prices applied to indigenous meat production are derived from prices of live animals. This covers not only the value of meat, but also the value of offals, fats, hides and skins.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PROCESSED PRODUCTS FROM SLAUGHTERED ANIMALS. Meat (including chilled or frozen), edible offals, fats and hides and skins are considered primary products. The main processed meat products are the following:</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1.  Cured meats include meats processed with salt and usually containing various additives (such as flavouring and preserving agents), and dried or smoked meat, e.g. bacon and ham made from pig meat. Paté is a spread of finely mashed, seasoned and spiced meat or liver of pig sand poultry.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2.  Sausages are highly seasoned products made from meat (usually beef or pig) that has been ground, chopped and encased. Sausages may be fresh, pickled, dry or semi-dry, cooked or uncooked and smoked or unsmoked. Sausages usually contain various additives, such as salt, onions and spices. The casings are made either of prepared animal intestines or synthetic material.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3.  Other preserved meats include meat and meat offals that have been boiled, steamed, grilled, fried, roasted or otherwise cooked.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The codes and names of all livestock products - with primary in uppercase letters and processed in upper and lower case letters - are shown in the list that follows, along with any accompanying remarks.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2731 - Bovine Meat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meat of cattle, fresh or chilled (21111), meat of cattle, boneless (21111.01; 21131.02); beef and veal, dried, salted, smoked (21182); meat extracts (21185); sausages of beef and veal (21184.01); beef and veal preparations n.e.c. (21186.01; 21189.01); homogenized meat preparations (23991.04).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Bovine meat, including meat of bovine animals (common trade names are beef and veal) fresh, chilled or frozen, with bone in, and buffalo meat fresh, chilled or frozen, with bone in or boneless.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inter alia:</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Beef, of buffalo, whether with bones or boneless, fresh, chilled or frozen;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Meat, of buffalo, whether with bones or boneless, fresh, chilled or frozen; boneless, packed with salt as a temporary preservative during transport;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Meat, of buffalo, of bovine animals, whether with bones or boneless, fresh or chilled;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Meat, of buffalo, of bovine animals, with bone in, packed with salt as a temporary preservative during transport.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 xml:space="preserve">FBS 2732 - Mutton and Goat Meat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meat of sheep, fresh or chilled (21115), meat of sheep, frozen (21135), meat of goat, fresh or chilled (21116), meat of goat, frozen (21136).</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Mutton and goat meat, including meat of sheep (rams, ewes and lambs) and goat, whether domestic or wild, fresh, chilled or frozen, with bone in or boneless.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Meat of lamb comes from animals of the ovine species not more than 12 months of age.</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2733 - Pigmeat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meat of pig with the bone, fresh or chilled (21113.01), meat of pigs, frozen (21133), meat of pig boneless, fresh or chilled (21113.02),  pig meat, cuts, salted, dried or smoked (bacon and ham) (21181), sausages and similar products of meat, offal or blood of pig (21184.02),    prepared dishes and meals based on meat of pig (21186.02), prepared or preserved meat, meat offal or blood of</w:t>
      </w:r>
      <w:r w:rsidRPr="008E1789">
        <w:rPr>
          <w:rFonts w:asciiTheme="majorBidi" w:eastAsia="Times New Roman" w:hAnsiTheme="majorBidi" w:cstheme="majorBidi"/>
          <w:u w:val="single"/>
          <w:lang w:val="en-GB"/>
        </w:rPr>
        <w:t xml:space="preserve"> </w:t>
      </w:r>
      <w:r w:rsidRPr="008E1789">
        <w:rPr>
          <w:rFonts w:asciiTheme="majorBidi" w:eastAsia="Times New Roman" w:hAnsiTheme="majorBidi" w:cstheme="majorBidi"/>
          <w:lang w:val="en-GB"/>
        </w:rPr>
        <w:t>pig (21189.02).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Pig meat, with the bone in, of domestic or wild pigs (e.g. wild boars and swines), whether fresh, chilled or frozen, includes pig meat, excluding butcher fat and bones. It includes ham, fresh or chilled.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2734 - Poultry Meat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meat of chickens, fresh or chilled (21121), meat of guinea fowl, fresh or chilled (21125), meat of chickens, frozen (21141), meat of guinea fowl, frozen (21145), fatty liver preparations (21189.05); prepared dishes and meals based on meat poultry (21186.03) and prepared or preserved meat, meat offal or blood poultry (21189.03), meat of ducks, fresh or chilled (21122), meat of ducks, frozen (21142), meat of geese, fresh or chilled (21123), meat of geese, frozen (21143), meat of turkeys, fresh or chilled (21124), meat of turkeys, frozen (21144).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Poultry meat may include all types of poultry meat if national statistics do not report separate data.</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inter alia capons, chickens, fowls, domestic (</w:t>
      </w:r>
      <w:r w:rsidRPr="008E1789">
        <w:rPr>
          <w:rFonts w:asciiTheme="majorBidi" w:eastAsia="Times New Roman" w:hAnsiTheme="majorBidi" w:cstheme="majorBidi"/>
          <w:i/>
          <w:iCs/>
          <w:lang w:val="en-GB"/>
        </w:rPr>
        <w:t>gallus domesticus</w:t>
      </w:r>
      <w:r w:rsidRPr="008E1789">
        <w:rPr>
          <w:rFonts w:asciiTheme="majorBidi" w:eastAsia="Times New Roman" w:hAnsiTheme="majorBidi" w:cstheme="majorBidi"/>
          <w:lang w:val="en-GB"/>
        </w:rPr>
        <w:t xml:space="preserve"> spp.), guinea-fowls, ducks, geese and turkeys, whether or not cut up, fresh, chilled or frozen.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Chicken, goose or duck livers are also included. Fatty livers of geese or ducks which may be distinguished from other livers by the fact that they are much larger and heavier, firmer and richer in fat.</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2735 - Meat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Includes: meat of pigeons and other birds n.e.c., fresh, chilled or frozen (21170.01), Horse meat, fresh or chilled (21118.01), meat of asses, fresh or chilled (21118.02), meat of mules, fresh or chilled (21118.03), meat of horses and other equines, frozen (21138), meat of camels, fresh or chilled (21117.01), meat of other domestic camelids, fresh or chilled (21117.02), meat of camels and camelids, frozen (21137), meat of rabbits and hares, fresh or chilled (21114), meat of rabbits and hares, frozen (21134), meat of other domestic rodents, fresh or chilled,(21119.01), game meat, fresh, chilled or frozen (21170.02), other meat of mammals, frozen (21139), other meat and edible meat offal, salted, in brine, dried or smoked; edible flours and meals of meat or meat offal (21183), other meat of mammals, fresh or chilled (21119.90), other meat n.e.c. (excluding mammals), fresh, chilled or frozen (21170.92), other sausages and similar products of meat, offal or blood n.e.c. (21184.03), </w:t>
      </w:r>
      <w:r w:rsidRPr="008E1789">
        <w:rPr>
          <w:rFonts w:asciiTheme="majorBidi" w:eastAsia="Times New Roman" w:hAnsiTheme="majorBidi" w:cstheme="majorBidi"/>
          <w:lang w:val="en-GB"/>
        </w:rPr>
        <w:lastRenderedPageBreak/>
        <w:t>other prepared dishes and meals based on meat (21186.90), other prepared or preserved meat, meat offal or blood n.e.c. (21189.90), snails, fresh, chilled, frozen, dried, salted or in brine, except sea snails (02920).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meat</w:t>
      </w:r>
      <w:r w:rsidRPr="00CB25B1">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includes fresh, chilled or frozen meat of the following animals: pigeons and other birds </w:t>
      </w:r>
      <w:r w:rsidR="00CB25B1">
        <w:rPr>
          <w:rFonts w:asciiTheme="majorBidi" w:eastAsia="Times New Roman" w:hAnsiTheme="majorBidi" w:cstheme="majorBidi"/>
          <w:lang w:val="en-GB"/>
        </w:rPr>
        <w:t>n.e.c.</w:t>
      </w:r>
      <w:r w:rsidRPr="008E1789">
        <w:rPr>
          <w:rFonts w:asciiTheme="majorBidi" w:eastAsia="Times New Roman" w:hAnsiTheme="majorBidi" w:cstheme="majorBidi"/>
          <w:lang w:val="en-GB"/>
        </w:rPr>
        <w:t xml:space="preserve">, horses, asses, mules, camels, rabbits (may include hare meat), other domestic rodents and camelids, games (meat and offals of wild animals) and snails, other than sea snails.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Meat n.e.c. includes, inter alia, frog legs and marine mammals, fresh, chilled or frozen. Some countries include under this heading meats that are listed above, but which are not reported separately.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meat not elsewhere classified are also here included.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2736 - Offals edible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edible offal of cattle, fresh, chilled or frozen (21151), liver preparations (21189.04), edible offal of buffalo, fresh, chilled or frozen (21152), edible offal of sheep, fresh, chilled or frozen (21155), edible offal of goat, fresh, chilled or frozen (21156), edible offal of pigs, fresh, chilled or frozen (21153), edible offals and liver of chickens and guinea fowl, fresh, chilled or frozen (21160.01), edible offals and liver of geese, fresh, chilled or frozen (21160.02), edible offals and liver of ducks, fresh, chilled or frozen (21160.03), edible offals and liver of turkey, fresh, chilled or frozen (21160.04), edible offals of horses and other equines,  fresh, chilled or frozen (21159.01), raw hides and skins of goats, n.e.c. (02954.90), edible offals and liver of chickens and guinea fowl, fresh, chilled or frozen (21160.01), edible offals of mammals n.e.c., fresh, chilled or frozen (21159.90), offals n.e.c. (excluding mammals), fresh, chilled or frozen (21170.93).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Edible offals includes fresh, chilled or frozen offals of the following animals: cattle, bovine animals, buffaloes, sheeps, goats, pigs, horses, camels  (tongues, livers, heads and cuts thereof (including ears), feet, tails, hearts, udders, livers, kidneys, sweetbreads (thymus glands and pancreas), brains, lungs, throats, thick skirts, thin skirts, spleens, tongues, caul, spinal cords, edible skin, reproductive organs (e.g., uteri, ovaries and testes), thyroid glands, pituitary glands), liver of any animal (excluding fatty livers of ducks and geese when cooked, prepared or preserved (e.g. paté)), chickens including gwinea fowls, turkey, geese and ducks (the poultry offal of greatest importance in international trade is chicken, goose or duck livers. These include “fatty livers” of geese or ducks).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Edible offals includes, inter alia, primates, whales, dolphins and porpoises fresh, manatees and dugongs, seals, sea lions and walruses, reptiles, rabbit, hare, frog, reindeer, beaver and turtle.</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726F4BD4" w:rsidP="000264F4">
      <w:pPr>
        <w:pStyle w:val="Heading2"/>
      </w:pPr>
      <w:r w:rsidRPr="008E1789">
        <w:lastRenderedPageBreak/>
        <w:t>Animal fats and oils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r w:rsidRPr="008E1789">
        <w:rPr>
          <w:rFonts w:asciiTheme="majorBidi" w:eastAsia="Times New Roman" w:hAnsiTheme="majorBidi" w:cstheme="majorBidi"/>
          <w:lang w:val="en-GB"/>
        </w:rPr>
        <w:t>This group includes animal fats that are obtained in the course of dressing the carcasses of slaughtered animals (slaughter fats), or at a later stage in the butchering process when meat is being prepared for final consumption (butcher fats). Butter and similar products obtained from milk are included in with products from live animals. Processed animal fats include lard obtained by melting raw pig fat and tallow obtained from raw fat of other animal species. Animal fats are largely used in the production of margarine, shortening and compound fat. They also enter into many processed food products. Industrial and non-food uses of animal fats include the production of soaps, fatty acids, lubricants and feedstuffs.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2740 - Butter, Ghee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butter of cow milk (22241.01), ghee from cow milk (22241.02), butter of buffalo milk (22242.01), ghee from buffalo milk (22242.02), butter and ghee of sheep milk 922249.01), butter of goat milk (22249.02).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Butter of cow milk is an emulsion of milk fat and water that is obtained by churning cream. Trade data cover butter from the milk of any animal.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Ghee from cow milk derives from butter from which the water has been removed. Very common in hot countries. Includes also anhydrous butterfat or butter oil.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This group includes natural butter, whey butter and recombined butter (fresh, salted or rancid, including canned butter).  Butter must be derived exclusively from milk, it contains no added emulsifiers, but may contain sodium chloride, food colours, neutralising salts and cultures of harmless lactic-acid-producing bacteria.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Butter and ghee obtained from goat’s or sheep’s milk is also covered by this group.</w:t>
      </w:r>
      <w:r w:rsidRPr="008E1789">
        <w:rPr>
          <w:rFonts w:asciiTheme="majorBidi" w:eastAsia="Times New Roman"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2737 - Fats, Animals, Raw</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cattle fat, unrendered (21512), cattle, butcher fat (21512.01), buffalo fat, unrendered (21513), sheep fat, unrendered (21514), wool grease (21519.01), lanolin (21529.01), goat fat, unrendered (21515), fat of pigs (21511.01), pig, butcher fat (21511.02), pig fat, rendered (21521), fat of poultry (21511.03), poultry fat (21522), fat of camels (21519.02), edible offal of poultry, fresh, chilled or frozen (21160), animal oils and fats n.e.c. (21529.03), lard stearine and lard oil (21529.02), degras (21932.01), tallow (21523), fat preparations n.e.c. (21693.01), animal fats and their fractions, partly or wholly hydrogenated, inter-esterified, re-esterified or elaidinised, whether or not refined, but not further prepared (21590).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Animals fats raw, unrendered slaughter fats from different animals, including edible and inedible fats that are removed in the course of dressing the carcass, whether or not refined, but not chemically modified.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also other animal oils and</w:t>
      </w:r>
      <w:r w:rsidRPr="008E1789">
        <w:rPr>
          <w:rFonts w:asciiTheme="majorBidi" w:eastAsia="Times New Roman" w:hAnsiTheme="majorBidi" w:cstheme="majorBidi"/>
          <w:u w:val="single"/>
          <w:lang w:val="en-GB"/>
        </w:rPr>
        <w:t xml:space="preserve"> </w:t>
      </w:r>
      <w:r w:rsidRPr="008E1789">
        <w:rPr>
          <w:rFonts w:asciiTheme="majorBidi" w:eastAsia="Times New Roman" w:hAnsiTheme="majorBidi" w:cstheme="majorBidi"/>
          <w:lang w:val="en-GB"/>
        </w:rPr>
        <w:t>fats n.e.c., obtained from other animal species and oils and fats recovered from guts, feet, sweepings, hide trimmings, etc.</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inter alia: fat (bone, of bovine animals, sheep or goats, rendered or solvent-extracted; from waste of bovine anima</w:t>
      </w:r>
      <w:r w:rsidR="00852A27">
        <w:rPr>
          <w:rFonts w:asciiTheme="majorBidi" w:eastAsia="Times New Roman" w:hAnsiTheme="majorBidi" w:cstheme="majorBidi"/>
          <w:lang w:val="en-GB"/>
        </w:rPr>
        <w:t xml:space="preserve">ls, sheep or goats, rendered); </w:t>
      </w:r>
      <w:r w:rsidRPr="008E1789">
        <w:rPr>
          <w:rFonts w:asciiTheme="majorBidi" w:eastAsia="Times New Roman" w:hAnsiTheme="majorBidi" w:cstheme="majorBidi"/>
          <w:lang w:val="en-GB"/>
        </w:rPr>
        <w:t>premier jus (oleo stock); tallow (beef and mutton, whether or not fit for human consumption).</w:t>
      </w:r>
      <w:r w:rsidR="00EB7AF1" w:rsidRPr="008E1789">
        <w:rPr>
          <w:rFonts w:asciiTheme="majorBidi" w:hAnsiTheme="majorBidi" w:cstheme="majorBidi"/>
          <w:lang w:val="en-GB"/>
        </w:rPr>
        <w:br w:type="page"/>
      </w:r>
    </w:p>
    <w:p w:rsidR="00EB7AF1" w:rsidRPr="008E1789" w:rsidRDefault="726F4BD4" w:rsidP="000264F4">
      <w:pPr>
        <w:pStyle w:val="Heading2"/>
      </w:pPr>
      <w:r w:rsidRPr="008E1789">
        <w:lastRenderedPageBreak/>
        <w:t>Products from live animals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Milk, eggs, honey and beeswax are included as products of live animals. Fibres of animal origin (mainly wool and silk) are included in fibres of vegetal and animal origin.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MILK AND DAIRY PRODUCTS</w:t>
      </w:r>
      <w:r w:rsidR="00852A27">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Estimates of milk production as reported by countries refer to one or more of the following three concepts. Gross production is milk production plus milk sucked by young animals. Net production excludes milk sucked by young animals but includes milk fed to livestock. Production available for consumption is net production less milk fed to animals, milk retained by farmers for food and feed, direct sales to consumers and farm waste.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The FAO concept relates to net milk production. Data should be reported by kind of milking animal (cow, sheep, goat, etc.) in terms of whole milk and by weight.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 most developed countries only 5-10% of whole milk is used directly for human consumption. The bulk of milk production is processed before being marketed as liquid milk (e.g. standardized, pasteurized, skimmed, etc.), or is manufactured into products such as cream, butter, cheese, evaporated and condensed milk, milk powder, casein, yogurt, ice cream, etc. About 70% of whole milk is processed into dairy products; the by-products of these processes (e.g. skim milk, buttermilk and whey) are used either for feed or are manufactured into other dairy products, e.g. dry skim milk and low-fat cheese. Processed milk and dairy products are often supplemented with vitamins, minerals and various additives.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FAO lists 50 milk and dairy products items in the list that follows, of which five are primary products. Some food products contantining milk are not listed separately by FAO, e.g. eggnog, shaerbet, malted milk, chocolate milk drink and mellorine.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EGGS AND EGG PRODUCTS</w:t>
      </w:r>
      <w:r w:rsidR="00852A27">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Egg production by type of poultry should refer to the total production of eggs in the shell by all types of hens in both the traditional sector (individually owned small flocks) and the modern sector (large-scale, intensive commercial poultry farms). Total production includes eggs for hatching but excludes waste on farms. Countries should report in terms of both numbers and weight.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FAO lists seven egg and egg products items, including four primary and three processed products.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HONEY AND BEESWAX</w:t>
      </w:r>
      <w:r w:rsidR="00852A27">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Honey is the nectar of flowers collected and processed by certain insects, especially the honey-bee. Production data should cover the amount sold by the beekeepers plus other recorded collection of honey. Bees store honey in honeycombs that consist of hexagonal wax cells. The beeswax that is obtained by melting honeycombs with boiling water is used in candles, cosmetics and other non-food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The FAO codes and the names of milk and dairy products, eggs and egg products, and honey and beeswax are listed below along with any necessary remarks.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2744 - Eggs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hen eggs in shell fresh, for hatching (02311), other hen eggs in shell fresh (02312), and the following processed products expressed in terms of primary equivalent: eggs, liquid (23993.02), eggs dried (23993.03), eggs from other birds in shell fresh, for hatching (02321), other eggs from other</w:t>
      </w:r>
      <w:r w:rsidR="002718B1">
        <w:rPr>
          <w:rFonts w:asciiTheme="majorBidi" w:eastAsia="Times New Roman" w:hAnsiTheme="majorBidi" w:cstheme="majorBidi"/>
          <w:lang w:val="en-GB"/>
        </w:rPr>
        <w:t xml:space="preserve"> birds fresh in shell (02322), </w:t>
      </w:r>
      <w:r w:rsidRPr="008E1789">
        <w:rPr>
          <w:rFonts w:asciiTheme="majorBidi" w:eastAsia="Times New Roman" w:hAnsiTheme="majorBidi" w:cstheme="majorBidi"/>
          <w:lang w:val="en-GB"/>
        </w:rPr>
        <w:t>egg albumin (23993.01).</w:t>
      </w:r>
    </w:p>
    <w:p w:rsidR="00EB7AF1" w:rsidRPr="008E1789" w:rsidRDefault="00EB7AF1" w:rsidP="00C500F7">
      <w:pPr>
        <w:jc w:val="both"/>
        <w:rPr>
          <w:rFonts w:asciiTheme="majorBidi" w:hAnsiTheme="majorBidi" w:cstheme="majorBidi"/>
          <w:lang w:val="en-GB"/>
        </w:rPr>
      </w:pP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Eggs hen, ducks, geese, ostriches, quail and turkeys, fresh, in shell, not for hatching, weight in shell.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Fertilised eggs for incubation and other fresh (including chilled) eggs of all birds are included. It also covers preserved or cooked eggs, in shell.</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2848 – Milk, Excluding Butter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raw milk of cattle (02211), and the following processed products expressed in terms of primary equivalent: skim milk of cows (22110.02), whole milk, condensed (22222.01), whey, condensed (22130.03), yoghurt (22230.01), yoghurt, with additives (22230.02), buttermilk (22230.03), whole milk, evaporated (22221.01), skim milk, evaporated (22221.02), skim milk, condensed (22222.02), whole milk powder (22211), skim milk and whey powder (22212), buttermilk, dry (22230.04), whey, dry (22130.02), cheese from whole cow milk (22251.01), cheese from skimmed cow milk (22251.02), whey cheese (22251.03), processed cheese (22251.04), reconstituted milk (22110.03), casein (22260), raw milk of buffalo (02212), skim milk of buffalo (22110.04), cheese from milk of buffalo, fresh or processed (22252), raw milk of sheep (02291), cheese from milk of sheep, fresh or processed (22253), skim sheep milk (22110.05), raw milk of goats (02292), cheese from milk of goats, fresh or processed (22254), skim milk of goat (22110.06), raw milk of camel (02293), whey, fresh (22130.01), dairy products n.e.c. (22290),  ice cream and other edible ice (22270).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Fresh milk of cattle (cow and yak), buffalo, sheep, goat and camel.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Production data refer to raw milk containing all its constituents. Trade data normally cover milk from any animal, and refer to milk that is not concentrated, pasteurized, sterilized or other-wise preserved, homogenized or peptonized. It includes raw milk.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Butter is excluded (cf. FBS 2740: 22241.01, 22242.01, 22249.01, 22249.02).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D96749" w:rsidRDefault="726F4BD4" w:rsidP="000264F4">
      <w:pPr>
        <w:pStyle w:val="Heading2"/>
      </w:pPr>
      <w:r w:rsidRPr="008E1789">
        <w:lastRenderedPageBreak/>
        <w:t>References</w:t>
      </w:r>
    </w:p>
    <w:p w:rsidR="00EB7AF1" w:rsidRPr="00852A27" w:rsidRDefault="726F4BD4" w:rsidP="00D96749">
      <w:pPr>
        <w:jc w:val="both"/>
        <w:rPr>
          <w:rFonts w:ascii="Times New Roman" w:hAnsi="Times New Roman" w:cs="Times New Roman"/>
          <w:lang w:val="en-GB"/>
        </w:rPr>
      </w:pPr>
      <w:r w:rsidRPr="00852A27">
        <w:rPr>
          <w:rFonts w:ascii="Times New Roman" w:eastAsia="Times New Roman" w:hAnsi="Times New Roman" w:cs="Times New Roman"/>
          <w:lang w:val="en-GB"/>
        </w:rPr>
        <w:t xml:space="preserve">FAO 2015, CPC implementation and other activities on classifications in FAO, presented at the Expert Group Meeting on International Classifications, UNSD, New York, May 2015, </w:t>
      </w:r>
      <w:hyperlink r:id="rId59">
        <w:r w:rsidRPr="00852A27">
          <w:rPr>
            <w:rStyle w:val="Hyperlink"/>
            <w:rFonts w:ascii="Times New Roman" w:eastAsia="Times New Roman" w:hAnsi="Times New Roman" w:cs="Times New Roman"/>
            <w:u w:val="none"/>
            <w:lang w:val="en-GB"/>
          </w:rPr>
          <w:t>http://unstats.un.org/unsd/class/intercop/expertgroup/2015/AC289-16.PDF</w:t>
        </w:r>
      </w:hyperlink>
    </w:p>
    <w:p w:rsidR="00D96749" w:rsidRDefault="726F4BD4" w:rsidP="00D96749">
      <w:pPr>
        <w:spacing w:after="0"/>
        <w:jc w:val="both"/>
        <w:rPr>
          <w:rFonts w:ascii="Times New Roman" w:eastAsia="Times New Roman" w:hAnsi="Times New Roman" w:cs="Times New Roman"/>
          <w:lang w:val="en-GB"/>
        </w:rPr>
      </w:pPr>
      <w:r w:rsidRPr="00852A27">
        <w:rPr>
          <w:rFonts w:ascii="Times New Roman" w:eastAsia="Times New Roman" w:hAnsi="Times New Roman" w:cs="Times New Roman"/>
          <w:lang w:val="en-GB"/>
        </w:rPr>
        <w:t>FAO 2013, Aligning Classifications for Agricultural Statistics with Other International Standards, presented at the Expert Group Meeting on International Classifications, UNSD, New York, May 2013</w:t>
      </w:r>
    </w:p>
    <w:p w:rsidR="00EB7AF1" w:rsidRPr="00852A27" w:rsidRDefault="001C3696" w:rsidP="00D96749">
      <w:pPr>
        <w:jc w:val="both"/>
        <w:rPr>
          <w:rFonts w:ascii="Times New Roman" w:hAnsi="Times New Roman" w:cs="Times New Roman"/>
          <w:lang w:val="en-GB"/>
        </w:rPr>
      </w:pPr>
      <w:hyperlink r:id="rId60">
        <w:r w:rsidR="726F4BD4" w:rsidRPr="00852A27">
          <w:rPr>
            <w:rStyle w:val="Hyperlink"/>
            <w:rFonts w:ascii="Times New Roman" w:eastAsia="Times New Roman" w:hAnsi="Times New Roman" w:cs="Times New Roman"/>
            <w:u w:val="none"/>
            <w:lang w:val="en-GB"/>
          </w:rPr>
          <w:t>http://unstats.un.org/unsd/class/intercop/expertgroup/2013/AC267-21.PDF</w:t>
        </w:r>
      </w:hyperlink>
      <w:r w:rsidR="726F4BD4" w:rsidRPr="00852A27">
        <w:rPr>
          <w:rFonts w:ascii="Times New Roman" w:hAnsi="Times New Roman" w:cs="Times New Roman"/>
          <w:lang w:val="en-GB"/>
        </w:rPr>
        <w:t xml:space="preserve"> </w:t>
      </w:r>
    </w:p>
    <w:p w:rsidR="00852A27" w:rsidRPr="00852A27" w:rsidRDefault="726F4BD4" w:rsidP="00D96749">
      <w:pPr>
        <w:spacing w:after="0"/>
        <w:jc w:val="both"/>
        <w:rPr>
          <w:rFonts w:ascii="Times New Roman" w:eastAsia="Times New Roman" w:hAnsi="Times New Roman" w:cs="Times New Roman"/>
          <w:lang w:val="en-GB"/>
        </w:rPr>
      </w:pPr>
      <w:r w:rsidRPr="00852A27">
        <w:rPr>
          <w:rFonts w:ascii="Times New Roman" w:eastAsia="Times New Roman" w:hAnsi="Times New Roman" w:cs="Times New Roman"/>
          <w:lang w:val="en-GB"/>
        </w:rPr>
        <w:t>FAO 2011, CPC Ver.2 Review and Harmonization with Food and Agriculture Statistics in FAO, presented at the Expert Group Meeting on International Classifica</w:t>
      </w:r>
      <w:r w:rsidR="00852A27" w:rsidRPr="00852A27">
        <w:rPr>
          <w:rFonts w:ascii="Times New Roman" w:eastAsia="Times New Roman" w:hAnsi="Times New Roman" w:cs="Times New Roman"/>
          <w:lang w:val="en-GB"/>
        </w:rPr>
        <w:t>tions, UNSD, New York, May 2011</w:t>
      </w:r>
    </w:p>
    <w:p w:rsidR="00EB7AF1" w:rsidRPr="00852A27" w:rsidRDefault="001C3696" w:rsidP="00D96749">
      <w:pPr>
        <w:jc w:val="both"/>
        <w:rPr>
          <w:rFonts w:ascii="Times New Roman" w:hAnsi="Times New Roman" w:cs="Times New Roman"/>
          <w:lang w:val="en-GB"/>
        </w:rPr>
      </w:pPr>
      <w:hyperlink r:id="rId61">
        <w:r w:rsidR="726F4BD4" w:rsidRPr="00852A27">
          <w:rPr>
            <w:rStyle w:val="Hyperlink"/>
            <w:rFonts w:ascii="Times New Roman" w:eastAsia="Times New Roman" w:hAnsi="Times New Roman" w:cs="Times New Roman"/>
            <w:u w:val="none"/>
            <w:lang w:val="en-GB"/>
          </w:rPr>
          <w:t>http://unstats.un.org/UNSD/class/intercop/expertgroup/2011/AC234-15.PDF</w:t>
        </w:r>
      </w:hyperlink>
      <w:r w:rsidR="726F4BD4" w:rsidRPr="00852A27">
        <w:rPr>
          <w:rFonts w:ascii="Times New Roman" w:hAnsi="Times New Roman" w:cs="Times New Roman"/>
          <w:lang w:val="en-GB"/>
        </w:rPr>
        <w:t xml:space="preserve"> </w:t>
      </w:r>
    </w:p>
    <w:p w:rsidR="00EB7AF1" w:rsidRPr="00852A27" w:rsidRDefault="726F4BD4" w:rsidP="00D96749">
      <w:pPr>
        <w:spacing w:after="0"/>
        <w:jc w:val="both"/>
        <w:rPr>
          <w:rFonts w:ascii="Times New Roman" w:hAnsi="Times New Roman" w:cs="Times New Roman"/>
          <w:lang w:val="en-GB"/>
        </w:rPr>
      </w:pPr>
      <w:r w:rsidRPr="00852A27">
        <w:rPr>
          <w:rFonts w:ascii="Times New Roman" w:eastAsia="Times New Roman" w:hAnsi="Times New Roman" w:cs="Times New Roman"/>
          <w:lang w:val="en-GB"/>
        </w:rPr>
        <w:t>FAO 2001, Food Balance Sheet: A Handbook,</w:t>
      </w:r>
      <w:r w:rsidRPr="00852A27">
        <w:rPr>
          <w:rFonts w:ascii="Times New Roman" w:eastAsia="Times New Roman" w:hAnsi="Times New Roman" w:cs="Times New Roman"/>
          <w:i/>
          <w:iCs/>
          <w:lang w:val="en-GB"/>
        </w:rPr>
        <w:t xml:space="preserve"> </w:t>
      </w:r>
    </w:p>
    <w:p w:rsidR="00EB7AF1" w:rsidRPr="00852A27" w:rsidRDefault="001C3696" w:rsidP="00D96749">
      <w:pPr>
        <w:rPr>
          <w:rFonts w:ascii="Times New Roman" w:hAnsi="Times New Roman" w:cs="Times New Roman"/>
          <w:lang w:val="it-IT"/>
        </w:rPr>
      </w:pPr>
      <w:hyperlink r:id="rId62">
        <w:r w:rsidR="726F4BD4" w:rsidRPr="00852A27">
          <w:rPr>
            <w:rStyle w:val="Hyperlink"/>
            <w:rFonts w:ascii="Times New Roman" w:eastAsia="Times New Roman" w:hAnsi="Times New Roman" w:cs="Times New Roman"/>
            <w:u w:val="none"/>
            <w:lang w:val="it-IT"/>
          </w:rPr>
          <w:t>http://www.fao.org/docrep/003/X9892E/X9892E00.HTM</w:t>
        </w:r>
      </w:hyperlink>
      <w:r w:rsidR="726F4BD4" w:rsidRPr="00852A27">
        <w:rPr>
          <w:rFonts w:ascii="Times New Roman" w:hAnsi="Times New Roman" w:cs="Times New Roman"/>
          <w:lang w:val="it-IT"/>
        </w:rPr>
        <w:t xml:space="preserve"> </w:t>
      </w:r>
    </w:p>
    <w:p w:rsidR="00EB7AF1" w:rsidRPr="00852A27" w:rsidRDefault="00D96749" w:rsidP="00D96749">
      <w:pPr>
        <w:spacing w:after="0"/>
        <w:jc w:val="both"/>
        <w:rPr>
          <w:rFonts w:ascii="Times New Roman" w:hAnsi="Times New Roman" w:cs="Times New Roman"/>
          <w:lang w:val="en-GB"/>
        </w:rPr>
      </w:pPr>
      <w:r>
        <w:rPr>
          <w:rFonts w:ascii="Times New Roman" w:eastAsia="Times New Roman" w:hAnsi="Times New Roman" w:cs="Times New Roman"/>
          <w:lang w:val="en-GB"/>
        </w:rPr>
        <w:t>Hancock,</w:t>
      </w:r>
      <w:r w:rsidR="726F4BD4" w:rsidRPr="00852A27">
        <w:rPr>
          <w:rFonts w:ascii="Times New Roman" w:eastAsia="Times New Roman" w:hAnsi="Times New Roman" w:cs="Times New Roman"/>
          <w:lang w:val="en-GB"/>
        </w:rPr>
        <w:t xml:space="preserve"> A. 2013, Best Practice Guidelines for Developing International Statistical Classifications, presented at the Meeting of the Expert Group on International Classifications, UNSD, New York, May 2013 </w:t>
      </w:r>
    </w:p>
    <w:p w:rsidR="00EB7AF1" w:rsidRPr="00852A27" w:rsidRDefault="001C3696" w:rsidP="00D96749">
      <w:pPr>
        <w:rPr>
          <w:rFonts w:ascii="Times New Roman" w:hAnsi="Times New Roman" w:cs="Times New Roman"/>
          <w:lang w:val="en-GB"/>
        </w:rPr>
      </w:pPr>
      <w:hyperlink r:id="rId63">
        <w:r w:rsidR="726F4BD4" w:rsidRPr="00852A27">
          <w:rPr>
            <w:rStyle w:val="Hyperlink"/>
            <w:rFonts w:ascii="Times New Roman" w:eastAsia="Times New Roman" w:hAnsi="Times New Roman" w:cs="Times New Roman"/>
            <w:u w:val="none"/>
            <w:lang w:val="en-GB"/>
          </w:rPr>
          <w:t>http://unstats.un.org/unsd/class/intercop/expertgroup/2013/AC267-5.PDF</w:t>
        </w:r>
      </w:hyperlink>
    </w:p>
    <w:p w:rsidR="00EB7AF1" w:rsidRPr="00852A27" w:rsidRDefault="726F4BD4" w:rsidP="00D96749">
      <w:pPr>
        <w:jc w:val="both"/>
        <w:rPr>
          <w:rFonts w:ascii="Times New Roman" w:hAnsi="Times New Roman" w:cs="Times New Roman"/>
          <w:lang w:val="en-GB"/>
        </w:rPr>
      </w:pPr>
      <w:r w:rsidRPr="00852A27">
        <w:rPr>
          <w:rFonts w:ascii="Times New Roman" w:eastAsia="Times New Roman" w:hAnsi="Times New Roman" w:cs="Times New Roman"/>
          <w:lang w:val="en-GB"/>
        </w:rPr>
        <w:t xml:space="preserve">Statistics Netherlands 2009, Producing historical time series for STS-statistics in NACE Rev.2, </w:t>
      </w:r>
      <w:hyperlink r:id="rId64">
        <w:r w:rsidRPr="00852A27">
          <w:rPr>
            <w:rStyle w:val="Hyperlink"/>
            <w:rFonts w:ascii="Times New Roman" w:eastAsia="Times New Roman" w:hAnsi="Times New Roman" w:cs="Times New Roman"/>
            <w:u w:val="none"/>
            <w:lang w:val="en-GB"/>
          </w:rPr>
          <w:t>http://www.cbs.nl/NR/rdonlyres/A8A9AB3B-37F6-480A-BA76-253979DED22D/0/200901x10pub.pdf</w:t>
        </w:r>
      </w:hyperlink>
    </w:p>
    <w:p w:rsidR="00EB7AF1" w:rsidRPr="00852A27" w:rsidRDefault="726F4BD4" w:rsidP="00D96749">
      <w:pPr>
        <w:spacing w:after="0"/>
        <w:jc w:val="both"/>
        <w:rPr>
          <w:rFonts w:ascii="Times New Roman" w:hAnsi="Times New Roman" w:cs="Times New Roman"/>
          <w:lang w:val="en-GB"/>
        </w:rPr>
      </w:pPr>
      <w:r w:rsidRPr="00852A27">
        <w:rPr>
          <w:rFonts w:ascii="Times New Roman" w:eastAsia="Times New Roman" w:hAnsi="Times New Roman" w:cs="Times New Roman"/>
          <w:lang w:val="en-GB"/>
        </w:rPr>
        <w:t>UNSD, Central Product Classification (CPC) Ver.2.1,</w:t>
      </w:r>
    </w:p>
    <w:p w:rsidR="00EB7AF1" w:rsidRPr="00852A27" w:rsidRDefault="001C3696" w:rsidP="00D96749">
      <w:pPr>
        <w:rPr>
          <w:rFonts w:ascii="Times New Roman" w:hAnsi="Times New Roman" w:cs="Times New Roman"/>
          <w:lang w:val="en-GB"/>
        </w:rPr>
      </w:pPr>
      <w:hyperlink r:id="rId65">
        <w:r w:rsidR="726F4BD4" w:rsidRPr="00852A27">
          <w:rPr>
            <w:rStyle w:val="Hyperlink"/>
            <w:rFonts w:ascii="Times New Roman" w:eastAsia="Times New Roman" w:hAnsi="Times New Roman" w:cs="Times New Roman"/>
            <w:u w:val="none"/>
            <w:lang w:val="en-GB"/>
          </w:rPr>
          <w:t>http://unstats.un.org/unsd/cr/registry/cpc-21.asp</w:t>
        </w:r>
      </w:hyperlink>
    </w:p>
    <w:p w:rsidR="00EB7AF1" w:rsidRPr="00852A27" w:rsidRDefault="726F4BD4" w:rsidP="003F4E04">
      <w:pPr>
        <w:spacing w:after="0"/>
        <w:rPr>
          <w:rFonts w:ascii="Times New Roman" w:hAnsi="Times New Roman" w:cs="Times New Roman"/>
          <w:lang w:val="en-GB"/>
        </w:rPr>
      </w:pPr>
      <w:r w:rsidRPr="00852A27">
        <w:rPr>
          <w:rFonts w:ascii="Times New Roman" w:eastAsia="Times New Roman" w:hAnsi="Times New Roman" w:cs="Times New Roman"/>
          <w:lang w:val="en-GB"/>
        </w:rPr>
        <w:t xml:space="preserve">WCO, Harmonized System 2012, </w:t>
      </w:r>
    </w:p>
    <w:p w:rsidR="00EB7AF1" w:rsidRPr="00852A27" w:rsidRDefault="001C3696" w:rsidP="00D96749">
      <w:pPr>
        <w:rPr>
          <w:rFonts w:ascii="Times New Roman" w:hAnsi="Times New Roman" w:cs="Times New Roman"/>
          <w:lang w:val="en-GB"/>
        </w:rPr>
      </w:pPr>
      <w:hyperlink r:id="rId66">
        <w:r w:rsidR="726F4BD4" w:rsidRPr="00852A27">
          <w:rPr>
            <w:rStyle w:val="Hyperlink"/>
            <w:rFonts w:ascii="Times New Roman" w:eastAsia="Times New Roman" w:hAnsi="Times New Roman" w:cs="Times New Roman"/>
            <w:u w:val="none"/>
            <w:lang w:val="en-GB"/>
          </w:rPr>
          <w:t>http://www.wcoomd.org/en/topics/nomenclature/instrument-and-tools/hs_nomenclature_2012/hs_nomenclature_table_2012.aspx</w:t>
        </w:r>
      </w:hyperlink>
      <w:r w:rsidR="726F4BD4" w:rsidRPr="00852A27">
        <w:rPr>
          <w:rFonts w:ascii="Times New Roman" w:hAnsi="Times New Roman" w:cs="Times New Roman"/>
          <w:lang w:val="en-GB"/>
        </w:rPr>
        <w:t xml:space="preserve">   </w:t>
      </w:r>
    </w:p>
    <w:p w:rsidR="00EB7AF1" w:rsidRPr="00852A27" w:rsidRDefault="726F4BD4" w:rsidP="003F4E04">
      <w:pPr>
        <w:spacing w:after="0"/>
        <w:rPr>
          <w:rFonts w:ascii="Times New Roman" w:hAnsi="Times New Roman" w:cs="Times New Roman"/>
          <w:lang w:val="en-GB"/>
        </w:rPr>
      </w:pPr>
      <w:r w:rsidRPr="00852A27">
        <w:rPr>
          <w:rFonts w:ascii="Times New Roman" w:eastAsia="Times New Roman" w:hAnsi="Times New Roman" w:cs="Times New Roman"/>
          <w:lang w:val="en-GB"/>
        </w:rPr>
        <w:t xml:space="preserve">FAO, Definition and Classification of Commodities </w:t>
      </w:r>
    </w:p>
    <w:p w:rsidR="00EB7AF1" w:rsidRPr="00852A27" w:rsidRDefault="001C3696" w:rsidP="00D96749">
      <w:pPr>
        <w:rPr>
          <w:rFonts w:ascii="Times New Roman" w:hAnsi="Times New Roman" w:cs="Times New Roman"/>
          <w:lang w:val="en-GB"/>
        </w:rPr>
      </w:pPr>
      <w:hyperlink r:id="rId67">
        <w:r w:rsidR="726F4BD4" w:rsidRPr="00852A27">
          <w:rPr>
            <w:rStyle w:val="Hyperlink"/>
            <w:rFonts w:ascii="Times New Roman" w:eastAsia="Times New Roman" w:hAnsi="Times New Roman" w:cs="Times New Roman"/>
            <w:u w:val="none"/>
            <w:lang w:val="en-GB"/>
          </w:rPr>
          <w:t>http://www.fao.org/waicent/faoinfo/economic/faodef/faodefe.htm</w:t>
        </w:r>
      </w:hyperlink>
    </w:p>
    <w:p w:rsidR="00EB7AF1" w:rsidRPr="00852A27" w:rsidRDefault="726F4BD4" w:rsidP="003F4E04">
      <w:pPr>
        <w:spacing w:after="0"/>
        <w:rPr>
          <w:rFonts w:ascii="Times New Roman" w:hAnsi="Times New Roman" w:cs="Times New Roman"/>
          <w:lang w:val="en-GB"/>
        </w:rPr>
      </w:pPr>
      <w:commentRangeStart w:id="568"/>
      <w:r w:rsidRPr="00852A27">
        <w:rPr>
          <w:rFonts w:ascii="Times New Roman" w:eastAsia="Times New Roman" w:hAnsi="Times New Roman" w:cs="Times New Roman"/>
          <w:lang w:val="en-GB"/>
        </w:rPr>
        <w:t xml:space="preserve">FAO WEBSITE, Metadata of Food Balance Sheets                </w:t>
      </w:r>
    </w:p>
    <w:p w:rsidR="00EB7AF1" w:rsidRPr="00852A27" w:rsidRDefault="001C3696" w:rsidP="00D96749">
      <w:pPr>
        <w:rPr>
          <w:rFonts w:ascii="Times New Roman" w:hAnsi="Times New Roman" w:cs="Times New Roman"/>
          <w:lang w:val="en-GB"/>
        </w:rPr>
      </w:pPr>
      <w:hyperlink r:id="rId68">
        <w:r w:rsidR="726F4BD4" w:rsidRPr="00852A27">
          <w:rPr>
            <w:rStyle w:val="Hyperlink"/>
            <w:rFonts w:ascii="Times New Roman" w:eastAsia="Times New Roman" w:hAnsi="Times New Roman" w:cs="Times New Roman"/>
            <w:u w:val="none"/>
            <w:lang w:val="en-GB"/>
          </w:rPr>
          <w:t>http://faostat.fao.org/site/655/default.aspx</w:t>
        </w:r>
      </w:hyperlink>
      <w:commentRangeEnd w:id="568"/>
      <w:r w:rsidR="00EB7AF1" w:rsidRPr="00852A27">
        <w:rPr>
          <w:rStyle w:val="CommentReference"/>
          <w:rFonts w:ascii="Times New Roman" w:hAnsi="Times New Roman" w:cs="Times New Roman"/>
          <w:sz w:val="22"/>
          <w:szCs w:val="22"/>
          <w:lang w:val="en-GB"/>
        </w:rPr>
        <w:commentReference w:id="568"/>
      </w:r>
      <w:r w:rsidR="726F4BD4" w:rsidRPr="00852A27">
        <w:rPr>
          <w:rFonts w:ascii="Times New Roman" w:eastAsia="Times New Roman" w:hAnsi="Times New Roman" w:cs="Times New Roman"/>
          <w:lang w:val="en-GB"/>
        </w:rPr>
        <w:t xml:space="preserve"> </w:t>
      </w:r>
    </w:p>
    <w:sectPr w:rsidR="00EB7AF1" w:rsidRPr="00852A27" w:rsidSect="008066B5">
      <w:footerReference w:type="default" r:id="rId69"/>
      <w:pgSz w:w="11906" w:h="16838"/>
      <w:pgMar w:top="1440" w:right="1440" w:bottom="1440" w:left="1440"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49" w:author="Josh Browning" w:date="2015-09-03T16:02:00Z" w:initials="JB">
    <w:p w:rsidR="00BB22F5" w:rsidRDefault="00BB22F5" w:rsidP="00B2210D">
      <w:pPr>
        <w:pStyle w:val="CommentText"/>
      </w:pPr>
      <w:r>
        <w:rPr>
          <w:rStyle w:val="CommentReference"/>
        </w:rPr>
        <w:annotationRef/>
      </w:r>
      <w:r>
        <w:t>These tables need some formatting work.  I started adjusting one of the other ones but ran out of steam…</w:t>
      </w:r>
    </w:p>
  </w:comment>
  <w:comment w:id="563" w:author="veronica gianfaldoni" w:date="2015-09-18T12:29:00Z" w:initials="vg">
    <w:p w:rsidR="00BB22F5" w:rsidRDefault="00BB22F5">
      <w:pPr>
        <w:pStyle w:val="CommentText"/>
      </w:pPr>
      <w:r>
        <w:rPr>
          <w:rStyle w:val="CommentReference"/>
        </w:rPr>
        <w:annotationRef/>
      </w:r>
      <w:r>
        <w:t>This may be revised according to changes suggested in section on standardization referring to extraction rates.</w:t>
      </w:r>
    </w:p>
  </w:comment>
  <w:comment w:id="564" w:author="veronica gianfaldoni" w:date="2015-09-18T12:26:00Z" w:initials="vg">
    <w:p w:rsidR="00BB22F5" w:rsidRDefault="00BB22F5">
      <w:pPr>
        <w:pStyle w:val="CommentText"/>
      </w:pPr>
      <w:r>
        <w:rPr>
          <w:rStyle w:val="CommentReference"/>
        </w:rPr>
        <w:annotationRef/>
      </w:r>
      <w:r>
        <w:t>This may be revised according to changes suggested in section on standardization referring to extraction rates.</w:t>
      </w:r>
    </w:p>
    <w:p w:rsidR="00BB22F5" w:rsidRDefault="00BB22F5">
      <w:pPr>
        <w:pStyle w:val="CommentText"/>
      </w:pPr>
    </w:p>
    <w:p w:rsidR="00BB22F5" w:rsidRDefault="00BB22F5">
      <w:pPr>
        <w:pStyle w:val="CommentText"/>
      </w:pPr>
      <w:r>
        <w:t>Groats and pellets have a different use than flour but they can still be used for food. Maybe they cannot be simply disregard, awe should keep them although in a separate category according to CPC. A new extraction rate may be calculated  for them.</w:t>
      </w:r>
    </w:p>
    <w:p w:rsidR="00BB22F5" w:rsidRDefault="00BB22F5">
      <w:pPr>
        <w:pStyle w:val="CommentText"/>
      </w:pPr>
    </w:p>
    <w:p w:rsidR="00BB22F5" w:rsidRDefault="00BB22F5">
      <w:pPr>
        <w:pStyle w:val="CommentText"/>
      </w:pPr>
      <w:r>
        <w:t>This is valid for all cereal flours containing groats and pellets.</w:t>
      </w:r>
    </w:p>
  </w:comment>
  <w:comment w:id="566" w:author="veronica gianfaldoni" w:date="2015-09-18T14:01:00Z" w:initials="vg">
    <w:p w:rsidR="00BB22F5" w:rsidRDefault="00BB22F5">
      <w:pPr>
        <w:pStyle w:val="CommentText"/>
      </w:pPr>
      <w:r>
        <w:rPr>
          <w:rStyle w:val="CommentReference"/>
        </w:rPr>
        <w:annotationRef/>
      </w:r>
      <w:r>
        <w:t>Watermelons (01221) and Cantaloupes and other melons (01229) are  both included in two different FBS default composition groups:</w:t>
      </w:r>
    </w:p>
    <w:p w:rsidR="00BB22F5" w:rsidRDefault="00BB22F5">
      <w:pPr>
        <w:pStyle w:val="CommentText"/>
      </w:pPr>
      <w:r>
        <w:t xml:space="preserve">FBS 2625 – Fruits, other and </w:t>
      </w:r>
    </w:p>
    <w:p w:rsidR="00BB22F5" w:rsidRDefault="00BB22F5">
      <w:pPr>
        <w:pStyle w:val="CommentText"/>
      </w:pPr>
      <w:r>
        <w:t>FBS 2605 – Vegetables, other</w:t>
      </w:r>
    </w:p>
  </w:comment>
  <w:comment w:id="567" w:author="veronica gianfaldoni" w:date="2015-09-18T14:07:00Z" w:initials="vg">
    <w:p w:rsidR="00BB22F5" w:rsidRDefault="00BB22F5">
      <w:pPr>
        <w:pStyle w:val="CommentText"/>
      </w:pPr>
      <w:r>
        <w:rPr>
          <w:rStyle w:val="CommentReference"/>
        </w:rPr>
        <w:annotationRef/>
      </w:r>
      <w:r>
        <w:t>Watermelons (01221) and Cantaloupes and other melons (01229) are both included in two different FBS default composition groups:</w:t>
      </w:r>
    </w:p>
    <w:p w:rsidR="00BB22F5" w:rsidRDefault="00BB22F5">
      <w:pPr>
        <w:pStyle w:val="CommentText"/>
      </w:pPr>
    </w:p>
    <w:p w:rsidR="00BB22F5" w:rsidRDefault="00BB22F5">
      <w:pPr>
        <w:pStyle w:val="CommentText"/>
      </w:pPr>
      <w:r>
        <w:t>FBS 2625 – Fruits, other and</w:t>
      </w:r>
    </w:p>
    <w:p w:rsidR="00BB22F5" w:rsidRDefault="00BB22F5">
      <w:pPr>
        <w:pStyle w:val="CommentText"/>
      </w:pPr>
    </w:p>
    <w:p w:rsidR="00BB22F5" w:rsidRDefault="00BB22F5">
      <w:pPr>
        <w:pStyle w:val="CommentText"/>
      </w:pPr>
      <w:r>
        <w:t>FBS 2605 – Vegetables, other</w:t>
      </w:r>
    </w:p>
  </w:comment>
  <w:comment w:id="568" w:author="veronica gianfaldoni" w:date="2015-09-18T15:16:00Z" w:initials="vg">
    <w:p w:rsidR="00BB22F5" w:rsidRDefault="00BB22F5">
      <w:pPr>
        <w:pStyle w:val="CommentText"/>
      </w:pPr>
      <w:r>
        <w:rPr>
          <w:rStyle w:val="CommentReference"/>
        </w:rPr>
        <w:annotationRef/>
      </w:r>
      <w:r>
        <w:t>Please note that the definitions of FBS default composition are missing in the new FAOSTAT (HTTP://FAOSTAT3.FAO.ORG/MES/CLASSIFICATIONS/E), while they are available in the old version (HTTP://FAOSTAT.FAO.ORG/SITE/655/DEFAULT.ASPX).</w:t>
      </w:r>
    </w:p>
  </w:comment>
</w:comments>
</file>

<file path=word/commentsExtended.xml><?xml version="1.0" encoding="utf-8"?>
<w15:commentsEx xmlns:mc="http://schemas.openxmlformats.org/markup-compatibility/2006" xmlns:w15="http://schemas.microsoft.com/office/word/2012/wordml" mc:Ignorable="w15">
  <w15:commentEx w15:done="0" w15:paraId="523E405A"/>
  <w15:commentEx w15:done="0" w15:paraId="38FBA7DF"/>
  <w15:commentEx w15:done="0" w15:paraId="5AEF1080"/>
  <w15:commentEx w15:done="0" w15:paraId="58667058"/>
  <w15:commentEx w15:done="0" w15:paraId="6954AE8B"/>
  <w15:commentEx w15:done="0" w15:paraId="176AFDBE"/>
  <w15:commentEx w15:done="0" w15:paraId="5CB55304"/>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6712" w:rsidRDefault="002D6712" w:rsidP="00DB6CDA">
      <w:pPr>
        <w:spacing w:after="0" w:line="240" w:lineRule="auto"/>
      </w:pPr>
      <w:r>
        <w:separator/>
      </w:r>
    </w:p>
  </w:endnote>
  <w:endnote w:type="continuationSeparator" w:id="0">
    <w:p w:rsidR="002D6712" w:rsidRDefault="002D6712" w:rsidP="00DB6CDA">
      <w:pPr>
        <w:spacing w:after="0" w:line="240" w:lineRule="auto"/>
      </w:pPr>
      <w:r>
        <w:continuationSeparator/>
      </w:r>
    </w:p>
  </w:endnote>
  <w:endnote w:type="continuationNotice" w:id="1">
    <w:p w:rsidR="002D6712" w:rsidRDefault="002D6712">
      <w:pPr>
        <w:spacing w:after="0" w:line="240" w:lineRule="auto"/>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00000000" w:usb2="00000000"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Light">
    <w:altName w:val="Segoe UI"/>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altName w:val="Corbel"/>
    <w:charset w:val="00"/>
    <w:family w:val="swiss"/>
    <w:pitch w:val="variable"/>
    <w:sig w:usb0="00000287" w:usb1="00000000" w:usb2="00000000" w:usb3="00000000" w:csb0="0000009F" w:csb1="00000000"/>
  </w:font>
  <w:font w:name="Liberation Sans">
    <w:altName w:val="Arial Unicode MS"/>
    <w:charset w:val="80"/>
    <w:family w:val="swiss"/>
    <w:pitch w:val="variable"/>
    <w:sig w:usb0="00000000" w:usb1="00000000" w:usb2="00000000" w:usb3="00000000" w:csb0="00000000" w:csb1="00000000"/>
  </w:font>
  <w:font w:name="DejaVu Sans">
    <w:charset w:val="00"/>
    <w:family w:val="swiss"/>
    <w:pitch w:val="variable"/>
    <w:sig w:usb0="E7002EFF" w:usb1="D200FDFF" w:usb2="0A246029" w:usb3="00000000" w:csb0="000001FF" w:csb1="00000000"/>
  </w:font>
  <w:font w:name="Lohit Hindi">
    <w:altName w:val="MS Mincho"/>
    <w:charset w:val="80"/>
    <w:family w:val="auto"/>
    <w:pitch w:val="variable"/>
    <w:sig w:usb0="00000000" w:usb1="00000000" w:usb2="00000000" w:usb3="00000000" w:csb0="00000000" w:csb1="00000000"/>
  </w:font>
  <w:font w:name="Times">
    <w:panose1 w:val="02020603060405020304"/>
    <w:charset w:val="00"/>
    <w:family w:val="roman"/>
    <w:pitch w:val="variable"/>
    <w:sig w:usb0="00000007" w:usb1="00000000" w:usb2="00000000" w:usb3="00000000" w:csb0="00000093" w:csb1="00000000"/>
  </w:font>
  <w:font w:name="Cambria Math">
    <w:panose1 w:val="02040503050406030204"/>
    <w:charset w:val="00"/>
    <w:family w:val="roman"/>
    <w:pitch w:val="variable"/>
    <w:sig w:usb0="A00002EF" w:usb1="420020E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2F5" w:rsidRDefault="00BB22F5">
    <w:pPr>
      <w:pStyle w:val="Footer"/>
    </w:pPr>
    <w:r>
      <w:tab/>
      <w:t xml:space="preserve">Page </w:t>
    </w:r>
    <w:fldSimple w:instr=" PAGE ">
      <w:r w:rsidR="00AE4D4B">
        <w:rPr>
          <w:noProof/>
        </w:rPr>
        <w:t>189</w:t>
      </w:r>
    </w:fldSimple>
    <w:r>
      <w:t xml:space="preserve"> of </w:t>
    </w:r>
    <w:fldSimple w:instr=" NUMPAGES \*Arabic ">
      <w:r w:rsidR="00AE4D4B">
        <w:rPr>
          <w:noProof/>
        </w:rPr>
        <w:t>189</w:t>
      </w:r>
    </w:fldSimple>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6712" w:rsidRDefault="002D6712" w:rsidP="00DB6CDA">
      <w:pPr>
        <w:spacing w:after="0" w:line="240" w:lineRule="auto"/>
      </w:pPr>
      <w:r>
        <w:separator/>
      </w:r>
    </w:p>
  </w:footnote>
  <w:footnote w:type="continuationSeparator" w:id="0">
    <w:p w:rsidR="002D6712" w:rsidRDefault="002D6712" w:rsidP="00DB6CDA">
      <w:pPr>
        <w:spacing w:after="0" w:line="240" w:lineRule="auto"/>
      </w:pPr>
      <w:r>
        <w:continuationSeparator/>
      </w:r>
    </w:p>
  </w:footnote>
  <w:footnote w:type="continuationNotice" w:id="1">
    <w:p w:rsidR="002D6712" w:rsidRDefault="002D6712">
      <w:pPr>
        <w:spacing w:after="0" w:line="240" w:lineRule="auto"/>
      </w:pPr>
    </w:p>
  </w:footnote>
  <w:footnote w:id="2">
    <w:p w:rsidR="00BB22F5" w:rsidRPr="004C0D51" w:rsidRDefault="00BB22F5">
      <w:pPr>
        <w:pStyle w:val="FootnoteText"/>
        <w:rPr>
          <w:rFonts w:asciiTheme="majorBidi" w:hAnsiTheme="majorBidi" w:cstheme="majorBidi"/>
        </w:rPr>
      </w:pPr>
      <w:r w:rsidRPr="004C0D51">
        <w:rPr>
          <w:rStyle w:val="FootnoteReference"/>
          <w:rFonts w:asciiTheme="majorBidi" w:hAnsiTheme="majorBidi" w:cstheme="majorBidi"/>
        </w:rPr>
        <w:footnoteRef/>
      </w:r>
      <w:r w:rsidRPr="004C0D51">
        <w:rPr>
          <w:rFonts w:asciiTheme="majorBidi" w:hAnsiTheme="majorBidi" w:cstheme="majorBidi"/>
        </w:rPr>
        <w:t xml:space="preserve"> Global Livestock Environmental Assessment Model</w:t>
      </w:r>
    </w:p>
  </w:footnote>
  <w:footnote w:id="3">
    <w:p w:rsidR="00BB22F5" w:rsidRPr="002718B1" w:rsidRDefault="00BB22F5" w:rsidP="00090BA3">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shd w:val="clear" w:color="auto" w:fill="FFFFFF"/>
        </w:rPr>
        <w:t>John Maynard Keynes</w:t>
      </w:r>
    </w:p>
  </w:footnote>
  <w:footnote w:id="4">
    <w:p w:rsidR="00BB22F5" w:rsidRPr="002718B1" w:rsidRDefault="00BB22F5" w:rsidP="00490230">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Drawn from </w:t>
      </w:r>
      <w:hyperlink r:id="rId1" w:history="1">
        <w:r w:rsidRPr="002718B1">
          <w:rPr>
            <w:rStyle w:val="Hyperlink"/>
            <w:rFonts w:ascii="Times New Roman" w:hAnsi="Times New Roman" w:cs="Times New Roman"/>
            <w:sz w:val="20"/>
          </w:rPr>
          <w:t>http://www.fao.org/waicent/faostat/agricult/fbs-e.htm</w:t>
        </w:r>
      </w:hyperlink>
      <w:r w:rsidRPr="002718B1">
        <w:rPr>
          <w:rFonts w:ascii="Times New Roman" w:hAnsi="Times New Roman" w:cs="Times New Roman"/>
        </w:rPr>
        <w:t xml:space="preserve"> </w:t>
      </w:r>
    </w:p>
  </w:footnote>
  <w:footnote w:id="5">
    <w:p w:rsidR="00BB22F5" w:rsidRPr="002718B1" w:rsidRDefault="00BB22F5" w:rsidP="00351629">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Not all items currently presented in the FBS are food commodities. The FBS e.g. also include non-food alcohol, which is by its very name, a non-food item.</w:t>
      </w:r>
    </w:p>
  </w:footnote>
  <w:footnote w:id="6">
    <w:p w:rsidR="00BB22F5" w:rsidRPr="002718B1" w:rsidRDefault="00BB22F5" w:rsidP="00171E58">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Strictly speaking, they are just a sub-set of these starting and endpoints. Commodity balances for food and non-food items are the complete basis for these models.</w:t>
      </w:r>
    </w:p>
  </w:footnote>
  <w:footnote w:id="7">
    <w:p w:rsidR="00BB22F5" w:rsidRPr="002718B1" w:rsidRDefault="00BB22F5" w:rsidP="001E58EB">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For details on the methodology of the comparison between FBS and HH surveys, its scope and limits see: </w:t>
      </w:r>
      <w:hyperlink r:id="rId2" w:history="1">
        <w:r w:rsidRPr="002718B1">
          <w:rPr>
            <w:rStyle w:val="Hyperlink"/>
            <w:rFonts w:ascii="Times New Roman" w:hAnsi="Times New Roman" w:cs="Times New Roman"/>
            <w:sz w:val="20"/>
          </w:rPr>
          <w:t>http://www.fao.org/3/a-i4315e.pdf</w:t>
        </w:r>
      </w:hyperlink>
    </w:p>
    <w:p w:rsidR="00BB22F5" w:rsidRPr="002718B1" w:rsidRDefault="00BB22F5" w:rsidP="001E58EB">
      <w:pPr>
        <w:pStyle w:val="FootnoteText"/>
        <w:rPr>
          <w:rFonts w:ascii="Times New Roman" w:hAnsi="Times New Roman" w:cs="Times New Roman"/>
        </w:rPr>
      </w:pPr>
    </w:p>
  </w:footnote>
  <w:footnote w:id="8">
    <w:p w:rsidR="00BB22F5" w:rsidRPr="002718B1" w:rsidRDefault="00BB22F5" w:rsidP="00E70192">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In fact, the detailed SUAs are not even published by FAO, not least because their proper use requires the full knowledge of the various compilation steps, which is seldom available to policy makers and analysts. What is more, past experience with published SUAs suggests that many analysts misinterpreted the information in the underlying SUA balances and drew (policy) inferences that are supported by the information contained in these balances.</w:t>
      </w:r>
    </w:p>
  </w:footnote>
  <w:footnote w:id="9">
    <w:p w:rsidR="00BB22F5" w:rsidRPr="002718B1" w:rsidRDefault="00BB22F5" w:rsidP="00E70192">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This includes any animals grown either for draft proposes or for meat and dairy production or kept for breeding. The unit of measurement is expressed in number of heads or 1000 of heads (poultry, rabbits, other rodents).</w:t>
      </w:r>
    </w:p>
  </w:footnote>
  <w:footnote w:id="10">
    <w:p w:rsidR="00BB22F5" w:rsidRPr="002718B1" w:rsidRDefault="00BB22F5" w:rsidP="004F65E4">
      <w:pPr>
        <w:rPr>
          <w:rFonts w:ascii="Times New Roman" w:hAnsi="Times New Roman" w:cs="Times New Roman"/>
          <w:color w:val="000000" w:themeColor="text1"/>
          <w:sz w:val="20"/>
          <w:szCs w:val="20"/>
          <w:lang w:val="en-GB"/>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hAnsi="Times New Roman" w:cs="Times New Roman"/>
          <w:color w:val="000000" w:themeColor="text1"/>
          <w:sz w:val="20"/>
          <w:szCs w:val="20"/>
          <w:lang w:val="en-GB"/>
        </w:rPr>
        <w:t xml:space="preserve">A global assessment of agricultural data, carried out by FAO and the World Bank, concludes that many developing countries do not dispose of the capacities to collect and disseminate the most basic agricultural data required to monitor national trends or to inform the international development discussion, and that the quantity and quality of agricultural statistics worldwide has even decreased over time (World Bank 2011). </w:t>
      </w:r>
    </w:p>
    <w:p w:rsidR="00BB22F5" w:rsidRPr="002718B1" w:rsidRDefault="00BB22F5" w:rsidP="004F65E4">
      <w:pPr>
        <w:pStyle w:val="FootnoteText"/>
        <w:rPr>
          <w:rFonts w:ascii="Times New Roman" w:hAnsi="Times New Roman" w:cs="Times New Roman"/>
          <w:lang w:val="en-GB"/>
        </w:rPr>
      </w:pPr>
    </w:p>
  </w:footnote>
  <w:footnote w:id="11">
    <w:p w:rsidR="00BB22F5" w:rsidRPr="002718B1" w:rsidRDefault="00BB22F5" w:rsidP="00925E69">
      <w:pPr>
        <w:rPr>
          <w:rFonts w:ascii="Times New Roman" w:hAnsi="Times New Roman" w:cs="Times New Roman"/>
          <w:color w:val="000000" w:themeColor="text1"/>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eastAsia="Times New Roman" w:hAnsi="Times New Roman" w:cs="Times New Roman"/>
          <w:color w:val="000000" w:themeColor="text1"/>
          <w:sz w:val="20"/>
          <w:szCs w:val="20"/>
        </w:rPr>
        <w:t xml:space="preserve">A lack of integration within national agricultural systems has been identified as a main reason for the decline in coverage and quality of agricultural data in developing countries (World Bank 2011). Overcoming this deficit is crucial for setting up an efficient FBS compilation system which, as FBS represent a cross-domain dataset, requires involvement of a variety of different organizations. </w:t>
      </w:r>
    </w:p>
    <w:p w:rsidR="00BB22F5" w:rsidRPr="002718B1" w:rsidRDefault="00BB22F5" w:rsidP="006676C4">
      <w:pPr>
        <w:pStyle w:val="FootnoteText"/>
        <w:rPr>
          <w:rFonts w:ascii="Times New Roman" w:hAnsi="Times New Roman" w:cs="Times New Roman"/>
        </w:rPr>
      </w:pPr>
    </w:p>
  </w:footnote>
  <w:footnote w:id="12">
    <w:p w:rsidR="00BB22F5" w:rsidRPr="002718B1" w:rsidRDefault="00BB22F5" w:rsidP="001339CB">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lang w:val="en-GB"/>
        </w:rPr>
        <w:t>The FAO provides the basic guidance on how to collect census information, what variables to cover, how to prepare for a census and how to process the data collected. The FAO guidelines for the 2020 round of the World Census of Agriculture have just been released (FAO 2015a).</w:t>
      </w:r>
    </w:p>
  </w:footnote>
  <w:footnote w:id="13">
    <w:p w:rsidR="00BB22F5" w:rsidRPr="002718B1" w:rsidRDefault="00BB22F5" w:rsidP="000113E8">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H</w:t>
      </w:r>
      <w:r w:rsidRPr="002718B1">
        <w:rPr>
          <w:rFonts w:ascii="Times New Roman" w:hAnsi="Times New Roman" w:cs="Times New Roman"/>
          <w:lang w:val="en-GB"/>
        </w:rPr>
        <w:t>enceforward referred to as the “Global Strategy”</w:t>
      </w:r>
    </w:p>
  </w:footnote>
  <w:footnote w:id="14">
    <w:p w:rsidR="00BB22F5" w:rsidRPr="002718B1" w:rsidRDefault="00BB22F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The review below is based on two unpublished reports recently prepared in the context of the Global Strategy to Improve Agricultural and Rural Statistics – for crops production by Sud </w:t>
      </w:r>
      <w:r w:rsidRPr="002718B1">
        <w:rPr>
          <w:rFonts w:ascii="Times New Roman" w:hAnsi="Times New Roman" w:cs="Times New Roman"/>
          <w:i/>
        </w:rPr>
        <w:t>et al.</w:t>
      </w:r>
      <w:r w:rsidRPr="002718B1">
        <w:rPr>
          <w:rFonts w:ascii="Times New Roman" w:hAnsi="Times New Roman" w:cs="Times New Roman"/>
        </w:rPr>
        <w:t xml:space="preserve"> (2015) and for production of livestock products by Moss </w:t>
      </w:r>
      <w:r w:rsidRPr="002718B1">
        <w:rPr>
          <w:rFonts w:ascii="Times New Roman" w:hAnsi="Times New Roman" w:cs="Times New Roman"/>
          <w:i/>
        </w:rPr>
        <w:t>et al.</w:t>
      </w:r>
      <w:r w:rsidRPr="002718B1">
        <w:rPr>
          <w:rFonts w:ascii="Times New Roman" w:hAnsi="Times New Roman" w:cs="Times New Roman"/>
        </w:rPr>
        <w:t xml:space="preserve"> (2015).</w:t>
      </w:r>
    </w:p>
  </w:footnote>
  <w:footnote w:id="15">
    <w:p w:rsidR="00BB22F5" w:rsidRPr="002718B1" w:rsidRDefault="00BB22F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See chapter 5 below for details about the Harmonized System classification.</w:t>
      </w:r>
    </w:p>
  </w:footnote>
  <w:footnote w:id="16">
    <w:p w:rsidR="00BB22F5" w:rsidRPr="002718B1" w:rsidRDefault="00BB22F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Information gathered during a country visit by the FAO Statistics Division in the Democratic Republic of the Congo in 2011.</w:t>
      </w:r>
    </w:p>
  </w:footnote>
  <w:footnote w:id="17">
    <w:p w:rsidR="00BB22F5" w:rsidRPr="002718B1" w:rsidRDefault="00BB22F5" w:rsidP="00704369">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lang w:val="en-GB"/>
        </w:rPr>
        <w:t>UNSD disseminates the collected trade files in raw form on the Comtrade Database (United Nations 2015). Also the Global Trade Information System, a private sector company, collects official trade files from around 80 countries and makes them accessible on their website (GTIS 2015).</w:t>
      </w:r>
    </w:p>
  </w:footnote>
  <w:footnote w:id="18">
    <w:p w:rsidR="00BB22F5" w:rsidRPr="002718B1" w:rsidRDefault="00BB22F5" w:rsidP="00704369">
      <w:pPr>
        <w:pStyle w:val="FootnoteText"/>
        <w:rPr>
          <w:rFonts w:ascii="Times New Roman" w:hAnsi="Times New Roman" w:cs="Times New Roman"/>
          <w:lang w:val="en-GB"/>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lang w:val="en-GB"/>
        </w:rPr>
        <w:t xml:space="preserve">A survey on informal cross-border trade in Africa, recently carried out by UNSD among 22 compilers of national statistics on international merchandise trade, revealed that only two African countries, namely Rwanda and Cameroon, regularly compile statistics on informal trade (Muryavan and Iversen 2014). </w:t>
      </w:r>
    </w:p>
    <w:p w:rsidR="00BB22F5" w:rsidRPr="002718B1" w:rsidRDefault="00BB22F5" w:rsidP="004F65E4">
      <w:pPr>
        <w:pStyle w:val="FootnoteText"/>
        <w:rPr>
          <w:rFonts w:ascii="Times New Roman" w:hAnsi="Times New Roman" w:cs="Times New Roman"/>
          <w:lang w:val="en-GB"/>
        </w:rPr>
      </w:pPr>
    </w:p>
  </w:footnote>
  <w:footnote w:id="19">
    <w:p w:rsidR="00BB22F5" w:rsidRPr="002718B1" w:rsidRDefault="00BB22F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An exception consists in the compulsory data collection “Annual Data of Agricultural Enterprises” carried out by the CSO of Hungary among all organizations carrying out agricultural activities except agricultural surveys (KSH 2014).</w:t>
      </w:r>
    </w:p>
  </w:footnote>
  <w:footnote w:id="20">
    <w:p w:rsidR="00BB22F5" w:rsidRPr="002718B1" w:rsidRDefault="00BB22F5" w:rsidP="00126B0D">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In Moldova, for example, a feed-use questionnaire has been added as a one-off module to the Agricultural Survey among Agricultural Smallholders in 2012. In Rwanda, questions on feed use are regularly included in the new Seasonal Agricultural Survey (NISR 2014).</w:t>
      </w:r>
    </w:p>
  </w:footnote>
  <w:footnote w:id="21">
    <w:p w:rsidR="00BB22F5" w:rsidRPr="002718B1" w:rsidRDefault="00BB22F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See the description above at the beginning of chapter 2.</w:t>
      </w:r>
    </w:p>
  </w:footnote>
  <w:footnote w:id="22">
    <w:p w:rsidR="00BB22F5" w:rsidRPr="002718B1" w:rsidRDefault="00BB22F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For FBS purposes, coverage from farm to retail would suffice.</w:t>
      </w:r>
    </w:p>
  </w:footnote>
  <w:footnote w:id="23">
    <w:p w:rsidR="00BB22F5" w:rsidRPr="002718B1" w:rsidRDefault="00BB22F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Detailed guidelines on the design and implementation of food loss surveys can be found in FLWP (2015, chapters 5, 6, 13) and, tailored to the crops sector in African countries, in Hodges (2013, chapter 2.4).</w:t>
      </w:r>
    </w:p>
  </w:footnote>
  <w:footnote w:id="24">
    <w:p w:rsidR="00BB22F5" w:rsidRPr="002718B1" w:rsidRDefault="00BB22F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See Harris and Lindblad (1978, chapter 5) for a more detailed description of the various types of grain losses, and O’Connor </w:t>
      </w:r>
      <w:r w:rsidRPr="002718B1">
        <w:rPr>
          <w:rFonts w:ascii="Times New Roman" w:hAnsi="Times New Roman" w:cs="Times New Roman"/>
          <w:i/>
        </w:rPr>
        <w:t>et al.</w:t>
      </w:r>
      <w:r w:rsidRPr="002718B1">
        <w:rPr>
          <w:rFonts w:ascii="Times New Roman" w:hAnsi="Times New Roman" w:cs="Times New Roman"/>
        </w:rPr>
        <w:t xml:space="preserve"> (2015, chapters 6-8) for a description of food losses caused by wholesalers, retail, markets and food services.</w:t>
      </w:r>
    </w:p>
  </w:footnote>
  <w:footnote w:id="25">
    <w:p w:rsidR="00BB22F5" w:rsidRPr="002718B1" w:rsidRDefault="00BB22F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This method can involve more than one activity. With the “load tracking” method, a sample of the primary product is followed throughout the entire supply chain (FLWP 2015, chapter 13.3).</w:t>
      </w:r>
    </w:p>
  </w:footnote>
  <w:footnote w:id="26">
    <w:p w:rsidR="00BB22F5" w:rsidRPr="002718B1" w:rsidRDefault="00BB22F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Detailed descriptions of the aforementioned methods can be found in: Harris and Lindblad (1978, chapter 5); Møller </w:t>
      </w:r>
      <w:r w:rsidRPr="002718B1">
        <w:rPr>
          <w:rFonts w:ascii="Times New Roman" w:hAnsi="Times New Roman" w:cs="Times New Roman"/>
          <w:i/>
        </w:rPr>
        <w:t>et al.</w:t>
      </w:r>
      <w:r w:rsidRPr="002718B1">
        <w:rPr>
          <w:rFonts w:ascii="Times New Roman" w:hAnsi="Times New Roman" w:cs="Times New Roman"/>
        </w:rPr>
        <w:t xml:space="preserve"> (2014, chapter 5), FLWP (2015, chapter 13).</w:t>
      </w:r>
    </w:p>
  </w:footnote>
  <w:footnote w:id="27">
    <w:p w:rsidR="00BB22F5" w:rsidRPr="002718B1" w:rsidRDefault="00BB22F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All variables/elements are described in detail in their respective chapters</w:t>
      </w:r>
    </w:p>
  </w:footnote>
  <w:footnote w:id="28">
    <w:p w:rsidR="00BB22F5" w:rsidRPr="002718B1" w:rsidRDefault="00BB22F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All variables/elements are described in detail in their respective chapters</w:t>
      </w:r>
    </w:p>
  </w:footnote>
  <w:footnote w:id="29">
    <w:p w:rsidR="00BB22F5" w:rsidRPr="002718B1" w:rsidRDefault="00BB22F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What is more, many estimates are the result of rather complex imputation methods, involving many steps and many variables of the balance which make an empirical estimate of the measurement error difficult.</w:t>
      </w:r>
    </w:p>
  </w:footnote>
  <w:footnote w:id="30">
    <w:p w:rsidR="00BB22F5" w:rsidRPr="002718B1" w:rsidRDefault="00BB22F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Strictly speaking it is not an over-identification, as this would require more than one equation. The problem is however the same in principle.</w:t>
      </w:r>
    </w:p>
  </w:footnote>
  <w:footnote w:id="31">
    <w:p w:rsidR="00BB22F5" w:rsidRPr="002718B1" w:rsidRDefault="00BB22F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For details, see section on Feed use estimation</w:t>
      </w:r>
    </w:p>
  </w:footnote>
  <w:footnote w:id="32">
    <w:p w:rsidR="00BB22F5" w:rsidRPr="002718B1" w:rsidRDefault="00BB22F5" w:rsidP="009571C8">
      <w:pPr>
        <w:pStyle w:val="FootnoteText"/>
        <w:spacing w:after="0"/>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The detailed methodology for estimating the mechanics of the balancing method in general and the confidence for individual variables in particular has been prepared and is available as a supplement to this source book. </w:t>
      </w:r>
    </w:p>
  </w:footnote>
  <w:footnote w:id="33">
    <w:p w:rsidR="00BB22F5" w:rsidRPr="002718B1" w:rsidRDefault="00BB22F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Some few products are specified as processed products, such as butter or vegetable oils.</w:t>
      </w:r>
    </w:p>
  </w:footnote>
  <w:footnote w:id="34">
    <w:p w:rsidR="00BB22F5" w:rsidRPr="002718B1" w:rsidRDefault="00BB22F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http://www.ars.usda.gov/Services/docs.htm?docid=8964</w:t>
      </w:r>
    </w:p>
  </w:footnote>
  <w:footnote w:id="35">
    <w:p w:rsidR="00BB22F5" w:rsidRPr="002718B1" w:rsidRDefault="00BB22F5" w:rsidP="004F65E4">
      <w:pPr>
        <w:pStyle w:val="FootnoteText"/>
        <w:jc w:val="both"/>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Most of these countries are characterized by weak statistical systems. The Global Strategy to Improve Rural and Agricultural Statistics provides a detailed account of the state of statistical systems around the world. Alas, most countries with weak agricultural systems are also countries where other information (surveys) suggest that they are exposed in a particular way to food security issues.</w:t>
      </w:r>
    </w:p>
  </w:footnote>
  <w:footnote w:id="36">
    <w:p w:rsidR="00BB22F5" w:rsidRPr="002718B1" w:rsidRDefault="00BB22F5" w:rsidP="004F65E4">
      <w:pPr>
        <w:pStyle w:val="FootnoteText"/>
        <w:rPr>
          <w:rFonts w:ascii="Times New Roman" w:hAnsi="Times New Roman" w:cs="Times New Roman"/>
          <w:lang w:val="it-IT"/>
        </w:rPr>
      </w:pPr>
      <w:r w:rsidRPr="002718B1">
        <w:rPr>
          <w:rStyle w:val="FootnoteReference"/>
          <w:rFonts w:ascii="Times New Roman" w:hAnsi="Times New Roman" w:cs="Times New Roman"/>
        </w:rPr>
        <w:footnoteRef/>
      </w:r>
      <w:r w:rsidRPr="002718B1">
        <w:rPr>
          <w:rFonts w:ascii="Times New Roman" w:hAnsi="Times New Roman" w:cs="Times New Roman"/>
          <w:lang w:val="it-IT"/>
        </w:rPr>
        <w:t xml:space="preserve"> </w:t>
      </w:r>
      <w:hyperlink r:id="rId3" w:history="1">
        <w:r w:rsidRPr="002718B1">
          <w:rPr>
            <w:rStyle w:val="Hyperlink"/>
            <w:rFonts w:ascii="Times New Roman" w:hAnsi="Times New Roman" w:cs="Times New Roman"/>
            <w:sz w:val="20"/>
            <w:lang w:val="it-IT"/>
          </w:rPr>
          <w:t>http://www.fao.org/docrep/019/i3664e/i3664e.pdf</w:t>
        </w:r>
      </w:hyperlink>
    </w:p>
  </w:footnote>
  <w:footnote w:id="37">
    <w:p w:rsidR="00BB22F5" w:rsidRPr="002718B1" w:rsidRDefault="00BB22F5" w:rsidP="004F65E4">
      <w:pPr>
        <w:pStyle w:val="FootnoteText"/>
        <w:jc w:val="both"/>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In addition to the websites of NSOs and MoAs, the FAO Statistics Division also harvests data from authoritative sources which often specialize on one commodity. These include Oil World, ISO, ICO, ICAC, etc.</w:t>
      </w:r>
    </w:p>
  </w:footnote>
  <w:footnote w:id="38">
    <w:p w:rsidR="00BB22F5" w:rsidRPr="002718B1" w:rsidRDefault="00BB22F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hyperlink r:id="rId4" w:history="1">
        <w:r w:rsidRPr="002718B1">
          <w:rPr>
            <w:rStyle w:val="Hyperlink"/>
            <w:rFonts w:ascii="Times New Roman" w:hAnsi="Times New Roman" w:cs="Times New Roman"/>
            <w:sz w:val="20"/>
          </w:rPr>
          <w:t>http://www.wcoomd.org/en/topics/nomenclature/overview/what-is-the-harmonized-system.aspx</w:t>
        </w:r>
      </w:hyperlink>
      <w:r w:rsidRPr="002718B1">
        <w:rPr>
          <w:rFonts w:ascii="Times New Roman" w:hAnsi="Times New Roman" w:cs="Times New Roman"/>
        </w:rPr>
        <w:t>.</w:t>
      </w:r>
    </w:p>
  </w:footnote>
  <w:footnote w:id="39">
    <w:p w:rsidR="00BB22F5" w:rsidRPr="002718B1" w:rsidRDefault="00BB22F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Such a development may lead to (near) stock-out and would be accompanied by a price spike (at least at the global level).</w:t>
      </w:r>
    </w:p>
  </w:footnote>
  <w:footnote w:id="40">
    <w:p w:rsidR="00BB22F5" w:rsidRPr="002718B1" w:rsidRDefault="00BB22F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E.g. in the case of pigs, the requirements are those of all “types” of pigs along the production chain, i.e. from piglets to hogs to sows, etc. Likewise, the feeding efficiency refers to the arc-efficiency across all types. This indicator lies necessarily above the better known feeding efficiency ratios which refer to rearing hogs only, i.e. growing them from 30kg to slaughter-weight of e.g. about 100kg. Lower feeding ratios signify higher efficiency, as fewer kg of feedstuff are needed to produce 1 kg of livestock output, in this example pig meat.</w:t>
      </w:r>
    </w:p>
  </w:footnote>
  <w:footnote w:id="41">
    <w:p w:rsidR="00BB22F5" w:rsidRPr="002718B1" w:rsidRDefault="00BB22F5" w:rsidP="004F65E4">
      <w:pPr>
        <w:tabs>
          <w:tab w:val="left" w:pos="3816"/>
        </w:tabs>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This procedure retains the basic idea of the previous approach used in determining feed use. The decisive difference to the previous approach is that the availability shares are applied after requirements are determined and intensification is respected.</w:t>
      </w:r>
    </w:p>
  </w:footnote>
  <w:footnote w:id="42">
    <w:p w:rsidR="00BB22F5" w:rsidRPr="002718B1" w:rsidRDefault="00BB22F5" w:rsidP="003C4E96">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Even if the underlying threshold is only </w:t>
      </w:r>
      <w:r w:rsidRPr="002718B1">
        <w:rPr>
          <w:rFonts w:ascii="Times New Roman" w:eastAsia="Times New Roman" w:hAnsi="Times New Roman" w:cs="Times New Roman"/>
          <w:color w:val="000000" w:themeColor="text1"/>
          <w:lang w:val="en-GB"/>
        </w:rPr>
        <w:t>cases</w:t>
      </w:r>
      <w:r w:rsidRPr="002718B1">
        <w:rPr>
          <w:rStyle w:val="CommentReference"/>
          <w:rFonts w:ascii="Times New Roman" w:hAnsi="Times New Roman" w:cs="Times New Roman"/>
          <w:sz w:val="20"/>
          <w:szCs w:val="20"/>
        </w:rPr>
        <w:annotationRef/>
      </w:r>
    </w:p>
  </w:footnote>
  <w:footnote w:id="43">
    <w:p w:rsidR="00BB22F5" w:rsidRPr="002718B1" w:rsidRDefault="00BB22F5" w:rsidP="006C05AE">
      <w:pPr>
        <w:pStyle w:val="FootnoteText"/>
        <w:spacing w:after="0" w:line="240" w:lineRule="auto"/>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Aquafeed, similar to compound feed for livestock, is composed of feedstuffs external to fish farms and may include a variety of ingredients, e.g. grains, meat or fish meals and oils. 47.3 million tonnes of aquafeed is equivalent to about 140 million tonnes of maize and 5.9 tonnes of aquafeed corresponds to about  17.3 million tonnes of maize.  </w:t>
      </w:r>
    </w:p>
  </w:footnote>
  <w:footnote w:id="44">
    <w:p w:rsidR="00BB22F5" w:rsidRPr="002718B1" w:rsidRDefault="00BB22F5" w:rsidP="006C05AE">
      <w:pPr>
        <w:pStyle w:val="FootnoteText"/>
        <w:spacing w:after="0" w:line="240" w:lineRule="auto"/>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Some oilcakes are being used as biofuels (e.g. cakes of olives), but they are generally negligible in terms of quantities and would not be considered feedstuffs under normal circumstances.</w:t>
      </w:r>
    </w:p>
  </w:footnote>
  <w:footnote w:id="45">
    <w:p w:rsidR="00BB22F5" w:rsidRPr="002718B1" w:rsidRDefault="00BB22F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A negative balance would not only not leave room for any other CC feed but suggest that availability from OM/OC already exceeds the requirements inherent in the needs calculations.</w:t>
      </w:r>
    </w:p>
  </w:footnote>
  <w:footnote w:id="46">
    <w:p w:rsidR="00BB22F5" w:rsidRPr="002718B1" w:rsidRDefault="00BB22F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Final estimates will be derived through the balancing mechanism presented in section 2.2 of this document.</w:t>
      </w:r>
    </w:p>
  </w:footnote>
  <w:footnote w:id="47">
    <w:p w:rsidR="00BB22F5" w:rsidRPr="002718B1" w:rsidRDefault="00BB22F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For c</w:t>
      </w:r>
      <w:r w:rsidRPr="002718B1">
        <w:rPr>
          <w:rFonts w:ascii="Times New Roman" w:hAnsi="Times New Roman" w:cs="Times New Roman"/>
          <w:color w:val="000000" w:themeColor="text1"/>
        </w:rPr>
        <w:t>ereals in the case of flour millers, vegetable oils for oilseed crushers and meat in the case of abattoirs.</w:t>
      </w:r>
    </w:p>
  </w:footnote>
  <w:footnote w:id="48">
    <w:p w:rsidR="00BB22F5" w:rsidRPr="002718B1" w:rsidRDefault="00BB22F5" w:rsidP="00B877EE">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Total availability would notionally include stock withdrawals; as no data on stock levels were available in the past, stock withdrawals had been omitted. </w:t>
      </w:r>
    </w:p>
  </w:footnote>
  <w:footnote w:id="49">
    <w:p w:rsidR="00BB22F5" w:rsidRPr="002718B1" w:rsidRDefault="00BB22F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bCs/>
        </w:rPr>
        <w:t>Only 11 countries have provided official data in recent years.</w:t>
      </w:r>
    </w:p>
  </w:footnote>
  <w:footnote w:id="50">
    <w:p w:rsidR="00BB22F5" w:rsidRPr="002718B1" w:rsidRDefault="00BB22F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Stock changes are here defined as St</w:t>
      </w:r>
      <w:r w:rsidRPr="002718B1">
        <w:rPr>
          <w:rFonts w:ascii="Times New Roman" w:hAnsi="Times New Roman" w:cs="Times New Roman"/>
          <w:vertAlign w:val="subscript"/>
        </w:rPr>
        <w:t>t</w:t>
      </w:r>
      <w:r w:rsidRPr="002718B1">
        <w:rPr>
          <w:rFonts w:ascii="Times New Roman" w:hAnsi="Times New Roman" w:cs="Times New Roman"/>
        </w:rPr>
        <w:t>-St</w:t>
      </w:r>
      <w:r w:rsidRPr="002718B1">
        <w:rPr>
          <w:rFonts w:ascii="Times New Roman" w:hAnsi="Times New Roman" w:cs="Times New Roman"/>
          <w:vertAlign w:val="subscript"/>
        </w:rPr>
        <w:t xml:space="preserve">t-1. </w:t>
      </w:r>
      <w:r w:rsidRPr="002718B1">
        <w:rPr>
          <w:rFonts w:ascii="Times New Roman" w:hAnsi="Times New Roman" w:cs="Times New Roman"/>
        </w:rPr>
        <w:t>They are currently defined in FAOSTAT as St</w:t>
      </w:r>
      <w:r w:rsidRPr="002718B1">
        <w:rPr>
          <w:rFonts w:ascii="Times New Roman" w:hAnsi="Times New Roman" w:cs="Times New Roman"/>
          <w:vertAlign w:val="subscript"/>
        </w:rPr>
        <w:t>t</w:t>
      </w:r>
      <w:r w:rsidRPr="002718B1">
        <w:rPr>
          <w:rFonts w:ascii="Times New Roman" w:hAnsi="Times New Roman" w:cs="Times New Roman"/>
        </w:rPr>
        <w:t>-St</w:t>
      </w:r>
      <w:r w:rsidRPr="002718B1">
        <w:rPr>
          <w:rFonts w:ascii="Times New Roman" w:hAnsi="Times New Roman" w:cs="Times New Roman"/>
          <w:vertAlign w:val="subscript"/>
        </w:rPr>
        <w:t>t-1</w:t>
      </w:r>
      <w:r w:rsidRPr="002718B1">
        <w:rPr>
          <w:rFonts w:ascii="Times New Roman" w:hAnsi="Times New Roman" w:cs="Times New Roman"/>
        </w:rPr>
        <w:t>. The new definition ensures that increases in stocks have a positive sign, whereas stock drawdowns have a negative one.</w:t>
      </w:r>
    </w:p>
  </w:footnote>
  <w:footnote w:id="51">
    <w:p w:rsidR="00BB22F5" w:rsidRPr="002718B1" w:rsidRDefault="00BB22F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Monetary values can and are being used to impute missing quantity data, for details see Chapter 2.</w:t>
      </w:r>
    </w:p>
  </w:footnote>
  <w:footnote w:id="52">
    <w:p w:rsidR="00BB22F5" w:rsidRPr="002718B1" w:rsidRDefault="00BB22F5" w:rsidP="004F65E4">
      <w:pPr>
        <w:rPr>
          <w:rFonts w:ascii="Times New Roman" w:hAnsi="Times New Roman" w:cs="Times New Roman"/>
          <w:sz w:val="20"/>
          <w:szCs w:val="20"/>
          <w:lang w:val="en-GB"/>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hAnsi="Times New Roman" w:cs="Times New Roman"/>
          <w:sz w:val="20"/>
          <w:szCs w:val="20"/>
          <w:lang w:val="en-GB"/>
        </w:rPr>
        <w:t xml:space="preserve">These "mirrored" data are the total trade flows as reported by all other countries (trading partners) for this reporter. Thus, the "mirrored" imports are the exports of this reporter; and conversely for the "mirrored" exports. </w:t>
      </w:r>
    </w:p>
  </w:footnote>
  <w:footnote w:id="53">
    <w:p w:rsidR="00BB22F5" w:rsidRPr="00AD062D" w:rsidRDefault="00BB22F5" w:rsidP="00AD062D">
      <w:pPr>
        <w:pStyle w:val="FootnoteText"/>
        <w:rPr>
          <w:rFonts w:ascii="Times New Roman" w:hAnsi="Times New Roman" w:cs="Times New Roman"/>
        </w:rPr>
      </w:pPr>
      <w:r>
        <w:rPr>
          <w:rStyle w:val="FootnoteReference"/>
        </w:rPr>
        <w:footnoteRef/>
      </w:r>
      <w:r>
        <w:t xml:space="preserve"> </w:t>
      </w:r>
      <w:r w:rsidRPr="00AD062D">
        <w:rPr>
          <w:rFonts w:ascii="Times New Roman" w:hAnsi="Times New Roman" w:cs="Times New Roman"/>
        </w:rPr>
        <w:t>While only flows at HS6 level follow the same classification across all countries, the FAO Statistics Division plans to make available also flows at higher level of disaggregation (tariff line level).</w:t>
      </w:r>
    </w:p>
  </w:footnote>
  <w:footnote w:id="54">
    <w:p w:rsidR="00BB22F5" w:rsidRPr="002718B1" w:rsidRDefault="00BB22F5" w:rsidP="006E32A4">
      <w:pPr>
        <w:pStyle w:val="Footnote"/>
        <w:rPr>
          <w:rFonts w:ascii="Times New Roman" w:hAnsi="Times New Roman" w:cs="Times New Roman"/>
          <w:sz w:val="20"/>
          <w:szCs w:val="20"/>
        </w:rPr>
      </w:pPr>
      <w:r w:rsidRPr="002718B1">
        <w:rPr>
          <w:rStyle w:val="FootnoteRef"/>
          <w:rFonts w:cs="Times New Roman"/>
          <w:sz w:val="20"/>
          <w:szCs w:val="20"/>
        </w:rPr>
        <w:footnoteRef/>
      </w:r>
      <w:r>
        <w:rPr>
          <w:rStyle w:val="FootnoteRef"/>
          <w:rFonts w:cs="Times New Roman"/>
          <w:sz w:val="20"/>
          <w:szCs w:val="20"/>
        </w:rPr>
        <w:t xml:space="preserve"> </w:t>
      </w:r>
      <w:r>
        <w:rPr>
          <w:rFonts w:ascii="Times New Roman" w:hAnsi="Times New Roman" w:cs="Times New Roman"/>
          <w:sz w:val="20"/>
          <w:szCs w:val="20"/>
        </w:rPr>
        <w:t xml:space="preserve"> </w:t>
      </w:r>
      <w:hyperlink r:id="rId5" w:history="1">
        <w:r w:rsidRPr="00AD062D">
          <w:rPr>
            <w:rStyle w:val="Hyperlink"/>
            <w:rFonts w:ascii="Cambria" w:hAnsi="Cambria"/>
            <w:sz w:val="20"/>
            <w:szCs w:val="20"/>
            <w:lang w:eastAsia="en-US"/>
          </w:rPr>
          <w:t>http://unstats.un.org/unsd/tradekb/Knowledgebase/Quantity-and-Weight-Data-in-UN-Comtrade</w:t>
        </w:r>
      </w:hyperlink>
      <w:r w:rsidRPr="002718B1">
        <w:rPr>
          <w:rFonts w:ascii="Times New Roman" w:hAnsi="Times New Roman" w:cs="Times New Roman"/>
          <w:sz w:val="20"/>
          <w:szCs w:val="20"/>
        </w:rPr>
        <w:t xml:space="preserve"> Quantity and Weight Data in UN Comtrade</w:t>
      </w:r>
      <w:r>
        <w:rPr>
          <w:rFonts w:ascii="Times New Roman" w:hAnsi="Times New Roman" w:cs="Times New Roman"/>
          <w:sz w:val="20"/>
          <w:szCs w:val="20"/>
        </w:rPr>
        <w:t xml:space="preserve"> </w:t>
      </w:r>
    </w:p>
  </w:footnote>
  <w:footnote w:id="55">
    <w:p w:rsidR="00BB22F5" w:rsidRPr="002718B1" w:rsidRDefault="00BB22F5" w:rsidP="006E32A4">
      <w:pPr>
        <w:pStyle w:val="Footnote"/>
        <w:rPr>
          <w:rFonts w:ascii="Times New Roman" w:hAnsi="Times New Roman" w:cs="Times New Roman"/>
          <w:sz w:val="20"/>
          <w:szCs w:val="20"/>
        </w:rPr>
      </w:pPr>
      <w:r w:rsidRPr="002718B1">
        <w:rPr>
          <w:rStyle w:val="FootnoteRef"/>
          <w:rFonts w:cs="Times New Roman"/>
          <w:sz w:val="20"/>
          <w:szCs w:val="20"/>
        </w:rPr>
        <w:footnoteRef/>
      </w:r>
      <w:r>
        <w:rPr>
          <w:rStyle w:val="FootnoteRef"/>
          <w:rFonts w:cs="Times New Roman"/>
          <w:sz w:val="20"/>
          <w:szCs w:val="20"/>
        </w:rPr>
        <w:t xml:space="preserve"> </w:t>
      </w:r>
      <w:hyperlink r:id="rId6">
        <w:r w:rsidRPr="002718B1">
          <w:rPr>
            <w:rStyle w:val="Link"/>
            <w:rFonts w:cs="Times New Roman"/>
            <w:sz w:val="20"/>
            <w:szCs w:val="20"/>
          </w:rPr>
          <w:t>http://madb.europa.eu</w:t>
        </w:r>
      </w:hyperlink>
      <w:r w:rsidRPr="002718B1">
        <w:rPr>
          <w:rFonts w:ascii="Times New Roman" w:hAnsi="Times New Roman" w:cs="Times New Roman"/>
          <w:sz w:val="20"/>
          <w:szCs w:val="20"/>
        </w:rPr>
        <w:t xml:space="preserve"> Descriptions of country-specific HS-codes are provided by Market Access Database and copyrighted by Mendel Verlag, Germany.</w:t>
      </w:r>
    </w:p>
  </w:footnote>
  <w:footnote w:id="56">
    <w:p w:rsidR="00BB22F5" w:rsidRPr="002718B1" w:rsidRDefault="00BB22F5" w:rsidP="006E32A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FCL is the “FAO Commodity List” and CPC is the “Central Product Classification”. FAO uses the CPC version 2.1 “expanded”:  </w:t>
      </w:r>
      <w:hyperlink r:id="rId7">
        <w:r w:rsidRPr="002718B1">
          <w:rPr>
            <w:rStyle w:val="InternetLink"/>
            <w:rFonts w:ascii="Times New Roman" w:hAnsi="Times New Roman" w:cs="Times New Roman"/>
          </w:rPr>
          <w:t>http://www.fao.org/economic/ess/ess-standards/commodity/en/</w:t>
        </w:r>
      </w:hyperlink>
    </w:p>
  </w:footnote>
  <w:footnote w:id="57">
    <w:p w:rsidR="00BB22F5" w:rsidRPr="002718B1" w:rsidRDefault="00BB22F5" w:rsidP="006E32A4">
      <w:pPr>
        <w:pStyle w:val="Footnote"/>
        <w:rPr>
          <w:rFonts w:ascii="Times New Roman" w:hAnsi="Times New Roman" w:cs="Times New Roman"/>
          <w:sz w:val="20"/>
          <w:szCs w:val="20"/>
        </w:rPr>
      </w:pPr>
      <w:r w:rsidRPr="002718B1">
        <w:rPr>
          <w:rFonts w:ascii="Times New Roman" w:hAnsi="Times New Roman" w:cs="Times New Roman"/>
          <w:sz w:val="20"/>
          <w:szCs w:val="20"/>
        </w:rPr>
        <w:footnoteRef/>
      </w:r>
      <w:r w:rsidRPr="002718B1">
        <w:rPr>
          <w:rFonts w:ascii="Times New Roman" w:hAnsi="Times New Roman" w:cs="Times New Roman"/>
          <w:sz w:val="20"/>
          <w:szCs w:val="20"/>
        </w:rPr>
        <w:tab/>
        <w:t xml:space="preserve"> J.W. Tukey. Exploratory Data Analysis. Addison-Wesley, 1977.</w:t>
      </w:r>
    </w:p>
  </w:footnote>
  <w:footnote w:id="58">
    <w:p w:rsidR="00BB22F5" w:rsidRPr="00401F1C" w:rsidRDefault="00BB22F5" w:rsidP="00401F1C">
      <w:pPr>
        <w:pStyle w:val="FootnoteText"/>
        <w:rPr>
          <w:rFonts w:ascii="Times New Roman" w:hAnsi="Times New Roman" w:cs="Times New Roman"/>
          <w:vertAlign w:val="subscript"/>
        </w:rPr>
      </w:pPr>
      <w:r>
        <w:rPr>
          <w:rStyle w:val="FootnoteReference"/>
        </w:rPr>
        <w:footnoteRef/>
      </w:r>
      <w:r>
        <w:t xml:space="preserve"> </w:t>
      </w:r>
      <w:r w:rsidRPr="00401F1C">
        <w:rPr>
          <w:rFonts w:ascii="Times New Roman" w:hAnsi="Times New Roman" w:cs="Times New Roman"/>
        </w:rPr>
        <w:t>The FAOSTAT commodity lis</w:t>
      </w:r>
      <w:r>
        <w:rPr>
          <w:rFonts w:ascii="Times New Roman" w:hAnsi="Times New Roman" w:cs="Times New Roman"/>
        </w:rPr>
        <w:t>t (FCL)</w:t>
      </w:r>
      <w:r w:rsidRPr="00401F1C">
        <w:rPr>
          <w:rFonts w:ascii="Times New Roman" w:hAnsi="Times New Roman" w:cs="Times New Roman"/>
        </w:rPr>
        <w:t xml:space="preserve"> is the classification of commodities used in FAOSTAT since the 1960’s. Originally it was based on the UN Standard International Trade Classification (SITC) . It includes 683 commodities, grouped in 20 chapters (or groups) and covers crops, livestock and their derived products. It excludes agricultural inputs (such as fertilizers, pesticides and machinery) and fishery and forest products, for which different classifications and lists are used in FAOSTAT.</w:t>
      </w:r>
    </w:p>
  </w:footnote>
  <w:footnote w:id="59">
    <w:p w:rsidR="00BB22F5" w:rsidRPr="00401F1C" w:rsidRDefault="00BB22F5" w:rsidP="00401F1C">
      <w:pPr>
        <w:pStyle w:val="FootnoteText"/>
        <w:rPr>
          <w:rFonts w:ascii="Times New Roman" w:hAnsi="Times New Roman" w:cs="Times New Roman"/>
        </w:rPr>
      </w:pPr>
      <w:r w:rsidRPr="00401F1C">
        <w:rPr>
          <w:rStyle w:val="FootnoteReference"/>
          <w:rFonts w:ascii="Times New Roman" w:hAnsi="Times New Roman" w:cs="Times New Roman"/>
        </w:rPr>
        <w:footnoteRef/>
      </w:r>
      <w:r w:rsidRPr="00401F1C">
        <w:rPr>
          <w:rFonts w:ascii="Times New Roman" w:hAnsi="Times New Roman" w:cs="Times New Roman"/>
        </w:rPr>
        <w:t xml:space="preserve"> </w:t>
      </w:r>
      <w:hyperlink r:id="rId8" w:history="1">
        <w:r w:rsidRPr="00401F1C">
          <w:rPr>
            <w:rStyle w:val="Hyperlink"/>
            <w:rFonts w:ascii="Times New Roman" w:hAnsi="Times New Roman" w:cs="Times New Roman"/>
            <w:sz w:val="20"/>
          </w:rPr>
          <w:t>http://www.wcoomd.org/en/topics/nomenclature/instrument-and-tools/hs_nomenclature_2012/hs_nomenclature_table_2012.aspx</w:t>
        </w:r>
      </w:hyperlink>
      <w:r w:rsidRPr="00401F1C">
        <w:rPr>
          <w:rFonts w:ascii="Times New Roman" w:hAnsi="Times New Roman" w:cs="Times New Roman"/>
        </w:rPr>
        <w:t xml:space="preserve"> </w:t>
      </w:r>
    </w:p>
  </w:footnote>
  <w:footnote w:id="60">
    <w:p w:rsidR="00BB22F5" w:rsidRPr="00401F1C" w:rsidRDefault="00BB22F5" w:rsidP="00401F1C">
      <w:pPr>
        <w:pStyle w:val="FootnoteText"/>
        <w:spacing w:after="0"/>
        <w:rPr>
          <w:rFonts w:ascii="Times New Roman" w:hAnsi="Times New Roman" w:cs="Times New Roman"/>
        </w:rPr>
      </w:pPr>
      <w:r w:rsidRPr="00401F1C">
        <w:rPr>
          <w:rStyle w:val="FootnoteReference"/>
          <w:rFonts w:ascii="Times New Roman" w:hAnsi="Times New Roman" w:cs="Times New Roman"/>
        </w:rPr>
        <w:footnoteRef/>
      </w:r>
      <w:r w:rsidRPr="00401F1C">
        <w:rPr>
          <w:rFonts w:ascii="Times New Roman" w:hAnsi="Times New Roman" w:cs="Times New Roman"/>
        </w:rPr>
        <w:t xml:space="preserve"> Products follow the SNA definition i.e. </w:t>
      </w:r>
      <w:r w:rsidRPr="00401F1C">
        <w:rPr>
          <w:rFonts w:ascii="Times New Roman" w:hAnsi="Times New Roman" w:cs="Times New Roman"/>
          <w:i/>
        </w:rPr>
        <w:t>all output of economic activities</w:t>
      </w:r>
      <w:r w:rsidRPr="00401F1C">
        <w:rPr>
          <w:rFonts w:ascii="Times New Roman" w:hAnsi="Times New Roman" w:cs="Times New Roman"/>
        </w:rPr>
        <w:t xml:space="preserve"> that can be the object of domestic or international transactions or that can be entered into stocks including transportable goods, non transportable goods, services and other products.</w:t>
      </w:r>
    </w:p>
  </w:footnote>
  <w:footnote w:id="61">
    <w:p w:rsidR="00BB22F5" w:rsidRPr="002718B1" w:rsidRDefault="00BB22F5">
      <w:pPr>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hyperlink r:id="rId9">
        <w:r w:rsidRPr="002718B1">
          <w:rPr>
            <w:rStyle w:val="Hyperlink"/>
            <w:rFonts w:ascii="Times New Roman" w:eastAsia="Book Antiqua" w:hAnsi="Times New Roman" w:cs="Times New Roman"/>
            <w:sz w:val="20"/>
            <w:szCs w:val="20"/>
          </w:rPr>
          <w:t>http://unstats.un.org/unsd/cr/registry/cpc-21.asp</w:t>
        </w:r>
      </w:hyperlink>
      <w:r w:rsidRPr="002718B1">
        <w:rPr>
          <w:rFonts w:ascii="Times New Roman" w:hAnsi="Times New Roman" w:cs="Times New Roman"/>
          <w:sz w:val="20"/>
          <w:szCs w:val="20"/>
        </w:rPr>
        <w:t xml:space="preserve"> </w:t>
      </w:r>
    </w:p>
  </w:footnote>
  <w:footnote w:id="62">
    <w:p w:rsidR="00BB22F5" w:rsidRPr="009430FB" w:rsidRDefault="00BB22F5" w:rsidP="60226960">
      <w:pPr>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9430FB">
        <w:rPr>
          <w:rFonts w:ascii="Times New Roman" w:eastAsia="Book Antiqua" w:hAnsi="Times New Roman" w:cs="Times New Roman"/>
          <w:sz w:val="20"/>
          <w:szCs w:val="20"/>
        </w:rPr>
        <w:t>Valentina Ramaschiello (FAO), “</w:t>
      </w:r>
      <w:r w:rsidRPr="009430FB">
        <w:rPr>
          <w:rFonts w:ascii="Times New Roman" w:eastAsia="Book Antiqua" w:hAnsi="Times New Roman" w:cs="Times New Roman"/>
          <w:i/>
          <w:iCs/>
          <w:sz w:val="20"/>
          <w:szCs w:val="20"/>
        </w:rPr>
        <w:t>CPC implementation and other activities on classifications in FAO</w:t>
      </w:r>
      <w:r w:rsidRPr="009430FB">
        <w:rPr>
          <w:rFonts w:ascii="Times New Roman" w:eastAsia="Book Antiqua" w:hAnsi="Times New Roman" w:cs="Times New Roman"/>
          <w:sz w:val="20"/>
          <w:szCs w:val="20"/>
        </w:rPr>
        <w:t xml:space="preserve">”, presented at the Expert Group Meeting on International Classifications, UNSD, New York, May 2015, </w:t>
      </w:r>
      <w:hyperlink r:id="rId10">
        <w:r w:rsidRPr="009430FB">
          <w:rPr>
            <w:rStyle w:val="Hyperlink"/>
            <w:rFonts w:ascii="Times New Roman" w:eastAsia="Book Antiqua" w:hAnsi="Times New Roman" w:cs="Times New Roman"/>
            <w:sz w:val="20"/>
            <w:szCs w:val="20"/>
            <w:u w:val="none"/>
          </w:rPr>
          <w:t>http://unstats.un.org/unsd/class/intercop/expertgroup/2015/AC289-16.PDF</w:t>
        </w:r>
      </w:hyperlink>
      <w:r w:rsidRPr="009430FB">
        <w:rPr>
          <w:rFonts w:ascii="Times New Roman" w:eastAsia="Book Antiqua" w:hAnsi="Times New Roman" w:cs="Times New Roman"/>
          <w:sz w:val="20"/>
          <w:szCs w:val="20"/>
        </w:rPr>
        <w:t>; Valentina Ramaschiello (FAO), “</w:t>
      </w:r>
      <w:r w:rsidRPr="009430FB">
        <w:rPr>
          <w:rFonts w:ascii="Times New Roman" w:eastAsia="Book Antiqua" w:hAnsi="Times New Roman" w:cs="Times New Roman"/>
          <w:i/>
          <w:iCs/>
          <w:sz w:val="20"/>
          <w:szCs w:val="20"/>
        </w:rPr>
        <w:t>Aligning Classifications for Agricultural Statistics with Other International Standards</w:t>
      </w:r>
      <w:r w:rsidRPr="009430FB">
        <w:rPr>
          <w:rFonts w:ascii="Times New Roman" w:eastAsia="Book Antiqua" w:hAnsi="Times New Roman" w:cs="Times New Roman"/>
          <w:sz w:val="20"/>
          <w:szCs w:val="20"/>
        </w:rPr>
        <w:t xml:space="preserve">”, presented at the Expert Group Meeting on International Classifications, UNSD, New York, May 2013, </w:t>
      </w:r>
      <w:hyperlink r:id="rId11">
        <w:r w:rsidRPr="009430FB">
          <w:rPr>
            <w:rStyle w:val="Hyperlink"/>
            <w:rFonts w:ascii="Times New Roman" w:eastAsia="Book Antiqua" w:hAnsi="Times New Roman" w:cs="Times New Roman"/>
            <w:sz w:val="20"/>
            <w:szCs w:val="20"/>
            <w:u w:val="none"/>
          </w:rPr>
          <w:t>HTTP://UNSTATS.UN.ORG/UNSD/CLASS/INTERCOP/EXPERTGROUP/2011/AC234-15.PDF</w:t>
        </w:r>
      </w:hyperlink>
      <w:r w:rsidRPr="009430FB">
        <w:rPr>
          <w:rFonts w:ascii="Times New Roman" w:eastAsia="Book Antiqua" w:hAnsi="Times New Roman" w:cs="Times New Roman"/>
          <w:sz w:val="20"/>
          <w:szCs w:val="20"/>
        </w:rPr>
        <w:t xml:space="preserve"> Valentina Ramaschiello (FAO), “</w:t>
      </w:r>
      <w:r w:rsidRPr="009430FB">
        <w:rPr>
          <w:rFonts w:ascii="Times New Roman" w:eastAsia="Book Antiqua" w:hAnsi="Times New Roman" w:cs="Times New Roman"/>
          <w:i/>
          <w:iCs/>
          <w:sz w:val="20"/>
          <w:szCs w:val="20"/>
        </w:rPr>
        <w:t>CPC Ver.2 Review and Harmonization with Food and Agriculture Statistics in FAO</w:t>
      </w:r>
      <w:r w:rsidRPr="009430FB">
        <w:rPr>
          <w:rFonts w:ascii="Times New Roman" w:eastAsia="Book Antiqua" w:hAnsi="Times New Roman" w:cs="Times New Roman"/>
          <w:sz w:val="20"/>
          <w:szCs w:val="20"/>
        </w:rPr>
        <w:t xml:space="preserve">”, presented at the Expert Group Meeting on International Classifications, UNSD, New York, May 2011, </w:t>
      </w:r>
      <w:hyperlink r:id="rId12">
        <w:r w:rsidRPr="009430FB">
          <w:rPr>
            <w:rStyle w:val="Hyperlink"/>
            <w:rFonts w:ascii="Times New Roman" w:eastAsia="Book Antiqua" w:hAnsi="Times New Roman" w:cs="Times New Roman"/>
            <w:sz w:val="20"/>
            <w:szCs w:val="20"/>
            <w:u w:val="none"/>
          </w:rPr>
          <w:t>http://unstats.un.org/UNSD/class/intercop/expertgroup/2011/AC234-15.PDF</w:t>
        </w:r>
      </w:hyperlink>
      <w:r w:rsidRPr="009430FB">
        <w:rPr>
          <w:rFonts w:ascii="Times New Roman" w:eastAsia="Book Antiqua" w:hAnsi="Times New Roman" w:cs="Times New Roman"/>
          <w:sz w:val="20"/>
          <w:szCs w:val="20"/>
          <w:u w:val="single"/>
        </w:rPr>
        <w:t xml:space="preserve"> </w:t>
      </w:r>
    </w:p>
  </w:footnote>
  <w:footnote w:id="63">
    <w:p w:rsidR="00BB22F5" w:rsidRDefault="00BB22F5" w:rsidP="00047C50">
      <w:pPr>
        <w:spacing w:after="0"/>
        <w:rPr>
          <w:rFonts w:ascii="Times New Roman" w:eastAsia="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eastAsia="Times New Roman" w:hAnsi="Times New Roman" w:cs="Times New Roman"/>
          <w:sz w:val="20"/>
          <w:szCs w:val="20"/>
        </w:rPr>
        <w:t>A classification at the lowest aggregation level is directly recoded to the revised classification. For example, the old code 12345 is recoded to 56789 and the historical data for 12345 are assigned to 56789. This method, also called “</w:t>
      </w:r>
      <w:r w:rsidRPr="002718B1">
        <w:rPr>
          <w:rFonts w:ascii="Times New Roman" w:eastAsia="Times New Roman" w:hAnsi="Times New Roman" w:cs="Times New Roman"/>
          <w:i/>
          <w:iCs/>
          <w:sz w:val="20"/>
          <w:szCs w:val="20"/>
        </w:rPr>
        <w:t>key method</w:t>
      </w:r>
      <w:r w:rsidRPr="002718B1">
        <w:rPr>
          <w:rFonts w:ascii="Times New Roman" w:eastAsia="Times New Roman" w:hAnsi="Times New Roman" w:cs="Times New Roman"/>
          <w:sz w:val="20"/>
          <w:szCs w:val="20"/>
        </w:rPr>
        <w:t>”, assures a straightforward relationship between the old and the new results, as the old data are simply transferred to the new classification. The process and outcomes should, however, be documented and communicated to the users. The “key method” is described in Gert Buiten, Jarl Kampen and Sidney Vergouw, 2009, “</w:t>
      </w:r>
      <w:r w:rsidRPr="002718B1">
        <w:rPr>
          <w:rFonts w:ascii="Times New Roman" w:eastAsia="Times New Roman" w:hAnsi="Times New Roman" w:cs="Times New Roman"/>
          <w:i/>
          <w:iCs/>
          <w:sz w:val="20"/>
          <w:szCs w:val="20"/>
        </w:rPr>
        <w:t>Producing historical time series for STS-statistics in NACE Rev.2</w:t>
      </w:r>
      <w:r w:rsidRPr="002718B1">
        <w:rPr>
          <w:rFonts w:ascii="Times New Roman" w:eastAsia="Times New Roman" w:hAnsi="Times New Roman" w:cs="Times New Roman"/>
          <w:sz w:val="20"/>
          <w:szCs w:val="20"/>
        </w:rPr>
        <w:t xml:space="preserve">”, Discussion paper (09001), Statistics Netherlands. </w:t>
      </w:r>
    </w:p>
    <w:p w:rsidR="00BB22F5" w:rsidRPr="002718B1" w:rsidRDefault="00BB22F5">
      <w:pPr>
        <w:rPr>
          <w:rFonts w:ascii="Times New Roman" w:hAnsi="Times New Roman" w:cs="Times New Roman"/>
          <w:sz w:val="20"/>
          <w:szCs w:val="20"/>
        </w:rPr>
      </w:pPr>
      <w:hyperlink r:id="rId13">
        <w:r w:rsidRPr="002718B1">
          <w:rPr>
            <w:rStyle w:val="Hyperlink"/>
            <w:rFonts w:ascii="Times New Roman" w:eastAsia="Times New Roman" w:hAnsi="Times New Roman" w:cs="Times New Roman"/>
            <w:sz w:val="20"/>
            <w:szCs w:val="20"/>
          </w:rPr>
          <w:t>http://www.cbs.nl/NR/rdonlyres/A8A9AB3B-37F6-480A-BA76-253979DED22D/0/200901x10pub.pdf</w:t>
        </w:r>
      </w:hyperlink>
    </w:p>
  </w:footnote>
  <w:footnote w:id="64">
    <w:p w:rsidR="00BB22F5" w:rsidRPr="002718B1" w:rsidRDefault="00BB22F5" w:rsidP="60226960">
      <w:pPr>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eastAsia="Times New Roman" w:hAnsi="Times New Roman" w:cs="Times New Roman"/>
          <w:sz w:val="20"/>
          <w:szCs w:val="20"/>
        </w:rPr>
        <w:t>FAO. 20</w:t>
      </w:r>
      <w:r>
        <w:rPr>
          <w:rFonts w:ascii="Times New Roman" w:eastAsia="Times New Roman" w:hAnsi="Times New Roman" w:cs="Times New Roman"/>
          <w:sz w:val="20"/>
          <w:szCs w:val="20"/>
        </w:rPr>
        <w:t>0</w:t>
      </w:r>
      <w:r w:rsidRPr="002718B1">
        <w:rPr>
          <w:rFonts w:ascii="Times New Roman" w:eastAsia="Times New Roman" w:hAnsi="Times New Roman" w:cs="Times New Roman"/>
          <w:sz w:val="20"/>
          <w:szCs w:val="20"/>
        </w:rPr>
        <w:t>1. “</w:t>
      </w:r>
      <w:r w:rsidRPr="002718B1">
        <w:rPr>
          <w:rFonts w:ascii="Times New Roman" w:eastAsia="Times New Roman" w:hAnsi="Times New Roman" w:cs="Times New Roman"/>
          <w:i/>
          <w:iCs/>
          <w:sz w:val="20"/>
          <w:szCs w:val="20"/>
        </w:rPr>
        <w:t>Food Balance Sheet: A Handbook</w:t>
      </w:r>
      <w:r w:rsidRPr="002718B1">
        <w:rPr>
          <w:rFonts w:ascii="Times New Roman" w:eastAsia="Times New Roman" w:hAnsi="Times New Roman" w:cs="Times New Roman"/>
          <w:sz w:val="20"/>
          <w:szCs w:val="20"/>
        </w:rPr>
        <w:t xml:space="preserve">” </w:t>
      </w:r>
      <w:hyperlink r:id="rId14">
        <w:r w:rsidRPr="002718B1">
          <w:rPr>
            <w:rStyle w:val="Hyperlink"/>
            <w:rFonts w:ascii="Times New Roman" w:eastAsia="Times New Roman" w:hAnsi="Times New Roman" w:cs="Times New Roman"/>
            <w:sz w:val="20"/>
            <w:szCs w:val="20"/>
          </w:rPr>
          <w:t>http://www.fao.org/docrep/003/X9892E/X9892E00.HTM</w:t>
        </w:r>
      </w:hyperlink>
      <w:r w:rsidRPr="002718B1">
        <w:rPr>
          <w:rFonts w:ascii="Times New Roman" w:eastAsia="Times New Roman" w:hAnsi="Times New Roman" w:cs="Times New Roman"/>
          <w:sz w:val="20"/>
          <w:szCs w:val="20"/>
        </w:rPr>
        <w:t xml:space="preserve"> </w:t>
      </w:r>
    </w:p>
  </w:footnote>
  <w:footnote w:id="65">
    <w:p w:rsidR="00BB22F5" w:rsidRPr="002718B1" w:rsidRDefault="00BB22F5" w:rsidP="60226960">
      <w:pPr>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eastAsia="Times New Roman" w:hAnsi="Times New Roman" w:cs="Times New Roman"/>
          <w:sz w:val="20"/>
          <w:szCs w:val="20"/>
        </w:rPr>
        <w:t>Andrew Hancock, “</w:t>
      </w:r>
      <w:r w:rsidRPr="002718B1">
        <w:rPr>
          <w:rFonts w:ascii="Times New Roman" w:eastAsia="Times New Roman" w:hAnsi="Times New Roman" w:cs="Times New Roman"/>
          <w:i/>
          <w:iCs/>
          <w:sz w:val="20"/>
          <w:szCs w:val="20"/>
        </w:rPr>
        <w:t>Best Practice Guidelines for Developing International Statistical Classifications</w:t>
      </w:r>
      <w:r w:rsidRPr="002718B1">
        <w:rPr>
          <w:rFonts w:ascii="Times New Roman" w:eastAsia="Times New Roman" w:hAnsi="Times New Roman" w:cs="Times New Roman"/>
          <w:sz w:val="20"/>
          <w:szCs w:val="20"/>
        </w:rPr>
        <w:t xml:space="preserve">”, presented at the Meeting of the Expert Group on International Classifications, UNSD, New York, May 2013 </w:t>
      </w:r>
      <w:hyperlink r:id="rId15">
        <w:r w:rsidRPr="002718B1">
          <w:rPr>
            <w:rStyle w:val="Hyperlink"/>
            <w:rFonts w:ascii="Times New Roman" w:eastAsia="Times New Roman" w:hAnsi="Times New Roman" w:cs="Times New Roman"/>
            <w:sz w:val="20"/>
            <w:szCs w:val="20"/>
          </w:rPr>
          <w:t>http://unstats.un.org/unsd/class/intercop/expertgroup/2013/AC267-5.PDF</w:t>
        </w:r>
      </w:hyperlink>
    </w:p>
  </w:footnote>
  <w:footnote w:id="66">
    <w:p w:rsidR="00BB22F5" w:rsidRPr="002718B1" w:rsidRDefault="00BB22F5" w:rsidP="60226960">
      <w:pPr>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eastAsia="Book Antiqua" w:hAnsi="Times New Roman" w:cs="Times New Roman"/>
          <w:sz w:val="20"/>
          <w:szCs w:val="20"/>
        </w:rPr>
        <w:t>FAO. 20</w:t>
      </w:r>
      <w:r>
        <w:rPr>
          <w:rFonts w:ascii="Times New Roman" w:eastAsia="Book Antiqua" w:hAnsi="Times New Roman" w:cs="Times New Roman"/>
          <w:sz w:val="20"/>
          <w:szCs w:val="20"/>
        </w:rPr>
        <w:t>0</w:t>
      </w:r>
      <w:r w:rsidRPr="002718B1">
        <w:rPr>
          <w:rFonts w:ascii="Times New Roman" w:eastAsia="Book Antiqua" w:hAnsi="Times New Roman" w:cs="Times New Roman"/>
          <w:sz w:val="20"/>
          <w:szCs w:val="20"/>
        </w:rPr>
        <w:t>1. “</w:t>
      </w:r>
      <w:r w:rsidRPr="002718B1">
        <w:rPr>
          <w:rFonts w:ascii="Times New Roman" w:eastAsia="Book Antiqua" w:hAnsi="Times New Roman" w:cs="Times New Roman"/>
          <w:i/>
          <w:iCs/>
          <w:sz w:val="20"/>
          <w:szCs w:val="20"/>
        </w:rPr>
        <w:t>Food Balance Sheet: A Handbook</w:t>
      </w:r>
      <w:r w:rsidRPr="002718B1">
        <w:rPr>
          <w:rFonts w:ascii="Times New Roman" w:eastAsia="Book Antiqua" w:hAnsi="Times New Roman" w:cs="Times New Roman"/>
          <w:sz w:val="20"/>
          <w:szCs w:val="20"/>
        </w:rPr>
        <w:t xml:space="preserve">” </w:t>
      </w:r>
      <w:hyperlink r:id="rId16">
        <w:r w:rsidRPr="002718B1">
          <w:rPr>
            <w:rStyle w:val="Hyperlink"/>
            <w:rFonts w:ascii="Times New Roman" w:eastAsia="Book Antiqua" w:hAnsi="Times New Roman" w:cs="Times New Roman"/>
            <w:sz w:val="20"/>
            <w:szCs w:val="20"/>
          </w:rPr>
          <w:t>http://www.fao.org/docrep/003/X9892E/X9892E00.HTM</w:t>
        </w:r>
      </w:hyperlink>
      <w:r w:rsidRPr="002718B1">
        <w:rPr>
          <w:rFonts w:ascii="Times New Roman" w:hAnsi="Times New Roman" w:cs="Times New Roman"/>
          <w:sz w:val="20"/>
          <w:szCs w:val="20"/>
        </w:rPr>
        <w:t xml:space="preserve"> </w:t>
      </w:r>
    </w:p>
  </w:footnote>
  <w:footnote w:id="67">
    <w:p w:rsidR="00BB22F5" w:rsidRPr="002718B1" w:rsidRDefault="00BB22F5">
      <w:pPr>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eastAsia="Times New Roman" w:hAnsi="Times New Roman" w:cs="Times New Roman"/>
          <w:sz w:val="20"/>
          <w:szCs w:val="20"/>
        </w:rPr>
        <w:t>As per the last version of the Food Balance Sheets handbook (FAO. 2011. “</w:t>
      </w:r>
      <w:r w:rsidRPr="002718B1">
        <w:rPr>
          <w:rFonts w:ascii="Times New Roman" w:eastAsia="Times New Roman" w:hAnsi="Times New Roman" w:cs="Times New Roman"/>
          <w:i/>
          <w:iCs/>
          <w:sz w:val="20"/>
          <w:szCs w:val="20"/>
        </w:rPr>
        <w:t>Food Balance Sheet: A Handbook</w:t>
      </w:r>
      <w:r w:rsidRPr="002718B1">
        <w:rPr>
          <w:rFonts w:ascii="Times New Roman" w:eastAsia="Times New Roman" w:hAnsi="Times New Roman" w:cs="Times New Roman"/>
          <w:sz w:val="20"/>
          <w:szCs w:val="20"/>
        </w:rPr>
        <w:t xml:space="preserve">” </w:t>
      </w:r>
      <w:hyperlink r:id="rId17">
        <w:r w:rsidRPr="002718B1">
          <w:rPr>
            <w:rStyle w:val="Hyperlink"/>
            <w:rFonts w:ascii="Times New Roman" w:eastAsia="Times New Roman" w:hAnsi="Times New Roman" w:cs="Times New Roman"/>
            <w:sz w:val="20"/>
            <w:szCs w:val="20"/>
          </w:rPr>
          <w:t>http://www.fao.org/docrep/003/X9892E/X9892E00.HTM</w:t>
        </w:r>
      </w:hyperlink>
      <w:r w:rsidRPr="002718B1">
        <w:rPr>
          <w:rFonts w:ascii="Times New Roman" w:eastAsia="Times New Roman" w:hAnsi="Times New Roman" w:cs="Times New Roman"/>
          <w:sz w:val="20"/>
          <w:szCs w:val="20"/>
        </w:rPr>
        <w:t>), fish and fisheries products include: freshwater fish, demersal fish, pelagic fish, crustaceans, molluscs, aquatic mammals meat, aquatic plants. Those products are not available in FCL, not owned by ESS, and definitions might be provided by the Fishery Department if needed.</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6628BF1"/>
    <w:multiLevelType w:val="multilevel"/>
    <w:tmpl w:val="A9046A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0000001"/>
    <w:multiLevelType w:val="multilevel"/>
    <w:tmpl w:val="15E44AFA"/>
    <w:lvl w:ilvl="0">
      <w:start w:val="1"/>
      <w:numFmt w:val="none"/>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rPr>
        <w:lang w:val="en-GB"/>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2"/>
    <w:multiLevelType w:val="singleLevel"/>
    <w:tmpl w:val="00000002"/>
    <w:name w:val="WW8Num2"/>
    <w:lvl w:ilvl="0">
      <w:start w:val="1"/>
      <w:numFmt w:val="bullet"/>
      <w:lvlText w:val=""/>
      <w:lvlJc w:val="left"/>
      <w:pPr>
        <w:tabs>
          <w:tab w:val="num" w:pos="0"/>
        </w:tabs>
        <w:ind w:left="720" w:hanging="360"/>
      </w:pPr>
      <w:rPr>
        <w:rFonts w:ascii="Symbol" w:hAnsi="Symbol"/>
      </w:rPr>
    </w:lvl>
  </w:abstractNum>
  <w:abstractNum w:abstractNumId="3">
    <w:nsid w:val="00000003"/>
    <w:multiLevelType w:val="singleLevel"/>
    <w:tmpl w:val="00000003"/>
    <w:name w:val="WW8Num3"/>
    <w:lvl w:ilvl="0">
      <w:start w:val="1"/>
      <w:numFmt w:val="bullet"/>
      <w:lvlText w:val=""/>
      <w:lvlJc w:val="left"/>
      <w:pPr>
        <w:tabs>
          <w:tab w:val="num" w:pos="0"/>
        </w:tabs>
        <w:ind w:left="720" w:hanging="360"/>
      </w:pPr>
      <w:rPr>
        <w:rFonts w:ascii="Symbol" w:hAnsi="Symbol"/>
      </w:rPr>
    </w:lvl>
  </w:abstractNum>
  <w:abstractNum w:abstractNumId="4">
    <w:nsid w:val="00000004"/>
    <w:multiLevelType w:val="singleLevel"/>
    <w:tmpl w:val="00000004"/>
    <w:name w:val="WW8Num4"/>
    <w:lvl w:ilvl="0">
      <w:start w:val="1"/>
      <w:numFmt w:val="bullet"/>
      <w:lvlText w:val=""/>
      <w:lvlJc w:val="left"/>
      <w:pPr>
        <w:tabs>
          <w:tab w:val="num" w:pos="0"/>
        </w:tabs>
        <w:ind w:left="720" w:hanging="360"/>
      </w:pPr>
      <w:rPr>
        <w:rFonts w:ascii="Symbol" w:hAnsi="Symbol"/>
      </w:rPr>
    </w:lvl>
  </w:abstractNum>
  <w:abstractNum w:abstractNumId="5">
    <w:nsid w:val="00000015"/>
    <w:multiLevelType w:val="multilevel"/>
    <w:tmpl w:val="00000015"/>
    <w:name w:val="WW8Num2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17"/>
    <w:multiLevelType w:val="multilevel"/>
    <w:tmpl w:val="00000017"/>
    <w:name w:val="WW8Num23"/>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7">
    <w:nsid w:val="0000001A"/>
    <w:multiLevelType w:val="multilevel"/>
    <w:tmpl w:val="0000001A"/>
    <w:name w:val="WW8Num26"/>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8">
    <w:nsid w:val="0000003F"/>
    <w:multiLevelType w:val="multilevel"/>
    <w:tmpl w:val="0000003F"/>
    <w:name w:val="WW8Num64"/>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9">
    <w:nsid w:val="00000042"/>
    <w:multiLevelType w:val="multilevel"/>
    <w:tmpl w:val="00000042"/>
    <w:name w:val="WW8Num67"/>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0">
    <w:nsid w:val="0000006F"/>
    <w:multiLevelType w:val="multilevel"/>
    <w:tmpl w:val="0000006F"/>
    <w:name w:val="WW8Num1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26800AA"/>
    <w:multiLevelType w:val="hybridMultilevel"/>
    <w:tmpl w:val="61DA4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3FD4100"/>
    <w:multiLevelType w:val="hybridMultilevel"/>
    <w:tmpl w:val="CBA65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8A552CF"/>
    <w:multiLevelType w:val="hybridMultilevel"/>
    <w:tmpl w:val="50FE7368"/>
    <w:lvl w:ilvl="0" w:tplc="E89C4834">
      <w:start w:val="1"/>
      <w:numFmt w:val="bullet"/>
      <w:lvlText w:val=""/>
      <w:lvlJc w:val="left"/>
      <w:pPr>
        <w:ind w:left="720" w:hanging="360"/>
      </w:pPr>
      <w:rPr>
        <w:rFonts w:ascii="Symbol" w:hAnsi="Symbol" w:hint="default"/>
        <w:strike w:val="0"/>
      </w:rPr>
    </w:lvl>
    <w:lvl w:ilvl="1" w:tplc="2766CD4A">
      <w:start w:val="1132"/>
      <w:numFmt w:val="bullet"/>
      <w:lvlText w:val="-"/>
      <w:lvlJc w:val="left"/>
      <w:pPr>
        <w:ind w:left="1440" w:hanging="360"/>
      </w:pPr>
      <w:rPr>
        <w:rFonts w:ascii="Calibri" w:eastAsiaTheme="minorEastAsia" w:hAnsi="Calibri" w:cs="TimesNewRomanPSM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D436E5D"/>
    <w:multiLevelType w:val="multilevel"/>
    <w:tmpl w:val="63EA5F5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105F335B"/>
    <w:multiLevelType w:val="multilevel"/>
    <w:tmpl w:val="E034AF8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10D2097A"/>
    <w:multiLevelType w:val="hybridMultilevel"/>
    <w:tmpl w:val="9F46E610"/>
    <w:lvl w:ilvl="0" w:tplc="72E2D2E6">
      <w:start w:val="118"/>
      <w:numFmt w:val="bullet"/>
      <w:lvlText w:val=""/>
      <w:lvlJc w:val="left"/>
      <w:pPr>
        <w:ind w:left="720" w:hanging="360"/>
      </w:pPr>
      <w:rPr>
        <w:rFonts w:ascii="Symbol" w:eastAsiaTheme="minorEastAsia"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1603E6C"/>
    <w:multiLevelType w:val="hybridMultilevel"/>
    <w:tmpl w:val="E28CA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31B20E1"/>
    <w:multiLevelType w:val="hybridMultilevel"/>
    <w:tmpl w:val="3F644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1604595D"/>
    <w:multiLevelType w:val="hybridMultilevel"/>
    <w:tmpl w:val="022CB18C"/>
    <w:lvl w:ilvl="0" w:tplc="B81C7F60">
      <w:start w:val="1"/>
      <w:numFmt w:val="bullet"/>
      <w:lvlText w:val=""/>
      <w:lvlJc w:val="left"/>
      <w:pPr>
        <w:ind w:left="720" w:hanging="360"/>
      </w:pPr>
      <w:rPr>
        <w:rFonts w:ascii="Symbol" w:hAnsi="Symbol" w:hint="default"/>
      </w:rPr>
    </w:lvl>
    <w:lvl w:ilvl="1" w:tplc="1494E1D2">
      <w:start w:val="1"/>
      <w:numFmt w:val="bullet"/>
      <w:lvlText w:val="o"/>
      <w:lvlJc w:val="left"/>
      <w:pPr>
        <w:ind w:left="1440" w:hanging="360"/>
      </w:pPr>
      <w:rPr>
        <w:rFonts w:ascii="Courier New" w:hAnsi="Courier New" w:hint="default"/>
      </w:rPr>
    </w:lvl>
    <w:lvl w:ilvl="2" w:tplc="D86A01EC">
      <w:start w:val="1"/>
      <w:numFmt w:val="bullet"/>
      <w:lvlText w:val=""/>
      <w:lvlJc w:val="left"/>
      <w:pPr>
        <w:ind w:left="2160" w:hanging="360"/>
      </w:pPr>
      <w:rPr>
        <w:rFonts w:ascii="Wingdings" w:hAnsi="Wingdings" w:hint="default"/>
      </w:rPr>
    </w:lvl>
    <w:lvl w:ilvl="3" w:tplc="FE30452E">
      <w:start w:val="1"/>
      <w:numFmt w:val="bullet"/>
      <w:lvlText w:val=""/>
      <w:lvlJc w:val="left"/>
      <w:pPr>
        <w:ind w:left="2880" w:hanging="360"/>
      </w:pPr>
      <w:rPr>
        <w:rFonts w:ascii="Symbol" w:hAnsi="Symbol" w:hint="default"/>
      </w:rPr>
    </w:lvl>
    <w:lvl w:ilvl="4" w:tplc="504CEE38">
      <w:start w:val="1"/>
      <w:numFmt w:val="bullet"/>
      <w:lvlText w:val="o"/>
      <w:lvlJc w:val="left"/>
      <w:pPr>
        <w:ind w:left="3600" w:hanging="360"/>
      </w:pPr>
      <w:rPr>
        <w:rFonts w:ascii="Courier New" w:hAnsi="Courier New" w:hint="default"/>
      </w:rPr>
    </w:lvl>
    <w:lvl w:ilvl="5" w:tplc="6A7A23AE">
      <w:start w:val="1"/>
      <w:numFmt w:val="bullet"/>
      <w:lvlText w:val=""/>
      <w:lvlJc w:val="left"/>
      <w:pPr>
        <w:ind w:left="4320" w:hanging="360"/>
      </w:pPr>
      <w:rPr>
        <w:rFonts w:ascii="Wingdings" w:hAnsi="Wingdings" w:hint="default"/>
      </w:rPr>
    </w:lvl>
    <w:lvl w:ilvl="6" w:tplc="36025972">
      <w:start w:val="1"/>
      <w:numFmt w:val="bullet"/>
      <w:lvlText w:val=""/>
      <w:lvlJc w:val="left"/>
      <w:pPr>
        <w:ind w:left="5040" w:hanging="360"/>
      </w:pPr>
      <w:rPr>
        <w:rFonts w:ascii="Symbol" w:hAnsi="Symbol" w:hint="default"/>
      </w:rPr>
    </w:lvl>
    <w:lvl w:ilvl="7" w:tplc="E94466F4">
      <w:start w:val="1"/>
      <w:numFmt w:val="bullet"/>
      <w:lvlText w:val="o"/>
      <w:lvlJc w:val="left"/>
      <w:pPr>
        <w:ind w:left="5760" w:hanging="360"/>
      </w:pPr>
      <w:rPr>
        <w:rFonts w:ascii="Courier New" w:hAnsi="Courier New" w:hint="default"/>
      </w:rPr>
    </w:lvl>
    <w:lvl w:ilvl="8" w:tplc="32426FF6">
      <w:start w:val="1"/>
      <w:numFmt w:val="bullet"/>
      <w:lvlText w:val=""/>
      <w:lvlJc w:val="left"/>
      <w:pPr>
        <w:ind w:left="6480" w:hanging="360"/>
      </w:pPr>
      <w:rPr>
        <w:rFonts w:ascii="Wingdings" w:hAnsi="Wingdings" w:hint="default"/>
      </w:rPr>
    </w:lvl>
  </w:abstractNum>
  <w:abstractNum w:abstractNumId="20">
    <w:nsid w:val="17FA77C0"/>
    <w:multiLevelType w:val="hybridMultilevel"/>
    <w:tmpl w:val="A2D8A29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9C66837"/>
    <w:multiLevelType w:val="multilevel"/>
    <w:tmpl w:val="8E362B62"/>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1CF21E2F"/>
    <w:multiLevelType w:val="hybridMultilevel"/>
    <w:tmpl w:val="DC568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1D737987"/>
    <w:multiLevelType w:val="multilevel"/>
    <w:tmpl w:val="0234CD00"/>
    <w:lvl w:ilvl="0">
      <w:start w:val="2"/>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nsid w:val="1FD43DE1"/>
    <w:multiLevelType w:val="hybridMultilevel"/>
    <w:tmpl w:val="64EAC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42A145C"/>
    <w:multiLevelType w:val="hybridMultilevel"/>
    <w:tmpl w:val="124419B8"/>
    <w:lvl w:ilvl="0" w:tplc="2EB07CAC">
      <w:start w:val="1132"/>
      <w:numFmt w:val="bullet"/>
      <w:lvlText w:val="-"/>
      <w:lvlJc w:val="left"/>
      <w:pPr>
        <w:ind w:left="786" w:hanging="360"/>
      </w:pPr>
      <w:rPr>
        <w:rFonts w:ascii="Calibri" w:eastAsiaTheme="minorEastAsia" w:hAnsi="Calibri" w:cs="TimesNewRomanPSMT" w:hint="default"/>
        <w:color w:val="auto"/>
      </w:rPr>
    </w:lvl>
    <w:lvl w:ilvl="1" w:tplc="08090003">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6">
    <w:nsid w:val="259F71B1"/>
    <w:multiLevelType w:val="hybridMultilevel"/>
    <w:tmpl w:val="17F46CC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25B729E2"/>
    <w:multiLevelType w:val="hybridMultilevel"/>
    <w:tmpl w:val="5F664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6A23E27"/>
    <w:multiLevelType w:val="multilevel"/>
    <w:tmpl w:val="483692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nsid w:val="33267BFB"/>
    <w:multiLevelType w:val="hybridMultilevel"/>
    <w:tmpl w:val="9C0030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384B4EDA"/>
    <w:multiLevelType w:val="hybridMultilevel"/>
    <w:tmpl w:val="799AA1D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C92667A"/>
    <w:multiLevelType w:val="multilevel"/>
    <w:tmpl w:val="3120FB5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nsid w:val="3E4E0793"/>
    <w:multiLevelType w:val="hybridMultilevel"/>
    <w:tmpl w:val="A94AF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F9B5C3E"/>
    <w:multiLevelType w:val="hybridMultilevel"/>
    <w:tmpl w:val="F376AD78"/>
    <w:lvl w:ilvl="0" w:tplc="2766CD4A">
      <w:start w:val="1132"/>
      <w:numFmt w:val="bullet"/>
      <w:lvlText w:val="-"/>
      <w:lvlJc w:val="left"/>
      <w:pPr>
        <w:ind w:left="720" w:hanging="360"/>
      </w:pPr>
      <w:rPr>
        <w:rFonts w:ascii="Calibri" w:eastAsiaTheme="minorEastAsia" w:hAnsi="Calibri"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04E326C"/>
    <w:multiLevelType w:val="hybridMultilevel"/>
    <w:tmpl w:val="569C02E2"/>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763" w:hanging="360"/>
      </w:pPr>
      <w:rPr>
        <w:rFonts w:ascii="Courier New" w:hAnsi="Courier New" w:cs="Courier New" w:hint="default"/>
      </w:rPr>
    </w:lvl>
    <w:lvl w:ilvl="2" w:tplc="04100005" w:tentative="1">
      <w:start w:val="1"/>
      <w:numFmt w:val="bullet"/>
      <w:lvlText w:val=""/>
      <w:lvlJc w:val="left"/>
      <w:pPr>
        <w:ind w:left="-43" w:hanging="360"/>
      </w:pPr>
      <w:rPr>
        <w:rFonts w:ascii="Wingdings" w:hAnsi="Wingdings" w:hint="default"/>
      </w:rPr>
    </w:lvl>
    <w:lvl w:ilvl="3" w:tplc="04100001" w:tentative="1">
      <w:start w:val="1"/>
      <w:numFmt w:val="bullet"/>
      <w:lvlText w:val=""/>
      <w:lvlJc w:val="left"/>
      <w:pPr>
        <w:ind w:left="677" w:hanging="360"/>
      </w:pPr>
      <w:rPr>
        <w:rFonts w:ascii="Symbol" w:hAnsi="Symbol" w:hint="default"/>
      </w:rPr>
    </w:lvl>
    <w:lvl w:ilvl="4" w:tplc="04100003" w:tentative="1">
      <w:start w:val="1"/>
      <w:numFmt w:val="bullet"/>
      <w:lvlText w:val="o"/>
      <w:lvlJc w:val="left"/>
      <w:pPr>
        <w:ind w:left="1397" w:hanging="360"/>
      </w:pPr>
      <w:rPr>
        <w:rFonts w:ascii="Courier New" w:hAnsi="Courier New" w:cs="Courier New" w:hint="default"/>
      </w:rPr>
    </w:lvl>
    <w:lvl w:ilvl="5" w:tplc="04100005" w:tentative="1">
      <w:start w:val="1"/>
      <w:numFmt w:val="bullet"/>
      <w:lvlText w:val=""/>
      <w:lvlJc w:val="left"/>
      <w:pPr>
        <w:ind w:left="2117" w:hanging="360"/>
      </w:pPr>
      <w:rPr>
        <w:rFonts w:ascii="Wingdings" w:hAnsi="Wingdings" w:hint="default"/>
      </w:rPr>
    </w:lvl>
    <w:lvl w:ilvl="6" w:tplc="04100001" w:tentative="1">
      <w:start w:val="1"/>
      <w:numFmt w:val="bullet"/>
      <w:lvlText w:val=""/>
      <w:lvlJc w:val="left"/>
      <w:pPr>
        <w:ind w:left="2837" w:hanging="360"/>
      </w:pPr>
      <w:rPr>
        <w:rFonts w:ascii="Symbol" w:hAnsi="Symbol" w:hint="default"/>
      </w:rPr>
    </w:lvl>
    <w:lvl w:ilvl="7" w:tplc="04100003" w:tentative="1">
      <w:start w:val="1"/>
      <w:numFmt w:val="bullet"/>
      <w:lvlText w:val="o"/>
      <w:lvlJc w:val="left"/>
      <w:pPr>
        <w:ind w:left="3557" w:hanging="360"/>
      </w:pPr>
      <w:rPr>
        <w:rFonts w:ascii="Courier New" w:hAnsi="Courier New" w:cs="Courier New" w:hint="default"/>
      </w:rPr>
    </w:lvl>
    <w:lvl w:ilvl="8" w:tplc="04100005" w:tentative="1">
      <w:start w:val="1"/>
      <w:numFmt w:val="bullet"/>
      <w:lvlText w:val=""/>
      <w:lvlJc w:val="left"/>
      <w:pPr>
        <w:ind w:left="4277" w:hanging="360"/>
      </w:pPr>
      <w:rPr>
        <w:rFonts w:ascii="Wingdings" w:hAnsi="Wingdings" w:hint="default"/>
      </w:rPr>
    </w:lvl>
  </w:abstractNum>
  <w:abstractNum w:abstractNumId="35">
    <w:nsid w:val="412909F0"/>
    <w:multiLevelType w:val="hybridMultilevel"/>
    <w:tmpl w:val="EA2883D2"/>
    <w:lvl w:ilvl="0" w:tplc="2766CD4A">
      <w:start w:val="1132"/>
      <w:numFmt w:val="bullet"/>
      <w:lvlText w:val="-"/>
      <w:lvlJc w:val="left"/>
      <w:pPr>
        <w:ind w:left="786" w:hanging="360"/>
      </w:pPr>
      <w:rPr>
        <w:rFonts w:ascii="Calibri" w:eastAsiaTheme="minorEastAsia" w:hAnsi="Calibri" w:cs="TimesNewRomanPSMT" w:hint="default"/>
        <w:strike w:val="0"/>
        <w:color w:val="0000FF"/>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2C8359D"/>
    <w:multiLevelType w:val="hybridMultilevel"/>
    <w:tmpl w:val="FDC07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50629D6"/>
    <w:multiLevelType w:val="hybridMultilevel"/>
    <w:tmpl w:val="87928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6236AED"/>
    <w:multiLevelType w:val="hybridMultilevel"/>
    <w:tmpl w:val="9236AE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6DE77E9"/>
    <w:multiLevelType w:val="hybridMultilevel"/>
    <w:tmpl w:val="C9E62F6C"/>
    <w:lvl w:ilvl="0" w:tplc="891C5A8E">
      <w:start w:val="1"/>
      <w:numFmt w:val="decimal"/>
      <w:lvlText w:val="%1."/>
      <w:lvlJc w:val="left"/>
      <w:pPr>
        <w:ind w:left="720" w:hanging="360"/>
      </w:pPr>
    </w:lvl>
    <w:lvl w:ilvl="1" w:tplc="7CF43316">
      <w:start w:val="1"/>
      <w:numFmt w:val="lowerLetter"/>
      <w:lvlText w:val="%2."/>
      <w:lvlJc w:val="left"/>
      <w:pPr>
        <w:ind w:left="1440" w:hanging="360"/>
      </w:pPr>
    </w:lvl>
    <w:lvl w:ilvl="2" w:tplc="1A80E98C">
      <w:start w:val="1"/>
      <w:numFmt w:val="lowerRoman"/>
      <w:lvlText w:val="%3."/>
      <w:lvlJc w:val="right"/>
      <w:pPr>
        <w:ind w:left="2160" w:hanging="180"/>
      </w:pPr>
    </w:lvl>
    <w:lvl w:ilvl="3" w:tplc="393C163C">
      <w:start w:val="1"/>
      <w:numFmt w:val="decimal"/>
      <w:lvlText w:val="%4."/>
      <w:lvlJc w:val="left"/>
      <w:pPr>
        <w:ind w:left="2880" w:hanging="360"/>
      </w:pPr>
    </w:lvl>
    <w:lvl w:ilvl="4" w:tplc="6B16A442">
      <w:start w:val="1"/>
      <w:numFmt w:val="lowerLetter"/>
      <w:lvlText w:val="%5."/>
      <w:lvlJc w:val="left"/>
      <w:pPr>
        <w:ind w:left="3600" w:hanging="360"/>
      </w:pPr>
    </w:lvl>
    <w:lvl w:ilvl="5" w:tplc="F6469FFC">
      <w:start w:val="1"/>
      <w:numFmt w:val="lowerRoman"/>
      <w:lvlText w:val="%6."/>
      <w:lvlJc w:val="right"/>
      <w:pPr>
        <w:ind w:left="4320" w:hanging="180"/>
      </w:pPr>
    </w:lvl>
    <w:lvl w:ilvl="6" w:tplc="2506B112">
      <w:start w:val="1"/>
      <w:numFmt w:val="decimal"/>
      <w:lvlText w:val="%7."/>
      <w:lvlJc w:val="left"/>
      <w:pPr>
        <w:ind w:left="5040" w:hanging="360"/>
      </w:pPr>
    </w:lvl>
    <w:lvl w:ilvl="7" w:tplc="83248EFE">
      <w:start w:val="1"/>
      <w:numFmt w:val="lowerLetter"/>
      <w:lvlText w:val="%8."/>
      <w:lvlJc w:val="left"/>
      <w:pPr>
        <w:ind w:left="5760" w:hanging="360"/>
      </w:pPr>
    </w:lvl>
    <w:lvl w:ilvl="8" w:tplc="21869CC6">
      <w:start w:val="1"/>
      <w:numFmt w:val="lowerRoman"/>
      <w:lvlText w:val="%9."/>
      <w:lvlJc w:val="right"/>
      <w:pPr>
        <w:ind w:left="6480" w:hanging="180"/>
      </w:pPr>
    </w:lvl>
  </w:abstractNum>
  <w:abstractNum w:abstractNumId="40">
    <w:nsid w:val="48193778"/>
    <w:multiLevelType w:val="hybridMultilevel"/>
    <w:tmpl w:val="57DE4AAE"/>
    <w:lvl w:ilvl="0" w:tplc="2766CD4A">
      <w:start w:val="1132"/>
      <w:numFmt w:val="bullet"/>
      <w:lvlText w:val="-"/>
      <w:lvlJc w:val="left"/>
      <w:pPr>
        <w:ind w:left="720" w:hanging="360"/>
      </w:pPr>
      <w:rPr>
        <w:rFonts w:ascii="Calibri" w:eastAsiaTheme="minorEastAsia" w:hAnsi="Calibri"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4966041D"/>
    <w:multiLevelType w:val="hybridMultilevel"/>
    <w:tmpl w:val="AAB8E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0AE59AE"/>
    <w:multiLevelType w:val="hybridMultilevel"/>
    <w:tmpl w:val="812CF550"/>
    <w:lvl w:ilvl="0" w:tplc="08090001">
      <w:start w:val="1"/>
      <w:numFmt w:val="bullet"/>
      <w:lvlText w:val=""/>
      <w:lvlJc w:val="left"/>
      <w:pPr>
        <w:ind w:left="720" w:hanging="360"/>
      </w:pPr>
      <w:rPr>
        <w:rFonts w:ascii="Symbol" w:hAnsi="Symbol" w:hint="default"/>
      </w:rPr>
    </w:lvl>
    <w:lvl w:ilvl="1" w:tplc="2766CD4A">
      <w:start w:val="1132"/>
      <w:numFmt w:val="bullet"/>
      <w:lvlText w:val="-"/>
      <w:lvlJc w:val="left"/>
      <w:pPr>
        <w:ind w:left="360" w:hanging="360"/>
      </w:pPr>
      <w:rPr>
        <w:rFonts w:ascii="Calibri" w:eastAsiaTheme="minorEastAsia" w:hAnsi="Calibri" w:cs="TimesNewRomanPSM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57A81171"/>
    <w:multiLevelType w:val="hybridMultilevel"/>
    <w:tmpl w:val="D556C3F2"/>
    <w:lvl w:ilvl="0" w:tplc="ABE2A3BA">
      <w:start w:val="1"/>
      <w:numFmt w:val="bullet"/>
      <w:lvlText w:val=""/>
      <w:lvlJc w:val="left"/>
      <w:pPr>
        <w:ind w:left="720" w:hanging="360"/>
      </w:pPr>
      <w:rPr>
        <w:rFonts w:ascii="Symbol" w:hAnsi="Symbol" w:hint="default"/>
        <w:color w:val="auto"/>
        <w:shd w:val="clear" w:color="auto" w:fil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58050F98"/>
    <w:multiLevelType w:val="hybridMultilevel"/>
    <w:tmpl w:val="DE60A404"/>
    <w:lvl w:ilvl="0" w:tplc="A5B0F67A">
      <w:start w:val="1"/>
      <w:numFmt w:val="bullet"/>
      <w:lvlText w:val=""/>
      <w:lvlJc w:val="left"/>
      <w:pPr>
        <w:ind w:left="720" w:hanging="360"/>
      </w:pPr>
      <w:rPr>
        <w:rFonts w:ascii="Symbol" w:hAnsi="Symbol" w:hint="default"/>
        <w:strike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5A570DE2"/>
    <w:multiLevelType w:val="hybridMultilevel"/>
    <w:tmpl w:val="AF528A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26C02CB"/>
    <w:multiLevelType w:val="hybridMultilevel"/>
    <w:tmpl w:val="F2F671D6"/>
    <w:lvl w:ilvl="0" w:tplc="78DE6754">
      <w:start w:val="1132"/>
      <w:numFmt w:val="bullet"/>
      <w:lvlText w:val="-"/>
      <w:lvlJc w:val="left"/>
      <w:pPr>
        <w:ind w:left="720" w:hanging="360"/>
      </w:pPr>
      <w:rPr>
        <w:rFonts w:ascii="Calibri" w:eastAsiaTheme="minorEastAsia" w:hAnsi="Calibri" w:cs="TimesNewRomanPSMT"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62B57F9E"/>
    <w:multiLevelType w:val="hybridMultilevel"/>
    <w:tmpl w:val="25C2F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33C45B9"/>
    <w:multiLevelType w:val="hybridMultilevel"/>
    <w:tmpl w:val="9AF2D640"/>
    <w:lvl w:ilvl="0" w:tplc="EF9E04FA">
      <w:start w:val="1"/>
      <w:numFmt w:val="bullet"/>
      <w:lvlText w:val=""/>
      <w:lvlJc w:val="left"/>
      <w:pPr>
        <w:ind w:left="720" w:hanging="360"/>
      </w:pPr>
      <w:rPr>
        <w:rFonts w:ascii="Symbol" w:hAnsi="Symbol" w:hint="default"/>
        <w:strike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69454D5E"/>
    <w:multiLevelType w:val="hybridMultilevel"/>
    <w:tmpl w:val="9CD07610"/>
    <w:lvl w:ilvl="0" w:tplc="F5F4248A">
      <w:start w:val="1132"/>
      <w:numFmt w:val="bullet"/>
      <w:lvlText w:val="-"/>
      <w:lvlJc w:val="left"/>
      <w:pPr>
        <w:ind w:left="720" w:hanging="360"/>
      </w:pPr>
      <w:rPr>
        <w:rFonts w:ascii="Calibri" w:eastAsiaTheme="minorEastAsia" w:hAnsi="Calibri" w:cs="TimesNewRomanPSMT" w:hint="default"/>
        <w:strike w:val="0"/>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6A297D88"/>
    <w:multiLevelType w:val="hybridMultilevel"/>
    <w:tmpl w:val="5CD6D06E"/>
    <w:lvl w:ilvl="0" w:tplc="A80E9C5A">
      <w:start w:val="1"/>
      <w:numFmt w:val="bullet"/>
      <w:lvlText w:val=""/>
      <w:lvlJc w:val="left"/>
      <w:pPr>
        <w:ind w:left="720" w:hanging="360"/>
      </w:pPr>
      <w:rPr>
        <w:rFonts w:ascii="Symbol" w:hAnsi="Symbol" w:hint="default"/>
      </w:rPr>
    </w:lvl>
    <w:lvl w:ilvl="1" w:tplc="9D2C0E90">
      <w:start w:val="1"/>
      <w:numFmt w:val="bullet"/>
      <w:lvlText w:val="o"/>
      <w:lvlJc w:val="left"/>
      <w:pPr>
        <w:ind w:left="1440" w:hanging="360"/>
      </w:pPr>
      <w:rPr>
        <w:rFonts w:ascii="Courier New" w:hAnsi="Courier New" w:hint="default"/>
      </w:rPr>
    </w:lvl>
    <w:lvl w:ilvl="2" w:tplc="FE940170">
      <w:start w:val="1"/>
      <w:numFmt w:val="bullet"/>
      <w:lvlText w:val=""/>
      <w:lvlJc w:val="left"/>
      <w:pPr>
        <w:ind w:left="2160" w:hanging="360"/>
      </w:pPr>
      <w:rPr>
        <w:rFonts w:ascii="Wingdings" w:hAnsi="Wingdings" w:hint="default"/>
      </w:rPr>
    </w:lvl>
    <w:lvl w:ilvl="3" w:tplc="917CC2D8">
      <w:start w:val="1"/>
      <w:numFmt w:val="bullet"/>
      <w:lvlText w:val=""/>
      <w:lvlJc w:val="left"/>
      <w:pPr>
        <w:ind w:left="2880" w:hanging="360"/>
      </w:pPr>
      <w:rPr>
        <w:rFonts w:ascii="Symbol" w:hAnsi="Symbol" w:hint="default"/>
      </w:rPr>
    </w:lvl>
    <w:lvl w:ilvl="4" w:tplc="54E441B6">
      <w:start w:val="1"/>
      <w:numFmt w:val="bullet"/>
      <w:lvlText w:val="o"/>
      <w:lvlJc w:val="left"/>
      <w:pPr>
        <w:ind w:left="3600" w:hanging="360"/>
      </w:pPr>
      <w:rPr>
        <w:rFonts w:ascii="Courier New" w:hAnsi="Courier New" w:hint="default"/>
      </w:rPr>
    </w:lvl>
    <w:lvl w:ilvl="5" w:tplc="7690FC3A">
      <w:start w:val="1"/>
      <w:numFmt w:val="bullet"/>
      <w:lvlText w:val=""/>
      <w:lvlJc w:val="left"/>
      <w:pPr>
        <w:ind w:left="4320" w:hanging="360"/>
      </w:pPr>
      <w:rPr>
        <w:rFonts w:ascii="Wingdings" w:hAnsi="Wingdings" w:hint="default"/>
      </w:rPr>
    </w:lvl>
    <w:lvl w:ilvl="6" w:tplc="F28A42D4">
      <w:start w:val="1"/>
      <w:numFmt w:val="bullet"/>
      <w:lvlText w:val=""/>
      <w:lvlJc w:val="left"/>
      <w:pPr>
        <w:ind w:left="5040" w:hanging="360"/>
      </w:pPr>
      <w:rPr>
        <w:rFonts w:ascii="Symbol" w:hAnsi="Symbol" w:hint="default"/>
      </w:rPr>
    </w:lvl>
    <w:lvl w:ilvl="7" w:tplc="3F040E5A">
      <w:start w:val="1"/>
      <w:numFmt w:val="bullet"/>
      <w:lvlText w:val="o"/>
      <w:lvlJc w:val="left"/>
      <w:pPr>
        <w:ind w:left="5760" w:hanging="360"/>
      </w:pPr>
      <w:rPr>
        <w:rFonts w:ascii="Courier New" w:hAnsi="Courier New" w:hint="default"/>
      </w:rPr>
    </w:lvl>
    <w:lvl w:ilvl="8" w:tplc="0AA01086">
      <w:start w:val="1"/>
      <w:numFmt w:val="bullet"/>
      <w:lvlText w:val=""/>
      <w:lvlJc w:val="left"/>
      <w:pPr>
        <w:ind w:left="6480" w:hanging="360"/>
      </w:pPr>
      <w:rPr>
        <w:rFonts w:ascii="Wingdings" w:hAnsi="Wingdings" w:hint="default"/>
      </w:rPr>
    </w:lvl>
  </w:abstractNum>
  <w:abstractNum w:abstractNumId="51">
    <w:nsid w:val="6D895F9E"/>
    <w:multiLevelType w:val="hybridMultilevel"/>
    <w:tmpl w:val="D4C2B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nsid w:val="6DE37CC8"/>
    <w:multiLevelType w:val="hybridMultilevel"/>
    <w:tmpl w:val="2CA2BB76"/>
    <w:lvl w:ilvl="0" w:tplc="3C80560E">
      <w:start w:val="1"/>
      <w:numFmt w:val="decimal"/>
      <w:lvlText w:val="%1."/>
      <w:lvlJc w:val="left"/>
      <w:pPr>
        <w:ind w:left="720" w:hanging="360"/>
      </w:pPr>
      <w:rPr>
        <w:rFonts w:eastAsiaTheme="minorEastAsia" w:cstheme="minorBidi" w:hint="default"/>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nsid w:val="6F793761"/>
    <w:multiLevelType w:val="hybridMultilevel"/>
    <w:tmpl w:val="7BE68704"/>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4">
    <w:nsid w:val="72265D81"/>
    <w:multiLevelType w:val="hybridMultilevel"/>
    <w:tmpl w:val="C952FC30"/>
    <w:lvl w:ilvl="0" w:tplc="615A54FC">
      <w:start w:val="1"/>
      <w:numFmt w:val="lowerLetter"/>
      <w:lvlText w:val="%1."/>
      <w:lvlJc w:val="left"/>
      <w:pPr>
        <w:ind w:left="720" w:hanging="360"/>
      </w:pPr>
      <w:rPr>
        <w:rFonts w:ascii="Times New Roman" w:eastAsia="SimSun" w:hAnsi="Times New Roman"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36F3AB1"/>
    <w:multiLevelType w:val="hybridMultilevel"/>
    <w:tmpl w:val="8C2048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3DD486B"/>
    <w:multiLevelType w:val="hybridMultilevel"/>
    <w:tmpl w:val="3D7A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4A94CD1"/>
    <w:multiLevelType w:val="hybridMultilevel"/>
    <w:tmpl w:val="37A4F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5785A43"/>
    <w:multiLevelType w:val="hybridMultilevel"/>
    <w:tmpl w:val="F8522E3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5AC2058"/>
    <w:multiLevelType w:val="hybridMultilevel"/>
    <w:tmpl w:val="FF840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76CD573C"/>
    <w:multiLevelType w:val="hybridMultilevel"/>
    <w:tmpl w:val="A7DE7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6E73EE8"/>
    <w:multiLevelType w:val="hybridMultilevel"/>
    <w:tmpl w:val="05C83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9F16982"/>
    <w:multiLevelType w:val="multilevel"/>
    <w:tmpl w:val="E5BE663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3">
    <w:nsid w:val="7E916739"/>
    <w:multiLevelType w:val="hybridMultilevel"/>
    <w:tmpl w:val="E42034D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7ED74841"/>
    <w:multiLevelType w:val="hybridMultilevel"/>
    <w:tmpl w:val="C11286CE"/>
    <w:lvl w:ilvl="0" w:tplc="FDE606DC">
      <w:start w:val="1"/>
      <w:numFmt w:val="bullet"/>
      <w:lvlText w:val=""/>
      <w:lvlJc w:val="left"/>
      <w:pPr>
        <w:ind w:left="786" w:hanging="360"/>
      </w:pPr>
      <w:rPr>
        <w:rFonts w:ascii="Symbol" w:hAnsi="Symbol" w:hint="default"/>
        <w:strike w:val="0"/>
        <w:color w:val="0000FF"/>
      </w:rPr>
    </w:lvl>
    <w:lvl w:ilvl="1" w:tplc="F5F4248A">
      <w:start w:val="1132"/>
      <w:numFmt w:val="bullet"/>
      <w:lvlText w:val="-"/>
      <w:lvlJc w:val="left"/>
      <w:pPr>
        <w:ind w:left="1440" w:hanging="360"/>
      </w:pPr>
      <w:rPr>
        <w:rFonts w:ascii="Calibri" w:eastAsiaTheme="minorEastAsia" w:hAnsi="Calibri" w:cs="TimesNewRomanPSMT" w:hint="default"/>
        <w:strike w:val="0"/>
        <w:color w:val="FF000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9"/>
  </w:num>
  <w:num w:numId="2">
    <w:abstractNumId w:val="50"/>
  </w:num>
  <w:num w:numId="3">
    <w:abstractNumId w:val="19"/>
  </w:num>
  <w:num w:numId="4">
    <w:abstractNumId w:val="1"/>
  </w:num>
  <w:num w:numId="5">
    <w:abstractNumId w:val="26"/>
  </w:num>
  <w:num w:numId="6">
    <w:abstractNumId w:val="30"/>
  </w:num>
  <w:num w:numId="7">
    <w:abstractNumId w:val="57"/>
  </w:num>
  <w:num w:numId="8">
    <w:abstractNumId w:val="59"/>
  </w:num>
  <w:num w:numId="9">
    <w:abstractNumId w:val="63"/>
  </w:num>
  <w:num w:numId="10">
    <w:abstractNumId w:val="53"/>
  </w:num>
  <w:num w:numId="11">
    <w:abstractNumId w:val="34"/>
  </w:num>
  <w:num w:numId="12">
    <w:abstractNumId w:val="45"/>
  </w:num>
  <w:num w:numId="13">
    <w:abstractNumId w:val="55"/>
  </w:num>
  <w:num w:numId="14">
    <w:abstractNumId w:val="18"/>
  </w:num>
  <w:num w:numId="15">
    <w:abstractNumId w:val="24"/>
  </w:num>
  <w:num w:numId="16">
    <w:abstractNumId w:val="38"/>
  </w:num>
  <w:num w:numId="17">
    <w:abstractNumId w:val="41"/>
  </w:num>
  <w:num w:numId="18">
    <w:abstractNumId w:val="58"/>
  </w:num>
  <w:num w:numId="19">
    <w:abstractNumId w:val="20"/>
  </w:num>
  <w:num w:numId="20">
    <w:abstractNumId w:val="37"/>
  </w:num>
  <w:num w:numId="21">
    <w:abstractNumId w:val="54"/>
  </w:num>
  <w:num w:numId="22">
    <w:abstractNumId w:val="22"/>
  </w:num>
  <w:num w:numId="23">
    <w:abstractNumId w:val="36"/>
  </w:num>
  <w:num w:numId="24">
    <w:abstractNumId w:val="11"/>
  </w:num>
  <w:num w:numId="25">
    <w:abstractNumId w:val="61"/>
  </w:num>
  <w:num w:numId="26">
    <w:abstractNumId w:val="60"/>
  </w:num>
  <w:num w:numId="27">
    <w:abstractNumId w:val="17"/>
  </w:num>
  <w:num w:numId="28">
    <w:abstractNumId w:val="32"/>
  </w:num>
  <w:num w:numId="29">
    <w:abstractNumId w:val="56"/>
  </w:num>
  <w:num w:numId="30">
    <w:abstractNumId w:val="0"/>
  </w:num>
  <w:num w:numId="31">
    <w:abstractNumId w:val="31"/>
  </w:num>
  <w:num w:numId="32">
    <w:abstractNumId w:val="62"/>
  </w:num>
  <w:num w:numId="33">
    <w:abstractNumId w:val="15"/>
  </w:num>
  <w:num w:numId="34">
    <w:abstractNumId w:val="14"/>
  </w:num>
  <w:num w:numId="35">
    <w:abstractNumId w:val="23"/>
  </w:num>
  <w:num w:numId="36">
    <w:abstractNumId w:val="21"/>
  </w:num>
  <w:num w:numId="37">
    <w:abstractNumId w:val="16"/>
  </w:num>
  <w:num w:numId="38">
    <w:abstractNumId w:val="51"/>
  </w:num>
  <w:num w:numId="39">
    <w:abstractNumId w:val="29"/>
  </w:num>
  <w:num w:numId="40">
    <w:abstractNumId w:val="42"/>
  </w:num>
  <w:num w:numId="41">
    <w:abstractNumId w:val="44"/>
  </w:num>
  <w:num w:numId="42">
    <w:abstractNumId w:val="43"/>
  </w:num>
  <w:num w:numId="43">
    <w:abstractNumId w:val="12"/>
  </w:num>
  <w:num w:numId="44">
    <w:abstractNumId w:val="52"/>
  </w:num>
  <w:num w:numId="45">
    <w:abstractNumId w:val="13"/>
  </w:num>
  <w:num w:numId="46">
    <w:abstractNumId w:val="33"/>
  </w:num>
  <w:num w:numId="47">
    <w:abstractNumId w:val="46"/>
  </w:num>
  <w:num w:numId="48">
    <w:abstractNumId w:val="40"/>
  </w:num>
  <w:num w:numId="49">
    <w:abstractNumId w:val="35"/>
  </w:num>
  <w:num w:numId="50">
    <w:abstractNumId w:val="25"/>
  </w:num>
  <w:num w:numId="51">
    <w:abstractNumId w:val="48"/>
  </w:num>
  <w:num w:numId="52">
    <w:abstractNumId w:val="64"/>
  </w:num>
  <w:num w:numId="53">
    <w:abstractNumId w:val="49"/>
  </w:num>
  <w:num w:numId="54">
    <w:abstractNumId w:val="47"/>
  </w:num>
  <w:num w:numId="55">
    <w:abstractNumId w:val="28"/>
  </w:num>
  <w:num w:numId="5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7"/>
  </w:num>
  <w:numIdMacAtCleanup w:val="51"/>
</w:numbering>
</file>

<file path=word/people.xml><?xml version="1.0" encoding="utf-8"?>
<w15:people xmlns:mc="http://schemas.openxmlformats.org/markup-compatibility/2006" xmlns:w15="http://schemas.microsoft.com/office/word/2012/wordml" mc:Ignorable="w15">
  <w15:person w15:author="veronica gianfaldoni">
    <w15:presenceInfo w15:providerId="" w15:userId=""/>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embedSystemFonts/>
  <w:stylePaneFormatFilter w:val="0000"/>
  <w:defaultTabStop w:val="720"/>
  <w:hyphenationZone w:val="283"/>
  <w:defaultTableStyle w:val="Normal"/>
  <w:drawingGridHorizontalSpacing w:val="110"/>
  <w:drawingGridVerticalSpacing w:val="0"/>
  <w:displayHorizontalDrawingGridEvery w:val="0"/>
  <w:displayVerticalDrawingGridEvery w:val="0"/>
  <w:characterSpacingControl w:val="doNotCompress"/>
  <w:hdrShapeDefaults>
    <o:shapedefaults v:ext="edit" spidmax="8194"/>
  </w:hdrShapeDefaults>
  <w:footnotePr>
    <w:footnote w:id="-1"/>
    <w:footnote w:id="0"/>
    <w:footnote w:id="1"/>
  </w:footnotePr>
  <w:endnotePr>
    <w:endnote w:id="-1"/>
    <w:endnote w:id="0"/>
    <w:endnote w:id="1"/>
  </w:endnotePr>
  <w:compat/>
  <w:rsids>
    <w:rsidRoot w:val="008870CD"/>
    <w:rsid w:val="00006704"/>
    <w:rsid w:val="000113E8"/>
    <w:rsid w:val="00012D72"/>
    <w:rsid w:val="00014970"/>
    <w:rsid w:val="000154A1"/>
    <w:rsid w:val="000264F4"/>
    <w:rsid w:val="00026618"/>
    <w:rsid w:val="00035558"/>
    <w:rsid w:val="00035AF3"/>
    <w:rsid w:val="00040401"/>
    <w:rsid w:val="000412EE"/>
    <w:rsid w:val="000421CD"/>
    <w:rsid w:val="0004295B"/>
    <w:rsid w:val="00044544"/>
    <w:rsid w:val="00045F7A"/>
    <w:rsid w:val="00047794"/>
    <w:rsid w:val="00047C50"/>
    <w:rsid w:val="00051134"/>
    <w:rsid w:val="00056604"/>
    <w:rsid w:val="000622DB"/>
    <w:rsid w:val="00062783"/>
    <w:rsid w:val="00065285"/>
    <w:rsid w:val="00067AD1"/>
    <w:rsid w:val="0007321F"/>
    <w:rsid w:val="00082617"/>
    <w:rsid w:val="000854D5"/>
    <w:rsid w:val="000867EB"/>
    <w:rsid w:val="00090BA3"/>
    <w:rsid w:val="00093B2C"/>
    <w:rsid w:val="00096776"/>
    <w:rsid w:val="000A4BBB"/>
    <w:rsid w:val="000A5874"/>
    <w:rsid w:val="000A58EC"/>
    <w:rsid w:val="000B360D"/>
    <w:rsid w:val="000B5565"/>
    <w:rsid w:val="000C1376"/>
    <w:rsid w:val="000C27B0"/>
    <w:rsid w:val="000C402C"/>
    <w:rsid w:val="000C422B"/>
    <w:rsid w:val="000C4D1A"/>
    <w:rsid w:val="000D222D"/>
    <w:rsid w:val="000D39E8"/>
    <w:rsid w:val="000D7CE4"/>
    <w:rsid w:val="000E13C3"/>
    <w:rsid w:val="000E2E21"/>
    <w:rsid w:val="000E3FFA"/>
    <w:rsid w:val="000E49A5"/>
    <w:rsid w:val="000E5990"/>
    <w:rsid w:val="000F0712"/>
    <w:rsid w:val="000F3E6C"/>
    <w:rsid w:val="001013B2"/>
    <w:rsid w:val="00102789"/>
    <w:rsid w:val="00102F01"/>
    <w:rsid w:val="00103DD9"/>
    <w:rsid w:val="0010677F"/>
    <w:rsid w:val="001068E3"/>
    <w:rsid w:val="00110D2C"/>
    <w:rsid w:val="00110D9F"/>
    <w:rsid w:val="00111DB4"/>
    <w:rsid w:val="00114A21"/>
    <w:rsid w:val="00114FE2"/>
    <w:rsid w:val="00115347"/>
    <w:rsid w:val="00121C3C"/>
    <w:rsid w:val="00122211"/>
    <w:rsid w:val="00122558"/>
    <w:rsid w:val="00126B0D"/>
    <w:rsid w:val="00130B6A"/>
    <w:rsid w:val="001339CB"/>
    <w:rsid w:val="00133D49"/>
    <w:rsid w:val="001353F6"/>
    <w:rsid w:val="001374C2"/>
    <w:rsid w:val="001417E9"/>
    <w:rsid w:val="00145DE3"/>
    <w:rsid w:val="001476EE"/>
    <w:rsid w:val="00147ACF"/>
    <w:rsid w:val="0015461D"/>
    <w:rsid w:val="00155602"/>
    <w:rsid w:val="00155B4D"/>
    <w:rsid w:val="001562E7"/>
    <w:rsid w:val="0015692F"/>
    <w:rsid w:val="00156C87"/>
    <w:rsid w:val="00166939"/>
    <w:rsid w:val="00167B6D"/>
    <w:rsid w:val="00167EE5"/>
    <w:rsid w:val="001715B6"/>
    <w:rsid w:val="00171E58"/>
    <w:rsid w:val="00172852"/>
    <w:rsid w:val="0018088A"/>
    <w:rsid w:val="00184AEA"/>
    <w:rsid w:val="00193C4B"/>
    <w:rsid w:val="00194FEC"/>
    <w:rsid w:val="00197EAF"/>
    <w:rsid w:val="001A06C5"/>
    <w:rsid w:val="001A0A93"/>
    <w:rsid w:val="001A1EA5"/>
    <w:rsid w:val="001A3666"/>
    <w:rsid w:val="001A3D6A"/>
    <w:rsid w:val="001A4B88"/>
    <w:rsid w:val="001A4C27"/>
    <w:rsid w:val="001B0417"/>
    <w:rsid w:val="001B273F"/>
    <w:rsid w:val="001B56EC"/>
    <w:rsid w:val="001C04E0"/>
    <w:rsid w:val="001C1A41"/>
    <w:rsid w:val="001C1D8B"/>
    <w:rsid w:val="001C2BE9"/>
    <w:rsid w:val="001C3696"/>
    <w:rsid w:val="001D084C"/>
    <w:rsid w:val="001D4DCC"/>
    <w:rsid w:val="001D6393"/>
    <w:rsid w:val="001E2220"/>
    <w:rsid w:val="001E58EB"/>
    <w:rsid w:val="001E5E13"/>
    <w:rsid w:val="001E6920"/>
    <w:rsid w:val="001F1472"/>
    <w:rsid w:val="001F1599"/>
    <w:rsid w:val="001F19C9"/>
    <w:rsid w:val="001F3217"/>
    <w:rsid w:val="001F5200"/>
    <w:rsid w:val="001F6212"/>
    <w:rsid w:val="00203A5F"/>
    <w:rsid w:val="00204903"/>
    <w:rsid w:val="00205C7A"/>
    <w:rsid w:val="00205D58"/>
    <w:rsid w:val="00223221"/>
    <w:rsid w:val="002243BE"/>
    <w:rsid w:val="0023197B"/>
    <w:rsid w:val="00232C5E"/>
    <w:rsid w:val="00242EDA"/>
    <w:rsid w:val="00245A2C"/>
    <w:rsid w:val="002515C7"/>
    <w:rsid w:val="00253A13"/>
    <w:rsid w:val="002609CC"/>
    <w:rsid w:val="00261901"/>
    <w:rsid w:val="00261AA2"/>
    <w:rsid w:val="00270698"/>
    <w:rsid w:val="002718B1"/>
    <w:rsid w:val="002744C3"/>
    <w:rsid w:val="002803E5"/>
    <w:rsid w:val="00290A92"/>
    <w:rsid w:val="00290B9B"/>
    <w:rsid w:val="00291B6A"/>
    <w:rsid w:val="00295276"/>
    <w:rsid w:val="00296DE8"/>
    <w:rsid w:val="002A057A"/>
    <w:rsid w:val="002A081E"/>
    <w:rsid w:val="002A1563"/>
    <w:rsid w:val="002A46D7"/>
    <w:rsid w:val="002B0985"/>
    <w:rsid w:val="002C2022"/>
    <w:rsid w:val="002C59EF"/>
    <w:rsid w:val="002C700D"/>
    <w:rsid w:val="002C773C"/>
    <w:rsid w:val="002D546A"/>
    <w:rsid w:val="002D6712"/>
    <w:rsid w:val="002E1DFE"/>
    <w:rsid w:val="002E29DE"/>
    <w:rsid w:val="002F0887"/>
    <w:rsid w:val="002F0CB9"/>
    <w:rsid w:val="002F55AF"/>
    <w:rsid w:val="00300017"/>
    <w:rsid w:val="00301414"/>
    <w:rsid w:val="00301CF0"/>
    <w:rsid w:val="0031095D"/>
    <w:rsid w:val="00311164"/>
    <w:rsid w:val="00312896"/>
    <w:rsid w:val="00312959"/>
    <w:rsid w:val="00315F17"/>
    <w:rsid w:val="0032555A"/>
    <w:rsid w:val="00330B00"/>
    <w:rsid w:val="003335C0"/>
    <w:rsid w:val="00334116"/>
    <w:rsid w:val="00335468"/>
    <w:rsid w:val="00337BF9"/>
    <w:rsid w:val="00340E3F"/>
    <w:rsid w:val="00342E17"/>
    <w:rsid w:val="00344422"/>
    <w:rsid w:val="00345C2C"/>
    <w:rsid w:val="00350726"/>
    <w:rsid w:val="00351000"/>
    <w:rsid w:val="00351629"/>
    <w:rsid w:val="00353BD5"/>
    <w:rsid w:val="00355F46"/>
    <w:rsid w:val="0036414D"/>
    <w:rsid w:val="003664A6"/>
    <w:rsid w:val="003749ED"/>
    <w:rsid w:val="00374C82"/>
    <w:rsid w:val="00375CFB"/>
    <w:rsid w:val="00376274"/>
    <w:rsid w:val="0037696B"/>
    <w:rsid w:val="00380023"/>
    <w:rsid w:val="003804F3"/>
    <w:rsid w:val="00380DAF"/>
    <w:rsid w:val="00386635"/>
    <w:rsid w:val="00392A27"/>
    <w:rsid w:val="00392F3A"/>
    <w:rsid w:val="003A32A1"/>
    <w:rsid w:val="003A3DA5"/>
    <w:rsid w:val="003A5BFD"/>
    <w:rsid w:val="003A6BD0"/>
    <w:rsid w:val="003A6EDE"/>
    <w:rsid w:val="003B02AA"/>
    <w:rsid w:val="003B0542"/>
    <w:rsid w:val="003C00F7"/>
    <w:rsid w:val="003C1E56"/>
    <w:rsid w:val="003C239D"/>
    <w:rsid w:val="003C4744"/>
    <w:rsid w:val="003C4E96"/>
    <w:rsid w:val="003C6AA5"/>
    <w:rsid w:val="003C6ACE"/>
    <w:rsid w:val="003D5D84"/>
    <w:rsid w:val="003D68F3"/>
    <w:rsid w:val="003E6821"/>
    <w:rsid w:val="003F0B3E"/>
    <w:rsid w:val="003F3963"/>
    <w:rsid w:val="003F40A0"/>
    <w:rsid w:val="003F4E04"/>
    <w:rsid w:val="003F56EE"/>
    <w:rsid w:val="003F5CAD"/>
    <w:rsid w:val="003F7DB3"/>
    <w:rsid w:val="00401497"/>
    <w:rsid w:val="00401F1C"/>
    <w:rsid w:val="0040676B"/>
    <w:rsid w:val="00407BC7"/>
    <w:rsid w:val="00411BA6"/>
    <w:rsid w:val="004143CB"/>
    <w:rsid w:val="004150F3"/>
    <w:rsid w:val="004151D9"/>
    <w:rsid w:val="004177DF"/>
    <w:rsid w:val="00417C7D"/>
    <w:rsid w:val="004200D2"/>
    <w:rsid w:val="004240BF"/>
    <w:rsid w:val="00424D0B"/>
    <w:rsid w:val="00442B3E"/>
    <w:rsid w:val="00445CF2"/>
    <w:rsid w:val="00450A6B"/>
    <w:rsid w:val="00456395"/>
    <w:rsid w:val="004679B3"/>
    <w:rsid w:val="0047177D"/>
    <w:rsid w:val="00472224"/>
    <w:rsid w:val="004766E8"/>
    <w:rsid w:val="004779A6"/>
    <w:rsid w:val="0048169D"/>
    <w:rsid w:val="00482D17"/>
    <w:rsid w:val="00483623"/>
    <w:rsid w:val="00485E01"/>
    <w:rsid w:val="00490230"/>
    <w:rsid w:val="00494A88"/>
    <w:rsid w:val="00496AF6"/>
    <w:rsid w:val="0049747E"/>
    <w:rsid w:val="00497F56"/>
    <w:rsid w:val="004A0A69"/>
    <w:rsid w:val="004A2EB6"/>
    <w:rsid w:val="004A34BA"/>
    <w:rsid w:val="004A4BAC"/>
    <w:rsid w:val="004B2062"/>
    <w:rsid w:val="004B3819"/>
    <w:rsid w:val="004B63E2"/>
    <w:rsid w:val="004B7547"/>
    <w:rsid w:val="004C0D51"/>
    <w:rsid w:val="004C228B"/>
    <w:rsid w:val="004C4AD8"/>
    <w:rsid w:val="004C59F2"/>
    <w:rsid w:val="004C5E51"/>
    <w:rsid w:val="004D00DE"/>
    <w:rsid w:val="004D66DA"/>
    <w:rsid w:val="004D705D"/>
    <w:rsid w:val="004E144E"/>
    <w:rsid w:val="004E2097"/>
    <w:rsid w:val="004F1953"/>
    <w:rsid w:val="004F1D1C"/>
    <w:rsid w:val="004F311A"/>
    <w:rsid w:val="004F65E4"/>
    <w:rsid w:val="004F7A80"/>
    <w:rsid w:val="005003D0"/>
    <w:rsid w:val="005007AA"/>
    <w:rsid w:val="00503404"/>
    <w:rsid w:val="0050444B"/>
    <w:rsid w:val="00505956"/>
    <w:rsid w:val="00505E82"/>
    <w:rsid w:val="00505EE3"/>
    <w:rsid w:val="00511427"/>
    <w:rsid w:val="0051336F"/>
    <w:rsid w:val="00513521"/>
    <w:rsid w:val="0051366E"/>
    <w:rsid w:val="0051469E"/>
    <w:rsid w:val="005146B9"/>
    <w:rsid w:val="00520BD3"/>
    <w:rsid w:val="00523A4B"/>
    <w:rsid w:val="00525E97"/>
    <w:rsid w:val="0052743E"/>
    <w:rsid w:val="005321B7"/>
    <w:rsid w:val="00536040"/>
    <w:rsid w:val="0053683D"/>
    <w:rsid w:val="005403A0"/>
    <w:rsid w:val="00542BD2"/>
    <w:rsid w:val="00543456"/>
    <w:rsid w:val="005474CD"/>
    <w:rsid w:val="00561BC9"/>
    <w:rsid w:val="005630C6"/>
    <w:rsid w:val="005729D3"/>
    <w:rsid w:val="00573CF6"/>
    <w:rsid w:val="0057568A"/>
    <w:rsid w:val="00582077"/>
    <w:rsid w:val="00583D15"/>
    <w:rsid w:val="00584C82"/>
    <w:rsid w:val="005852F8"/>
    <w:rsid w:val="00591CC7"/>
    <w:rsid w:val="005936C8"/>
    <w:rsid w:val="0059554E"/>
    <w:rsid w:val="005A0EA1"/>
    <w:rsid w:val="005A1036"/>
    <w:rsid w:val="005A7806"/>
    <w:rsid w:val="005C1715"/>
    <w:rsid w:val="005C18CA"/>
    <w:rsid w:val="005C19F3"/>
    <w:rsid w:val="005C2598"/>
    <w:rsid w:val="005C6648"/>
    <w:rsid w:val="005C6810"/>
    <w:rsid w:val="005D5720"/>
    <w:rsid w:val="005D6108"/>
    <w:rsid w:val="005E20EA"/>
    <w:rsid w:val="005E5009"/>
    <w:rsid w:val="005F0B36"/>
    <w:rsid w:val="005F16F6"/>
    <w:rsid w:val="005F1781"/>
    <w:rsid w:val="005F1BAD"/>
    <w:rsid w:val="005F4922"/>
    <w:rsid w:val="00600340"/>
    <w:rsid w:val="006051F9"/>
    <w:rsid w:val="0060612E"/>
    <w:rsid w:val="00611663"/>
    <w:rsid w:val="006236F4"/>
    <w:rsid w:val="006325B8"/>
    <w:rsid w:val="0063355B"/>
    <w:rsid w:val="0063475E"/>
    <w:rsid w:val="00640F83"/>
    <w:rsid w:val="00643841"/>
    <w:rsid w:val="0064744A"/>
    <w:rsid w:val="00653C56"/>
    <w:rsid w:val="00653FB4"/>
    <w:rsid w:val="00657C93"/>
    <w:rsid w:val="00660C76"/>
    <w:rsid w:val="006676C4"/>
    <w:rsid w:val="00672541"/>
    <w:rsid w:val="00676EE2"/>
    <w:rsid w:val="006812BD"/>
    <w:rsid w:val="006861B4"/>
    <w:rsid w:val="0069308B"/>
    <w:rsid w:val="006A0525"/>
    <w:rsid w:val="006A1085"/>
    <w:rsid w:val="006A19C4"/>
    <w:rsid w:val="006A3C4A"/>
    <w:rsid w:val="006A7320"/>
    <w:rsid w:val="006B2B44"/>
    <w:rsid w:val="006C05AE"/>
    <w:rsid w:val="006C244D"/>
    <w:rsid w:val="006C28E2"/>
    <w:rsid w:val="006C454E"/>
    <w:rsid w:val="006C5510"/>
    <w:rsid w:val="006D0BE8"/>
    <w:rsid w:val="006D588E"/>
    <w:rsid w:val="006D6274"/>
    <w:rsid w:val="006D7B99"/>
    <w:rsid w:val="006E32A4"/>
    <w:rsid w:val="006E7119"/>
    <w:rsid w:val="006F0C9D"/>
    <w:rsid w:val="006F2F31"/>
    <w:rsid w:val="006F3003"/>
    <w:rsid w:val="006F58F3"/>
    <w:rsid w:val="006F7A09"/>
    <w:rsid w:val="00704369"/>
    <w:rsid w:val="007043CF"/>
    <w:rsid w:val="0070646C"/>
    <w:rsid w:val="00706B28"/>
    <w:rsid w:val="007156BD"/>
    <w:rsid w:val="00721FA3"/>
    <w:rsid w:val="00722C67"/>
    <w:rsid w:val="00726810"/>
    <w:rsid w:val="00742863"/>
    <w:rsid w:val="007438AE"/>
    <w:rsid w:val="00746DB6"/>
    <w:rsid w:val="00761865"/>
    <w:rsid w:val="00781EC2"/>
    <w:rsid w:val="00790A12"/>
    <w:rsid w:val="007912C4"/>
    <w:rsid w:val="007920B0"/>
    <w:rsid w:val="0079361F"/>
    <w:rsid w:val="007A7332"/>
    <w:rsid w:val="007B0625"/>
    <w:rsid w:val="007B6164"/>
    <w:rsid w:val="007C28B1"/>
    <w:rsid w:val="007C57F5"/>
    <w:rsid w:val="007C6C51"/>
    <w:rsid w:val="007D3DE0"/>
    <w:rsid w:val="007D4247"/>
    <w:rsid w:val="007D70A5"/>
    <w:rsid w:val="007E0482"/>
    <w:rsid w:val="007E04A5"/>
    <w:rsid w:val="007E09C4"/>
    <w:rsid w:val="007E3547"/>
    <w:rsid w:val="007F0981"/>
    <w:rsid w:val="007F2666"/>
    <w:rsid w:val="00805271"/>
    <w:rsid w:val="008066B5"/>
    <w:rsid w:val="00811253"/>
    <w:rsid w:val="008116E9"/>
    <w:rsid w:val="00817A9B"/>
    <w:rsid w:val="00820919"/>
    <w:rsid w:val="00823626"/>
    <w:rsid w:val="00824962"/>
    <w:rsid w:val="0083635F"/>
    <w:rsid w:val="00846C4F"/>
    <w:rsid w:val="00851330"/>
    <w:rsid w:val="00852A27"/>
    <w:rsid w:val="008604DA"/>
    <w:rsid w:val="00862722"/>
    <w:rsid w:val="00862DC3"/>
    <w:rsid w:val="00867820"/>
    <w:rsid w:val="00867AA1"/>
    <w:rsid w:val="008755A8"/>
    <w:rsid w:val="008772D1"/>
    <w:rsid w:val="008814B8"/>
    <w:rsid w:val="008815A1"/>
    <w:rsid w:val="0088229C"/>
    <w:rsid w:val="008843AB"/>
    <w:rsid w:val="008851F9"/>
    <w:rsid w:val="008870CD"/>
    <w:rsid w:val="00887FF2"/>
    <w:rsid w:val="00891363"/>
    <w:rsid w:val="00892C99"/>
    <w:rsid w:val="00893802"/>
    <w:rsid w:val="00894E96"/>
    <w:rsid w:val="00896933"/>
    <w:rsid w:val="008A490B"/>
    <w:rsid w:val="008A4E33"/>
    <w:rsid w:val="008A5D12"/>
    <w:rsid w:val="008B0C44"/>
    <w:rsid w:val="008B1749"/>
    <w:rsid w:val="008B66E4"/>
    <w:rsid w:val="008B731C"/>
    <w:rsid w:val="008C3E1E"/>
    <w:rsid w:val="008C46F9"/>
    <w:rsid w:val="008D3A03"/>
    <w:rsid w:val="008D7D48"/>
    <w:rsid w:val="008E1789"/>
    <w:rsid w:val="008E18EB"/>
    <w:rsid w:val="008E2C5B"/>
    <w:rsid w:val="008E4F1C"/>
    <w:rsid w:val="008F0D3A"/>
    <w:rsid w:val="008F2704"/>
    <w:rsid w:val="008F35ED"/>
    <w:rsid w:val="008F4D73"/>
    <w:rsid w:val="008F4DED"/>
    <w:rsid w:val="008F76B4"/>
    <w:rsid w:val="00907C2A"/>
    <w:rsid w:val="00913EB1"/>
    <w:rsid w:val="009175CC"/>
    <w:rsid w:val="009222D9"/>
    <w:rsid w:val="0092387E"/>
    <w:rsid w:val="00925E69"/>
    <w:rsid w:val="0092690C"/>
    <w:rsid w:val="00927570"/>
    <w:rsid w:val="00927EEC"/>
    <w:rsid w:val="00931520"/>
    <w:rsid w:val="00932E35"/>
    <w:rsid w:val="0093464A"/>
    <w:rsid w:val="00937D90"/>
    <w:rsid w:val="00940386"/>
    <w:rsid w:val="0094157A"/>
    <w:rsid w:val="009422A9"/>
    <w:rsid w:val="009430FB"/>
    <w:rsid w:val="00943822"/>
    <w:rsid w:val="009459DF"/>
    <w:rsid w:val="00951319"/>
    <w:rsid w:val="00953993"/>
    <w:rsid w:val="00953E14"/>
    <w:rsid w:val="00955CA0"/>
    <w:rsid w:val="009571C8"/>
    <w:rsid w:val="0095751D"/>
    <w:rsid w:val="009616CB"/>
    <w:rsid w:val="00962EF5"/>
    <w:rsid w:val="009665E6"/>
    <w:rsid w:val="0097372B"/>
    <w:rsid w:val="0097374A"/>
    <w:rsid w:val="00982B47"/>
    <w:rsid w:val="00982B99"/>
    <w:rsid w:val="009843FB"/>
    <w:rsid w:val="00992213"/>
    <w:rsid w:val="00993611"/>
    <w:rsid w:val="009937F7"/>
    <w:rsid w:val="00996555"/>
    <w:rsid w:val="009A3452"/>
    <w:rsid w:val="009B438F"/>
    <w:rsid w:val="009B5855"/>
    <w:rsid w:val="009B6378"/>
    <w:rsid w:val="009C2CF8"/>
    <w:rsid w:val="009D4D5F"/>
    <w:rsid w:val="009E25F8"/>
    <w:rsid w:val="009E6E42"/>
    <w:rsid w:val="009F17CB"/>
    <w:rsid w:val="009F3A40"/>
    <w:rsid w:val="009F457A"/>
    <w:rsid w:val="00A02CEA"/>
    <w:rsid w:val="00A10B46"/>
    <w:rsid w:val="00A12ACA"/>
    <w:rsid w:val="00A1526A"/>
    <w:rsid w:val="00A219BE"/>
    <w:rsid w:val="00A22ADA"/>
    <w:rsid w:val="00A249E9"/>
    <w:rsid w:val="00A24F19"/>
    <w:rsid w:val="00A25A94"/>
    <w:rsid w:val="00A25C44"/>
    <w:rsid w:val="00A3083A"/>
    <w:rsid w:val="00A31E23"/>
    <w:rsid w:val="00A3370E"/>
    <w:rsid w:val="00A33A15"/>
    <w:rsid w:val="00A34AEC"/>
    <w:rsid w:val="00A410AC"/>
    <w:rsid w:val="00A43912"/>
    <w:rsid w:val="00A448AA"/>
    <w:rsid w:val="00A44CEB"/>
    <w:rsid w:val="00A44D1B"/>
    <w:rsid w:val="00A52FAF"/>
    <w:rsid w:val="00A531B4"/>
    <w:rsid w:val="00A54A6D"/>
    <w:rsid w:val="00A601C6"/>
    <w:rsid w:val="00A6272D"/>
    <w:rsid w:val="00A63B01"/>
    <w:rsid w:val="00A65712"/>
    <w:rsid w:val="00A67CF0"/>
    <w:rsid w:val="00A74724"/>
    <w:rsid w:val="00A800FF"/>
    <w:rsid w:val="00A80B1C"/>
    <w:rsid w:val="00A81CF8"/>
    <w:rsid w:val="00A8403F"/>
    <w:rsid w:val="00A95227"/>
    <w:rsid w:val="00A96307"/>
    <w:rsid w:val="00A9733C"/>
    <w:rsid w:val="00AA07CE"/>
    <w:rsid w:val="00AA17A3"/>
    <w:rsid w:val="00AA2701"/>
    <w:rsid w:val="00AA4884"/>
    <w:rsid w:val="00AA4FEB"/>
    <w:rsid w:val="00AA5F53"/>
    <w:rsid w:val="00AB1235"/>
    <w:rsid w:val="00AB2081"/>
    <w:rsid w:val="00AB4B94"/>
    <w:rsid w:val="00AB6320"/>
    <w:rsid w:val="00AC46B3"/>
    <w:rsid w:val="00AC4838"/>
    <w:rsid w:val="00AD062D"/>
    <w:rsid w:val="00AD3BFF"/>
    <w:rsid w:val="00AD3D7E"/>
    <w:rsid w:val="00AD6356"/>
    <w:rsid w:val="00AE2599"/>
    <w:rsid w:val="00AE4D4B"/>
    <w:rsid w:val="00AE70E2"/>
    <w:rsid w:val="00AF0691"/>
    <w:rsid w:val="00AF19C9"/>
    <w:rsid w:val="00AF27C6"/>
    <w:rsid w:val="00AF7972"/>
    <w:rsid w:val="00AF7C2C"/>
    <w:rsid w:val="00B0066F"/>
    <w:rsid w:val="00B04572"/>
    <w:rsid w:val="00B04B43"/>
    <w:rsid w:val="00B1077B"/>
    <w:rsid w:val="00B1130C"/>
    <w:rsid w:val="00B14120"/>
    <w:rsid w:val="00B141C4"/>
    <w:rsid w:val="00B15268"/>
    <w:rsid w:val="00B15641"/>
    <w:rsid w:val="00B2210D"/>
    <w:rsid w:val="00B22416"/>
    <w:rsid w:val="00B2482E"/>
    <w:rsid w:val="00B24AD0"/>
    <w:rsid w:val="00B26E27"/>
    <w:rsid w:val="00B32469"/>
    <w:rsid w:val="00B35831"/>
    <w:rsid w:val="00B406F4"/>
    <w:rsid w:val="00B445C5"/>
    <w:rsid w:val="00B44757"/>
    <w:rsid w:val="00B44A5A"/>
    <w:rsid w:val="00B500A6"/>
    <w:rsid w:val="00B51EC9"/>
    <w:rsid w:val="00B5440F"/>
    <w:rsid w:val="00B62580"/>
    <w:rsid w:val="00B71383"/>
    <w:rsid w:val="00B76119"/>
    <w:rsid w:val="00B76A92"/>
    <w:rsid w:val="00B80A8F"/>
    <w:rsid w:val="00B80EB9"/>
    <w:rsid w:val="00B836CF"/>
    <w:rsid w:val="00B877EE"/>
    <w:rsid w:val="00B90353"/>
    <w:rsid w:val="00B90D8D"/>
    <w:rsid w:val="00B93F44"/>
    <w:rsid w:val="00BA0107"/>
    <w:rsid w:val="00BA19DC"/>
    <w:rsid w:val="00BA43AE"/>
    <w:rsid w:val="00BA5A82"/>
    <w:rsid w:val="00BA6121"/>
    <w:rsid w:val="00BB22F5"/>
    <w:rsid w:val="00BB25C6"/>
    <w:rsid w:val="00BB64A5"/>
    <w:rsid w:val="00BC2CDF"/>
    <w:rsid w:val="00BD01CF"/>
    <w:rsid w:val="00BD07CA"/>
    <w:rsid w:val="00BD08A9"/>
    <w:rsid w:val="00BD24CC"/>
    <w:rsid w:val="00BD3620"/>
    <w:rsid w:val="00BD5B80"/>
    <w:rsid w:val="00BE3BFA"/>
    <w:rsid w:val="00BE6D63"/>
    <w:rsid w:val="00BF3C09"/>
    <w:rsid w:val="00BF4262"/>
    <w:rsid w:val="00BF4697"/>
    <w:rsid w:val="00C0124C"/>
    <w:rsid w:val="00C017F7"/>
    <w:rsid w:val="00C01B71"/>
    <w:rsid w:val="00C06DED"/>
    <w:rsid w:val="00C06EB9"/>
    <w:rsid w:val="00C07636"/>
    <w:rsid w:val="00C1637C"/>
    <w:rsid w:val="00C27F2D"/>
    <w:rsid w:val="00C32ED8"/>
    <w:rsid w:val="00C35402"/>
    <w:rsid w:val="00C3747E"/>
    <w:rsid w:val="00C4241C"/>
    <w:rsid w:val="00C457A0"/>
    <w:rsid w:val="00C46C67"/>
    <w:rsid w:val="00C500F7"/>
    <w:rsid w:val="00C54184"/>
    <w:rsid w:val="00C62BEB"/>
    <w:rsid w:val="00C63982"/>
    <w:rsid w:val="00C67573"/>
    <w:rsid w:val="00C70D72"/>
    <w:rsid w:val="00C720F5"/>
    <w:rsid w:val="00C757FD"/>
    <w:rsid w:val="00C80973"/>
    <w:rsid w:val="00C84C98"/>
    <w:rsid w:val="00C859EF"/>
    <w:rsid w:val="00C91925"/>
    <w:rsid w:val="00C91D55"/>
    <w:rsid w:val="00C9492D"/>
    <w:rsid w:val="00C949B0"/>
    <w:rsid w:val="00CA196B"/>
    <w:rsid w:val="00CA6796"/>
    <w:rsid w:val="00CB0E24"/>
    <w:rsid w:val="00CB25B1"/>
    <w:rsid w:val="00CB37B9"/>
    <w:rsid w:val="00CB5AFF"/>
    <w:rsid w:val="00CB6E4A"/>
    <w:rsid w:val="00CB7427"/>
    <w:rsid w:val="00CD4DCB"/>
    <w:rsid w:val="00CE0903"/>
    <w:rsid w:val="00CE0BF9"/>
    <w:rsid w:val="00CE2347"/>
    <w:rsid w:val="00CE6332"/>
    <w:rsid w:val="00CF14D1"/>
    <w:rsid w:val="00CF730D"/>
    <w:rsid w:val="00D00E82"/>
    <w:rsid w:val="00D01AE7"/>
    <w:rsid w:val="00D05BF4"/>
    <w:rsid w:val="00D06399"/>
    <w:rsid w:val="00D06B76"/>
    <w:rsid w:val="00D06DB1"/>
    <w:rsid w:val="00D11D89"/>
    <w:rsid w:val="00D205FD"/>
    <w:rsid w:val="00D20BF0"/>
    <w:rsid w:val="00D261DB"/>
    <w:rsid w:val="00D52B86"/>
    <w:rsid w:val="00D57137"/>
    <w:rsid w:val="00D63B32"/>
    <w:rsid w:val="00D6465E"/>
    <w:rsid w:val="00D64F7A"/>
    <w:rsid w:val="00D65E32"/>
    <w:rsid w:val="00D70D83"/>
    <w:rsid w:val="00D714EF"/>
    <w:rsid w:val="00D742CF"/>
    <w:rsid w:val="00D81076"/>
    <w:rsid w:val="00D84045"/>
    <w:rsid w:val="00D878A0"/>
    <w:rsid w:val="00D9165B"/>
    <w:rsid w:val="00D94F6C"/>
    <w:rsid w:val="00D96749"/>
    <w:rsid w:val="00DA50AC"/>
    <w:rsid w:val="00DB3594"/>
    <w:rsid w:val="00DB43F6"/>
    <w:rsid w:val="00DB6CDA"/>
    <w:rsid w:val="00DC2C77"/>
    <w:rsid w:val="00DC2C8B"/>
    <w:rsid w:val="00DC2C9A"/>
    <w:rsid w:val="00DC39BC"/>
    <w:rsid w:val="00DC462B"/>
    <w:rsid w:val="00DD2E9D"/>
    <w:rsid w:val="00DD47B4"/>
    <w:rsid w:val="00DE1E38"/>
    <w:rsid w:val="00DE37EA"/>
    <w:rsid w:val="00DE3D86"/>
    <w:rsid w:val="00DE5D89"/>
    <w:rsid w:val="00DF4AA6"/>
    <w:rsid w:val="00DF7DBA"/>
    <w:rsid w:val="00E007AD"/>
    <w:rsid w:val="00E01500"/>
    <w:rsid w:val="00E02722"/>
    <w:rsid w:val="00E02775"/>
    <w:rsid w:val="00E0298F"/>
    <w:rsid w:val="00E05221"/>
    <w:rsid w:val="00E05E81"/>
    <w:rsid w:val="00E11440"/>
    <w:rsid w:val="00E14B00"/>
    <w:rsid w:val="00E15B2D"/>
    <w:rsid w:val="00E16636"/>
    <w:rsid w:val="00E22F11"/>
    <w:rsid w:val="00E26435"/>
    <w:rsid w:val="00E304EE"/>
    <w:rsid w:val="00E32516"/>
    <w:rsid w:val="00E3463F"/>
    <w:rsid w:val="00E41780"/>
    <w:rsid w:val="00E41F39"/>
    <w:rsid w:val="00E4319E"/>
    <w:rsid w:val="00E444CD"/>
    <w:rsid w:val="00E46A6F"/>
    <w:rsid w:val="00E512F4"/>
    <w:rsid w:val="00E5297B"/>
    <w:rsid w:val="00E52F68"/>
    <w:rsid w:val="00E542CD"/>
    <w:rsid w:val="00E54FC6"/>
    <w:rsid w:val="00E566EB"/>
    <w:rsid w:val="00E70192"/>
    <w:rsid w:val="00E73875"/>
    <w:rsid w:val="00E748D7"/>
    <w:rsid w:val="00E774B0"/>
    <w:rsid w:val="00E777BC"/>
    <w:rsid w:val="00E8132F"/>
    <w:rsid w:val="00E82B0F"/>
    <w:rsid w:val="00E8302D"/>
    <w:rsid w:val="00E83340"/>
    <w:rsid w:val="00E85A3D"/>
    <w:rsid w:val="00E90B28"/>
    <w:rsid w:val="00E93C3B"/>
    <w:rsid w:val="00E94EAD"/>
    <w:rsid w:val="00EA1A21"/>
    <w:rsid w:val="00EA5966"/>
    <w:rsid w:val="00EA6005"/>
    <w:rsid w:val="00EA610D"/>
    <w:rsid w:val="00EB16E2"/>
    <w:rsid w:val="00EB1ABC"/>
    <w:rsid w:val="00EB2009"/>
    <w:rsid w:val="00EB2C30"/>
    <w:rsid w:val="00EB3FCC"/>
    <w:rsid w:val="00EB7AF1"/>
    <w:rsid w:val="00EC037A"/>
    <w:rsid w:val="00EC6D25"/>
    <w:rsid w:val="00ED2B7B"/>
    <w:rsid w:val="00ED6095"/>
    <w:rsid w:val="00ED757B"/>
    <w:rsid w:val="00EE0695"/>
    <w:rsid w:val="00EE226A"/>
    <w:rsid w:val="00EE3B2D"/>
    <w:rsid w:val="00EF2733"/>
    <w:rsid w:val="00EF4286"/>
    <w:rsid w:val="00EF5F69"/>
    <w:rsid w:val="00EF7653"/>
    <w:rsid w:val="00F01C88"/>
    <w:rsid w:val="00F02494"/>
    <w:rsid w:val="00F05E30"/>
    <w:rsid w:val="00F150B3"/>
    <w:rsid w:val="00F17666"/>
    <w:rsid w:val="00F228AD"/>
    <w:rsid w:val="00F255D3"/>
    <w:rsid w:val="00F301CE"/>
    <w:rsid w:val="00F304D5"/>
    <w:rsid w:val="00F31509"/>
    <w:rsid w:val="00F3178F"/>
    <w:rsid w:val="00F31AAA"/>
    <w:rsid w:val="00F35597"/>
    <w:rsid w:val="00F419F3"/>
    <w:rsid w:val="00F441D0"/>
    <w:rsid w:val="00F449C6"/>
    <w:rsid w:val="00F53012"/>
    <w:rsid w:val="00F5550E"/>
    <w:rsid w:val="00F573D0"/>
    <w:rsid w:val="00F5751E"/>
    <w:rsid w:val="00F60E97"/>
    <w:rsid w:val="00F61868"/>
    <w:rsid w:val="00F649C0"/>
    <w:rsid w:val="00F64D40"/>
    <w:rsid w:val="00F64FE0"/>
    <w:rsid w:val="00F655D7"/>
    <w:rsid w:val="00F756BD"/>
    <w:rsid w:val="00F76DCF"/>
    <w:rsid w:val="00F811C0"/>
    <w:rsid w:val="00F81AE7"/>
    <w:rsid w:val="00F83664"/>
    <w:rsid w:val="00F857C8"/>
    <w:rsid w:val="00F920FE"/>
    <w:rsid w:val="00F955A7"/>
    <w:rsid w:val="00F95981"/>
    <w:rsid w:val="00F96921"/>
    <w:rsid w:val="00FA3F98"/>
    <w:rsid w:val="00FA7BE2"/>
    <w:rsid w:val="00FB12DF"/>
    <w:rsid w:val="00FB13E7"/>
    <w:rsid w:val="00FB1802"/>
    <w:rsid w:val="00FB1C8E"/>
    <w:rsid w:val="00FB6315"/>
    <w:rsid w:val="00FC0360"/>
    <w:rsid w:val="00FC5A62"/>
    <w:rsid w:val="00FC5D04"/>
    <w:rsid w:val="00FC6477"/>
    <w:rsid w:val="00FD11AB"/>
    <w:rsid w:val="00FD1CAB"/>
    <w:rsid w:val="00FD35B6"/>
    <w:rsid w:val="00FD5239"/>
    <w:rsid w:val="00FE0776"/>
    <w:rsid w:val="00FE38DB"/>
    <w:rsid w:val="00FE4E53"/>
    <w:rsid w:val="00FF08C8"/>
    <w:rsid w:val="00FF513B"/>
    <w:rsid w:val="00FF697C"/>
    <w:rsid w:val="3D03C2F7"/>
    <w:rsid w:val="483DA69D"/>
    <w:rsid w:val="50422CBD"/>
    <w:rsid w:val="60226960"/>
    <w:rsid w:val="726F4BD4"/>
    <w:rsid w:val="76D9A7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rules v:ext="edit">
        <o:r id="V:Rule5" type="connector" idref="#AutoShape 41"/>
        <o:r id="V:Rule6" type="connector" idref="#AutoShape 44"/>
        <o:r id="V:Rule7" type="connector" idref="#AutoShape 42"/>
        <o:r id="V:Rule8" type="connector" idref="#AutoShape 45"/>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qFormat="1"/>
    <w:lsdException w:name="caption" w:semiHidden="0" w:uiPriority="35" w:unhideWhenUsed="0" w:qFormat="1"/>
    <w:lsdException w:name="table of figures" w:qFormat="1"/>
    <w:lsdException w:name="footnote reference" w:qFormat="1"/>
    <w:lsdException w:name="page number" w:uiPriority="0"/>
    <w:lsdException w:name="end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qFormat="1"/>
    <w:lsdException w:name="Strong" w:semiHidden="0" w:uiPriority="22" w:unhideWhenUsed="0" w:qFormat="1"/>
    <w:lsdException w:name="Emphasis" w:semiHidden="0" w:uiPriority="20" w:unhideWhenUsed="0" w:qFormat="1"/>
    <w:lsdException w:name="Table Simple 2" w:uiPriority="0"/>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Heading1">
    <w:name w:val="heading 1"/>
    <w:basedOn w:val="Normal"/>
    <w:next w:val="Normal"/>
    <w:autoRedefine/>
    <w:uiPriority w:val="9"/>
    <w:qFormat/>
    <w:rsid w:val="00374C82"/>
    <w:pPr>
      <w:keepNext/>
      <w:pageBreakBefore/>
      <w:spacing w:before="240" w:after="60"/>
      <w:jc w:val="both"/>
      <w:outlineLvl w:val="0"/>
    </w:pPr>
    <w:rPr>
      <w:rFonts w:ascii="Times New Roman" w:eastAsia="Times New Roman" w:hAnsi="Times New Roman" w:cs="Times New Roman"/>
      <w:b/>
      <w:bCs/>
      <w:color w:val="1F497D" w:themeColor="text2"/>
      <w:kern w:val="28"/>
      <w:sz w:val="28"/>
      <w:szCs w:val="32"/>
      <w:lang w:val="en-GB"/>
    </w:rPr>
  </w:style>
  <w:style w:type="paragraph" w:styleId="Heading2">
    <w:name w:val="heading 2"/>
    <w:basedOn w:val="Normal"/>
    <w:next w:val="Normal"/>
    <w:autoRedefine/>
    <w:uiPriority w:val="9"/>
    <w:qFormat/>
    <w:rsid w:val="000264F4"/>
    <w:pPr>
      <w:keepNext/>
      <w:numPr>
        <w:ilvl w:val="1"/>
        <w:numId w:val="4"/>
      </w:numPr>
      <w:jc w:val="both"/>
      <w:outlineLvl w:val="1"/>
    </w:pPr>
    <w:rPr>
      <w:rFonts w:ascii="Times New Roman" w:eastAsia="Times New Roman" w:hAnsi="Times New Roman" w:cs="Times New Roman"/>
      <w:bCs/>
      <w:i/>
      <w:iCs/>
      <w:lang w:val="en-GB"/>
    </w:rPr>
  </w:style>
  <w:style w:type="paragraph" w:styleId="Heading3">
    <w:name w:val="heading 3"/>
    <w:basedOn w:val="Normal"/>
    <w:next w:val="Normal"/>
    <w:uiPriority w:val="9"/>
    <w:qFormat/>
    <w:rsid w:val="00E70192"/>
    <w:pPr>
      <w:keepNext/>
      <w:numPr>
        <w:ilvl w:val="2"/>
        <w:numId w:val="4"/>
      </w:numPr>
      <w:spacing w:before="240" w:after="60"/>
      <w:outlineLvl w:val="2"/>
    </w:pPr>
    <w:rPr>
      <w:rFonts w:ascii="Cambria" w:eastAsia="Times New Roman" w:hAnsi="Cambria" w:cs="Times New Roman"/>
      <w:b/>
      <w:bCs/>
      <w:color w:val="1F497D" w:themeColor="text2"/>
      <w:sz w:val="24"/>
      <w:szCs w:val="26"/>
    </w:rPr>
  </w:style>
  <w:style w:type="paragraph" w:styleId="Heading4">
    <w:name w:val="heading 4"/>
    <w:basedOn w:val="Normal"/>
    <w:next w:val="Normal"/>
    <w:uiPriority w:val="9"/>
    <w:qFormat/>
    <w:rsid w:val="009571C8"/>
    <w:pPr>
      <w:keepNext/>
      <w:numPr>
        <w:ilvl w:val="3"/>
        <w:numId w:val="4"/>
      </w:numPr>
      <w:spacing w:before="240" w:after="60"/>
      <w:outlineLvl w:val="3"/>
    </w:pPr>
    <w:rPr>
      <w:rFonts w:ascii="Calibri" w:eastAsia="Times New Roman" w:hAnsi="Calibri" w:cs="Times New Roman"/>
      <w:bCs/>
      <w:color w:val="1F497D" w:themeColor="text2"/>
      <w:sz w:val="24"/>
      <w:szCs w:val="28"/>
    </w:rPr>
  </w:style>
  <w:style w:type="paragraph" w:styleId="Heading5">
    <w:name w:val="heading 5"/>
    <w:basedOn w:val="Normal"/>
    <w:next w:val="Normal"/>
    <w:link w:val="Heading5Char"/>
    <w:uiPriority w:val="9"/>
    <w:unhideWhenUsed/>
    <w:qFormat/>
    <w:rsid w:val="004F65E4"/>
    <w:pPr>
      <w:keepNext/>
      <w:keepLines/>
      <w:suppressAutoHyphens w:val="0"/>
      <w:spacing w:before="200" w:after="0" w:line="240" w:lineRule="auto"/>
      <w:outlineLvl w:val="4"/>
    </w:pPr>
    <w:rPr>
      <w:rFonts w:asciiTheme="majorHAnsi" w:eastAsiaTheme="majorEastAsia" w:hAnsiTheme="majorHAnsi" w:cstheme="majorBidi"/>
      <w:i/>
      <w:iCs/>
      <w:color w:val="4F81BD" w:themeColor="accent1"/>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F65E4"/>
    <w:rPr>
      <w:rFonts w:asciiTheme="majorHAnsi" w:eastAsiaTheme="majorEastAsia" w:hAnsiTheme="majorHAnsi" w:cstheme="majorBidi"/>
      <w:i/>
      <w:iCs/>
      <w:color w:val="4F81BD" w:themeColor="accent1"/>
      <w:sz w:val="24"/>
      <w:szCs w:val="24"/>
      <w:lang w:val="en-US" w:eastAsia="en-US"/>
    </w:rPr>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uiPriority w:val="99"/>
    <w:rsid w:val="0093464A"/>
  </w:style>
  <w:style w:type="character" w:customStyle="1" w:styleId="FooterChar">
    <w:name w:val="Footer Char"/>
    <w:basedOn w:val="DefaultParagraphFont1"/>
    <w:uiPriority w:val="99"/>
    <w:rsid w:val="0093464A"/>
  </w:style>
  <w:style w:type="character" w:customStyle="1" w:styleId="BalloonTextChar">
    <w:name w:val="Balloon Text Char"/>
    <w:uiPriority w:val="99"/>
    <w:rsid w:val="0093464A"/>
    <w:rPr>
      <w:rFonts w:ascii="Tahoma" w:hAnsi="Tahoma" w:cs="Tahoma"/>
      <w:sz w:val="16"/>
      <w:szCs w:val="16"/>
    </w:rPr>
  </w:style>
  <w:style w:type="character" w:customStyle="1" w:styleId="FootnoteTextChar">
    <w:name w:val="Footnote Text Char"/>
    <w:aliases w:val="Paragraph Footnote Char"/>
    <w:basedOn w:val="DefaultParagraphFont1"/>
    <w:uiPriority w:val="99"/>
    <w:qFormat/>
    <w:rsid w:val="0093464A"/>
  </w:style>
  <w:style w:type="character" w:customStyle="1" w:styleId="FootnoteCharacters">
    <w:name w:val="Footnote Characters"/>
    <w:rsid w:val="0093464A"/>
    <w:rPr>
      <w:vertAlign w:val="superscript"/>
    </w:rPr>
  </w:style>
  <w:style w:type="character" w:customStyle="1" w:styleId="Heading1Char">
    <w:name w:val="Heading 1 Char"/>
    <w:uiPriority w:val="9"/>
    <w:rsid w:val="0093464A"/>
    <w:rPr>
      <w:rFonts w:ascii="Franklin Gothic Book" w:eastAsia="Times New Roman" w:hAnsi="Franklin Gothic Book"/>
      <w:b/>
      <w:bCs/>
      <w:kern w:val="1"/>
      <w:sz w:val="32"/>
      <w:szCs w:val="32"/>
    </w:rPr>
  </w:style>
  <w:style w:type="character" w:customStyle="1" w:styleId="Heading2Char">
    <w:name w:val="Heading 2 Char"/>
    <w:uiPriority w:val="9"/>
    <w:rsid w:val="0093464A"/>
    <w:rPr>
      <w:rFonts w:ascii="Franklin Gothic Book" w:eastAsia="Times New Roman" w:hAnsi="Franklin Gothic Book" w:cs="Times New Roman"/>
      <w:b/>
      <w:bCs/>
      <w:i/>
      <w:iCs/>
      <w:sz w:val="28"/>
      <w:szCs w:val="28"/>
    </w:rPr>
  </w:style>
  <w:style w:type="character" w:customStyle="1" w:styleId="Heading3Char">
    <w:name w:val="Heading 3 Char"/>
    <w:uiPriority w:val="9"/>
    <w:rsid w:val="0093464A"/>
    <w:rPr>
      <w:rFonts w:ascii="Cambria" w:eastAsia="Times New Roman" w:hAnsi="Cambria" w:cs="Times New Roman"/>
      <w:b/>
      <w:bCs/>
      <w:sz w:val="24"/>
      <w:szCs w:val="26"/>
    </w:rPr>
  </w:style>
  <w:style w:type="character" w:styleId="PageNumber">
    <w:name w:val="page number"/>
    <w:rsid w:val="0093464A"/>
    <w:rPr>
      <w:rFonts w:ascii="Arial" w:hAnsi="Arial"/>
      <w:sz w:val="18"/>
      <w:szCs w:val="18"/>
    </w:rPr>
  </w:style>
  <w:style w:type="character" w:customStyle="1" w:styleId="BodyTextChar">
    <w:name w:val="Body Text Char"/>
    <w:link w:val="ImageCaption"/>
    <w:qFormat/>
    <w:rsid w:val="0093464A"/>
    <w:rPr>
      <w:rFonts w:ascii="Times New Roman" w:eastAsia="SimSun" w:hAnsi="Times New Roman" w:cs="Arial"/>
      <w:sz w:val="22"/>
      <w:szCs w:val="24"/>
    </w:rPr>
  </w:style>
  <w:style w:type="paragraph" w:customStyle="1" w:styleId="ImageCaption">
    <w:name w:val="Image Caption"/>
    <w:basedOn w:val="Normal"/>
    <w:link w:val="BodyTextChar"/>
    <w:rsid w:val="004F65E4"/>
    <w:pPr>
      <w:suppressAutoHyphens w:val="0"/>
      <w:spacing w:after="120" w:line="240" w:lineRule="auto"/>
    </w:pPr>
    <w:rPr>
      <w:rFonts w:ascii="Times New Roman" w:eastAsia="SimSun" w:hAnsi="Times New Roman"/>
      <w:szCs w:val="24"/>
      <w:lang w:val="en-GB" w:eastAsia="en-GB"/>
    </w:rPr>
  </w:style>
  <w:style w:type="character" w:styleId="Hyperlink">
    <w:name w:val="Hyperlink"/>
    <w:uiPriority w:val="99"/>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CommentReference">
    <w:name w:val="annotation reference"/>
    <w:uiPriority w:val="99"/>
    <w:rsid w:val="0093464A"/>
    <w:rPr>
      <w:sz w:val="16"/>
      <w:szCs w:val="16"/>
    </w:rPr>
  </w:style>
  <w:style w:type="character" w:customStyle="1" w:styleId="CommentTextChar">
    <w:name w:val="Comment Text Char"/>
    <w:basedOn w:val="DefaultParagraphFont1"/>
    <w:uiPriority w:val="99"/>
    <w:rsid w:val="0093464A"/>
  </w:style>
  <w:style w:type="character" w:customStyle="1" w:styleId="CommentSubjectChar">
    <w:name w:val="Comment Subject Char"/>
    <w:uiPriority w:val="99"/>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FootnoteReference">
    <w:name w:val="footnote reference"/>
    <w:uiPriority w:val="99"/>
    <w:qFormat/>
    <w:rsid w:val="0093464A"/>
    <w:rPr>
      <w:vertAlign w:val="superscript"/>
    </w:rPr>
  </w:style>
  <w:style w:type="character" w:styleId="EndnoteReference">
    <w:name w:val="endnote reference"/>
    <w:rsid w:val="0093464A"/>
    <w:rPr>
      <w:vertAlign w:val="superscript"/>
    </w:rPr>
  </w:style>
  <w:style w:type="paragraph" w:customStyle="1" w:styleId="Heading">
    <w:name w:val="Heading"/>
    <w:basedOn w:val="Normal"/>
    <w:next w:val="BodyText"/>
    <w:rsid w:val="0093464A"/>
    <w:pPr>
      <w:keepNext/>
      <w:spacing w:before="240" w:after="120"/>
    </w:pPr>
    <w:rPr>
      <w:rFonts w:ascii="Liberation Sans" w:eastAsia="DejaVu Sans" w:hAnsi="Liberation Sans" w:cs="Lohit Hindi"/>
      <w:sz w:val="28"/>
      <w:szCs w:val="28"/>
    </w:rPr>
  </w:style>
  <w:style w:type="paragraph" w:styleId="BodyText">
    <w:name w:val="Body Text"/>
    <w:basedOn w:val="Normal"/>
    <w:rsid w:val="0093464A"/>
    <w:pPr>
      <w:spacing w:after="120" w:line="240" w:lineRule="auto"/>
      <w:ind w:left="567"/>
    </w:pPr>
    <w:rPr>
      <w:rFonts w:ascii="Times New Roman" w:eastAsia="SimSun" w:hAnsi="Times New Roman"/>
      <w:szCs w:val="24"/>
    </w:rPr>
  </w:style>
  <w:style w:type="paragraph" w:styleId="List">
    <w:name w:val="List"/>
    <w:basedOn w:val="BodyText"/>
    <w:rsid w:val="0093464A"/>
    <w:rPr>
      <w:rFonts w:cs="Lohit Hindi"/>
    </w:rPr>
  </w:style>
  <w:style w:type="paragraph" w:styleId="Caption">
    <w:name w:val="caption"/>
    <w:basedOn w:val="Normal"/>
    <w:uiPriority w:val="35"/>
    <w:qFormat/>
    <w:rsid w:val="0093464A"/>
    <w:pPr>
      <w:suppressLineNumbers/>
      <w:spacing w:before="120" w:after="120"/>
    </w:pPr>
    <w:rPr>
      <w:rFonts w:cs="Lohit Hindi"/>
      <w:i/>
      <w:iCs/>
      <w:sz w:val="24"/>
      <w:szCs w:val="24"/>
    </w:rPr>
  </w:style>
  <w:style w:type="paragraph" w:customStyle="1" w:styleId="Index">
    <w:name w:val="Index"/>
    <w:basedOn w:val="Normal"/>
    <w:rsid w:val="0093464A"/>
    <w:pPr>
      <w:suppressLineNumbers/>
    </w:pPr>
    <w:rPr>
      <w:rFonts w:cs="Lohit Hindi"/>
    </w:rPr>
  </w:style>
  <w:style w:type="paragraph" w:styleId="Header">
    <w:name w:val="header"/>
    <w:basedOn w:val="Normal"/>
    <w:uiPriority w:val="99"/>
    <w:rsid w:val="0093464A"/>
    <w:pPr>
      <w:spacing w:after="0" w:line="240" w:lineRule="auto"/>
    </w:pPr>
  </w:style>
  <w:style w:type="paragraph" w:styleId="Footer">
    <w:name w:val="footer"/>
    <w:basedOn w:val="Normal"/>
    <w:uiPriority w:val="99"/>
    <w:rsid w:val="0093464A"/>
    <w:pPr>
      <w:spacing w:after="0" w:line="240" w:lineRule="auto"/>
    </w:pPr>
  </w:style>
  <w:style w:type="paragraph" w:styleId="BalloonText">
    <w:name w:val="Balloon Text"/>
    <w:basedOn w:val="Normal"/>
    <w:uiPriority w:val="99"/>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qFormat/>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link w:val="TOC1Char"/>
    <w:uiPriority w:val="39"/>
    <w:qFormat/>
    <w:rsid w:val="00F857C8"/>
    <w:pPr>
      <w:spacing w:before="240" w:after="120" w:line="240" w:lineRule="auto"/>
    </w:pPr>
    <w:rPr>
      <w:rFonts w:ascii="Times New Roman" w:eastAsia="SimSun" w:hAnsi="Times New Roman"/>
      <w:bCs/>
      <w:szCs w:val="20"/>
    </w:rPr>
  </w:style>
  <w:style w:type="paragraph" w:styleId="TOC2">
    <w:name w:val="toc 2"/>
    <w:basedOn w:val="Normal"/>
    <w:next w:val="Normal"/>
    <w:uiPriority w:val="39"/>
    <w:qFormat/>
    <w:rsid w:val="0093464A"/>
    <w:pPr>
      <w:ind w:left="220"/>
    </w:pPr>
  </w:style>
  <w:style w:type="paragraph" w:styleId="CommentText">
    <w:name w:val="annotation text"/>
    <w:basedOn w:val="Normal"/>
    <w:uiPriority w:val="99"/>
    <w:rsid w:val="0093464A"/>
    <w:rPr>
      <w:sz w:val="20"/>
      <w:szCs w:val="20"/>
    </w:rPr>
  </w:style>
  <w:style w:type="paragraph" w:styleId="CommentSubject">
    <w:name w:val="annotation subject"/>
    <w:basedOn w:val="CommentText"/>
    <w:next w:val="CommentText"/>
    <w:uiPriority w:val="99"/>
    <w:rsid w:val="0093464A"/>
    <w:rPr>
      <w:b/>
      <w:bCs/>
    </w:rPr>
  </w:style>
  <w:style w:type="paragraph" w:customStyle="1" w:styleId="TableContents">
    <w:name w:val="Table Contents"/>
    <w:basedOn w:val="Normal"/>
    <w:rsid w:val="0093464A"/>
    <w:pPr>
      <w:suppressLineNumbers/>
    </w:pPr>
  </w:style>
  <w:style w:type="paragraph" w:customStyle="1" w:styleId="TableHeading">
    <w:name w:val="Table Heading"/>
    <w:basedOn w:val="TableContents"/>
    <w:rsid w:val="0093464A"/>
    <w:pPr>
      <w:jc w:val="center"/>
    </w:pPr>
    <w:rPr>
      <w:b/>
      <w:bCs/>
    </w:rPr>
  </w:style>
  <w:style w:type="paragraph" w:styleId="TOC3">
    <w:name w:val="toc 3"/>
    <w:basedOn w:val="Index"/>
    <w:uiPriority w:val="39"/>
    <w:qFormat/>
    <w:rsid w:val="0093464A"/>
    <w:pPr>
      <w:ind w:left="566"/>
    </w:pPr>
  </w:style>
  <w:style w:type="paragraph" w:styleId="TOC4">
    <w:name w:val="toc 4"/>
    <w:basedOn w:val="Index"/>
    <w:uiPriority w:val="39"/>
    <w:rsid w:val="0093464A"/>
    <w:pPr>
      <w:ind w:left="849"/>
    </w:pPr>
  </w:style>
  <w:style w:type="paragraph" w:styleId="TOC5">
    <w:name w:val="toc 5"/>
    <w:basedOn w:val="Index"/>
    <w:rsid w:val="0093464A"/>
    <w:pPr>
      <w:ind w:left="1132"/>
    </w:pPr>
  </w:style>
  <w:style w:type="paragraph" w:styleId="TOC6">
    <w:name w:val="toc 6"/>
    <w:basedOn w:val="Index"/>
    <w:rsid w:val="0093464A"/>
    <w:pPr>
      <w:ind w:left="1415"/>
    </w:pPr>
  </w:style>
  <w:style w:type="paragraph" w:styleId="TOC7">
    <w:name w:val="toc 7"/>
    <w:basedOn w:val="Index"/>
    <w:rsid w:val="0093464A"/>
    <w:pPr>
      <w:ind w:left="1698"/>
    </w:pPr>
  </w:style>
  <w:style w:type="paragraph" w:styleId="TOC8">
    <w:name w:val="toc 8"/>
    <w:basedOn w:val="Index"/>
    <w:rsid w:val="0093464A"/>
    <w:pPr>
      <w:ind w:left="1981"/>
    </w:pPr>
  </w:style>
  <w:style w:type="paragraph" w:styleId="TOC9">
    <w:name w:val="toc 9"/>
    <w:basedOn w:val="Index"/>
    <w:rsid w:val="0093464A"/>
    <w:pPr>
      <w:ind w:left="2264"/>
    </w:pPr>
  </w:style>
  <w:style w:type="paragraph" w:customStyle="1" w:styleId="Contents10">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 w:type="character" w:styleId="Strong">
    <w:name w:val="Strong"/>
    <w:aliases w:val="table"/>
    <w:basedOn w:val="DefaultParagraphFont"/>
    <w:uiPriority w:val="22"/>
    <w:qFormat/>
    <w:rsid w:val="004F65E4"/>
    <w:rPr>
      <w:rFonts w:ascii="Times New Roman" w:hAnsi="Times New Roman"/>
      <w:b/>
      <w:bCs/>
      <w:color w:val="auto"/>
      <w:sz w:val="22"/>
    </w:rPr>
  </w:style>
  <w:style w:type="paragraph" w:customStyle="1" w:styleId="Compact">
    <w:name w:val="Compact"/>
    <w:basedOn w:val="Normal"/>
    <w:qFormat/>
    <w:rsid w:val="004F65E4"/>
    <w:pPr>
      <w:suppressAutoHyphens w:val="0"/>
      <w:spacing w:before="36" w:after="36" w:line="240" w:lineRule="auto"/>
    </w:pPr>
    <w:rPr>
      <w:rFonts w:ascii="Times New Roman" w:eastAsiaTheme="minorHAnsi" w:hAnsi="Times New Roman" w:cstheme="minorBidi"/>
      <w:sz w:val="24"/>
      <w:szCs w:val="24"/>
      <w:lang w:eastAsia="en-US"/>
    </w:rPr>
  </w:style>
  <w:style w:type="table" w:customStyle="1" w:styleId="GridTable5Dark-Accent11">
    <w:name w:val="Grid Table 5 Dark - Accent 11"/>
    <w:basedOn w:val="TableNormal"/>
    <w:uiPriority w:val="50"/>
    <w:rsid w:val="004F65E4"/>
    <w:rPr>
      <w:rFonts w:asciiTheme="minorHAnsi" w:eastAsiaTheme="minorEastAsia" w:hAnsiTheme="minorHAnsi" w:cstheme="minorBidi"/>
      <w:sz w:val="22"/>
      <w:szCs w:val="22"/>
      <w:lang w:val="en-US" w:eastAsia="en-US" w:bidi="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4F65E4"/>
    <w:rPr>
      <w:rFonts w:eastAsia="SimSun" w:cs="Arial"/>
      <w:sz w:val="24"/>
      <w:szCs w:val="22"/>
      <w:lang w:eastAsia="zh-CN"/>
    </w:rPr>
  </w:style>
  <w:style w:type="table" w:customStyle="1" w:styleId="GridTable1Light-Accent11">
    <w:name w:val="Grid Table 1 Light - Accent 11"/>
    <w:basedOn w:val="TableNormal"/>
    <w:uiPriority w:val="46"/>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qFormat/>
    <w:rsid w:val="002744C3"/>
    <w:pPr>
      <w:suppressAutoHyphens w:val="0"/>
      <w:spacing w:after="0"/>
    </w:pPr>
    <w:rPr>
      <w:rFonts w:ascii="Times New Roman" w:eastAsiaTheme="minorEastAsia" w:hAnsi="Times New Roman" w:cstheme="minorBidi"/>
      <w:lang w:eastAsia="zh-CN"/>
    </w:rPr>
  </w:style>
  <w:style w:type="paragraph" w:styleId="TOCHeading">
    <w:name w:val="TOC Heading"/>
    <w:basedOn w:val="Heading1"/>
    <w:next w:val="Normal"/>
    <w:uiPriority w:val="39"/>
    <w:unhideWhenUsed/>
    <w:qFormat/>
    <w:rsid w:val="004F65E4"/>
    <w:pPr>
      <w:keepLines/>
      <w:pageBreakBefore w:val="0"/>
      <w:suppressAutoHyphens w:val="0"/>
      <w:spacing w:after="0" w:line="259" w:lineRule="auto"/>
      <w:outlineLvl w:val="9"/>
    </w:pPr>
    <w:rPr>
      <w:rFonts w:asciiTheme="majorHAnsi" w:eastAsiaTheme="majorEastAsia" w:hAnsiTheme="majorHAnsi" w:cstheme="majorBidi"/>
      <w:b w:val="0"/>
      <w:bCs w:val="0"/>
      <w:kern w:val="0"/>
      <w:sz w:val="32"/>
      <w:lang w:eastAsia="en-US"/>
    </w:rPr>
  </w:style>
  <w:style w:type="table" w:styleId="TableGrid">
    <w:name w:val="Table Grid"/>
    <w:basedOn w:val="TableNormal"/>
    <w:uiPriority w:val="59"/>
    <w:rsid w:val="004F65E4"/>
    <w:rPr>
      <w:rFonts w:asciiTheme="minorHAnsi" w:eastAsiaTheme="minorEastAsia" w:hAnsiTheme="minorHAnsi" w:cstheme="minorBidi"/>
      <w:sz w:val="22"/>
      <w:szCs w:val="22"/>
      <w:lang w:val="en-US"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References">
    <w:name w:val="References"/>
    <w:basedOn w:val="Normal"/>
    <w:qFormat/>
    <w:rsid w:val="004F65E4"/>
    <w:pPr>
      <w:suppressAutoHyphens w:val="0"/>
      <w:spacing w:after="0" w:line="480" w:lineRule="auto"/>
      <w:ind w:left="720" w:hanging="720"/>
      <w:jc w:val="both"/>
    </w:pPr>
    <w:rPr>
      <w:rFonts w:ascii="Times New Roman" w:eastAsia="Calibri" w:hAnsi="Times New Roman" w:cs="Times New Roman"/>
      <w:sz w:val="24"/>
      <w:lang w:val="en-GB" w:eastAsia="en-US"/>
    </w:rPr>
  </w:style>
  <w:style w:type="paragraph" w:styleId="Title">
    <w:name w:val="Title"/>
    <w:basedOn w:val="Normal"/>
    <w:next w:val="Normal"/>
    <w:link w:val="TitleChar"/>
    <w:qFormat/>
    <w:rsid w:val="004F65E4"/>
    <w:pPr>
      <w:keepNext/>
      <w:keepLines/>
      <w:suppressAutoHyphens w:val="0"/>
      <w:spacing w:before="480" w:after="240" w:line="240" w:lineRule="auto"/>
      <w:jc w:val="center"/>
    </w:pPr>
    <w:rPr>
      <w:rFonts w:asciiTheme="majorHAnsi" w:eastAsiaTheme="majorEastAsia" w:hAnsiTheme="majorHAnsi" w:cstheme="majorBidi"/>
      <w:b/>
      <w:bCs/>
      <w:color w:val="345A8A" w:themeColor="accent1" w:themeShade="B5"/>
      <w:sz w:val="36"/>
      <w:szCs w:val="36"/>
      <w:lang w:eastAsia="en-US"/>
    </w:rPr>
  </w:style>
  <w:style w:type="character" w:customStyle="1" w:styleId="TitleChar">
    <w:name w:val="Title Char"/>
    <w:basedOn w:val="DefaultParagraphFont"/>
    <w:link w:val="Title"/>
    <w:rsid w:val="004F65E4"/>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Normal"/>
    <w:link w:val="SubtitleChar"/>
    <w:qFormat/>
    <w:rsid w:val="004F65E4"/>
    <w:pPr>
      <w:spacing w:before="240"/>
    </w:pPr>
    <w:rPr>
      <w:sz w:val="30"/>
      <w:szCs w:val="30"/>
    </w:rPr>
  </w:style>
  <w:style w:type="character" w:customStyle="1" w:styleId="SubtitleChar">
    <w:name w:val="Subtitle Char"/>
    <w:basedOn w:val="DefaultParagraphFont"/>
    <w:link w:val="Subtitle"/>
    <w:rsid w:val="004F65E4"/>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Normal"/>
    <w:qFormat/>
    <w:rsid w:val="004F65E4"/>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Normal"/>
    <w:link w:val="DateChar"/>
    <w:uiPriority w:val="99"/>
    <w:qFormat/>
    <w:rsid w:val="004F65E4"/>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uiPriority w:val="99"/>
    <w:rsid w:val="004F65E4"/>
    <w:rPr>
      <w:rFonts w:asciiTheme="minorHAnsi" w:eastAsiaTheme="minorHAnsi" w:hAnsiTheme="minorHAnsi" w:cstheme="minorBidi"/>
      <w:sz w:val="24"/>
      <w:szCs w:val="24"/>
      <w:lang w:val="en-US" w:eastAsia="en-US"/>
    </w:rPr>
  </w:style>
  <w:style w:type="paragraph" w:customStyle="1" w:styleId="Abstract">
    <w:name w:val="Abstract"/>
    <w:basedOn w:val="Normal"/>
    <w:next w:val="Normal"/>
    <w:qFormat/>
    <w:rsid w:val="004F65E4"/>
    <w:pPr>
      <w:keepNext/>
      <w:keepLines/>
      <w:suppressAutoHyphens w:val="0"/>
      <w:spacing w:before="300" w:after="300" w:line="240" w:lineRule="auto"/>
    </w:pPr>
    <w:rPr>
      <w:rFonts w:asciiTheme="minorHAnsi" w:eastAsiaTheme="minorHAnsi" w:hAnsiTheme="minorHAnsi" w:cstheme="minorBidi"/>
      <w:sz w:val="20"/>
      <w:szCs w:val="20"/>
      <w:lang w:eastAsia="en-US"/>
    </w:rPr>
  </w:style>
  <w:style w:type="paragraph" w:styleId="Bibliography">
    <w:name w:val="Bibliography"/>
    <w:basedOn w:val="Normal"/>
    <w:qFormat/>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BlockQuote">
    <w:name w:val="Block Quote"/>
    <w:basedOn w:val="Normal"/>
    <w:next w:val="Normal"/>
    <w:uiPriority w:val="9"/>
    <w:unhideWhenUsed/>
    <w:qFormat/>
    <w:rsid w:val="004F65E4"/>
    <w:pPr>
      <w:suppressAutoHyphens w:val="0"/>
      <w:spacing w:before="100" w:after="100" w:line="240" w:lineRule="auto"/>
    </w:pPr>
    <w:rPr>
      <w:rFonts w:asciiTheme="majorHAnsi" w:eastAsiaTheme="majorEastAsia" w:hAnsiTheme="majorHAnsi" w:cstheme="majorBidi"/>
      <w:bCs/>
      <w:sz w:val="20"/>
      <w:szCs w:val="20"/>
      <w:lang w:eastAsia="en-US"/>
    </w:rPr>
  </w:style>
  <w:style w:type="paragraph" w:customStyle="1" w:styleId="DefinitionTerm">
    <w:name w:val="Definition Term"/>
    <w:basedOn w:val="Normal"/>
    <w:next w:val="Definition"/>
    <w:rsid w:val="004F65E4"/>
    <w:pPr>
      <w:keepNext/>
      <w:keepLines/>
      <w:suppressAutoHyphens w:val="0"/>
      <w:spacing w:before="180" w:after="0" w:line="240" w:lineRule="auto"/>
    </w:pPr>
    <w:rPr>
      <w:rFonts w:asciiTheme="minorHAnsi" w:eastAsiaTheme="minorHAnsi" w:hAnsiTheme="minorHAnsi" w:cstheme="minorBidi"/>
      <w:b/>
      <w:sz w:val="24"/>
      <w:szCs w:val="24"/>
      <w:lang w:eastAsia="en-US"/>
    </w:rPr>
  </w:style>
  <w:style w:type="paragraph" w:customStyle="1" w:styleId="Definition">
    <w:name w:val="Definition"/>
    <w:basedOn w:val="Normal"/>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TableCaption">
    <w:name w:val="Table Caption"/>
    <w:basedOn w:val="Normal"/>
    <w:qFormat/>
    <w:rsid w:val="004F65E4"/>
    <w:pPr>
      <w:suppressAutoHyphens w:val="0"/>
      <w:spacing w:after="120" w:line="240" w:lineRule="auto"/>
    </w:pPr>
    <w:rPr>
      <w:rFonts w:asciiTheme="minorHAnsi" w:eastAsiaTheme="minorHAnsi" w:hAnsiTheme="minorHAnsi" w:cstheme="minorBidi"/>
      <w:i/>
      <w:sz w:val="24"/>
      <w:szCs w:val="24"/>
      <w:lang w:eastAsia="en-US"/>
    </w:rPr>
  </w:style>
  <w:style w:type="character" w:customStyle="1" w:styleId="VerbatimChar">
    <w:name w:val="Verbatim Char"/>
    <w:basedOn w:val="BodyTextChar"/>
    <w:link w:val="SourceCode"/>
    <w:qFormat/>
    <w:rsid w:val="004F65E4"/>
    <w:rPr>
      <w:rFonts w:asciiTheme="minorHAnsi" w:eastAsiaTheme="minorHAnsi" w:hAnsiTheme="minorHAnsi" w:cstheme="minorBidi"/>
      <w:sz w:val="24"/>
      <w:szCs w:val="24"/>
      <w:lang w:val="en-US" w:eastAsia="en-US"/>
    </w:rPr>
  </w:style>
  <w:style w:type="paragraph" w:customStyle="1" w:styleId="SourceCode">
    <w:name w:val="Source Code"/>
    <w:basedOn w:val="Normal"/>
    <w:link w:val="VerbatimChar"/>
    <w:qFormat/>
    <w:rsid w:val="004F65E4"/>
    <w:pPr>
      <w:suppressAutoHyphens w:val="0"/>
      <w:wordWrap w:val="0"/>
      <w:spacing w:before="180" w:after="180" w:line="240" w:lineRule="auto"/>
    </w:pPr>
    <w:rPr>
      <w:rFonts w:asciiTheme="minorHAnsi" w:eastAsiaTheme="minorHAnsi" w:hAnsiTheme="minorHAnsi" w:cstheme="minorBidi"/>
      <w:sz w:val="24"/>
      <w:szCs w:val="24"/>
      <w:lang w:eastAsia="en-US"/>
    </w:rPr>
  </w:style>
  <w:style w:type="character" w:customStyle="1" w:styleId="FootnoteRef">
    <w:name w:val="Footnote Ref"/>
    <w:basedOn w:val="BodyTextChar"/>
    <w:qFormat/>
    <w:rsid w:val="004F65E4"/>
    <w:rPr>
      <w:rFonts w:ascii="Times New Roman" w:eastAsia="SimSun" w:hAnsi="Times New Roman" w:cs="Arial"/>
      <w:sz w:val="22"/>
      <w:szCs w:val="24"/>
      <w:vertAlign w:val="superscript"/>
    </w:rPr>
  </w:style>
  <w:style w:type="character" w:customStyle="1" w:styleId="Link">
    <w:name w:val="Link"/>
    <w:basedOn w:val="BodyTextChar"/>
    <w:qFormat/>
    <w:rsid w:val="004F65E4"/>
    <w:rPr>
      <w:rFonts w:ascii="Times New Roman" w:eastAsia="SimSun" w:hAnsi="Times New Roman" w:cs="Arial"/>
      <w:color w:val="4F81BD" w:themeColor="accent1"/>
      <w:sz w:val="22"/>
      <w:szCs w:val="24"/>
    </w:rPr>
  </w:style>
  <w:style w:type="character" w:customStyle="1" w:styleId="KeywordTok">
    <w:name w:val="KeywordTok"/>
    <w:basedOn w:val="VerbatimChar"/>
    <w:rsid w:val="004F65E4"/>
    <w:rPr>
      <w:rFonts w:asciiTheme="minorHAnsi" w:eastAsiaTheme="minorHAnsi" w:hAnsiTheme="minorHAnsi" w:cstheme="minorBidi"/>
      <w:b/>
      <w:color w:val="007020"/>
      <w:sz w:val="24"/>
      <w:szCs w:val="24"/>
      <w:lang w:val="en-US" w:eastAsia="en-US"/>
    </w:rPr>
  </w:style>
  <w:style w:type="character" w:customStyle="1" w:styleId="DataTypeTok">
    <w:name w:val="DataTypeTok"/>
    <w:basedOn w:val="VerbatimChar"/>
    <w:rsid w:val="004F65E4"/>
    <w:rPr>
      <w:rFonts w:asciiTheme="minorHAnsi" w:eastAsiaTheme="minorHAnsi" w:hAnsiTheme="minorHAnsi" w:cstheme="minorBidi"/>
      <w:color w:val="902000"/>
      <w:sz w:val="24"/>
      <w:szCs w:val="24"/>
      <w:lang w:val="en-US" w:eastAsia="en-US"/>
    </w:rPr>
  </w:style>
  <w:style w:type="character" w:customStyle="1" w:styleId="DecValTok">
    <w:name w:val="DecValTok"/>
    <w:basedOn w:val="VerbatimChar"/>
    <w:rsid w:val="004F65E4"/>
    <w:rPr>
      <w:rFonts w:asciiTheme="minorHAnsi" w:eastAsiaTheme="minorHAnsi" w:hAnsiTheme="minorHAnsi" w:cstheme="minorBidi"/>
      <w:color w:val="40A070"/>
      <w:sz w:val="24"/>
      <w:szCs w:val="24"/>
      <w:lang w:val="en-US" w:eastAsia="en-US"/>
    </w:rPr>
  </w:style>
  <w:style w:type="character" w:customStyle="1" w:styleId="BaseNTok">
    <w:name w:val="BaseNTok"/>
    <w:basedOn w:val="VerbatimChar"/>
    <w:rsid w:val="004F65E4"/>
    <w:rPr>
      <w:rFonts w:asciiTheme="minorHAnsi" w:eastAsiaTheme="minorHAnsi" w:hAnsiTheme="minorHAnsi" w:cstheme="minorBidi"/>
      <w:color w:val="40A070"/>
      <w:sz w:val="24"/>
      <w:szCs w:val="24"/>
      <w:lang w:val="en-US" w:eastAsia="en-US"/>
    </w:rPr>
  </w:style>
  <w:style w:type="character" w:customStyle="1" w:styleId="FloatTok">
    <w:name w:val="FloatTok"/>
    <w:basedOn w:val="VerbatimChar"/>
    <w:rsid w:val="004F65E4"/>
    <w:rPr>
      <w:rFonts w:asciiTheme="minorHAnsi" w:eastAsiaTheme="minorHAnsi" w:hAnsiTheme="minorHAnsi" w:cstheme="minorBidi"/>
      <w:color w:val="40A070"/>
      <w:sz w:val="24"/>
      <w:szCs w:val="24"/>
      <w:lang w:val="en-US" w:eastAsia="en-US"/>
    </w:rPr>
  </w:style>
  <w:style w:type="character" w:customStyle="1" w:styleId="CharTok">
    <w:name w:val="CharTok"/>
    <w:basedOn w:val="VerbatimChar"/>
    <w:rsid w:val="004F65E4"/>
    <w:rPr>
      <w:rFonts w:asciiTheme="minorHAnsi" w:eastAsiaTheme="minorHAnsi" w:hAnsiTheme="minorHAnsi" w:cstheme="minorBidi"/>
      <w:color w:val="4070A0"/>
      <w:sz w:val="24"/>
      <w:szCs w:val="24"/>
      <w:lang w:val="en-US" w:eastAsia="en-US"/>
    </w:rPr>
  </w:style>
  <w:style w:type="character" w:customStyle="1" w:styleId="StringTok">
    <w:name w:val="StringTok"/>
    <w:basedOn w:val="VerbatimChar"/>
    <w:rsid w:val="004F65E4"/>
    <w:rPr>
      <w:rFonts w:asciiTheme="minorHAnsi" w:eastAsiaTheme="minorHAnsi" w:hAnsiTheme="minorHAnsi" w:cstheme="minorBidi"/>
      <w:color w:val="4070A0"/>
      <w:sz w:val="24"/>
      <w:szCs w:val="24"/>
      <w:lang w:val="en-US" w:eastAsia="en-US"/>
    </w:rPr>
  </w:style>
  <w:style w:type="character" w:customStyle="1" w:styleId="CommentTok">
    <w:name w:val="CommentTok"/>
    <w:basedOn w:val="VerbatimChar"/>
    <w:rsid w:val="004F65E4"/>
    <w:rPr>
      <w:rFonts w:asciiTheme="minorHAnsi" w:eastAsiaTheme="minorHAnsi" w:hAnsiTheme="minorHAnsi" w:cstheme="minorBidi"/>
      <w:i/>
      <w:color w:val="60A0B0"/>
      <w:sz w:val="24"/>
      <w:szCs w:val="24"/>
      <w:lang w:val="en-US" w:eastAsia="en-US"/>
    </w:rPr>
  </w:style>
  <w:style w:type="character" w:customStyle="1" w:styleId="OtherTok">
    <w:name w:val="OtherTok"/>
    <w:basedOn w:val="VerbatimChar"/>
    <w:rsid w:val="004F65E4"/>
    <w:rPr>
      <w:rFonts w:asciiTheme="minorHAnsi" w:eastAsiaTheme="minorHAnsi" w:hAnsiTheme="minorHAnsi" w:cstheme="minorBidi"/>
      <w:color w:val="007020"/>
      <w:sz w:val="24"/>
      <w:szCs w:val="24"/>
      <w:lang w:val="en-US" w:eastAsia="en-US"/>
    </w:rPr>
  </w:style>
  <w:style w:type="character" w:customStyle="1" w:styleId="AlertTok">
    <w:name w:val="AlertTok"/>
    <w:basedOn w:val="VerbatimChar"/>
    <w:rsid w:val="004F65E4"/>
    <w:rPr>
      <w:rFonts w:asciiTheme="minorHAnsi" w:eastAsiaTheme="minorHAnsi" w:hAnsiTheme="minorHAnsi" w:cstheme="minorBidi"/>
      <w:b/>
      <w:color w:val="FF0000"/>
      <w:sz w:val="24"/>
      <w:szCs w:val="24"/>
      <w:lang w:val="en-US" w:eastAsia="en-US"/>
    </w:rPr>
  </w:style>
  <w:style w:type="character" w:customStyle="1" w:styleId="FunctionTok">
    <w:name w:val="FunctionTok"/>
    <w:basedOn w:val="VerbatimChar"/>
    <w:rsid w:val="004F65E4"/>
    <w:rPr>
      <w:rFonts w:asciiTheme="minorHAnsi" w:eastAsiaTheme="minorHAnsi" w:hAnsiTheme="minorHAnsi" w:cstheme="minorBidi"/>
      <w:color w:val="06287E"/>
      <w:sz w:val="24"/>
      <w:szCs w:val="24"/>
      <w:lang w:val="en-US" w:eastAsia="en-US"/>
    </w:rPr>
  </w:style>
  <w:style w:type="character" w:customStyle="1" w:styleId="RegionMarkerTok">
    <w:name w:val="RegionMarkerTok"/>
    <w:basedOn w:val="VerbatimChar"/>
    <w:rsid w:val="004F65E4"/>
    <w:rPr>
      <w:rFonts w:asciiTheme="minorHAnsi" w:eastAsiaTheme="minorHAnsi" w:hAnsiTheme="minorHAnsi" w:cstheme="minorBidi"/>
      <w:sz w:val="24"/>
      <w:szCs w:val="24"/>
      <w:lang w:val="en-US" w:eastAsia="en-US"/>
    </w:rPr>
  </w:style>
  <w:style w:type="character" w:customStyle="1" w:styleId="ErrorTok">
    <w:name w:val="ErrorTok"/>
    <w:basedOn w:val="VerbatimChar"/>
    <w:rsid w:val="004F65E4"/>
    <w:rPr>
      <w:rFonts w:asciiTheme="minorHAnsi" w:eastAsiaTheme="minorHAnsi" w:hAnsiTheme="minorHAnsi" w:cstheme="minorBidi"/>
      <w:b/>
      <w:color w:val="FF0000"/>
      <w:sz w:val="24"/>
      <w:szCs w:val="24"/>
      <w:lang w:val="en-US" w:eastAsia="en-US"/>
    </w:rPr>
  </w:style>
  <w:style w:type="character" w:customStyle="1" w:styleId="NormalTok">
    <w:name w:val="NormalTok"/>
    <w:basedOn w:val="VerbatimChar"/>
    <w:rsid w:val="004F65E4"/>
    <w:rPr>
      <w:rFonts w:asciiTheme="minorHAnsi" w:eastAsiaTheme="minorHAnsi" w:hAnsiTheme="minorHAnsi" w:cstheme="minorBidi"/>
      <w:sz w:val="24"/>
      <w:szCs w:val="24"/>
      <w:lang w:val="en-US" w:eastAsia="en-US"/>
    </w:rPr>
  </w:style>
  <w:style w:type="character" w:customStyle="1" w:styleId="InternetLink">
    <w:name w:val="Internet Link"/>
    <w:basedOn w:val="DefaultParagraphFont"/>
    <w:rsid w:val="006E32A4"/>
    <w:rPr>
      <w:color w:val="0000FF" w:themeColor="hyperlink"/>
      <w:u w:val="single"/>
    </w:rPr>
  </w:style>
  <w:style w:type="character" w:customStyle="1" w:styleId="FootnoteAnchor">
    <w:name w:val="Footnote Anchor"/>
    <w:rsid w:val="006E32A4"/>
    <w:rPr>
      <w:vertAlign w:val="superscript"/>
    </w:rPr>
  </w:style>
  <w:style w:type="paragraph" w:customStyle="1" w:styleId="TextBody">
    <w:name w:val="Text Body"/>
    <w:basedOn w:val="Normal"/>
    <w:rsid w:val="006E32A4"/>
    <w:pPr>
      <w:spacing w:before="180" w:after="120" w:line="240" w:lineRule="auto"/>
    </w:pPr>
    <w:rPr>
      <w:rFonts w:ascii="Cambria" w:eastAsia="Cambria" w:hAnsi="Cambria" w:cstheme="minorBidi"/>
      <w:color w:val="00000A"/>
      <w:sz w:val="24"/>
      <w:szCs w:val="24"/>
      <w:lang w:eastAsia="en-US"/>
    </w:rPr>
  </w:style>
  <w:style w:type="paragraph" w:customStyle="1" w:styleId="Footnote">
    <w:name w:val="Footnote"/>
    <w:basedOn w:val="Normal"/>
    <w:uiPriority w:val="9"/>
    <w:unhideWhenUsed/>
    <w:qFormat/>
    <w:rsid w:val="006E32A4"/>
    <w:pPr>
      <w:spacing w:before="180" w:after="180" w:line="240" w:lineRule="auto"/>
    </w:pPr>
    <w:rPr>
      <w:rFonts w:ascii="Cambria" w:eastAsia="Cambria" w:hAnsi="Cambria" w:cstheme="minorBidi"/>
      <w:color w:val="00000A"/>
      <w:sz w:val="24"/>
      <w:szCs w:val="24"/>
      <w:lang w:eastAsia="en-US"/>
    </w:rPr>
  </w:style>
  <w:style w:type="paragraph" w:customStyle="1" w:styleId="PreformattedText">
    <w:name w:val="Preformatted Text"/>
    <w:basedOn w:val="Normal"/>
    <w:qFormat/>
    <w:rsid w:val="006E32A4"/>
    <w:pPr>
      <w:spacing w:before="180" w:after="180" w:line="240" w:lineRule="auto"/>
    </w:pPr>
    <w:rPr>
      <w:rFonts w:ascii="Cambria" w:eastAsia="Cambria" w:hAnsi="Cambria" w:cstheme="minorBidi"/>
      <w:color w:val="00000A"/>
      <w:sz w:val="24"/>
      <w:szCs w:val="24"/>
      <w:lang w:eastAsia="en-US"/>
    </w:rPr>
  </w:style>
  <w:style w:type="table" w:styleId="TableSimple2">
    <w:name w:val="Table Simple 2"/>
    <w:basedOn w:val="TableNormal"/>
    <w:rsid w:val="006E32A4"/>
    <w:pPr>
      <w:suppressAutoHyphens/>
      <w:spacing w:before="180" w:after="180"/>
    </w:pPr>
    <w:rPr>
      <w:rFonts w:asciiTheme="minorHAnsi" w:eastAsiaTheme="minorHAnsi" w:hAnsiTheme="minorHAnsi" w:cstheme="minorBidi"/>
      <w:szCs w:val="24"/>
      <w:lang w:val="en-US" w:eastAsia="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lassic1">
    <w:name w:val="Table Classic 1"/>
    <w:basedOn w:val="TableNormal"/>
    <w:rsid w:val="006E32A4"/>
    <w:pPr>
      <w:suppressAutoHyphens/>
      <w:spacing w:before="180" w:after="180"/>
    </w:pPr>
    <w:rPr>
      <w:rFonts w:asciiTheme="minorHAnsi" w:eastAsiaTheme="minorHAnsi" w:hAnsiTheme="minorHAnsi" w:cstheme="minorBidi"/>
      <w:szCs w:val="24"/>
      <w:lang w:val="en-US"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lainText">
    <w:name w:val="Plain Text"/>
    <w:basedOn w:val="Normal"/>
    <w:link w:val="PlainTextChar"/>
    <w:uiPriority w:val="99"/>
    <w:unhideWhenUsed/>
    <w:rsid w:val="00374C82"/>
    <w:pPr>
      <w:suppressAutoHyphens w:val="0"/>
      <w:spacing w:after="0" w:line="240" w:lineRule="auto"/>
    </w:pPr>
    <w:rPr>
      <w:rFonts w:ascii="Calibri" w:eastAsiaTheme="minorEastAsia" w:hAnsi="Calibri" w:cstheme="minorBidi"/>
      <w:szCs w:val="21"/>
      <w:lang w:eastAsia="zh-CN"/>
    </w:rPr>
  </w:style>
  <w:style w:type="character" w:customStyle="1" w:styleId="PlainTextChar">
    <w:name w:val="Plain Text Char"/>
    <w:basedOn w:val="DefaultParagraphFont"/>
    <w:link w:val="PlainText"/>
    <w:uiPriority w:val="99"/>
    <w:rsid w:val="00374C82"/>
    <w:rPr>
      <w:rFonts w:ascii="Calibri" w:eastAsiaTheme="minorEastAsia" w:hAnsi="Calibri" w:cstheme="minorBidi"/>
      <w:sz w:val="22"/>
      <w:szCs w:val="21"/>
      <w:lang w:val="en-US" w:eastAsia="zh-CN"/>
    </w:rPr>
  </w:style>
  <w:style w:type="paragraph" w:customStyle="1" w:styleId="zparagraphe">
    <w:name w:val="zparagraphe"/>
    <w:basedOn w:val="Normal"/>
    <w:rsid w:val="00374C82"/>
    <w:pPr>
      <w:suppressAutoHyphens w:val="0"/>
      <w:spacing w:before="100" w:beforeAutospacing="1" w:after="100" w:afterAutospacing="1" w:line="240" w:lineRule="auto"/>
    </w:pPr>
    <w:rPr>
      <w:rFonts w:ascii="Times" w:eastAsiaTheme="minorEastAsia" w:hAnsi="Times" w:cs="Times New Roman"/>
      <w:sz w:val="20"/>
      <w:szCs w:val="20"/>
      <w:lang w:val="it-IT" w:eastAsia="it-IT"/>
    </w:rPr>
  </w:style>
  <w:style w:type="character" w:customStyle="1" w:styleId="TOC1Char">
    <w:name w:val="TOC 1 Char"/>
    <w:basedOn w:val="DefaultParagraphFont"/>
    <w:link w:val="TOC1"/>
    <w:uiPriority w:val="39"/>
    <w:rsid w:val="00F857C8"/>
    <w:rPr>
      <w:rFonts w:eastAsia="SimSun" w:cs="Arial"/>
      <w:bCs/>
      <w:sz w:val="22"/>
      <w:lang w:val="en-US" w:eastAsia="ar-SA"/>
    </w:rPr>
  </w:style>
  <w:style w:type="paragraph" w:styleId="Revision">
    <w:name w:val="Revision"/>
    <w:hidden/>
    <w:uiPriority w:val="99"/>
    <w:semiHidden/>
    <w:rsid w:val="0063355B"/>
    <w:rPr>
      <w:rFonts w:ascii="Book Antiqua" w:eastAsia="Arial" w:hAnsi="Book Antiqua" w:cs="Arial"/>
      <w:sz w:val="22"/>
      <w:szCs w:val="22"/>
      <w:lang w:val="en-US" w:eastAsia="ar-SA"/>
    </w:rPr>
  </w:style>
  <w:style w:type="character" w:styleId="PlaceholderText">
    <w:name w:val="Placeholder Text"/>
    <w:basedOn w:val="DefaultParagraphFont"/>
    <w:uiPriority w:val="99"/>
    <w:semiHidden/>
    <w:rsid w:val="0059554E"/>
    <w:rPr>
      <w:color w:val="808080"/>
    </w:rPr>
  </w:style>
  <w:style w:type="table" w:customStyle="1" w:styleId="GridTable1LightAccent1">
    <w:name w:val="Grid Table 1 Light Accent 1"/>
    <w:basedOn w:val="TableNormal"/>
    <w:uiPriority w:val="46"/>
    <w:rsid w:val="00AA488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52A27"/>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qFormat="1"/>
    <w:lsdException w:name="caption" w:semiHidden="0" w:uiPriority="35" w:unhideWhenUsed="0" w:qFormat="1"/>
    <w:lsdException w:name="table of figures" w:qFormat="1"/>
    <w:lsdException w:name="footnote reference" w:qFormat="1"/>
    <w:lsdException w:name="page number" w:uiPriority="0"/>
    <w:lsdException w:name="end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qFormat="1"/>
    <w:lsdException w:name="Strong" w:semiHidden="0" w:uiPriority="22" w:unhideWhenUsed="0" w:qFormat="1"/>
    <w:lsdException w:name="Emphasis" w:semiHidden="0" w:uiPriority="20" w:unhideWhenUsed="0" w:qFormat="1"/>
    <w:lsdException w:name="Table Simple 2" w:uiPriority="0"/>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e">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Titolo1">
    <w:name w:val="heading 1"/>
    <w:basedOn w:val="Normale"/>
    <w:next w:val="Normale"/>
    <w:autoRedefine/>
    <w:uiPriority w:val="9"/>
    <w:qFormat/>
    <w:rsid w:val="00374C82"/>
    <w:pPr>
      <w:keepNext/>
      <w:pageBreakBefore/>
      <w:spacing w:before="240" w:after="60"/>
      <w:jc w:val="both"/>
      <w:outlineLvl w:val="0"/>
    </w:pPr>
    <w:rPr>
      <w:rFonts w:ascii="Times New Roman" w:eastAsia="Times New Roman" w:hAnsi="Times New Roman" w:cs="Times New Roman"/>
      <w:b/>
      <w:bCs/>
      <w:color w:val="1F497D" w:themeColor="text2"/>
      <w:kern w:val="28"/>
      <w:sz w:val="28"/>
      <w:szCs w:val="32"/>
      <w:lang w:val="en-GB"/>
    </w:rPr>
  </w:style>
  <w:style w:type="paragraph" w:styleId="Titolo2">
    <w:name w:val="heading 2"/>
    <w:basedOn w:val="Normale"/>
    <w:next w:val="Normale"/>
    <w:autoRedefine/>
    <w:uiPriority w:val="9"/>
    <w:qFormat/>
    <w:rsid w:val="00335468"/>
    <w:pPr>
      <w:keepNext/>
      <w:numPr>
        <w:ilvl w:val="1"/>
        <w:numId w:val="4"/>
      </w:numPr>
      <w:spacing w:before="240" w:after="60"/>
      <w:outlineLvl w:val="1"/>
    </w:pPr>
    <w:rPr>
      <w:rFonts w:ascii="Times New Roman" w:eastAsia="Times New Roman" w:hAnsi="Times New Roman" w:cs="Times New Roman"/>
      <w:b/>
      <w:bCs/>
      <w:iCs/>
      <w:color w:val="1F497D" w:themeColor="text2"/>
      <w:sz w:val="26"/>
      <w:szCs w:val="24"/>
      <w:lang w:val="en-GB"/>
    </w:rPr>
  </w:style>
  <w:style w:type="paragraph" w:styleId="Titolo3">
    <w:name w:val="heading 3"/>
    <w:basedOn w:val="Normale"/>
    <w:next w:val="Normale"/>
    <w:uiPriority w:val="9"/>
    <w:qFormat/>
    <w:rsid w:val="00E70192"/>
    <w:pPr>
      <w:keepNext/>
      <w:numPr>
        <w:ilvl w:val="2"/>
        <w:numId w:val="4"/>
      </w:numPr>
      <w:spacing w:before="240" w:after="60"/>
      <w:outlineLvl w:val="2"/>
    </w:pPr>
    <w:rPr>
      <w:rFonts w:ascii="Cambria" w:eastAsia="Times New Roman" w:hAnsi="Cambria" w:cs="Times New Roman"/>
      <w:b/>
      <w:bCs/>
      <w:color w:val="1F497D" w:themeColor="text2"/>
      <w:sz w:val="24"/>
      <w:szCs w:val="26"/>
    </w:rPr>
  </w:style>
  <w:style w:type="paragraph" w:styleId="Titolo4">
    <w:name w:val="heading 4"/>
    <w:basedOn w:val="Normale"/>
    <w:next w:val="Normale"/>
    <w:uiPriority w:val="9"/>
    <w:qFormat/>
    <w:rsid w:val="009571C8"/>
    <w:pPr>
      <w:keepNext/>
      <w:numPr>
        <w:ilvl w:val="3"/>
        <w:numId w:val="4"/>
      </w:numPr>
      <w:spacing w:before="240" w:after="60"/>
      <w:outlineLvl w:val="3"/>
    </w:pPr>
    <w:rPr>
      <w:rFonts w:ascii="Calibri" w:eastAsia="Times New Roman" w:hAnsi="Calibri" w:cs="Times New Roman"/>
      <w:bCs/>
      <w:color w:val="1F497D" w:themeColor="text2"/>
      <w:sz w:val="24"/>
      <w:szCs w:val="28"/>
    </w:rPr>
  </w:style>
  <w:style w:type="paragraph" w:styleId="Titolo5">
    <w:name w:val="heading 5"/>
    <w:basedOn w:val="Normale"/>
    <w:next w:val="Normale"/>
    <w:link w:val="Titolo5Carattere"/>
    <w:uiPriority w:val="9"/>
    <w:unhideWhenUsed/>
    <w:qFormat/>
    <w:rsid w:val="004F65E4"/>
    <w:pPr>
      <w:keepNext/>
      <w:keepLines/>
      <w:suppressAutoHyphens w:val="0"/>
      <w:spacing w:before="200" w:after="0" w:line="240" w:lineRule="auto"/>
      <w:outlineLvl w:val="4"/>
    </w:pPr>
    <w:rPr>
      <w:rFonts w:asciiTheme="majorHAnsi" w:eastAsiaTheme="majorEastAsia" w:hAnsiTheme="majorHAnsi" w:cstheme="majorBidi"/>
      <w:i/>
      <w:iCs/>
      <w:color w:val="4F81BD" w:themeColor="accent1"/>
      <w:sz w:val="24"/>
      <w:szCs w:val="24"/>
      <w:lang w:eastAsia="en-US"/>
    </w:rPr>
  </w:style>
  <w:style w:type="character" w:default="1" w:styleId="Carattere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5Carattere">
    <w:name w:val="Titolo 5 Carattere"/>
    <w:basedOn w:val="Caratterepredefinitoparagrafo"/>
    <w:link w:val="Titolo5"/>
    <w:uiPriority w:val="9"/>
    <w:rsid w:val="004F65E4"/>
    <w:rPr>
      <w:rFonts w:asciiTheme="majorHAnsi" w:eastAsiaTheme="majorEastAsia" w:hAnsiTheme="majorHAnsi" w:cstheme="majorBidi"/>
      <w:i/>
      <w:iCs/>
      <w:color w:val="4F81BD" w:themeColor="accent1"/>
      <w:sz w:val="24"/>
      <w:szCs w:val="24"/>
      <w:lang w:val="en-US" w:eastAsia="en-US"/>
    </w:rPr>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uiPriority w:val="99"/>
    <w:rsid w:val="0093464A"/>
  </w:style>
  <w:style w:type="character" w:customStyle="1" w:styleId="FooterChar">
    <w:name w:val="Footer Char"/>
    <w:basedOn w:val="DefaultParagraphFont1"/>
    <w:uiPriority w:val="99"/>
    <w:rsid w:val="0093464A"/>
  </w:style>
  <w:style w:type="character" w:customStyle="1" w:styleId="BalloonTextChar">
    <w:name w:val="Balloon Text Char"/>
    <w:uiPriority w:val="99"/>
    <w:rsid w:val="0093464A"/>
    <w:rPr>
      <w:rFonts w:ascii="Tahoma" w:hAnsi="Tahoma" w:cs="Tahoma"/>
      <w:sz w:val="16"/>
      <w:szCs w:val="16"/>
    </w:rPr>
  </w:style>
  <w:style w:type="character" w:customStyle="1" w:styleId="FootnoteTextChar">
    <w:name w:val="Footnote Text Char"/>
    <w:aliases w:val="Paragraph Footnote Char"/>
    <w:basedOn w:val="DefaultParagraphFont1"/>
    <w:uiPriority w:val="99"/>
    <w:qFormat/>
    <w:rsid w:val="0093464A"/>
  </w:style>
  <w:style w:type="character" w:customStyle="1" w:styleId="FootnoteCharacters">
    <w:name w:val="Footnote Characters"/>
    <w:rsid w:val="0093464A"/>
    <w:rPr>
      <w:vertAlign w:val="superscript"/>
    </w:rPr>
  </w:style>
  <w:style w:type="character" w:customStyle="1" w:styleId="Heading1Char">
    <w:name w:val="Heading 1 Char"/>
    <w:uiPriority w:val="9"/>
    <w:rsid w:val="0093464A"/>
    <w:rPr>
      <w:rFonts w:ascii="Franklin Gothic Book" w:eastAsia="Times New Roman" w:hAnsi="Franklin Gothic Book"/>
      <w:b/>
      <w:bCs/>
      <w:kern w:val="1"/>
      <w:sz w:val="32"/>
      <w:szCs w:val="32"/>
    </w:rPr>
  </w:style>
  <w:style w:type="character" w:customStyle="1" w:styleId="Heading2Char">
    <w:name w:val="Heading 2 Char"/>
    <w:uiPriority w:val="9"/>
    <w:rsid w:val="0093464A"/>
    <w:rPr>
      <w:rFonts w:ascii="Franklin Gothic Book" w:eastAsia="Times New Roman" w:hAnsi="Franklin Gothic Book" w:cs="Times New Roman"/>
      <w:b/>
      <w:bCs/>
      <w:i/>
      <w:iCs/>
      <w:sz w:val="28"/>
      <w:szCs w:val="28"/>
    </w:rPr>
  </w:style>
  <w:style w:type="character" w:customStyle="1" w:styleId="Heading3Char">
    <w:name w:val="Heading 3 Char"/>
    <w:uiPriority w:val="9"/>
    <w:rsid w:val="0093464A"/>
    <w:rPr>
      <w:rFonts w:ascii="Cambria" w:eastAsia="Times New Roman" w:hAnsi="Cambria" w:cs="Times New Roman"/>
      <w:b/>
      <w:bCs/>
      <w:sz w:val="24"/>
      <w:szCs w:val="26"/>
    </w:rPr>
  </w:style>
  <w:style w:type="character" w:styleId="Numeropagina">
    <w:name w:val="page number"/>
    <w:rsid w:val="0093464A"/>
    <w:rPr>
      <w:rFonts w:ascii="Arial" w:hAnsi="Arial"/>
      <w:sz w:val="18"/>
      <w:szCs w:val="18"/>
    </w:rPr>
  </w:style>
  <w:style w:type="character" w:customStyle="1" w:styleId="BodyTextChar">
    <w:name w:val="Body Text Char"/>
    <w:link w:val="ImageCaption"/>
    <w:qFormat/>
    <w:rsid w:val="0093464A"/>
    <w:rPr>
      <w:rFonts w:ascii="Times New Roman" w:eastAsia="SimSun" w:hAnsi="Times New Roman" w:cs="Arial"/>
      <w:sz w:val="22"/>
      <w:szCs w:val="24"/>
    </w:rPr>
  </w:style>
  <w:style w:type="paragraph" w:customStyle="1" w:styleId="ImageCaption">
    <w:name w:val="Image Caption"/>
    <w:basedOn w:val="Normale"/>
    <w:link w:val="BodyTextChar"/>
    <w:rsid w:val="004F65E4"/>
    <w:pPr>
      <w:suppressAutoHyphens w:val="0"/>
      <w:spacing w:after="120" w:line="240" w:lineRule="auto"/>
    </w:pPr>
    <w:rPr>
      <w:rFonts w:ascii="Times New Roman" w:eastAsia="SimSun" w:hAnsi="Times New Roman"/>
      <w:szCs w:val="24"/>
      <w:lang w:val="en-GB" w:eastAsia="en-GB"/>
    </w:rPr>
  </w:style>
  <w:style w:type="character" w:styleId="Collegamentoipertestuale">
    <w:name w:val="Hyperlink"/>
    <w:uiPriority w:val="99"/>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Rimandocommento">
    <w:name w:val="annotation reference"/>
    <w:uiPriority w:val="99"/>
    <w:rsid w:val="0093464A"/>
    <w:rPr>
      <w:sz w:val="16"/>
      <w:szCs w:val="16"/>
    </w:rPr>
  </w:style>
  <w:style w:type="character" w:customStyle="1" w:styleId="CommentTextChar">
    <w:name w:val="Comment Text Char"/>
    <w:basedOn w:val="DefaultParagraphFont1"/>
    <w:uiPriority w:val="99"/>
    <w:rsid w:val="0093464A"/>
  </w:style>
  <w:style w:type="character" w:customStyle="1" w:styleId="CommentSubjectChar">
    <w:name w:val="Comment Subject Char"/>
    <w:uiPriority w:val="99"/>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Rimandonotaapidipagina">
    <w:name w:val="footnote reference"/>
    <w:uiPriority w:val="99"/>
    <w:qFormat/>
    <w:rsid w:val="0093464A"/>
    <w:rPr>
      <w:vertAlign w:val="superscript"/>
    </w:rPr>
  </w:style>
  <w:style w:type="character" w:styleId="Rimandonotadichiusura">
    <w:name w:val="endnote reference"/>
    <w:rsid w:val="0093464A"/>
    <w:rPr>
      <w:vertAlign w:val="superscript"/>
    </w:rPr>
  </w:style>
  <w:style w:type="paragraph" w:customStyle="1" w:styleId="Heading">
    <w:name w:val="Heading"/>
    <w:basedOn w:val="Normale"/>
    <w:next w:val="Corpodeltesto"/>
    <w:rsid w:val="0093464A"/>
    <w:pPr>
      <w:keepNext/>
      <w:spacing w:before="240" w:after="120"/>
    </w:pPr>
    <w:rPr>
      <w:rFonts w:ascii="Liberation Sans" w:eastAsia="DejaVu Sans" w:hAnsi="Liberation Sans" w:cs="Lohit Hindi"/>
      <w:sz w:val="28"/>
      <w:szCs w:val="28"/>
    </w:rPr>
  </w:style>
  <w:style w:type="paragraph" w:styleId="Corpodeltesto">
    <w:name w:val="Body Text"/>
    <w:basedOn w:val="Normale"/>
    <w:rsid w:val="0093464A"/>
    <w:pPr>
      <w:spacing w:after="120" w:line="240" w:lineRule="auto"/>
      <w:ind w:left="567"/>
    </w:pPr>
    <w:rPr>
      <w:rFonts w:ascii="Times New Roman" w:eastAsia="SimSun" w:hAnsi="Times New Roman"/>
      <w:szCs w:val="24"/>
    </w:rPr>
  </w:style>
  <w:style w:type="paragraph" w:styleId="Elenco">
    <w:name w:val="List"/>
    <w:basedOn w:val="Corpodeltesto"/>
    <w:rsid w:val="0093464A"/>
    <w:rPr>
      <w:rFonts w:cs="Lohit Hindi"/>
    </w:rPr>
  </w:style>
  <w:style w:type="paragraph" w:styleId="Didascalia">
    <w:name w:val="caption"/>
    <w:basedOn w:val="Normale"/>
    <w:uiPriority w:val="35"/>
    <w:qFormat/>
    <w:rsid w:val="0093464A"/>
    <w:pPr>
      <w:suppressLineNumbers/>
      <w:spacing w:before="120" w:after="120"/>
    </w:pPr>
    <w:rPr>
      <w:rFonts w:cs="Lohit Hindi"/>
      <w:i/>
      <w:iCs/>
      <w:sz w:val="24"/>
      <w:szCs w:val="24"/>
    </w:rPr>
  </w:style>
  <w:style w:type="paragraph" w:customStyle="1" w:styleId="Index">
    <w:name w:val="Index"/>
    <w:basedOn w:val="Normale"/>
    <w:rsid w:val="0093464A"/>
    <w:pPr>
      <w:suppressLineNumbers/>
    </w:pPr>
    <w:rPr>
      <w:rFonts w:cs="Lohit Hindi"/>
    </w:rPr>
  </w:style>
  <w:style w:type="paragraph" w:styleId="Intestazione">
    <w:name w:val="header"/>
    <w:basedOn w:val="Normale"/>
    <w:uiPriority w:val="99"/>
    <w:rsid w:val="0093464A"/>
    <w:pPr>
      <w:spacing w:after="0" w:line="240" w:lineRule="auto"/>
    </w:pPr>
  </w:style>
  <w:style w:type="paragraph" w:styleId="Pidipagina">
    <w:name w:val="footer"/>
    <w:basedOn w:val="Normale"/>
    <w:uiPriority w:val="99"/>
    <w:rsid w:val="0093464A"/>
    <w:pPr>
      <w:spacing w:after="0" w:line="240" w:lineRule="auto"/>
    </w:pPr>
  </w:style>
  <w:style w:type="paragraph" w:styleId="Testofumetto">
    <w:name w:val="Balloon Text"/>
    <w:basedOn w:val="Normale"/>
    <w:uiPriority w:val="99"/>
    <w:rsid w:val="0093464A"/>
    <w:pPr>
      <w:spacing w:after="0" w:line="240" w:lineRule="auto"/>
    </w:pPr>
    <w:rPr>
      <w:rFonts w:ascii="Tahoma" w:hAnsi="Tahoma" w:cs="Tahoma"/>
      <w:sz w:val="16"/>
      <w:szCs w:val="16"/>
    </w:rPr>
  </w:style>
  <w:style w:type="paragraph" w:styleId="Testonotaapidipagina">
    <w:name w:val="footnote text"/>
    <w:aliases w:val="Paragraph Footnote"/>
    <w:basedOn w:val="Normale"/>
    <w:uiPriority w:val="99"/>
    <w:qFormat/>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e"/>
    <w:rsid w:val="0093464A"/>
    <w:pPr>
      <w:spacing w:before="120" w:after="160" w:line="240" w:lineRule="exact"/>
      <w:jc w:val="both"/>
    </w:pPr>
    <w:rPr>
      <w:rFonts w:eastAsia="SimSun"/>
      <w:b/>
      <w:smallCaps/>
      <w:szCs w:val="20"/>
    </w:rPr>
  </w:style>
  <w:style w:type="paragraph" w:styleId="Sommario1">
    <w:name w:val="toc 1"/>
    <w:basedOn w:val="Normale"/>
    <w:next w:val="Normale"/>
    <w:link w:val="Sommario1Carattere"/>
    <w:uiPriority w:val="39"/>
    <w:qFormat/>
    <w:rsid w:val="00F857C8"/>
    <w:pPr>
      <w:spacing w:before="240" w:after="120" w:line="240" w:lineRule="auto"/>
    </w:pPr>
    <w:rPr>
      <w:rFonts w:ascii="Times New Roman" w:eastAsia="SimSun" w:hAnsi="Times New Roman"/>
      <w:bCs/>
      <w:szCs w:val="20"/>
    </w:rPr>
  </w:style>
  <w:style w:type="paragraph" w:styleId="Sommario2">
    <w:name w:val="toc 2"/>
    <w:basedOn w:val="Normale"/>
    <w:next w:val="Normale"/>
    <w:uiPriority w:val="39"/>
    <w:qFormat/>
    <w:rsid w:val="0093464A"/>
    <w:pPr>
      <w:ind w:left="220"/>
    </w:pPr>
  </w:style>
  <w:style w:type="paragraph" w:styleId="Testocommento">
    <w:name w:val="annotation text"/>
    <w:basedOn w:val="Normale"/>
    <w:uiPriority w:val="99"/>
    <w:rsid w:val="0093464A"/>
    <w:rPr>
      <w:sz w:val="20"/>
      <w:szCs w:val="20"/>
    </w:rPr>
  </w:style>
  <w:style w:type="paragraph" w:styleId="Soggettocommento">
    <w:name w:val="annotation subject"/>
    <w:basedOn w:val="Testocommento"/>
    <w:next w:val="Testocommento"/>
    <w:uiPriority w:val="99"/>
    <w:rsid w:val="0093464A"/>
    <w:rPr>
      <w:b/>
      <w:bCs/>
    </w:rPr>
  </w:style>
  <w:style w:type="paragraph" w:customStyle="1" w:styleId="TableContents">
    <w:name w:val="Table Contents"/>
    <w:basedOn w:val="Normale"/>
    <w:rsid w:val="0093464A"/>
    <w:pPr>
      <w:suppressLineNumbers/>
    </w:pPr>
  </w:style>
  <w:style w:type="paragraph" w:customStyle="1" w:styleId="TableHeading">
    <w:name w:val="Table Heading"/>
    <w:basedOn w:val="TableContents"/>
    <w:rsid w:val="0093464A"/>
    <w:pPr>
      <w:jc w:val="center"/>
    </w:pPr>
    <w:rPr>
      <w:b/>
      <w:bCs/>
    </w:rPr>
  </w:style>
  <w:style w:type="paragraph" w:styleId="Sommario3">
    <w:name w:val="toc 3"/>
    <w:basedOn w:val="Index"/>
    <w:uiPriority w:val="39"/>
    <w:qFormat/>
    <w:rsid w:val="0093464A"/>
    <w:pPr>
      <w:ind w:left="566"/>
    </w:pPr>
  </w:style>
  <w:style w:type="paragraph" w:styleId="Sommario4">
    <w:name w:val="toc 4"/>
    <w:basedOn w:val="Index"/>
    <w:uiPriority w:val="39"/>
    <w:rsid w:val="0093464A"/>
    <w:pPr>
      <w:ind w:left="849"/>
    </w:pPr>
  </w:style>
  <w:style w:type="paragraph" w:styleId="Sommario5">
    <w:name w:val="toc 5"/>
    <w:basedOn w:val="Index"/>
    <w:rsid w:val="0093464A"/>
    <w:pPr>
      <w:ind w:left="1132"/>
    </w:pPr>
  </w:style>
  <w:style w:type="paragraph" w:styleId="Sommario6">
    <w:name w:val="toc 6"/>
    <w:basedOn w:val="Index"/>
    <w:rsid w:val="0093464A"/>
    <w:pPr>
      <w:ind w:left="1415"/>
    </w:pPr>
  </w:style>
  <w:style w:type="paragraph" w:styleId="Sommario7">
    <w:name w:val="toc 7"/>
    <w:basedOn w:val="Index"/>
    <w:rsid w:val="0093464A"/>
    <w:pPr>
      <w:ind w:left="1698"/>
    </w:pPr>
  </w:style>
  <w:style w:type="paragraph" w:styleId="Sommario8">
    <w:name w:val="toc 8"/>
    <w:basedOn w:val="Index"/>
    <w:rsid w:val="0093464A"/>
    <w:pPr>
      <w:ind w:left="1981"/>
    </w:pPr>
  </w:style>
  <w:style w:type="paragraph" w:styleId="Sommario9">
    <w:name w:val="toc 9"/>
    <w:basedOn w:val="Index"/>
    <w:rsid w:val="0093464A"/>
    <w:pPr>
      <w:ind w:left="2264"/>
    </w:pPr>
  </w:style>
  <w:style w:type="paragraph" w:customStyle="1" w:styleId="Contents10">
    <w:name w:val="Contents 10"/>
    <w:basedOn w:val="Index"/>
    <w:rsid w:val="0093464A"/>
    <w:pPr>
      <w:ind w:left="2547"/>
    </w:pPr>
  </w:style>
  <w:style w:type="paragraph" w:styleId="Paragrafoelenco">
    <w:name w:val="List Paragraph"/>
    <w:basedOn w:val="Normale"/>
    <w:uiPriority w:val="34"/>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e"/>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Caratterepredefinitoparagrafo"/>
    <w:rsid w:val="00573CF6"/>
  </w:style>
  <w:style w:type="paragraph" w:styleId="NormaleWeb">
    <w:name w:val="Normal (Web)"/>
    <w:basedOn w:val="Normale"/>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 w:type="character" w:styleId="Enfasigrassetto">
    <w:name w:val="Strong"/>
    <w:aliases w:val="table"/>
    <w:basedOn w:val="Caratterepredefinitoparagrafo"/>
    <w:uiPriority w:val="22"/>
    <w:qFormat/>
    <w:rsid w:val="004F65E4"/>
    <w:rPr>
      <w:rFonts w:ascii="Times New Roman" w:hAnsi="Times New Roman"/>
      <w:b/>
      <w:bCs/>
      <w:color w:val="auto"/>
      <w:sz w:val="22"/>
    </w:rPr>
  </w:style>
  <w:style w:type="paragraph" w:customStyle="1" w:styleId="Compact">
    <w:name w:val="Compact"/>
    <w:basedOn w:val="Normale"/>
    <w:qFormat/>
    <w:rsid w:val="004F65E4"/>
    <w:pPr>
      <w:suppressAutoHyphens w:val="0"/>
      <w:spacing w:before="36" w:after="36" w:line="240" w:lineRule="auto"/>
    </w:pPr>
    <w:rPr>
      <w:rFonts w:ascii="Times New Roman" w:eastAsiaTheme="minorHAnsi" w:hAnsi="Times New Roman" w:cstheme="minorBidi"/>
      <w:sz w:val="24"/>
      <w:szCs w:val="24"/>
      <w:lang w:eastAsia="en-US"/>
    </w:rPr>
  </w:style>
  <w:style w:type="table" w:customStyle="1" w:styleId="GridTable5Dark-Accent11">
    <w:name w:val="Grid Table 5 Dark - Accent 11"/>
    <w:basedOn w:val="Tabellanormale"/>
    <w:uiPriority w:val="50"/>
    <w:rsid w:val="004F65E4"/>
    <w:rPr>
      <w:rFonts w:asciiTheme="minorHAnsi" w:eastAsiaTheme="minorEastAsia" w:hAnsiTheme="minorHAnsi" w:cstheme="minorBidi"/>
      <w:sz w:val="22"/>
      <w:szCs w:val="22"/>
      <w:lang w:val="en-US" w:eastAsia="en-US" w:bidi="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essunaspaziatura">
    <w:name w:val="No Spacing"/>
    <w:uiPriority w:val="1"/>
    <w:qFormat/>
    <w:rsid w:val="004F65E4"/>
    <w:rPr>
      <w:rFonts w:eastAsia="SimSun" w:cs="Arial"/>
      <w:sz w:val="24"/>
      <w:szCs w:val="22"/>
      <w:lang w:eastAsia="zh-CN"/>
    </w:rPr>
  </w:style>
  <w:style w:type="table" w:customStyle="1" w:styleId="GridTable1Light-Accent11">
    <w:name w:val="Grid Table 1 Light - Accent 11"/>
    <w:basedOn w:val="Tabellanormale"/>
    <w:uiPriority w:val="46"/>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Indicedellefigure">
    <w:name w:val="table of figures"/>
    <w:basedOn w:val="Normale"/>
    <w:next w:val="Normale"/>
    <w:uiPriority w:val="99"/>
    <w:unhideWhenUsed/>
    <w:qFormat/>
    <w:rsid w:val="002744C3"/>
    <w:pPr>
      <w:suppressAutoHyphens w:val="0"/>
      <w:spacing w:after="0"/>
    </w:pPr>
    <w:rPr>
      <w:rFonts w:ascii="Times New Roman" w:eastAsiaTheme="minorEastAsia" w:hAnsi="Times New Roman" w:cstheme="minorBidi"/>
      <w:lang w:eastAsia="zh-CN"/>
    </w:rPr>
  </w:style>
  <w:style w:type="paragraph" w:styleId="Titolosommario">
    <w:name w:val="TOC Heading"/>
    <w:basedOn w:val="Titolo1"/>
    <w:next w:val="Normale"/>
    <w:uiPriority w:val="39"/>
    <w:unhideWhenUsed/>
    <w:qFormat/>
    <w:rsid w:val="004F65E4"/>
    <w:pPr>
      <w:keepLines/>
      <w:pageBreakBefore w:val="0"/>
      <w:suppressAutoHyphens w:val="0"/>
      <w:spacing w:after="0" w:line="259" w:lineRule="auto"/>
      <w:outlineLvl w:val="9"/>
    </w:pPr>
    <w:rPr>
      <w:rFonts w:asciiTheme="majorHAnsi" w:eastAsiaTheme="majorEastAsia" w:hAnsiTheme="majorHAnsi" w:cstheme="majorBidi"/>
      <w:b w:val="0"/>
      <w:bCs w:val="0"/>
      <w:kern w:val="0"/>
      <w:sz w:val="32"/>
      <w:lang w:eastAsia="en-US"/>
    </w:rPr>
  </w:style>
  <w:style w:type="table" w:styleId="Grigliatabella">
    <w:name w:val="Table Grid"/>
    <w:basedOn w:val="Tabellanormale"/>
    <w:uiPriority w:val="59"/>
    <w:rsid w:val="004F65E4"/>
    <w:rPr>
      <w:rFonts w:asciiTheme="minorHAnsi" w:eastAsiaTheme="minorEastAsia" w:hAnsiTheme="minorHAnsi" w:cstheme="minorBidi"/>
      <w:sz w:val="22"/>
      <w:szCs w:val="22"/>
      <w:lang w:val="en-US"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1-Accent11">
    <w:name w:val="Medium Shading 1 - Accent 11"/>
    <w:basedOn w:val="Tabellanormale"/>
    <w:uiPriority w:val="63"/>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References">
    <w:name w:val="References"/>
    <w:basedOn w:val="Normale"/>
    <w:qFormat/>
    <w:rsid w:val="004F65E4"/>
    <w:pPr>
      <w:suppressAutoHyphens w:val="0"/>
      <w:spacing w:after="0" w:line="480" w:lineRule="auto"/>
      <w:ind w:left="720" w:hanging="720"/>
      <w:jc w:val="both"/>
    </w:pPr>
    <w:rPr>
      <w:rFonts w:ascii="Times New Roman" w:eastAsia="Calibri" w:hAnsi="Times New Roman" w:cs="Times New Roman"/>
      <w:sz w:val="24"/>
      <w:lang w:val="en-GB" w:eastAsia="en-US"/>
    </w:rPr>
  </w:style>
  <w:style w:type="paragraph" w:styleId="Titolo">
    <w:name w:val="Title"/>
    <w:basedOn w:val="Normale"/>
    <w:next w:val="Normale"/>
    <w:link w:val="TitoloCarattere"/>
    <w:qFormat/>
    <w:rsid w:val="004F65E4"/>
    <w:pPr>
      <w:keepNext/>
      <w:keepLines/>
      <w:suppressAutoHyphens w:val="0"/>
      <w:spacing w:before="480" w:after="240" w:line="240" w:lineRule="auto"/>
      <w:jc w:val="center"/>
    </w:pPr>
    <w:rPr>
      <w:rFonts w:asciiTheme="majorHAnsi" w:eastAsiaTheme="majorEastAsia" w:hAnsiTheme="majorHAnsi" w:cstheme="majorBidi"/>
      <w:b/>
      <w:bCs/>
      <w:color w:val="345A8A" w:themeColor="accent1" w:themeShade="B5"/>
      <w:sz w:val="36"/>
      <w:szCs w:val="36"/>
      <w:lang w:eastAsia="en-US"/>
    </w:rPr>
  </w:style>
  <w:style w:type="character" w:customStyle="1" w:styleId="TitoloCarattere">
    <w:name w:val="Titolo Carattere"/>
    <w:basedOn w:val="Caratterepredefinitoparagrafo"/>
    <w:link w:val="Titolo"/>
    <w:rsid w:val="004F65E4"/>
    <w:rPr>
      <w:rFonts w:asciiTheme="majorHAnsi" w:eastAsiaTheme="majorEastAsia" w:hAnsiTheme="majorHAnsi" w:cstheme="majorBidi"/>
      <w:b/>
      <w:bCs/>
      <w:color w:val="345A8A" w:themeColor="accent1" w:themeShade="B5"/>
      <w:sz w:val="36"/>
      <w:szCs w:val="36"/>
      <w:lang w:val="en-US" w:eastAsia="en-US"/>
    </w:rPr>
  </w:style>
  <w:style w:type="paragraph" w:styleId="Sottotitolo">
    <w:name w:val="Subtitle"/>
    <w:basedOn w:val="Titolo"/>
    <w:next w:val="Normale"/>
    <w:link w:val="SottotitoloCarattere"/>
    <w:qFormat/>
    <w:rsid w:val="004F65E4"/>
    <w:pPr>
      <w:spacing w:before="240"/>
    </w:pPr>
    <w:rPr>
      <w:sz w:val="30"/>
      <w:szCs w:val="30"/>
    </w:rPr>
  </w:style>
  <w:style w:type="character" w:customStyle="1" w:styleId="SottotitoloCarattere">
    <w:name w:val="Sottotitolo Carattere"/>
    <w:basedOn w:val="Caratterepredefinitoparagrafo"/>
    <w:link w:val="Sottotitolo"/>
    <w:rsid w:val="004F65E4"/>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Normale"/>
    <w:qFormat/>
    <w:rsid w:val="004F65E4"/>
    <w:pPr>
      <w:keepNext/>
      <w:keepLines/>
      <w:spacing w:after="200"/>
      <w:jc w:val="center"/>
    </w:pPr>
    <w:rPr>
      <w:rFonts w:asciiTheme="minorHAnsi" w:eastAsiaTheme="minorHAnsi" w:hAnsiTheme="minorHAnsi" w:cstheme="minorBidi"/>
      <w:sz w:val="24"/>
      <w:szCs w:val="24"/>
      <w:lang w:val="en-US" w:eastAsia="en-US"/>
    </w:rPr>
  </w:style>
  <w:style w:type="paragraph" w:styleId="Data">
    <w:name w:val="Date"/>
    <w:next w:val="Normale"/>
    <w:link w:val="DataCarattere"/>
    <w:uiPriority w:val="99"/>
    <w:qFormat/>
    <w:rsid w:val="004F65E4"/>
    <w:pPr>
      <w:keepNext/>
      <w:keepLines/>
      <w:spacing w:after="200"/>
      <w:jc w:val="center"/>
    </w:pPr>
    <w:rPr>
      <w:rFonts w:asciiTheme="minorHAnsi" w:eastAsiaTheme="minorHAnsi" w:hAnsiTheme="minorHAnsi" w:cstheme="minorBidi"/>
      <w:sz w:val="24"/>
      <w:szCs w:val="24"/>
      <w:lang w:val="en-US" w:eastAsia="en-US"/>
    </w:rPr>
  </w:style>
  <w:style w:type="character" w:customStyle="1" w:styleId="DataCarattere">
    <w:name w:val="Data Carattere"/>
    <w:basedOn w:val="Caratterepredefinitoparagrafo"/>
    <w:link w:val="Data"/>
    <w:uiPriority w:val="99"/>
    <w:rsid w:val="004F65E4"/>
    <w:rPr>
      <w:rFonts w:asciiTheme="minorHAnsi" w:eastAsiaTheme="minorHAnsi" w:hAnsiTheme="minorHAnsi" w:cstheme="minorBidi"/>
      <w:sz w:val="24"/>
      <w:szCs w:val="24"/>
      <w:lang w:val="en-US" w:eastAsia="en-US"/>
    </w:rPr>
  </w:style>
  <w:style w:type="paragraph" w:customStyle="1" w:styleId="Abstract">
    <w:name w:val="Abstract"/>
    <w:basedOn w:val="Normale"/>
    <w:next w:val="Normale"/>
    <w:qFormat/>
    <w:rsid w:val="004F65E4"/>
    <w:pPr>
      <w:keepNext/>
      <w:keepLines/>
      <w:suppressAutoHyphens w:val="0"/>
      <w:spacing w:before="300" w:after="300" w:line="240" w:lineRule="auto"/>
    </w:pPr>
    <w:rPr>
      <w:rFonts w:asciiTheme="minorHAnsi" w:eastAsiaTheme="minorHAnsi" w:hAnsiTheme="minorHAnsi" w:cstheme="minorBidi"/>
      <w:sz w:val="20"/>
      <w:szCs w:val="20"/>
      <w:lang w:eastAsia="en-US"/>
    </w:rPr>
  </w:style>
  <w:style w:type="paragraph" w:styleId="Bibliografia">
    <w:name w:val="Bibliography"/>
    <w:basedOn w:val="Normale"/>
    <w:qFormat/>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BlockQuote">
    <w:name w:val="Block Quote"/>
    <w:basedOn w:val="Normale"/>
    <w:next w:val="Normale"/>
    <w:uiPriority w:val="9"/>
    <w:unhideWhenUsed/>
    <w:qFormat/>
    <w:rsid w:val="004F65E4"/>
    <w:pPr>
      <w:suppressAutoHyphens w:val="0"/>
      <w:spacing w:before="100" w:after="100" w:line="240" w:lineRule="auto"/>
    </w:pPr>
    <w:rPr>
      <w:rFonts w:asciiTheme="majorHAnsi" w:eastAsiaTheme="majorEastAsia" w:hAnsiTheme="majorHAnsi" w:cstheme="majorBidi"/>
      <w:bCs/>
      <w:sz w:val="20"/>
      <w:szCs w:val="20"/>
      <w:lang w:eastAsia="en-US"/>
    </w:rPr>
  </w:style>
  <w:style w:type="paragraph" w:customStyle="1" w:styleId="DefinitionTerm">
    <w:name w:val="Definition Term"/>
    <w:basedOn w:val="Normale"/>
    <w:next w:val="Definition"/>
    <w:rsid w:val="004F65E4"/>
    <w:pPr>
      <w:keepNext/>
      <w:keepLines/>
      <w:suppressAutoHyphens w:val="0"/>
      <w:spacing w:before="180" w:after="0" w:line="240" w:lineRule="auto"/>
    </w:pPr>
    <w:rPr>
      <w:rFonts w:asciiTheme="minorHAnsi" w:eastAsiaTheme="minorHAnsi" w:hAnsiTheme="minorHAnsi" w:cstheme="minorBidi"/>
      <w:b/>
      <w:sz w:val="24"/>
      <w:szCs w:val="24"/>
      <w:lang w:eastAsia="en-US"/>
    </w:rPr>
  </w:style>
  <w:style w:type="paragraph" w:customStyle="1" w:styleId="Definition">
    <w:name w:val="Definition"/>
    <w:basedOn w:val="Normale"/>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TableCaption">
    <w:name w:val="Table Caption"/>
    <w:basedOn w:val="Normale"/>
    <w:qFormat/>
    <w:rsid w:val="004F65E4"/>
    <w:pPr>
      <w:suppressAutoHyphens w:val="0"/>
      <w:spacing w:after="120" w:line="240" w:lineRule="auto"/>
    </w:pPr>
    <w:rPr>
      <w:rFonts w:asciiTheme="minorHAnsi" w:eastAsiaTheme="minorHAnsi" w:hAnsiTheme="minorHAnsi" w:cstheme="minorBidi"/>
      <w:i/>
      <w:sz w:val="24"/>
      <w:szCs w:val="24"/>
      <w:lang w:eastAsia="en-US"/>
    </w:rPr>
  </w:style>
  <w:style w:type="character" w:customStyle="1" w:styleId="VerbatimChar">
    <w:name w:val="Verbatim Char"/>
    <w:basedOn w:val="BodyTextChar"/>
    <w:link w:val="SourceCode"/>
    <w:qFormat/>
    <w:rsid w:val="004F65E4"/>
    <w:rPr>
      <w:rFonts w:asciiTheme="minorHAnsi" w:eastAsiaTheme="minorHAnsi" w:hAnsiTheme="minorHAnsi" w:cstheme="minorBidi"/>
      <w:sz w:val="24"/>
      <w:szCs w:val="24"/>
      <w:lang w:val="en-US" w:eastAsia="en-US"/>
    </w:rPr>
  </w:style>
  <w:style w:type="paragraph" w:customStyle="1" w:styleId="SourceCode">
    <w:name w:val="Source Code"/>
    <w:basedOn w:val="Normale"/>
    <w:link w:val="VerbatimChar"/>
    <w:qFormat/>
    <w:rsid w:val="004F65E4"/>
    <w:pPr>
      <w:suppressAutoHyphens w:val="0"/>
      <w:wordWrap w:val="0"/>
      <w:spacing w:before="180" w:after="180" w:line="240" w:lineRule="auto"/>
    </w:pPr>
    <w:rPr>
      <w:rFonts w:asciiTheme="minorHAnsi" w:eastAsiaTheme="minorHAnsi" w:hAnsiTheme="minorHAnsi" w:cstheme="minorBidi"/>
      <w:sz w:val="24"/>
      <w:szCs w:val="24"/>
      <w:lang w:eastAsia="en-US"/>
    </w:rPr>
  </w:style>
  <w:style w:type="character" w:customStyle="1" w:styleId="FootnoteRef">
    <w:name w:val="Footnote Ref"/>
    <w:basedOn w:val="BodyTextChar"/>
    <w:qFormat/>
    <w:rsid w:val="004F65E4"/>
    <w:rPr>
      <w:rFonts w:ascii="Times New Roman" w:eastAsia="SimSun" w:hAnsi="Times New Roman" w:cs="Arial"/>
      <w:sz w:val="22"/>
      <w:szCs w:val="24"/>
      <w:vertAlign w:val="superscript"/>
    </w:rPr>
  </w:style>
  <w:style w:type="character" w:customStyle="1" w:styleId="Link">
    <w:name w:val="Link"/>
    <w:basedOn w:val="BodyTextChar"/>
    <w:qFormat/>
    <w:rsid w:val="004F65E4"/>
    <w:rPr>
      <w:rFonts w:ascii="Times New Roman" w:eastAsia="SimSun" w:hAnsi="Times New Roman" w:cs="Arial"/>
      <w:color w:val="4F81BD" w:themeColor="accent1"/>
      <w:sz w:val="22"/>
      <w:szCs w:val="24"/>
    </w:rPr>
  </w:style>
  <w:style w:type="character" w:customStyle="1" w:styleId="KeywordTok">
    <w:name w:val="KeywordTok"/>
    <w:basedOn w:val="VerbatimChar"/>
    <w:rsid w:val="004F65E4"/>
    <w:rPr>
      <w:rFonts w:asciiTheme="minorHAnsi" w:eastAsiaTheme="minorHAnsi" w:hAnsiTheme="minorHAnsi" w:cstheme="minorBidi"/>
      <w:b/>
      <w:color w:val="007020"/>
      <w:sz w:val="24"/>
      <w:szCs w:val="24"/>
      <w:lang w:val="en-US" w:eastAsia="en-US"/>
    </w:rPr>
  </w:style>
  <w:style w:type="character" w:customStyle="1" w:styleId="DataTypeTok">
    <w:name w:val="DataTypeTok"/>
    <w:basedOn w:val="VerbatimChar"/>
    <w:rsid w:val="004F65E4"/>
    <w:rPr>
      <w:rFonts w:asciiTheme="minorHAnsi" w:eastAsiaTheme="minorHAnsi" w:hAnsiTheme="minorHAnsi" w:cstheme="minorBidi"/>
      <w:color w:val="902000"/>
      <w:sz w:val="24"/>
      <w:szCs w:val="24"/>
      <w:lang w:val="en-US" w:eastAsia="en-US"/>
    </w:rPr>
  </w:style>
  <w:style w:type="character" w:customStyle="1" w:styleId="DecValTok">
    <w:name w:val="DecValTok"/>
    <w:basedOn w:val="VerbatimChar"/>
    <w:rsid w:val="004F65E4"/>
    <w:rPr>
      <w:rFonts w:asciiTheme="minorHAnsi" w:eastAsiaTheme="minorHAnsi" w:hAnsiTheme="minorHAnsi" w:cstheme="minorBidi"/>
      <w:color w:val="40A070"/>
      <w:sz w:val="24"/>
      <w:szCs w:val="24"/>
      <w:lang w:val="en-US" w:eastAsia="en-US"/>
    </w:rPr>
  </w:style>
  <w:style w:type="character" w:customStyle="1" w:styleId="BaseNTok">
    <w:name w:val="BaseNTok"/>
    <w:basedOn w:val="VerbatimChar"/>
    <w:rsid w:val="004F65E4"/>
    <w:rPr>
      <w:rFonts w:asciiTheme="minorHAnsi" w:eastAsiaTheme="minorHAnsi" w:hAnsiTheme="minorHAnsi" w:cstheme="minorBidi"/>
      <w:color w:val="40A070"/>
      <w:sz w:val="24"/>
      <w:szCs w:val="24"/>
      <w:lang w:val="en-US" w:eastAsia="en-US"/>
    </w:rPr>
  </w:style>
  <w:style w:type="character" w:customStyle="1" w:styleId="FloatTok">
    <w:name w:val="FloatTok"/>
    <w:basedOn w:val="VerbatimChar"/>
    <w:rsid w:val="004F65E4"/>
    <w:rPr>
      <w:rFonts w:asciiTheme="minorHAnsi" w:eastAsiaTheme="minorHAnsi" w:hAnsiTheme="minorHAnsi" w:cstheme="minorBidi"/>
      <w:color w:val="40A070"/>
      <w:sz w:val="24"/>
      <w:szCs w:val="24"/>
      <w:lang w:val="en-US" w:eastAsia="en-US"/>
    </w:rPr>
  </w:style>
  <w:style w:type="character" w:customStyle="1" w:styleId="CharTok">
    <w:name w:val="CharTok"/>
    <w:basedOn w:val="VerbatimChar"/>
    <w:rsid w:val="004F65E4"/>
    <w:rPr>
      <w:rFonts w:asciiTheme="minorHAnsi" w:eastAsiaTheme="minorHAnsi" w:hAnsiTheme="minorHAnsi" w:cstheme="minorBidi"/>
      <w:color w:val="4070A0"/>
      <w:sz w:val="24"/>
      <w:szCs w:val="24"/>
      <w:lang w:val="en-US" w:eastAsia="en-US"/>
    </w:rPr>
  </w:style>
  <w:style w:type="character" w:customStyle="1" w:styleId="StringTok">
    <w:name w:val="StringTok"/>
    <w:basedOn w:val="VerbatimChar"/>
    <w:rsid w:val="004F65E4"/>
    <w:rPr>
      <w:rFonts w:asciiTheme="minorHAnsi" w:eastAsiaTheme="minorHAnsi" w:hAnsiTheme="minorHAnsi" w:cstheme="minorBidi"/>
      <w:color w:val="4070A0"/>
      <w:sz w:val="24"/>
      <w:szCs w:val="24"/>
      <w:lang w:val="en-US" w:eastAsia="en-US"/>
    </w:rPr>
  </w:style>
  <w:style w:type="character" w:customStyle="1" w:styleId="CommentTok">
    <w:name w:val="CommentTok"/>
    <w:basedOn w:val="VerbatimChar"/>
    <w:rsid w:val="004F65E4"/>
    <w:rPr>
      <w:rFonts w:asciiTheme="minorHAnsi" w:eastAsiaTheme="minorHAnsi" w:hAnsiTheme="minorHAnsi" w:cstheme="minorBidi"/>
      <w:i/>
      <w:color w:val="60A0B0"/>
      <w:sz w:val="24"/>
      <w:szCs w:val="24"/>
      <w:lang w:val="en-US" w:eastAsia="en-US"/>
    </w:rPr>
  </w:style>
  <w:style w:type="character" w:customStyle="1" w:styleId="OtherTok">
    <w:name w:val="OtherTok"/>
    <w:basedOn w:val="VerbatimChar"/>
    <w:rsid w:val="004F65E4"/>
    <w:rPr>
      <w:rFonts w:asciiTheme="minorHAnsi" w:eastAsiaTheme="minorHAnsi" w:hAnsiTheme="minorHAnsi" w:cstheme="minorBidi"/>
      <w:color w:val="007020"/>
      <w:sz w:val="24"/>
      <w:szCs w:val="24"/>
      <w:lang w:val="en-US" w:eastAsia="en-US"/>
    </w:rPr>
  </w:style>
  <w:style w:type="character" w:customStyle="1" w:styleId="AlertTok">
    <w:name w:val="AlertTok"/>
    <w:basedOn w:val="VerbatimChar"/>
    <w:rsid w:val="004F65E4"/>
    <w:rPr>
      <w:rFonts w:asciiTheme="minorHAnsi" w:eastAsiaTheme="minorHAnsi" w:hAnsiTheme="minorHAnsi" w:cstheme="minorBidi"/>
      <w:b/>
      <w:color w:val="FF0000"/>
      <w:sz w:val="24"/>
      <w:szCs w:val="24"/>
      <w:lang w:val="en-US" w:eastAsia="en-US"/>
    </w:rPr>
  </w:style>
  <w:style w:type="character" w:customStyle="1" w:styleId="FunctionTok">
    <w:name w:val="FunctionTok"/>
    <w:basedOn w:val="VerbatimChar"/>
    <w:rsid w:val="004F65E4"/>
    <w:rPr>
      <w:rFonts w:asciiTheme="minorHAnsi" w:eastAsiaTheme="minorHAnsi" w:hAnsiTheme="minorHAnsi" w:cstheme="minorBidi"/>
      <w:color w:val="06287E"/>
      <w:sz w:val="24"/>
      <w:szCs w:val="24"/>
      <w:lang w:val="en-US" w:eastAsia="en-US"/>
    </w:rPr>
  </w:style>
  <w:style w:type="character" w:customStyle="1" w:styleId="RegionMarkerTok">
    <w:name w:val="RegionMarkerTok"/>
    <w:basedOn w:val="VerbatimChar"/>
    <w:rsid w:val="004F65E4"/>
    <w:rPr>
      <w:rFonts w:asciiTheme="minorHAnsi" w:eastAsiaTheme="minorHAnsi" w:hAnsiTheme="minorHAnsi" w:cstheme="minorBidi"/>
      <w:sz w:val="24"/>
      <w:szCs w:val="24"/>
      <w:lang w:val="en-US" w:eastAsia="en-US"/>
    </w:rPr>
  </w:style>
  <w:style w:type="character" w:customStyle="1" w:styleId="ErrorTok">
    <w:name w:val="ErrorTok"/>
    <w:basedOn w:val="VerbatimChar"/>
    <w:rsid w:val="004F65E4"/>
    <w:rPr>
      <w:rFonts w:asciiTheme="minorHAnsi" w:eastAsiaTheme="minorHAnsi" w:hAnsiTheme="minorHAnsi" w:cstheme="minorBidi"/>
      <w:b/>
      <w:color w:val="FF0000"/>
      <w:sz w:val="24"/>
      <w:szCs w:val="24"/>
      <w:lang w:val="en-US" w:eastAsia="en-US"/>
    </w:rPr>
  </w:style>
  <w:style w:type="character" w:customStyle="1" w:styleId="NormalTok">
    <w:name w:val="NormalTok"/>
    <w:basedOn w:val="VerbatimChar"/>
    <w:rsid w:val="004F65E4"/>
    <w:rPr>
      <w:rFonts w:asciiTheme="minorHAnsi" w:eastAsiaTheme="minorHAnsi" w:hAnsiTheme="minorHAnsi" w:cstheme="minorBidi"/>
      <w:sz w:val="24"/>
      <w:szCs w:val="24"/>
      <w:lang w:val="en-US" w:eastAsia="en-US"/>
    </w:rPr>
  </w:style>
  <w:style w:type="character" w:customStyle="1" w:styleId="InternetLink">
    <w:name w:val="Internet Link"/>
    <w:basedOn w:val="Caratterepredefinitoparagrafo"/>
    <w:rsid w:val="006E32A4"/>
    <w:rPr>
      <w:color w:val="0000FF" w:themeColor="hyperlink"/>
      <w:u w:val="single"/>
    </w:rPr>
  </w:style>
  <w:style w:type="character" w:customStyle="1" w:styleId="FootnoteAnchor">
    <w:name w:val="Footnote Anchor"/>
    <w:rsid w:val="006E32A4"/>
    <w:rPr>
      <w:vertAlign w:val="superscript"/>
    </w:rPr>
  </w:style>
  <w:style w:type="paragraph" w:customStyle="1" w:styleId="TextBody">
    <w:name w:val="Text Body"/>
    <w:basedOn w:val="Normale"/>
    <w:rsid w:val="006E32A4"/>
    <w:pPr>
      <w:spacing w:before="180" w:after="120" w:line="240" w:lineRule="auto"/>
    </w:pPr>
    <w:rPr>
      <w:rFonts w:ascii="Cambria" w:eastAsia="Cambria" w:hAnsi="Cambria" w:cstheme="minorBidi"/>
      <w:color w:val="00000A"/>
      <w:sz w:val="24"/>
      <w:szCs w:val="24"/>
      <w:lang w:eastAsia="en-US"/>
    </w:rPr>
  </w:style>
  <w:style w:type="paragraph" w:customStyle="1" w:styleId="Footnote">
    <w:name w:val="Footnote"/>
    <w:basedOn w:val="Normale"/>
    <w:uiPriority w:val="9"/>
    <w:unhideWhenUsed/>
    <w:qFormat/>
    <w:rsid w:val="006E32A4"/>
    <w:pPr>
      <w:spacing w:before="180" w:after="180" w:line="240" w:lineRule="auto"/>
    </w:pPr>
    <w:rPr>
      <w:rFonts w:ascii="Cambria" w:eastAsia="Cambria" w:hAnsi="Cambria" w:cstheme="minorBidi"/>
      <w:color w:val="00000A"/>
      <w:sz w:val="24"/>
      <w:szCs w:val="24"/>
      <w:lang w:eastAsia="en-US"/>
    </w:rPr>
  </w:style>
  <w:style w:type="paragraph" w:customStyle="1" w:styleId="PreformattedText">
    <w:name w:val="Preformatted Text"/>
    <w:basedOn w:val="Normale"/>
    <w:qFormat/>
    <w:rsid w:val="006E32A4"/>
    <w:pPr>
      <w:spacing w:before="180" w:after="180" w:line="240" w:lineRule="auto"/>
    </w:pPr>
    <w:rPr>
      <w:rFonts w:ascii="Cambria" w:eastAsia="Cambria" w:hAnsi="Cambria" w:cstheme="minorBidi"/>
      <w:color w:val="00000A"/>
      <w:sz w:val="24"/>
      <w:szCs w:val="24"/>
      <w:lang w:eastAsia="en-US"/>
    </w:rPr>
  </w:style>
  <w:style w:type="table" w:styleId="Tabellasemplice2">
    <w:name w:val="Table Simple 2"/>
    <w:basedOn w:val="Tabellanormale"/>
    <w:rsid w:val="006E32A4"/>
    <w:pPr>
      <w:suppressAutoHyphens/>
      <w:spacing w:before="180" w:after="180"/>
    </w:pPr>
    <w:rPr>
      <w:rFonts w:asciiTheme="minorHAnsi" w:eastAsiaTheme="minorHAnsi" w:hAnsiTheme="minorHAnsi" w:cstheme="minorBidi"/>
      <w:szCs w:val="24"/>
      <w:lang w:val="en-US" w:eastAsia="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aclassica1">
    <w:name w:val="Table Classic 1"/>
    <w:basedOn w:val="Tabellanormale"/>
    <w:rsid w:val="006E32A4"/>
    <w:pPr>
      <w:suppressAutoHyphens/>
      <w:spacing w:before="180" w:after="180"/>
    </w:pPr>
    <w:rPr>
      <w:rFonts w:asciiTheme="minorHAnsi" w:eastAsiaTheme="minorHAnsi" w:hAnsiTheme="minorHAnsi" w:cstheme="minorBidi"/>
      <w:szCs w:val="24"/>
      <w:lang w:val="en-US"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estonormale">
    <w:name w:val="Plain Text"/>
    <w:basedOn w:val="Normale"/>
    <w:link w:val="TestonormaleCarattere"/>
    <w:uiPriority w:val="99"/>
    <w:unhideWhenUsed/>
    <w:rsid w:val="00374C82"/>
    <w:pPr>
      <w:suppressAutoHyphens w:val="0"/>
      <w:spacing w:after="0" w:line="240" w:lineRule="auto"/>
    </w:pPr>
    <w:rPr>
      <w:rFonts w:ascii="Calibri" w:eastAsiaTheme="minorEastAsia" w:hAnsi="Calibri" w:cstheme="minorBidi"/>
      <w:szCs w:val="21"/>
      <w:lang w:eastAsia="zh-CN"/>
    </w:rPr>
  </w:style>
  <w:style w:type="character" w:customStyle="1" w:styleId="TestonormaleCarattere">
    <w:name w:val="Testo normale Carattere"/>
    <w:basedOn w:val="Caratterepredefinitoparagrafo"/>
    <w:link w:val="Testonormale"/>
    <w:uiPriority w:val="99"/>
    <w:rsid w:val="00374C82"/>
    <w:rPr>
      <w:rFonts w:ascii="Calibri" w:eastAsiaTheme="minorEastAsia" w:hAnsi="Calibri" w:cstheme="minorBidi"/>
      <w:sz w:val="22"/>
      <w:szCs w:val="21"/>
      <w:lang w:val="en-US" w:eastAsia="zh-CN"/>
    </w:rPr>
  </w:style>
  <w:style w:type="paragraph" w:customStyle="1" w:styleId="zparagraphe">
    <w:name w:val="zparagraphe"/>
    <w:basedOn w:val="Normale"/>
    <w:rsid w:val="00374C82"/>
    <w:pPr>
      <w:suppressAutoHyphens w:val="0"/>
      <w:spacing w:before="100" w:beforeAutospacing="1" w:after="100" w:afterAutospacing="1" w:line="240" w:lineRule="auto"/>
    </w:pPr>
    <w:rPr>
      <w:rFonts w:ascii="Times" w:eastAsiaTheme="minorEastAsia" w:hAnsi="Times" w:cs="Times New Roman"/>
      <w:sz w:val="20"/>
      <w:szCs w:val="20"/>
      <w:lang w:val="it-IT" w:eastAsia="it-IT"/>
    </w:rPr>
  </w:style>
  <w:style w:type="character" w:customStyle="1" w:styleId="Sommario1Carattere">
    <w:name w:val="Sommario 1 Carattere"/>
    <w:basedOn w:val="Caratterepredefinitoparagrafo"/>
    <w:link w:val="Sommario1"/>
    <w:uiPriority w:val="39"/>
    <w:rsid w:val="00F857C8"/>
    <w:rPr>
      <w:rFonts w:eastAsia="SimSun" w:cs="Arial"/>
      <w:bCs/>
      <w:sz w:val="22"/>
      <w:lang w:val="en-US" w:eastAsia="ar-SA"/>
    </w:rPr>
  </w:style>
  <w:style w:type="paragraph" w:styleId="Revisione">
    <w:name w:val="Revision"/>
    <w:hidden/>
    <w:uiPriority w:val="99"/>
    <w:semiHidden/>
    <w:rsid w:val="0063355B"/>
    <w:rPr>
      <w:rFonts w:ascii="Book Antiqua" w:eastAsia="Arial" w:hAnsi="Book Antiqua" w:cs="Arial"/>
      <w:sz w:val="22"/>
      <w:szCs w:val="22"/>
      <w:lang w:val="en-US" w:eastAsia="ar-SA"/>
    </w:rPr>
  </w:style>
  <w:style w:type="character" w:styleId="Testosegnaposto">
    <w:name w:val="Placeholder Text"/>
    <w:basedOn w:val="Caratterepredefinitoparagrafo"/>
    <w:uiPriority w:val="99"/>
    <w:semiHidden/>
    <w:rsid w:val="0059554E"/>
    <w:rPr>
      <w:color w:val="808080"/>
    </w:rPr>
  </w:style>
  <w:style w:type="table" w:customStyle="1" w:styleId="GridTable1LightAccent1">
    <w:name w:val="Grid Table 1 Light Accent 1"/>
    <w:basedOn w:val="Tabellanormale"/>
    <w:uiPriority w:val="46"/>
    <w:rsid w:val="00AA488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Collegamentovisitato">
    <w:name w:val="FollowedHyperlink"/>
    <w:basedOn w:val="Caratterepredefinitoparagrafo"/>
    <w:uiPriority w:val="99"/>
    <w:semiHidden/>
    <w:unhideWhenUsed/>
    <w:rsid w:val="00852A2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5128167">
      <w:bodyDiv w:val="1"/>
      <w:marLeft w:val="0"/>
      <w:marRight w:val="0"/>
      <w:marTop w:val="0"/>
      <w:marBottom w:val="0"/>
      <w:divBdr>
        <w:top w:val="none" w:sz="0" w:space="0" w:color="auto"/>
        <w:left w:val="none" w:sz="0" w:space="0" w:color="auto"/>
        <w:bottom w:val="none" w:sz="0" w:space="0" w:color="auto"/>
        <w:right w:val="none" w:sz="0" w:space="0" w:color="auto"/>
      </w:divBdr>
    </w:div>
    <w:div w:id="189297150">
      <w:bodyDiv w:val="1"/>
      <w:marLeft w:val="0"/>
      <w:marRight w:val="0"/>
      <w:marTop w:val="0"/>
      <w:marBottom w:val="0"/>
      <w:divBdr>
        <w:top w:val="none" w:sz="0" w:space="0" w:color="auto"/>
        <w:left w:val="none" w:sz="0" w:space="0" w:color="auto"/>
        <w:bottom w:val="none" w:sz="0" w:space="0" w:color="auto"/>
        <w:right w:val="none" w:sz="0" w:space="0" w:color="auto"/>
      </w:divBdr>
      <w:divsChild>
        <w:div w:id="427584737">
          <w:marLeft w:val="0"/>
          <w:marRight w:val="0"/>
          <w:marTop w:val="0"/>
          <w:marBottom w:val="0"/>
          <w:divBdr>
            <w:top w:val="none" w:sz="0" w:space="0" w:color="auto"/>
            <w:left w:val="none" w:sz="0" w:space="0" w:color="auto"/>
            <w:bottom w:val="none" w:sz="0" w:space="0" w:color="auto"/>
            <w:right w:val="none" w:sz="0" w:space="0" w:color="auto"/>
          </w:divBdr>
        </w:div>
      </w:divsChild>
    </w:div>
    <w:div w:id="764106997">
      <w:bodyDiv w:val="1"/>
      <w:marLeft w:val="0"/>
      <w:marRight w:val="0"/>
      <w:marTop w:val="0"/>
      <w:marBottom w:val="0"/>
      <w:divBdr>
        <w:top w:val="none" w:sz="0" w:space="0" w:color="auto"/>
        <w:left w:val="none" w:sz="0" w:space="0" w:color="auto"/>
        <w:bottom w:val="none" w:sz="0" w:space="0" w:color="auto"/>
        <w:right w:val="none" w:sz="0" w:space="0" w:color="auto"/>
      </w:divBdr>
    </w:div>
    <w:div w:id="1028726161">
      <w:bodyDiv w:val="1"/>
      <w:marLeft w:val="0"/>
      <w:marRight w:val="0"/>
      <w:marTop w:val="0"/>
      <w:marBottom w:val="0"/>
      <w:divBdr>
        <w:top w:val="none" w:sz="0" w:space="0" w:color="auto"/>
        <w:left w:val="none" w:sz="0" w:space="0" w:color="auto"/>
        <w:bottom w:val="none" w:sz="0" w:space="0" w:color="auto"/>
        <w:right w:val="none" w:sz="0" w:space="0" w:color="auto"/>
      </w:divBdr>
    </w:div>
    <w:div w:id="1055471933">
      <w:bodyDiv w:val="1"/>
      <w:marLeft w:val="0"/>
      <w:marRight w:val="0"/>
      <w:marTop w:val="0"/>
      <w:marBottom w:val="0"/>
      <w:divBdr>
        <w:top w:val="none" w:sz="0" w:space="0" w:color="auto"/>
        <w:left w:val="none" w:sz="0" w:space="0" w:color="auto"/>
        <w:bottom w:val="none" w:sz="0" w:space="0" w:color="auto"/>
        <w:right w:val="none" w:sz="0" w:space="0" w:color="auto"/>
      </w:divBdr>
    </w:div>
    <w:div w:id="1093013771">
      <w:bodyDiv w:val="1"/>
      <w:marLeft w:val="0"/>
      <w:marRight w:val="0"/>
      <w:marTop w:val="0"/>
      <w:marBottom w:val="0"/>
      <w:divBdr>
        <w:top w:val="none" w:sz="0" w:space="0" w:color="auto"/>
        <w:left w:val="none" w:sz="0" w:space="0" w:color="auto"/>
        <w:bottom w:val="none" w:sz="0" w:space="0" w:color="auto"/>
        <w:right w:val="none" w:sz="0" w:space="0" w:color="auto"/>
      </w:divBdr>
      <w:divsChild>
        <w:div w:id="2037198259">
          <w:marLeft w:val="0"/>
          <w:marRight w:val="0"/>
          <w:marTop w:val="0"/>
          <w:marBottom w:val="0"/>
          <w:divBdr>
            <w:top w:val="none" w:sz="0" w:space="0" w:color="auto"/>
            <w:left w:val="none" w:sz="0" w:space="0" w:color="auto"/>
            <w:bottom w:val="none" w:sz="0" w:space="0" w:color="auto"/>
            <w:right w:val="none" w:sz="0" w:space="0" w:color="auto"/>
          </w:divBdr>
          <w:divsChild>
            <w:div w:id="2049599839">
              <w:marLeft w:val="0"/>
              <w:marRight w:val="0"/>
              <w:marTop w:val="0"/>
              <w:marBottom w:val="0"/>
              <w:divBdr>
                <w:top w:val="none" w:sz="0" w:space="0" w:color="auto"/>
                <w:left w:val="none" w:sz="0" w:space="0" w:color="auto"/>
                <w:bottom w:val="none" w:sz="0" w:space="0" w:color="auto"/>
                <w:right w:val="none" w:sz="0" w:space="0" w:color="auto"/>
              </w:divBdr>
              <w:divsChild>
                <w:div w:id="20541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364890">
      <w:bodyDiv w:val="1"/>
      <w:marLeft w:val="0"/>
      <w:marRight w:val="0"/>
      <w:marTop w:val="0"/>
      <w:marBottom w:val="0"/>
      <w:divBdr>
        <w:top w:val="none" w:sz="0" w:space="0" w:color="auto"/>
        <w:left w:val="none" w:sz="0" w:space="0" w:color="auto"/>
        <w:bottom w:val="none" w:sz="0" w:space="0" w:color="auto"/>
        <w:right w:val="none" w:sz="0" w:space="0" w:color="auto"/>
      </w:divBdr>
    </w:div>
    <w:div w:id="1389571303">
      <w:bodyDiv w:val="1"/>
      <w:marLeft w:val="0"/>
      <w:marRight w:val="0"/>
      <w:marTop w:val="0"/>
      <w:marBottom w:val="0"/>
      <w:divBdr>
        <w:top w:val="none" w:sz="0" w:space="0" w:color="auto"/>
        <w:left w:val="none" w:sz="0" w:space="0" w:color="auto"/>
        <w:bottom w:val="none" w:sz="0" w:space="0" w:color="auto"/>
        <w:right w:val="none" w:sz="0" w:space="0" w:color="auto"/>
      </w:divBdr>
      <w:divsChild>
        <w:div w:id="1147742266">
          <w:marLeft w:val="0"/>
          <w:marRight w:val="0"/>
          <w:marTop w:val="0"/>
          <w:marBottom w:val="0"/>
          <w:divBdr>
            <w:top w:val="none" w:sz="0" w:space="0" w:color="auto"/>
            <w:left w:val="none" w:sz="0" w:space="0" w:color="auto"/>
            <w:bottom w:val="none" w:sz="0" w:space="0" w:color="auto"/>
            <w:right w:val="none" w:sz="0" w:space="0" w:color="auto"/>
          </w:divBdr>
          <w:divsChild>
            <w:div w:id="1422137998">
              <w:marLeft w:val="0"/>
              <w:marRight w:val="0"/>
              <w:marTop w:val="0"/>
              <w:marBottom w:val="0"/>
              <w:divBdr>
                <w:top w:val="none" w:sz="0" w:space="0" w:color="auto"/>
                <w:left w:val="none" w:sz="0" w:space="0" w:color="auto"/>
                <w:bottom w:val="none" w:sz="0" w:space="0" w:color="auto"/>
                <w:right w:val="none" w:sz="0" w:space="0" w:color="auto"/>
              </w:divBdr>
              <w:divsChild>
                <w:div w:id="1592620102">
                  <w:marLeft w:val="0"/>
                  <w:marRight w:val="0"/>
                  <w:marTop w:val="120"/>
                  <w:marBottom w:val="480"/>
                  <w:divBdr>
                    <w:top w:val="none" w:sz="0" w:space="0" w:color="auto"/>
                    <w:left w:val="none" w:sz="0" w:space="0" w:color="auto"/>
                    <w:bottom w:val="none" w:sz="0" w:space="0" w:color="auto"/>
                    <w:right w:val="none" w:sz="0" w:space="0" w:color="auto"/>
                  </w:divBdr>
                  <w:divsChild>
                    <w:div w:id="1469204884">
                      <w:marLeft w:val="0"/>
                      <w:marRight w:val="0"/>
                      <w:marTop w:val="120"/>
                      <w:marBottom w:val="120"/>
                      <w:divBdr>
                        <w:top w:val="none" w:sz="0" w:space="0" w:color="auto"/>
                        <w:left w:val="none" w:sz="0" w:space="0" w:color="auto"/>
                        <w:bottom w:val="none" w:sz="0" w:space="0" w:color="auto"/>
                        <w:right w:val="none" w:sz="0" w:space="0" w:color="auto"/>
                      </w:divBdr>
                      <w:divsChild>
                        <w:div w:id="131487944">
                          <w:marLeft w:val="0"/>
                          <w:marRight w:val="0"/>
                          <w:marTop w:val="0"/>
                          <w:marBottom w:val="0"/>
                          <w:divBdr>
                            <w:top w:val="none" w:sz="0" w:space="0" w:color="auto"/>
                            <w:left w:val="none" w:sz="0" w:space="0" w:color="auto"/>
                            <w:bottom w:val="none" w:sz="0" w:space="0" w:color="auto"/>
                            <w:right w:val="none" w:sz="0" w:space="0" w:color="auto"/>
                          </w:divBdr>
                        </w:div>
                        <w:div w:id="391855337">
                          <w:marLeft w:val="0"/>
                          <w:marRight w:val="0"/>
                          <w:marTop w:val="0"/>
                          <w:marBottom w:val="0"/>
                          <w:divBdr>
                            <w:top w:val="none" w:sz="0" w:space="0" w:color="auto"/>
                            <w:left w:val="none" w:sz="0" w:space="0" w:color="auto"/>
                            <w:bottom w:val="none" w:sz="0" w:space="0" w:color="auto"/>
                            <w:right w:val="none" w:sz="0" w:space="0" w:color="auto"/>
                          </w:divBdr>
                        </w:div>
                        <w:div w:id="653416964">
                          <w:marLeft w:val="0"/>
                          <w:marRight w:val="0"/>
                          <w:marTop w:val="0"/>
                          <w:marBottom w:val="0"/>
                          <w:divBdr>
                            <w:top w:val="none" w:sz="0" w:space="0" w:color="auto"/>
                            <w:left w:val="none" w:sz="0" w:space="0" w:color="auto"/>
                            <w:bottom w:val="none" w:sz="0" w:space="0" w:color="auto"/>
                            <w:right w:val="none" w:sz="0" w:space="0" w:color="auto"/>
                          </w:divBdr>
                        </w:div>
                        <w:div w:id="730736220">
                          <w:marLeft w:val="0"/>
                          <w:marRight w:val="0"/>
                          <w:marTop w:val="0"/>
                          <w:marBottom w:val="0"/>
                          <w:divBdr>
                            <w:top w:val="none" w:sz="0" w:space="0" w:color="auto"/>
                            <w:left w:val="none" w:sz="0" w:space="0" w:color="auto"/>
                            <w:bottom w:val="none" w:sz="0" w:space="0" w:color="auto"/>
                            <w:right w:val="none" w:sz="0" w:space="0" w:color="auto"/>
                          </w:divBdr>
                        </w:div>
                        <w:div w:id="1043093000">
                          <w:marLeft w:val="0"/>
                          <w:marRight w:val="0"/>
                          <w:marTop w:val="0"/>
                          <w:marBottom w:val="0"/>
                          <w:divBdr>
                            <w:top w:val="none" w:sz="0" w:space="0" w:color="auto"/>
                            <w:left w:val="none" w:sz="0" w:space="0" w:color="auto"/>
                            <w:bottom w:val="none" w:sz="0" w:space="0" w:color="auto"/>
                            <w:right w:val="none" w:sz="0" w:space="0" w:color="auto"/>
                          </w:divBdr>
                        </w:div>
                        <w:div w:id="1424689676">
                          <w:marLeft w:val="0"/>
                          <w:marRight w:val="0"/>
                          <w:marTop w:val="0"/>
                          <w:marBottom w:val="0"/>
                          <w:divBdr>
                            <w:top w:val="none" w:sz="0" w:space="0" w:color="auto"/>
                            <w:left w:val="none" w:sz="0" w:space="0" w:color="auto"/>
                            <w:bottom w:val="none" w:sz="0" w:space="0" w:color="auto"/>
                            <w:right w:val="none" w:sz="0" w:space="0" w:color="auto"/>
                          </w:divBdr>
                        </w:div>
                        <w:div w:id="1722292998">
                          <w:marLeft w:val="0"/>
                          <w:marRight w:val="0"/>
                          <w:marTop w:val="0"/>
                          <w:marBottom w:val="0"/>
                          <w:divBdr>
                            <w:top w:val="none" w:sz="0" w:space="0" w:color="auto"/>
                            <w:left w:val="none" w:sz="0" w:space="0" w:color="auto"/>
                            <w:bottom w:val="none" w:sz="0" w:space="0" w:color="auto"/>
                            <w:right w:val="none" w:sz="0" w:space="0" w:color="auto"/>
                          </w:divBdr>
                        </w:div>
                        <w:div w:id="1879390003">
                          <w:marLeft w:val="0"/>
                          <w:marRight w:val="0"/>
                          <w:marTop w:val="0"/>
                          <w:marBottom w:val="0"/>
                          <w:divBdr>
                            <w:top w:val="none" w:sz="0" w:space="0" w:color="auto"/>
                            <w:left w:val="none" w:sz="0" w:space="0" w:color="auto"/>
                            <w:bottom w:val="none" w:sz="0" w:space="0" w:color="auto"/>
                            <w:right w:val="none" w:sz="0" w:space="0" w:color="auto"/>
                          </w:divBdr>
                        </w:div>
                      </w:divsChild>
                    </w:div>
                    <w:div w:id="18211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80304">
      <w:bodyDiv w:val="1"/>
      <w:marLeft w:val="0"/>
      <w:marRight w:val="0"/>
      <w:marTop w:val="0"/>
      <w:marBottom w:val="0"/>
      <w:divBdr>
        <w:top w:val="none" w:sz="0" w:space="0" w:color="auto"/>
        <w:left w:val="none" w:sz="0" w:space="0" w:color="auto"/>
        <w:bottom w:val="none" w:sz="0" w:space="0" w:color="auto"/>
        <w:right w:val="none" w:sz="0" w:space="0" w:color="auto"/>
      </w:divBdr>
    </w:div>
    <w:div w:id="1768496729">
      <w:bodyDiv w:val="1"/>
      <w:marLeft w:val="0"/>
      <w:marRight w:val="0"/>
      <w:marTop w:val="0"/>
      <w:marBottom w:val="0"/>
      <w:divBdr>
        <w:top w:val="none" w:sz="0" w:space="0" w:color="auto"/>
        <w:left w:val="none" w:sz="0" w:space="0" w:color="auto"/>
        <w:bottom w:val="none" w:sz="0" w:space="0" w:color="auto"/>
        <w:right w:val="none" w:sz="0" w:space="0" w:color="auto"/>
      </w:divBdr>
      <w:divsChild>
        <w:div w:id="1836846350">
          <w:marLeft w:val="0"/>
          <w:marRight w:val="0"/>
          <w:marTop w:val="0"/>
          <w:marBottom w:val="0"/>
          <w:divBdr>
            <w:top w:val="none" w:sz="0" w:space="0" w:color="auto"/>
            <w:left w:val="none" w:sz="0" w:space="0" w:color="auto"/>
            <w:bottom w:val="none" w:sz="0" w:space="0" w:color="auto"/>
            <w:right w:val="none" w:sz="0" w:space="0" w:color="auto"/>
          </w:divBdr>
          <w:divsChild>
            <w:div w:id="116728143">
              <w:marLeft w:val="0"/>
              <w:marRight w:val="0"/>
              <w:marTop w:val="0"/>
              <w:marBottom w:val="0"/>
              <w:divBdr>
                <w:top w:val="none" w:sz="0" w:space="0" w:color="auto"/>
                <w:left w:val="none" w:sz="0" w:space="0" w:color="auto"/>
                <w:bottom w:val="none" w:sz="0" w:space="0" w:color="auto"/>
                <w:right w:val="none" w:sz="0" w:space="0" w:color="auto"/>
              </w:divBdr>
              <w:divsChild>
                <w:div w:id="47121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17804">
      <w:bodyDiv w:val="1"/>
      <w:marLeft w:val="0"/>
      <w:marRight w:val="0"/>
      <w:marTop w:val="0"/>
      <w:marBottom w:val="0"/>
      <w:divBdr>
        <w:top w:val="none" w:sz="0" w:space="0" w:color="auto"/>
        <w:left w:val="none" w:sz="0" w:space="0" w:color="auto"/>
        <w:bottom w:val="none" w:sz="0" w:space="0" w:color="auto"/>
        <w:right w:val="none" w:sz="0" w:space="0" w:color="auto"/>
      </w:divBdr>
    </w:div>
    <w:div w:id="2142993977">
      <w:bodyDiv w:val="1"/>
      <w:marLeft w:val="0"/>
      <w:marRight w:val="0"/>
      <w:marTop w:val="0"/>
      <w:marBottom w:val="0"/>
      <w:divBdr>
        <w:top w:val="none" w:sz="0" w:space="0" w:color="auto"/>
        <w:left w:val="none" w:sz="0" w:space="0" w:color="auto"/>
        <w:bottom w:val="none" w:sz="0" w:space="0" w:color="auto"/>
        <w:right w:val="none" w:sz="0" w:space="0" w:color="auto"/>
      </w:divBdr>
      <w:divsChild>
        <w:div w:id="803815782">
          <w:marLeft w:val="0"/>
          <w:marRight w:val="0"/>
          <w:marTop w:val="0"/>
          <w:marBottom w:val="0"/>
          <w:divBdr>
            <w:top w:val="none" w:sz="0" w:space="0" w:color="auto"/>
            <w:left w:val="none" w:sz="0" w:space="0" w:color="auto"/>
            <w:bottom w:val="none" w:sz="0" w:space="0" w:color="auto"/>
            <w:right w:val="none" w:sz="0" w:space="0" w:color="auto"/>
          </w:divBdr>
          <w:divsChild>
            <w:div w:id="32312564">
              <w:marLeft w:val="0"/>
              <w:marRight w:val="0"/>
              <w:marTop w:val="0"/>
              <w:marBottom w:val="0"/>
              <w:divBdr>
                <w:top w:val="none" w:sz="0" w:space="0" w:color="auto"/>
                <w:left w:val="none" w:sz="0" w:space="0" w:color="auto"/>
                <w:bottom w:val="none" w:sz="0" w:space="0" w:color="auto"/>
                <w:right w:val="none" w:sz="0" w:space="0" w:color="auto"/>
              </w:divBdr>
            </w:div>
            <w:div w:id="35325645">
              <w:marLeft w:val="0"/>
              <w:marRight w:val="0"/>
              <w:marTop w:val="0"/>
              <w:marBottom w:val="0"/>
              <w:divBdr>
                <w:top w:val="none" w:sz="0" w:space="0" w:color="auto"/>
                <w:left w:val="none" w:sz="0" w:space="0" w:color="auto"/>
                <w:bottom w:val="none" w:sz="0" w:space="0" w:color="auto"/>
                <w:right w:val="none" w:sz="0" w:space="0" w:color="auto"/>
              </w:divBdr>
            </w:div>
            <w:div w:id="1556349573">
              <w:marLeft w:val="0"/>
              <w:marRight w:val="0"/>
              <w:marTop w:val="0"/>
              <w:marBottom w:val="0"/>
              <w:divBdr>
                <w:top w:val="none" w:sz="0" w:space="0" w:color="auto"/>
                <w:left w:val="none" w:sz="0" w:space="0" w:color="auto"/>
                <w:bottom w:val="none" w:sz="0" w:space="0" w:color="auto"/>
                <w:right w:val="none" w:sz="0" w:space="0" w:color="auto"/>
              </w:divBdr>
            </w:div>
            <w:div w:id="1633361978">
              <w:marLeft w:val="0"/>
              <w:marRight w:val="0"/>
              <w:marTop w:val="0"/>
              <w:marBottom w:val="0"/>
              <w:divBdr>
                <w:top w:val="none" w:sz="0" w:space="0" w:color="auto"/>
                <w:left w:val="none" w:sz="0" w:space="0" w:color="auto"/>
                <w:bottom w:val="none" w:sz="0" w:space="0" w:color="auto"/>
                <w:right w:val="none" w:sz="0" w:space="0" w:color="auto"/>
              </w:divBdr>
            </w:div>
            <w:div w:id="1639648146">
              <w:marLeft w:val="0"/>
              <w:marRight w:val="0"/>
              <w:marTop w:val="0"/>
              <w:marBottom w:val="0"/>
              <w:divBdr>
                <w:top w:val="none" w:sz="0" w:space="0" w:color="auto"/>
                <w:left w:val="none" w:sz="0" w:space="0" w:color="auto"/>
                <w:bottom w:val="none" w:sz="0" w:space="0" w:color="auto"/>
                <w:right w:val="none" w:sz="0" w:space="0" w:color="auto"/>
              </w:divBdr>
            </w:div>
            <w:div w:id="1750805871">
              <w:marLeft w:val="0"/>
              <w:marRight w:val="0"/>
              <w:marTop w:val="0"/>
              <w:marBottom w:val="0"/>
              <w:divBdr>
                <w:top w:val="none" w:sz="0" w:space="0" w:color="auto"/>
                <w:left w:val="none" w:sz="0" w:space="0" w:color="auto"/>
                <w:bottom w:val="none" w:sz="0" w:space="0" w:color="auto"/>
                <w:right w:val="none" w:sz="0" w:space="0" w:color="auto"/>
              </w:divBdr>
            </w:div>
            <w:div w:id="19980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amaschiello\Documents\00_2015%20telework\orange%20book\master_v3_VG_VR.docx" TargetMode="External"/><Relationship Id="rId18" Type="http://schemas.openxmlformats.org/officeDocument/2006/relationships/hyperlink" Target="http://www.e-unwto.org/toc/unwtotfb/current" TargetMode="External"/><Relationship Id="rId26" Type="http://schemas.openxmlformats.org/officeDocument/2006/relationships/image" Target="media/image3.emf"/><Relationship Id="rId39" Type="http://schemas.openxmlformats.org/officeDocument/2006/relationships/image" Target="media/image16.wmf"/><Relationship Id="rId21" Type="http://schemas.openxmlformats.org/officeDocument/2006/relationships/image" Target="media/image2.emf"/><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hyperlink" Target="http://unstats.un.org/unsd/comtrade_announcement.htm" TargetMode="External"/><Relationship Id="rId55" Type="http://schemas.openxmlformats.org/officeDocument/2006/relationships/image" Target="media/image29.png"/><Relationship Id="rId63" Type="http://schemas.openxmlformats.org/officeDocument/2006/relationships/hyperlink" Target="http://unstats.un.org/unsd/class/intercop/expertgroup/2013/AC267-5.PDF" TargetMode="External"/><Relationship Id="rId68" Type="http://schemas.openxmlformats.org/officeDocument/2006/relationships/hyperlink" Target="http://faostat.fao.org/site/655/default.aspx" TargetMode="External"/><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ksh.hu/apps/meta.main?p_lang=EN" TargetMode="External"/><Relationship Id="rId29" Type="http://schemas.openxmlformats.org/officeDocument/2006/relationships/image" Target="media/image6.png"/><Relationship Id="rId11" Type="http://schemas.openxmlformats.org/officeDocument/2006/relationships/hyperlink" Target="file:///C:\Users\ramaschiello\Documents\00_2015%20telework\orange%20book\master_v3_VG_VR.docx" TargetMode="External"/><Relationship Id="rId24" Type="http://schemas.openxmlformats.org/officeDocument/2006/relationships/hyperlink" Target="http://unstats.un.org/unsd/trade/methodology%20imts.htm" TargetMode="External"/><Relationship Id="rId32" Type="http://schemas.openxmlformats.org/officeDocument/2006/relationships/image" Target="media/image9.png"/><Relationship Id="rId37" Type="http://schemas.openxmlformats.org/officeDocument/2006/relationships/image" Target="media/image14.wmf"/><Relationship Id="rId40" Type="http://schemas.openxmlformats.org/officeDocument/2006/relationships/image" Target="media/image17.png"/><Relationship Id="rId45" Type="http://schemas.openxmlformats.org/officeDocument/2006/relationships/image" Target="media/image21.emf"/><Relationship Id="rId53" Type="http://schemas.openxmlformats.org/officeDocument/2006/relationships/image" Target="media/image27.png"/><Relationship Id="rId58" Type="http://schemas.openxmlformats.org/officeDocument/2006/relationships/comments" Target="comments.xml"/><Relationship Id="rId66" Type="http://schemas.openxmlformats.org/officeDocument/2006/relationships/hyperlink" Target="http://www.wcoomd.org/en/topics/nomenclature/instrument-and-tools/hs_nomenclature_2012/hs_nomenclature_table_2012.aspx" TargetMode="External"/><Relationship Id="rId5" Type="http://schemas.openxmlformats.org/officeDocument/2006/relationships/styles" Target="styles.xml"/><Relationship Id="rId15" Type="http://schemas.openxmlformats.org/officeDocument/2006/relationships/hyperlink" Target="http://www.gtis.com/english/GTIS_GTA.html%20%5b17" TargetMode="External"/><Relationship Id="rId23" Type="http://schemas.openxmlformats.org/officeDocument/2006/relationships/hyperlink" Target="http://comtrade.un.org/" TargetMode="External"/><Relationship Id="rId28" Type="http://schemas.openxmlformats.org/officeDocument/2006/relationships/image" Target="media/image5.png"/><Relationship Id="rId36" Type="http://schemas.openxmlformats.org/officeDocument/2006/relationships/image" Target="media/image13.wmf"/><Relationship Id="rId49" Type="http://schemas.openxmlformats.org/officeDocument/2006/relationships/image" Target="media/image25.png"/><Relationship Id="rId57" Type="http://schemas.openxmlformats.org/officeDocument/2006/relationships/image" Target="media/image31.png"/><Relationship Id="rId61" Type="http://schemas.openxmlformats.org/officeDocument/2006/relationships/hyperlink" Target="http://unstats.un.org/UNSD/class/intercop/expertgroup/2011/AC234-15.PDF" TargetMode="External"/><Relationship Id="rId10" Type="http://schemas.openxmlformats.org/officeDocument/2006/relationships/hyperlink" Target="file:///C:\Users\ramaschiello\Documents\00_2015%20telework\orange%20book\master_v3_VG_VR.docx" TargetMode="External"/><Relationship Id="rId19" Type="http://schemas.openxmlformats.org/officeDocument/2006/relationships/hyperlink" Target="http://www.wfp.org/fais/" TargetMode="External"/><Relationship Id="rId31" Type="http://schemas.openxmlformats.org/officeDocument/2006/relationships/image" Target="media/image8.png"/><Relationship Id="rId44" Type="http://schemas.openxmlformats.org/officeDocument/2006/relationships/chart" Target="charts/chart2.xml"/><Relationship Id="rId52" Type="http://schemas.openxmlformats.org/officeDocument/2006/relationships/image" Target="media/image26.emf"/><Relationship Id="rId60" Type="http://schemas.openxmlformats.org/officeDocument/2006/relationships/hyperlink" Target="http://unstats.un.org/unsd/class/intercop/expertgroup/2013/AC267-21.PDF" TargetMode="External"/><Relationship Id="rId65" Type="http://schemas.openxmlformats.org/officeDocument/2006/relationships/hyperlink" Target="http://unstats.un.org/unsd/cr/registry/cpc-21.asp"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faostat3.fao.org" TargetMode="External"/><Relationship Id="rId22" Type="http://schemas.openxmlformats.org/officeDocument/2006/relationships/chart" Target="charts/chart1.xml"/><Relationship Id="rId27" Type="http://schemas.openxmlformats.org/officeDocument/2006/relationships/image" Target="media/image4.emf"/><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image" Target="media/image30.png"/><Relationship Id="rId64" Type="http://schemas.openxmlformats.org/officeDocument/2006/relationships/hyperlink" Target="http://www.cbs.nl/NR/rdonlyres/A8A9AB3B-37F6-480A-BA76-253979DED22D/0/200901x10pub.pdf" TargetMode="External"/><Relationship Id="rId69" Type="http://schemas.openxmlformats.org/officeDocument/2006/relationships/footer" Target="footer1.xml"/><Relationship Id="R253b5b2377a046ce" Type="http://schemas.microsoft.com/office/2011/relationships/commentsExtended" Target="commentsExtended.xml"/><Relationship Id="rId8" Type="http://schemas.openxmlformats.org/officeDocument/2006/relationships/footnotes" Target="footnotes.xml"/><Relationship Id="rId51" Type="http://schemas.openxmlformats.org/officeDocument/2006/relationships/hyperlink" Target="http://unstats.un.org/unsd/methods/m49/m49.htm" TargetMode="External"/><Relationship Id="Re862b6801c3e46d8" Type="http://schemas.microsoft.com/office/2011/relationships/people" Target="people.xml"/><Relationship Id="rId72" Type="http://schemas.microsoft.com/office/2007/relationships/stylesWithEffects" Target="stylesWithEffects.xml"/><Relationship Id="rId3" Type="http://schemas.openxmlformats.org/officeDocument/2006/relationships/customXml" Target="../customXml/item3.xml"/><Relationship Id="rId12" Type="http://schemas.openxmlformats.org/officeDocument/2006/relationships/hyperlink" Target="file:///C:\Users\ramaschiello\Documents\00_2015%20telework\orange%20book\master_v3_VG_VR.docx" TargetMode="External"/><Relationship Id="rId17" Type="http://schemas.openxmlformats.org/officeDocument/2006/relationships/hyperlink" Target="http://comtrade.un.org" TargetMode="External"/><Relationship Id="rId25" Type="http://schemas.openxmlformats.org/officeDocument/2006/relationships/hyperlink" Target="http://unstats.un.org/unsd/trade/imts/imts_default.htm" TargetMode="External"/><Relationship Id="rId33" Type="http://schemas.openxmlformats.org/officeDocument/2006/relationships/image" Target="media/image10.png"/><Relationship Id="rId38" Type="http://schemas.openxmlformats.org/officeDocument/2006/relationships/image" Target="media/image15.wmf"/><Relationship Id="rId46" Type="http://schemas.openxmlformats.org/officeDocument/2006/relationships/image" Target="media/image22.png"/><Relationship Id="rId59" Type="http://schemas.openxmlformats.org/officeDocument/2006/relationships/hyperlink" Target="http://unstats.un.org/unsd/class/intercop/expertgroup/2015/AC289-16.PDF" TargetMode="External"/><Relationship Id="rId67" Type="http://schemas.openxmlformats.org/officeDocument/2006/relationships/hyperlink" Target="http://www.fao.org/waicent/faoinfo/economic/faodef/faodefe.htm" TargetMode="External"/><Relationship Id="rId20" Type="http://schemas.openxmlformats.org/officeDocument/2006/relationships/image" Target="media/image1.png"/><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hyperlink" Target="http://www.fao.org/docrep/003/X9892E/X9892E00.HTM"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8" Type="http://schemas.openxmlformats.org/officeDocument/2006/relationships/hyperlink" Target="http://www.wcoomd.org/en/topics/nomenclature/instrument-and-tools/hs_nomenclature_2012/hs_nomenclature_table_2012.aspx" TargetMode="External"/><Relationship Id="rId13" Type="http://schemas.openxmlformats.org/officeDocument/2006/relationships/hyperlink" Target="http://www.cbs.nl/NR/rdonlyres/A8A9AB3B-37F6-480A-BA76-253979DED22D/0/200901x10pub.pdf" TargetMode="External"/><Relationship Id="rId3" Type="http://schemas.openxmlformats.org/officeDocument/2006/relationships/hyperlink" Target="http://www.fao.org/docrep/019/i3664e/i3664e.pdf" TargetMode="External"/><Relationship Id="rId7" Type="http://schemas.openxmlformats.org/officeDocument/2006/relationships/hyperlink" Target="http://www.fao.org/economic/ess/ess-standards/commodity/en/" TargetMode="External"/><Relationship Id="rId12" Type="http://schemas.openxmlformats.org/officeDocument/2006/relationships/hyperlink" Target="http://unstats.un.org/UNSD/class/intercop/expertgroup/2011/AC234-15.PDF" TargetMode="External"/><Relationship Id="rId17" Type="http://schemas.openxmlformats.org/officeDocument/2006/relationships/hyperlink" Target="http://www.fao.org/docrep/003/X9892E/X9892E00.HTM" TargetMode="External"/><Relationship Id="rId2" Type="http://schemas.openxmlformats.org/officeDocument/2006/relationships/hyperlink" Target="http://www.fao.org/3/a-i4315e.pdf" TargetMode="External"/><Relationship Id="rId16" Type="http://schemas.openxmlformats.org/officeDocument/2006/relationships/hyperlink" Target="http://www.fao.org/docrep/003/X9892E/X9892E00.HTM" TargetMode="External"/><Relationship Id="rId1" Type="http://schemas.openxmlformats.org/officeDocument/2006/relationships/hyperlink" Target="http://www.fao.org/waicent/faostat/agricult/fbs-e.htm" TargetMode="External"/><Relationship Id="rId6" Type="http://schemas.openxmlformats.org/officeDocument/2006/relationships/hyperlink" Target="http://madb.europa.eu/" TargetMode="External"/><Relationship Id="rId11" Type="http://schemas.openxmlformats.org/officeDocument/2006/relationships/hyperlink" Target="HTTP://UNSTATS.UN.ORG/UNSD/CLASS/INTERCOP/EXPERTGROUP/2011/AC234-15.PDF" TargetMode="External"/><Relationship Id="rId5" Type="http://schemas.openxmlformats.org/officeDocument/2006/relationships/hyperlink" Target="http://unstats.un.org/unsd/tradekb/Knowledgebase/Quantity-and-Weight-Data-in-UN-Comtrade" TargetMode="External"/><Relationship Id="rId15" Type="http://schemas.openxmlformats.org/officeDocument/2006/relationships/hyperlink" Target="http://unstats.un.org/unsd/class/intercop/expertgroup/2013/AC267-5.PDF" TargetMode="External"/><Relationship Id="rId10" Type="http://schemas.openxmlformats.org/officeDocument/2006/relationships/hyperlink" Target="http://unstats.un.org/unsd/class/intercop/expertgroup/2015/AC289-16.PDF" TargetMode="External"/><Relationship Id="rId4" Type="http://schemas.openxmlformats.org/officeDocument/2006/relationships/hyperlink" Target="http://www.wcoomd.org/en/topics/nomenclature/overview/what-is-the-harmonized-system.aspx" TargetMode="External"/><Relationship Id="rId9" Type="http://schemas.openxmlformats.org/officeDocument/2006/relationships/hyperlink" Target="http://unstats.un.org/unsd/cr/registry/cpc-21.asp" TargetMode="External"/><Relationship Id="rId14" Type="http://schemas.openxmlformats.org/officeDocument/2006/relationships/hyperlink" Target="http://www.fao.org/docrep/003/X9892E/X9892E00.HTM"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title>
    <c:plotArea>
      <c:layout/>
      <c:lineChart>
        <c:grouping val="standard"/>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er>
        <c:marker val="1"/>
        <c:axId val="107975808"/>
        <c:axId val="107977344"/>
      </c:lineChart>
      <c:catAx>
        <c:axId val="107975808"/>
        <c:scaling>
          <c:orientation val="minMax"/>
        </c:scaling>
        <c:axPos val="b"/>
        <c:numFmt formatCode="General" sourceLinked="0"/>
        <c:majorTickMark val="none"/>
        <c:tickLblPos val="nextTo"/>
        <c:crossAx val="107977344"/>
        <c:crosses val="autoZero"/>
        <c:auto val="1"/>
        <c:lblAlgn val="ctr"/>
        <c:lblOffset val="100"/>
      </c:catAx>
      <c:valAx>
        <c:axId val="107977344"/>
        <c:scaling>
          <c:orientation val="minMax"/>
        </c:scaling>
        <c:axPos val="l"/>
        <c:majorGridlines/>
        <c:title>
          <c:tx>
            <c:rich>
              <a:bodyPr/>
              <a:lstStyle/>
              <a:p>
                <a:pPr>
                  <a:defRPr/>
                </a:pPr>
                <a:r>
                  <a:rPr lang="en-US"/>
                  <a:t>metric tonnes</a:t>
                </a:r>
              </a:p>
            </c:rich>
          </c:tx>
        </c:title>
        <c:numFmt formatCode="General" sourceLinked="1"/>
        <c:majorTickMark val="none"/>
        <c:tickLblPos val="nextTo"/>
        <c:crossAx val="107975808"/>
        <c:crosses val="autoZero"/>
        <c:crossBetween val="between"/>
      </c:valAx>
    </c:plotArea>
    <c:legend>
      <c:legendPos val="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spPr>
        <a:noFill/>
        <a:ln>
          <a:noFill/>
        </a:ln>
        <a:effectLst/>
      </c:spPr>
    </c:title>
    <c:plotArea>
      <c:layout/>
      <c:lineChart>
        <c:grouping val="standard"/>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11.579186000000087</c:v>
                </c:pt>
                <c:pt idx="8">
                  <c:v>12.344584000000017</c:v>
                </c:pt>
                <c:pt idx="9">
                  <c:v>12.334060000000001</c:v>
                </c:pt>
                <c:pt idx="10">
                  <c:v>13.061257000000001</c:v>
                </c:pt>
                <c:pt idx="11">
                  <c:v>12.822972</c:v>
                </c:pt>
                <c:pt idx="12">
                  <c:v>12.696086000000017</c:v>
                </c:pt>
                <c:pt idx="13">
                  <c:v>13.687860000000001</c:v>
                </c:pt>
                <c:pt idx="14">
                  <c:v>14.094536000000037</c:v>
                </c:pt>
                <c:pt idx="15">
                  <c:v>14.260512</c:v>
                </c:pt>
                <c:pt idx="16">
                  <c:v>14.398738</c:v>
                </c:pt>
                <c:pt idx="17">
                  <c:v>16.169316999999982</c:v>
                </c:pt>
                <c:pt idx="18">
                  <c:v>16.392909</c:v>
                </c:pt>
                <c:pt idx="19">
                  <c:v>16.940851000000013</c:v>
                </c:pt>
                <c:pt idx="20">
                  <c:v>18.78602099999998</c:v>
                </c:pt>
                <c:pt idx="21">
                  <c:v>21.297471999999999</c:v>
                </c:pt>
                <c:pt idx="22">
                  <c:v>23.253446999999746</c:v>
                </c:pt>
                <c:pt idx="23">
                  <c:v>25.373436999999882</c:v>
                </c:pt>
                <c:pt idx="24">
                  <c:v>27.711467000000013</c:v>
                </c:pt>
                <c:pt idx="25">
                  <c:v>28.520382999999882</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50.223936000000435</c:v>
                </c:pt>
                <c:pt idx="35">
                  <c:v>56.077726000000006</c:v>
                </c:pt>
                <c:pt idx="36">
                  <c:v>51.797924000000002</c:v>
                </c:pt>
                <c:pt idx="37">
                  <c:v>54.312819000000005</c:v>
                </c:pt>
                <c:pt idx="38">
                  <c:v>57.457764999999974</c:v>
                </c:pt>
                <c:pt idx="39">
                  <c:v>60.460692000000002</c:v>
                </c:pt>
                <c:pt idx="40">
                  <c:v>63.185434000000001</c:v>
                </c:pt>
                <c:pt idx="41">
                  <c:v>78.726934</c:v>
                </c:pt>
                <c:pt idx="42">
                  <c:v>88.826426999999981</c:v>
                </c:pt>
                <c:pt idx="43">
                  <c:v>99.167507000000001</c:v>
                </c:pt>
                <c:pt idx="44">
                  <c:v>111.754333</c:v>
                </c:pt>
                <c:pt idx="45">
                  <c:v>127.35277599999894</c:v>
                </c:pt>
                <c:pt idx="46">
                  <c:v>154.59884800000171</c:v>
                </c:pt>
                <c:pt idx="47">
                  <c:v>177.28801100000001</c:v>
                </c:pt>
                <c:pt idx="48">
                  <c:v>205.697981</c:v>
                </c:pt>
                <c:pt idx="49">
                  <c:v>221.65364099999999</c:v>
                </c:pt>
                <c:pt idx="50">
                  <c:v>226.92476499999998</c:v>
                </c:pt>
              </c:numCache>
            </c:numRef>
          </c:val>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4.1415099999999976</c:v>
                </c:pt>
                <c:pt idx="2">
                  <c:v>4.2327420000000124</c:v>
                </c:pt>
                <c:pt idx="3">
                  <c:v>4.5383960000000014</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5.8741799999999946</c:v>
                </c:pt>
                <c:pt idx="12">
                  <c:v>5.558088999999991</c:v>
                </c:pt>
                <c:pt idx="13">
                  <c:v>5.7368380000000014</c:v>
                </c:pt>
                <c:pt idx="14">
                  <c:v>5.9257220000000004</c:v>
                </c:pt>
                <c:pt idx="15">
                  <c:v>6.7089239999999997</c:v>
                </c:pt>
                <c:pt idx="16">
                  <c:v>6.6594730000000002</c:v>
                </c:pt>
                <c:pt idx="17">
                  <c:v>7.0339739999999997</c:v>
                </c:pt>
                <c:pt idx="18">
                  <c:v>7.4829290000000004</c:v>
                </c:pt>
                <c:pt idx="19">
                  <c:v>7.814566999999971</c:v>
                </c:pt>
                <c:pt idx="20">
                  <c:v>8.3205000000000027</c:v>
                </c:pt>
                <c:pt idx="21">
                  <c:v>8.9473859999999998</c:v>
                </c:pt>
                <c:pt idx="22">
                  <c:v>9.0897700000000015</c:v>
                </c:pt>
                <c:pt idx="23">
                  <c:v>9.0438010000000002</c:v>
                </c:pt>
                <c:pt idx="24">
                  <c:v>9.6108430000000009</c:v>
                </c:pt>
                <c:pt idx="25">
                  <c:v>10.999980000000004</c:v>
                </c:pt>
                <c:pt idx="26">
                  <c:v>12.122062</c:v>
                </c:pt>
                <c:pt idx="27">
                  <c:v>11.242900000000001</c:v>
                </c:pt>
                <c:pt idx="28">
                  <c:v>12.486142000000017</c:v>
                </c:pt>
                <c:pt idx="29">
                  <c:v>14.825010000000002</c:v>
                </c:pt>
                <c:pt idx="30">
                  <c:v>15.631615999999999</c:v>
                </c:pt>
                <c:pt idx="31">
                  <c:v>16.796043999999782</c:v>
                </c:pt>
                <c:pt idx="32">
                  <c:v>16.623385000000013</c:v>
                </c:pt>
                <c:pt idx="33">
                  <c:v>18.295205999999986</c:v>
                </c:pt>
                <c:pt idx="34">
                  <c:v>19.681921000000013</c:v>
                </c:pt>
                <c:pt idx="35">
                  <c:v>22.329275000000013</c:v>
                </c:pt>
                <c:pt idx="36">
                  <c:v>22.312858000000283</c:v>
                </c:pt>
                <c:pt idx="37">
                  <c:v>25.877208000000053</c:v>
                </c:pt>
                <c:pt idx="38">
                  <c:v>27.579985000000235</c:v>
                </c:pt>
                <c:pt idx="39">
                  <c:v>29.863351000000023</c:v>
                </c:pt>
                <c:pt idx="40">
                  <c:v>32.539448</c:v>
                </c:pt>
                <c:pt idx="41">
                  <c:v>35.830021000000002</c:v>
                </c:pt>
                <c:pt idx="42">
                  <c:v>40.425997000000002</c:v>
                </c:pt>
                <c:pt idx="43">
                  <c:v>41.901819000000003</c:v>
                </c:pt>
                <c:pt idx="44">
                  <c:v>46.289946</c:v>
                </c:pt>
                <c:pt idx="45">
                  <c:v>53.879067999999997</c:v>
                </c:pt>
                <c:pt idx="46">
                  <c:v>58.847934000000002</c:v>
                </c:pt>
                <c:pt idx="47">
                  <c:v>59.505278000000011</c:v>
                </c:pt>
                <c:pt idx="48">
                  <c:v>62.645207000000006</c:v>
                </c:pt>
                <c:pt idx="49">
                  <c:v>70.695927999999981</c:v>
                </c:pt>
                <c:pt idx="50">
                  <c:v>74.090665000000527</c:v>
                </c:pt>
              </c:numCache>
            </c:numRef>
          </c:val>
        </c:ser>
        <c:ser>
          <c:idx val="2"/>
          <c:order val="2"/>
          <c:tx>
            <c:strRef>
              <c:f>sheet1!$C$4</c:f>
              <c:strCache>
                <c:ptCount val="1"/>
                <c:pt idx="0">
                  <c:v>Vegetable Oils USDA</c:v>
                </c:pt>
              </c:strCache>
            </c:strRef>
          </c:tx>
          <c:marker>
            <c:symbol val="none"/>
          </c:marker>
          <c:val>
            <c:numRef>
              <c:f>sheet1!$D$4:$BE$4</c:f>
              <c:numCache>
                <c:formatCode>0.00</c:formatCode>
                <c:ptCount val="54"/>
                <c:pt idx="0">
                  <c:v>1.0000000000000009E-3</c:v>
                </c:pt>
                <c:pt idx="1">
                  <c:v>3.0000000000000131E-3</c:v>
                </c:pt>
                <c:pt idx="2">
                  <c:v>1.0000000000000009E-3</c:v>
                </c:pt>
                <c:pt idx="3">
                  <c:v>1.0660000000000001</c:v>
                </c:pt>
                <c:pt idx="4">
                  <c:v>1.1000000000000001</c:v>
                </c:pt>
                <c:pt idx="5">
                  <c:v>1.034</c:v>
                </c:pt>
                <c:pt idx="6">
                  <c:v>0.93800000000000039</c:v>
                </c:pt>
                <c:pt idx="7">
                  <c:v>0.93100000000000005</c:v>
                </c:pt>
                <c:pt idx="8">
                  <c:v>0.85300000000000142</c:v>
                </c:pt>
                <c:pt idx="9">
                  <c:v>1.1319999999999861</c:v>
                </c:pt>
                <c:pt idx="10">
                  <c:v>1.2789999999999861</c:v>
                </c:pt>
                <c:pt idx="11">
                  <c:v>1.2209999999999837</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4.5669999999999966</c:v>
                </c:pt>
                <c:pt idx="29">
                  <c:v>4.819</c:v>
                </c:pt>
                <c:pt idx="30">
                  <c:v>5.1790000000000003</c:v>
                </c:pt>
                <c:pt idx="31">
                  <c:v>5.6979999999999746</c:v>
                </c:pt>
                <c:pt idx="32">
                  <c:v>6.3339999999999996</c:v>
                </c:pt>
                <c:pt idx="33">
                  <c:v>6.6579999999999746</c:v>
                </c:pt>
                <c:pt idx="34">
                  <c:v>7.09</c:v>
                </c:pt>
                <c:pt idx="35">
                  <c:v>7.4830000000000014</c:v>
                </c:pt>
                <c:pt idx="36">
                  <c:v>7.2350000000000003</c:v>
                </c:pt>
                <c:pt idx="37">
                  <c:v>7.6209999999999809</c:v>
                </c:pt>
                <c:pt idx="38">
                  <c:v>8.177999999999999</c:v>
                </c:pt>
                <c:pt idx="39">
                  <c:v>9.2240000000000002</c:v>
                </c:pt>
                <c:pt idx="40">
                  <c:v>9.7240000000000002</c:v>
                </c:pt>
                <c:pt idx="41">
                  <c:v>11.072000000000017</c:v>
                </c:pt>
                <c:pt idx="42">
                  <c:v>12.555000000000037</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er>
        <c:marker val="1"/>
        <c:axId val="108025344"/>
        <c:axId val="108026880"/>
      </c:lineChart>
      <c:catAx>
        <c:axId val="10802534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026880"/>
        <c:crosses val="autoZero"/>
        <c:auto val="1"/>
        <c:lblAlgn val="ctr"/>
        <c:lblOffset val="100"/>
      </c:catAx>
      <c:valAx>
        <c:axId val="108026880"/>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spPr>
            <a:noFill/>
            <a:ln>
              <a:noFill/>
            </a:ln>
            <a:effectLst/>
          </c:spPr>
        </c:title>
        <c:numFmt formatCode="0.00"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02534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FE16FD-13F0-4FAA-8EDF-A4F8E4B652A6}">
  <ds:schemaRefs>
    <ds:schemaRef ds:uri="http://schemas.openxmlformats.org/officeDocument/2006/bibliography"/>
  </ds:schemaRefs>
</ds:datastoreItem>
</file>

<file path=customXml/itemProps2.xml><?xml version="1.0" encoding="utf-8"?>
<ds:datastoreItem xmlns:ds="http://schemas.openxmlformats.org/officeDocument/2006/customXml" ds:itemID="{7EE92215-B36F-43E6-B21B-70DDAA628027}">
  <ds:schemaRefs>
    <ds:schemaRef ds:uri="http://schemas.openxmlformats.org/officeDocument/2006/bibliography"/>
  </ds:schemaRefs>
</ds:datastoreItem>
</file>

<file path=customXml/itemProps3.xml><?xml version="1.0" encoding="utf-8"?>
<ds:datastoreItem xmlns:ds="http://schemas.openxmlformats.org/officeDocument/2006/customXml" ds:itemID="{21A7AF6A-CD27-46E4-9570-473CFD227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189</Pages>
  <Words>67604</Words>
  <Characters>385346</Characters>
  <Application>Microsoft Office Word</Application>
  <DocSecurity>0</DocSecurity>
  <Lines>3211</Lines>
  <Paragraphs>904</Paragraphs>
  <ScaleCrop>false</ScaleCrop>
  <HeadingPairs>
    <vt:vector size="2" baseType="variant">
      <vt:variant>
        <vt:lpstr>Title</vt:lpstr>
      </vt:variant>
      <vt:variant>
        <vt:i4>1</vt:i4>
      </vt:variant>
    </vt:vector>
  </HeadingPairs>
  <TitlesOfParts>
    <vt:vector size="1" baseType="lpstr">
      <vt:lpstr/>
    </vt:vector>
  </TitlesOfParts>
  <Company>FAO of the UN</Company>
  <LinksUpToDate>false</LinksUpToDate>
  <CharactersWithSpaces>452046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Schmidhuber, Josef (ESS)</dc:creator>
  <cp:lastModifiedBy>Salar Tayyib (ESS)</cp:lastModifiedBy>
  <cp:revision>3</cp:revision>
  <cp:lastPrinted>2011-08-11T08:50:00Z</cp:lastPrinted>
  <dcterms:created xsi:type="dcterms:W3CDTF">2015-09-25T08:38:00Z</dcterms:created>
  <dcterms:modified xsi:type="dcterms:W3CDTF">2015-09-25T08:46:00Z</dcterms:modified>
</cp:coreProperties>
</file>